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98</wp:posOffset>
            </wp:positionH>
            <wp:positionV relativeFrom="paragraph">
              <wp:posOffset>0</wp:posOffset>
            </wp:positionV>
            <wp:extent cx="5759256" cy="2390790"/>
            <wp:effectExtent b="0" l="0" r="0" t="0"/>
            <wp:wrapSquare wrapText="bothSides" distB="0" distT="0" distL="114300" distR="11430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59256" cy="2390790"/>
                    </a:xfrm>
                    <a:prstGeom prst="rect"/>
                    <a:ln/>
                  </pic:spPr>
                </pic:pic>
              </a:graphicData>
            </a:graphic>
          </wp:anchor>
        </w:drawing>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gjdgxs" w:id="0"/>
    <w:bookmarkEnd w:id="0"/>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44"/>
          <w:szCs w:val="44"/>
          <w:u w:val="none"/>
          <w:shd w:fill="auto" w:val="clear"/>
          <w:vertAlign w:val="baseline"/>
        </w:rPr>
      </w:pPr>
      <w:r w:rsidDel="00000000" w:rsidR="00000000" w:rsidRPr="00000000">
        <w:rPr>
          <w:rFonts w:ascii="Arial" w:cs="Arial" w:eastAsia="Arial" w:hAnsi="Arial"/>
          <w:b w:val="1"/>
          <w:i w:val="0"/>
          <w:smallCaps w:val="0"/>
          <w:strike w:val="0"/>
          <w:color w:val="000000"/>
          <w:sz w:val="44"/>
          <w:szCs w:val="44"/>
          <w:u w:val="none"/>
          <w:shd w:fill="auto" w:val="clear"/>
          <w:vertAlign w:val="baseline"/>
          <w:rtl w:val="0"/>
        </w:rPr>
        <w:t xml:space="preserve">WMO FM94 (BUFR) Specification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4"/>
          <w:szCs w:val="44"/>
          <w:u w:val="none"/>
          <w:shd w:fill="auto" w:val="clear"/>
          <w:vertAlign w:val="baseline"/>
          <w:rtl w:val="0"/>
        </w:rPr>
        <w:t xml:space="preserve">For Radio Occultation Data</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Version 2.7</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31</w:t>
      </w:r>
      <w:r w:rsidDel="00000000" w:rsidR="00000000" w:rsidRPr="00000000">
        <w:rPr>
          <w:rFonts w:ascii="Arial" w:cs="Arial" w:eastAsia="Arial" w:hAnsi="Arial"/>
          <w:b w:val="1"/>
          <w:i w:val="0"/>
          <w:smallCaps w:val="0"/>
          <w:strike w:val="0"/>
          <w:color w:val="000000"/>
          <w:sz w:val="32"/>
          <w:szCs w:val="32"/>
          <w:u w:val="none"/>
          <w:shd w:fill="auto" w:val="clear"/>
          <w:vertAlign w:val="superscript"/>
          <w:rtl w:val="0"/>
        </w:rPr>
        <w:t xml:space="preserve">st</w:t>
      </w: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 December 2021</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ROM SAF Consortium</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Danish Meteorological Institute (DMI)</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European Centre for Medium-Range Weather Forecasts (ECMWF)</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Institut d’Estudis Espacials de Catalunya (IEEC)</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Met Office (MetO)</w:t>
      </w:r>
    </w:p>
    <w:bookmarkStart w:colFirst="0" w:colLast="0" w:name="bookmark=id.30j0zll" w:id="1"/>
    <w:bookmarkEnd w:id="1"/>
    <w:p w:rsidR="00000000" w:rsidDel="00000000" w:rsidP="00000000" w:rsidRDefault="00000000" w:rsidRPr="00000000" w14:paraId="0000001E">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e0e0e0"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 AUTHOR TABLE</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bl>
      <w:tblPr>
        <w:tblStyle w:val="Table1"/>
        <w:tblW w:w="9087.0" w:type="dxa"/>
        <w:jc w:val="left"/>
        <w:tblLayout w:type="fixed"/>
        <w:tblLook w:val="0000"/>
      </w:tblPr>
      <w:tblGrid>
        <w:gridCol w:w="1418"/>
        <w:gridCol w:w="2629"/>
        <w:gridCol w:w="2974"/>
        <w:gridCol w:w="2066"/>
        <w:tblGridChange w:id="0">
          <w:tblGrid>
            <w:gridCol w:w="1418"/>
            <w:gridCol w:w="2629"/>
            <w:gridCol w:w="2974"/>
            <w:gridCol w:w="2066"/>
          </w:tblGrid>
        </w:tblGridChange>
      </w:tblGrid>
      <w:tr>
        <w:trPr>
          <w:cantSplit w:val="1"/>
          <w:tblHeader w:val="0"/>
        </w:trPr>
        <w:tc>
          <w:tcPr>
            <w:tcBorders>
              <w:top w:color="000000" w:space="0" w:sz="6" w:val="single"/>
              <w:left w:color="000000" w:space="0" w:sz="6" w:val="single"/>
              <w:bottom w:color="000000" w:space="0" w:sz="6" w:val="single"/>
            </w:tcBorders>
            <w:shd w:fill="e6e6e6" w:val="clear"/>
            <w:tcMar>
              <w:top w:w="0.0" w:type="dxa"/>
              <w:left w:w="70.0" w:type="dxa"/>
              <w:bottom w:w="0.0" w:type="dxa"/>
              <w:right w:w="70.0" w:type="dxa"/>
            </w:tcM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0e0e0" w:val="clear"/>
            <w:tcMar>
              <w:top w:w="0.0" w:type="dxa"/>
              <w:left w:w="70.0" w:type="dxa"/>
              <w:bottom w:w="0.0" w:type="dxa"/>
              <w:right w:w="70.0" w:type="dxa"/>
            </w:tcM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Author(s)</w:t>
            </w:r>
          </w:p>
        </w:tc>
        <w:tc>
          <w:tcPr>
            <w:tcBorders>
              <w:top w:color="000000" w:space="0" w:sz="6" w:val="single"/>
              <w:left w:color="000000" w:space="0" w:sz="6" w:val="single"/>
              <w:bottom w:color="000000" w:space="0" w:sz="6" w:val="single"/>
            </w:tcBorders>
            <w:shd w:fill="e0e0e0" w:val="clear"/>
            <w:tcMar>
              <w:top w:w="0.0" w:type="dxa"/>
              <w:left w:w="70.0" w:type="dxa"/>
              <w:bottom w:w="0.0" w:type="dxa"/>
              <w:right w:w="70.0" w:type="dxa"/>
            </w:tcM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Function</w:t>
            </w:r>
          </w:p>
        </w:tc>
        <w:tc>
          <w:tcPr>
            <w:tcBorders>
              <w:top w:color="000000" w:space="0" w:sz="6" w:val="single"/>
              <w:left w:color="000000" w:space="0" w:sz="6" w:val="single"/>
              <w:bottom w:color="000000" w:space="0" w:sz="6" w:val="single"/>
              <w:right w:color="000000" w:space="0" w:sz="6" w:val="single"/>
            </w:tcBorders>
            <w:shd w:fill="e0e0e0" w:val="clear"/>
            <w:tcMar>
              <w:top w:w="0.0" w:type="dxa"/>
              <w:left w:w="70.0" w:type="dxa"/>
              <w:bottom w:w="0.0" w:type="dxa"/>
              <w:right w:w="70.0" w:type="dxa"/>
            </w:tcM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Date</w:t>
            </w:r>
          </w:p>
        </w:tc>
      </w:tr>
      <w:tr>
        <w:trPr>
          <w:cantSplit w:val="1"/>
          <w:trHeight w:val="549" w:hRule="atLeast"/>
          <w:tblHeader w:val="0"/>
        </w:trPr>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Prepared by:</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Ian Culverwell</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ROM SAF Project Team</w:t>
            </w:r>
            <w:r w:rsidDel="00000000" w:rsidR="00000000" w:rsidRPr="00000000">
              <w:rPr>
                <w:rtl w:val="0"/>
              </w:rPr>
            </w:r>
          </w:p>
        </w:tc>
        <w:tc>
          <w:tcPr>
            <w:tcBorders>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31/12/2021</w:t>
            </w:r>
          </w:p>
        </w:tc>
      </w:tr>
      <w:tr>
        <w:trPr>
          <w:cantSplit w:val="1"/>
          <w:trHeight w:val="542" w:hRule="atLeast"/>
          <w:tblHeader w:val="0"/>
        </w:trPr>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Reviewed by (internal):</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Axel von Engeln</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EUMETSAT Secretariat</w:t>
            </w:r>
          </w:p>
        </w:tc>
        <w:tc>
          <w:tcPr>
            <w:tcBorders>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31/12/2021</w:t>
            </w:r>
          </w:p>
        </w:tc>
      </w:tr>
      <w:tr>
        <w:trPr>
          <w:cantSplit w:val="1"/>
          <w:trHeight w:val="605" w:hRule="atLeast"/>
          <w:tblHeader w:val="0"/>
        </w:trPr>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Approved by:</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Kent Bækgaard Lauritsen</w:t>
            </w:r>
            <w:r w:rsidDel="00000000" w:rsidR="00000000" w:rsidRPr="00000000">
              <w:rPr>
                <w:rtl w:val="0"/>
              </w:rPr>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ROM SAF Project Manager</w:t>
            </w:r>
            <w:r w:rsidDel="00000000" w:rsidR="00000000" w:rsidRPr="00000000">
              <w:rPr>
                <w:rtl w:val="0"/>
              </w:rPr>
            </w:r>
          </w:p>
        </w:tc>
        <w:tc>
          <w:tcPr>
            <w:tcBorders>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31/12/2021</w:t>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e0e0e0"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 CHANGE RECORD</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9078.0" w:type="dxa"/>
        <w:jc w:val="left"/>
        <w:tblInd w:w="1.0" w:type="dxa"/>
        <w:tblLayout w:type="fixed"/>
        <w:tblLook w:val="0000"/>
      </w:tblPr>
      <w:tblGrid>
        <w:gridCol w:w="896"/>
        <w:gridCol w:w="1260"/>
        <w:gridCol w:w="637"/>
        <w:gridCol w:w="6285"/>
        <w:tblGridChange w:id="0">
          <w:tblGrid>
            <w:gridCol w:w="896"/>
            <w:gridCol w:w="1260"/>
            <w:gridCol w:w="637"/>
            <w:gridCol w:w="6285"/>
          </w:tblGrid>
        </w:tblGridChange>
      </w:tblGrid>
      <w:tr>
        <w:trPr>
          <w:cantSplit w:val="1"/>
          <w:tblHeader w:val="0"/>
        </w:trPr>
        <w:tc>
          <w:tcPr>
            <w:tcBorders>
              <w:top w:color="000000" w:space="0" w:sz="6" w:val="single"/>
              <w:left w:color="000000" w:space="0" w:sz="6" w:val="single"/>
              <w:bottom w:color="000000" w:space="0" w:sz="6" w:val="single"/>
            </w:tcBorders>
            <w:shd w:fill="e0e0e0" w:val="clear"/>
            <w:tcMar>
              <w:top w:w="0.0" w:type="dxa"/>
              <w:left w:w="70.0" w:type="dxa"/>
              <w:bottom w:w="0.0" w:type="dxa"/>
              <w:right w:w="70.0" w:type="dxa"/>
            </w:tcM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Version</w:t>
            </w:r>
          </w:p>
        </w:tc>
        <w:tc>
          <w:tcPr>
            <w:tcBorders>
              <w:top w:color="000000" w:space="0" w:sz="6" w:val="single"/>
              <w:left w:color="000000" w:space="0" w:sz="6" w:val="single"/>
              <w:bottom w:color="000000" w:space="0" w:sz="6" w:val="single"/>
            </w:tcBorders>
            <w:shd w:fill="e0e0e0" w:val="clear"/>
            <w:tcMar>
              <w:top w:w="0.0" w:type="dxa"/>
              <w:left w:w="70.0" w:type="dxa"/>
              <w:bottom w:w="0.0" w:type="dxa"/>
              <w:right w:w="70.0" w:type="dxa"/>
            </w:tcM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Date</w:t>
            </w:r>
          </w:p>
        </w:tc>
        <w:tc>
          <w:tcPr>
            <w:tcBorders>
              <w:top w:color="000000" w:space="0" w:sz="6" w:val="single"/>
              <w:left w:color="000000" w:space="0" w:sz="6" w:val="single"/>
              <w:bottom w:color="000000" w:space="0" w:sz="6" w:val="single"/>
            </w:tcBorders>
            <w:shd w:fill="e0e0e0" w:val="clear"/>
            <w:tcMar>
              <w:top w:w="0.0" w:type="dxa"/>
              <w:left w:w="70.0" w:type="dxa"/>
              <w:bottom w:w="0.0" w:type="dxa"/>
              <w:right w:w="70.0" w:type="dxa"/>
            </w:tcM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By</w:t>
            </w:r>
          </w:p>
        </w:tc>
        <w:tc>
          <w:tcPr>
            <w:tcBorders>
              <w:top w:color="000000" w:space="0" w:sz="6" w:val="single"/>
              <w:left w:color="000000" w:space="0" w:sz="6" w:val="single"/>
              <w:bottom w:color="000000" w:space="0" w:sz="6" w:val="single"/>
              <w:right w:color="000000" w:space="0" w:sz="6" w:val="single"/>
            </w:tcBorders>
            <w:shd w:fill="e0e0e0" w:val="clear"/>
            <w:tcMar>
              <w:top w:w="0.0" w:type="dxa"/>
              <w:left w:w="70.0" w:type="dxa"/>
              <w:bottom w:w="0.0" w:type="dxa"/>
              <w:right w:w="70.0" w:type="dxa"/>
            </w:tcM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Description</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10/12/2003</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First release version for general user community comment.</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23/01/2004</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Version presented to MetDB Team for submission to WMO</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11/05/2004</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Updates after feedback from MetDB Team</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1.3</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26/05/2004</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Version on which formal proposal to WMO/CBS is based (see [RD.10])</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29/07/2004</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Version on which final proposal to 13</w:t>
            </w:r>
            <w:r w:rsidDel="00000000" w:rsidR="00000000" w:rsidRPr="00000000">
              <w:rPr>
                <w:rFonts w:ascii="Arial" w:cs="Arial" w:eastAsia="Arial" w:hAnsi="Arial"/>
                <w:b w:val="1"/>
                <w:i w:val="0"/>
                <w:smallCaps w:val="0"/>
                <w:strike w:val="0"/>
                <w:color w:val="000000"/>
                <w:sz w:val="20"/>
                <w:szCs w:val="20"/>
                <w:u w:val="none"/>
                <w:shd w:fill="auto" w:val="clear"/>
                <w:vertAlign w:val="superscript"/>
                <w:rtl w:val="0"/>
              </w:rPr>
              <w:t xml:space="preserve">th</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Session of WMO/CBS is based.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1.5</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27/05/2005</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General updates</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23/03/2006</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Minor editorial changes</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20/02/2007</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Version for ROPP-1 (v1.0)</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01/03/2008</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Version for ROPP-1 (v1.1)</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14/112008</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Version for ROPP-2 (v2.0)</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19/05/2011</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Apply updated GRAS SAF document template &amp; logos</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Split BUFR Sections &amp; Template into a separate Section 4 with new tables showing BUFR Section 0, 1, 3 &amp; 5 details.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Added new Satellite ID and instrument codes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New geographical area designator code table</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General body text updates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Version for ROPP-5 (v5.0)</w:t>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18/02/2013</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48"/>
              </w:tabs>
              <w:spacing w:after="0" w:before="0" w:line="240" w:lineRule="auto"/>
              <w:ind w:left="234" w:right="-2" w:hanging="13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Change branding (name &amp; logos) from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GRAS SAF</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ROM SAF</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48"/>
              </w:tabs>
              <w:spacing w:after="0" w:before="0" w:line="240" w:lineRule="auto"/>
              <w:ind w:left="234" w:right="-2" w:hanging="13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BUFR Edition 4 is now in use; information on the previous Edition 3 is retained to document settings for older BUFR messages.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48"/>
              </w:tabs>
              <w:spacing w:after="0" w:before="0" w:line="240" w:lineRule="auto"/>
              <w:ind w:left="234" w:right="-2" w:hanging="13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Updated WMO URL links</w:t>
            </w:r>
          </w:p>
          <w:p w:rsidR="00000000" w:rsidDel="00000000" w:rsidP="00000000" w:rsidRDefault="00000000" w:rsidRPr="00000000" w14:paraId="000000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48"/>
              </w:tabs>
              <w:spacing w:after="0" w:before="0" w:line="240" w:lineRule="auto"/>
              <w:ind w:left="234" w:right="-2" w:hanging="13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Added to Acronyms list</w:t>
            </w:r>
          </w:p>
          <w:p w:rsidR="00000000" w:rsidDel="00000000" w:rsidP="00000000" w:rsidRDefault="00000000" w:rsidRPr="00000000" w14:paraId="0000007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48"/>
              </w:tabs>
              <w:spacing w:after="0" w:before="0" w:line="240" w:lineRule="auto"/>
              <w:ind w:left="234" w:right="-2" w:hanging="13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Included new satellite ID code for Megha-Tropiques in Table 6</w:t>
            </w:r>
          </w:p>
          <w:p w:rsidR="00000000" w:rsidDel="00000000" w:rsidP="00000000" w:rsidRDefault="00000000" w:rsidRPr="00000000" w14:paraId="0000007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48"/>
              </w:tabs>
              <w:spacing w:after="0" w:before="0" w:line="240" w:lineRule="auto"/>
              <w:ind w:left="234" w:right="-2" w:hanging="13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General body text updates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Version for ROPP-6 (v6.1)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3/8/2013</w:t>
            </w:r>
          </w:p>
        </w:tc>
        <w:tc>
          <w:tcPr>
            <w:tcBorders>
              <w:top w:color="000000" w:space="0" w:sz="6" w:val="single"/>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w:t>
            </w:r>
          </w:p>
        </w:tc>
        <w:tc>
          <w:tcPr>
            <w:tcBorders>
              <w:top w:color="000000" w:space="0" w:sz="6" w:val="single"/>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7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Inserted new ROM SAF document standard text on page 3 &amp; Section 1.5</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MetO MetDB can now handle messages up to 500,000 bytes, so removed text indicating the old 27,000 byte limit from Section 2.5</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Updated meaning of ‘Levels’ in Section 3.4 consistent with new Section 1.5</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Split Section 5 into sub-sections</w:t>
            </w:r>
          </w:p>
          <w:p w:rsidR="00000000" w:rsidDel="00000000" w:rsidP="00000000" w:rsidRDefault="00000000" w:rsidRPr="00000000" w14:paraId="0000007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Corrected some typos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Version for ROPP-7 (v7.0)</w:t>
            </w:r>
            <w:r w:rsidDel="00000000" w:rsidR="00000000" w:rsidRPr="00000000">
              <w:rPr>
                <w:rtl w:val="0"/>
              </w:rPr>
            </w:r>
          </w:p>
        </w:tc>
      </w:tr>
      <w:tr>
        <w:trPr>
          <w:cantSplit w:val="1"/>
          <w:tblHeader w:val="0"/>
        </w:trPr>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2.4</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1/12/2016</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w:t>
            </w:r>
          </w:p>
        </w:tc>
        <w:tc>
          <w:tcPr>
            <w:tcBorders>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8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Inserted new Table 6 'Satellite Classification' showing GNSS/Tx satellite codes</w:t>
            </w:r>
          </w:p>
          <w:p w:rsidR="00000000" w:rsidDel="00000000" w:rsidP="00000000" w:rsidRDefault="00000000" w:rsidRPr="00000000" w14:paraId="0000008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Updated Table 7 'Satellite Identifier' including new LEO/Rx satellite codes</w:t>
            </w:r>
          </w:p>
          <w:p w:rsidR="00000000" w:rsidDel="00000000" w:rsidP="00000000" w:rsidRDefault="00000000" w:rsidRPr="00000000" w14:paraId="0000008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Updated Table 8 'Satellite Instruments' with apporved code for GPSOS (was provisional)</w:t>
            </w:r>
          </w:p>
          <w:p w:rsidR="00000000" w:rsidDel="00000000" w:rsidP="00000000" w:rsidRDefault="00000000" w:rsidRPr="00000000" w14:paraId="0000008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Updated Tables 12 &amp; 14 with actual ARHs from EUMETSAT (was provisional)</w:t>
            </w:r>
          </w:p>
          <w:p w:rsidR="00000000" w:rsidDel="00000000" w:rsidP="00000000" w:rsidRDefault="00000000" w:rsidRPr="00000000" w14:paraId="0000008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Minor editorial changes to body text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Version for ROPP-9 (v9.0)</w:t>
            </w:r>
            <w:r w:rsidDel="00000000" w:rsidR="00000000" w:rsidRPr="00000000">
              <w:rPr>
                <w:rtl w:val="0"/>
              </w:rPr>
            </w:r>
          </w:p>
        </w:tc>
      </w:tr>
      <w:tr>
        <w:trPr>
          <w:cantSplit w:val="1"/>
          <w:tblHeader w:val="0"/>
        </w:trPr>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30/06/2019</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IC</w:t>
            </w:r>
          </w:p>
        </w:tc>
        <w:tc>
          <w:tcPr>
            <w:tcBorders>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8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Updated Tables 2, 3, 7, 8 and 14 to include new GNSS, LEO and generating centre codes, even if only provisional.</w:t>
            </w:r>
          </w:p>
          <w:p w:rsidR="00000000" w:rsidDel="00000000" w:rsidP="00000000" w:rsidRDefault="00000000" w:rsidRPr="00000000" w14:paraId="0000008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LEO and GNSS POD definitions clarified in Table 5.</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4"/>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Version for ROPP-9 (v9.1)</w:t>
            </w:r>
          </w:p>
        </w:tc>
      </w:tr>
      <w:tr>
        <w:trPr>
          <w:cantSplit w:val="1"/>
          <w:tblHeader w:val="0"/>
        </w:trPr>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2.6</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30/09/2020</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IC</w:t>
            </w:r>
          </w:p>
        </w:tc>
        <w:tc>
          <w:tcPr>
            <w:tcBorders>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9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Updated Tables 12 and 14 to include ARHs for PAZ data.</w:t>
            </w:r>
          </w:p>
          <w:p w:rsidR="00000000" w:rsidDel="00000000" w:rsidP="00000000" w:rsidRDefault="00000000" w:rsidRPr="00000000" w14:paraId="0000009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Revised definition of NRT product in Sec 1.4.</w:t>
            </w:r>
          </w:p>
          <w:p w:rsidR="00000000" w:rsidDel="00000000" w:rsidP="00000000" w:rsidRDefault="00000000" w:rsidRPr="00000000" w14:paraId="0000009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Specify WGS-84 and EGM-96 as the ellipsoid and geoid references.</w:t>
            </w:r>
          </w:p>
          <w:p w:rsidR="00000000" w:rsidDel="00000000" w:rsidP="00000000" w:rsidRDefault="00000000" w:rsidRPr="00000000" w14:paraId="0000009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Confirmed satellite ID of 104 for Tri-G receiver in Table 8.</w:t>
            </w:r>
          </w:p>
          <w:p w:rsidR="00000000" w:rsidDel="00000000" w:rsidP="00000000" w:rsidRDefault="00000000" w:rsidRPr="00000000" w14:paraId="0000009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Updated Master Table Version Number in Table 3.</w:t>
            </w:r>
          </w:p>
          <w:p w:rsidR="00000000" w:rsidDel="00000000" w:rsidP="00000000" w:rsidRDefault="00000000" w:rsidRPr="00000000" w14:paraId="0000009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Provisional status of bits 8-10 of Quality Flag in Table 9 stressed.</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6"/>
              </w:tabs>
              <w:spacing w:after="0" w:before="0" w:line="240" w:lineRule="auto"/>
              <w:ind w:left="72"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Version for ROPP-10 (v10.0)</w:t>
            </w:r>
          </w:p>
        </w:tc>
      </w:tr>
      <w:tr>
        <w:trPr>
          <w:cantSplit w:val="1"/>
          <w:tblHeader w:val="0"/>
        </w:trPr>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2.7</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31/12/2021</w:t>
            </w:r>
          </w:p>
        </w:tc>
        <w:tc>
          <w:tcPr>
            <w:tcBorders>
              <w:left w:color="000000" w:space="0" w:sz="6" w:val="single"/>
              <w:bottom w:color="000000" w:space="0" w:sz="6" w:val="single"/>
            </w:tcBorders>
            <w:tcMar>
              <w:top w:w="0.0" w:type="dxa"/>
              <w:left w:w="70.0" w:type="dxa"/>
              <w:bottom w:w="0.0" w:type="dxa"/>
              <w:right w:w="70.0" w:type="dxa"/>
            </w:tcMa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IC</w:t>
            </w:r>
          </w:p>
        </w:tc>
        <w:tc>
          <w:tcPr>
            <w:tcBorders>
              <w:left w:color="000000" w:space="0" w:sz="6" w:val="single"/>
              <w:bottom w:color="000000" w:space="0" w:sz="6" w:val="single"/>
              <w:right w:color="000000" w:space="0" w:sz="6" w:val="single"/>
            </w:tcBorders>
            <w:tcMar>
              <w:top w:w="0.0" w:type="dxa"/>
              <w:left w:w="70.0" w:type="dxa"/>
              <w:bottom w:w="0.0" w:type="dxa"/>
              <w:right w:w="70.0" w:type="dxa"/>
            </w:tcMar>
          </w:tcPr>
          <w:p w:rsidR="00000000" w:rsidDel="00000000" w:rsidP="00000000" w:rsidRDefault="00000000" w:rsidRPr="00000000" w14:paraId="0000009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Remove comment about provisional status of bits 8-10 of Quality Flag (Table 9) following their adoption by WMO on 15/11/2021.</w:t>
            </w:r>
          </w:p>
          <w:p w:rsidR="00000000" w:rsidDel="00000000" w:rsidP="00000000" w:rsidRDefault="00000000" w:rsidRPr="00000000" w14:paraId="0000009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Metop-A and COSMIC-1 marked as no longer operational.</w:t>
            </w:r>
          </w:p>
          <w:p w:rsidR="00000000" w:rsidDel="00000000" w:rsidP="00000000" w:rsidRDefault="00000000" w:rsidRPr="00000000" w14:paraId="0000009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Include new LEO satellite and instrument IDs in Tables 7 and 8.</w:t>
            </w:r>
          </w:p>
          <w:p w:rsidR="00000000" w:rsidDel="00000000" w:rsidP="00000000" w:rsidRDefault="00000000" w:rsidRPr="00000000" w14:paraId="0000009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COSMIC-2 polar satellites removed from Table 7.</w:t>
            </w:r>
          </w:p>
          <w:p w:rsidR="00000000" w:rsidDel="00000000" w:rsidP="00000000" w:rsidRDefault="00000000" w:rsidRPr="00000000" w14:paraId="0000009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Sentinel-6 ARHs added to Table 14.</w:t>
            </w:r>
          </w:p>
          <w:p w:rsidR="00000000" w:rsidDel="00000000" w:rsidP="00000000" w:rsidRDefault="00000000" w:rsidRPr="00000000" w14:paraId="0000009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28"/>
              </w:tabs>
              <w:spacing w:after="0" w:before="0" w:line="240" w:lineRule="auto"/>
              <w:ind w:left="214" w:right="0" w:hanging="14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few small, future-proofing, editorial changes.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6"/>
              </w:tabs>
              <w:spacing w:after="0" w:before="0" w:line="240" w:lineRule="auto"/>
              <w:ind w:left="72"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Version for ROPP-11 (v11.0)</w:t>
            </w:r>
          </w:p>
        </w:tc>
      </w:tr>
    </w:tbl>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ROM SAF</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Radio Occultation Meteorology Satellite Application Facility (ROM SAF) is a decentralised processing centre under EUMETSAT which is responsible for operational processing of radio occultation (RO) data from the Metop, Metop-SG and Sentinel-6 satellites, and radio occultation data from other missions. The ROM SAF delivers bending angle, refractivity, temperature, pressure, humidity, and other geophysical variables in near real-time for NWP users, as well as reprocessed Climate Data Records (CDRs) and Interim Climate Data Records (ICDRs) for users requiring a higher degree of homogeneity of the RO data sets. The CDRs and ICDRs are further processed into globally gridded monthly-mean data for use in climate monitoring and climate science applications.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ROM SAF also maintains the Radio Occultation Processing Package (ROPP) which contains software modules that aid users wishing to process, quality-control and assimilate radio occultation data from any radio occultation mission into NWP and other models.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ROM SAF Leading Entity is the Danish Meteorological Institute (DMI), with Cooperating Entities: i) European Centre for Medium-Range Weather Forecasts (ECMWF) in Reading, United Kingdom, ii) Institut D'Estudis Espacials de Catalunya (IEEC) in Barcelona, Spain, and iii) Met Office in Exeter, United Kingdom. To get access to our products or to read more about the ROM SAF please go to: </w:t>
      </w:r>
      <w:hyperlink r:id="rId1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http://www.romsaf.org</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Intellectual Property Rights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intellectual property rights of the ROM SAF products belong to EUMETSAT.  The use of these products is granted to every interested user, free of charge.  If you wish to use these products, EUMETSAT's copyright credit must be shown by displaying the words ”copyright (year) EUMETSAT'' on each of the products used.</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60" w:before="240"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List of Contents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Executive Summary</w:t>
            <w:tab/>
            <w:t xml:space="preserve">7</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  Introduction</w:t>
            <w:tab/>
            <w:t xml:space="preserve">8</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  Purpose of document</w:t>
            <w:tab/>
            <w:t xml:space="preserve">8</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  Applicable and reference documents</w:t>
            <w:tab/>
            <w:t xml:space="preserve">8</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50"/>
            </w:tabs>
            <w:spacing w:after="0" w:before="0" w:line="240" w:lineRule="auto"/>
            <w:ind w:left="48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1.2.1  Applicable documents</w:t>
            <w:tab/>
            <w:t xml:space="preserve">8</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50"/>
            </w:tabs>
            <w:spacing w:after="0" w:before="0" w:line="240" w:lineRule="auto"/>
            <w:ind w:left="48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1.2.2  Reference documents</w:t>
            <w:tab/>
            <w:t xml:space="preserve">8</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1.3  Acronyms and abbreviations</w:t>
            <w:tab/>
            <w:t xml:space="preserve">10</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  Definitions, levels and types</w:t>
            <w:tab/>
            <w:t xml:space="preserve">12</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1.5  Overview of this document</w:t>
            <w:tab/>
            <w:t xml:space="preserve">13</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  BUFR – a brief overview</w:t>
            <w:tab/>
            <w:t xml:space="preserve">14</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  What is BUFR?</w:t>
            <w:tab/>
            <w:t xml:space="preserve">14</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  Sections of a BUFR message</w:t>
            <w:tab/>
            <w:t xml:space="preserve">14</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  BUFR Tables</w:t>
            <w:tab/>
            <w:t xml:space="preserve">15</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2.4  BUFR descriptors</w:t>
            <w:tab/>
            <w:t xml:space="preserve">15</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  BUFR compression</w:t>
            <w:tab/>
            <w:t xml:space="preserve">16</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2.6  BUFR message length</w:t>
            <w:tab/>
            <w:t xml:space="preserve">16</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  Radio occultation data in BUFR</w:t>
            <w:tab/>
            <w:t xml:space="preserve">17</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  Key Parameters</w:t>
            <w:tab/>
            <w:t xml:space="preserve">17</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3.2  Design Guidelines</w:t>
            <w:tab/>
            <w:t xml:space="preserve">17</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3.3  Rationale</w:t>
            <w:tab/>
            <w:t xml:space="preserve">18</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3.4  Levels and Steps</w:t>
            <w:tab/>
            <w:t xml:space="preserve">19</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4.  BUFR Template Specification</w:t>
            <w:tab/>
            <w:t xml:space="preserve">20</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  BUFR Section 0 (Indicator)</w:t>
            <w:tab/>
            <w:t xml:space="preserve">20</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4.2  BUFR Section 1 (Identification)</w:t>
            <w:tab/>
            <w:t xml:space="preserve">20</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4.3  BUFR Section 2 (Optional Data)</w:t>
            <w:tab/>
            <w:t xml:space="preserve">22</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4.4  BUFR Section 3 (Data Description)</w:t>
            <w:tab/>
            <w:t xml:space="preserve">22</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4.5  BUFR Section 4 (Data Template)</w:t>
            <w:tab/>
            <w:t xml:space="preserve">22</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50"/>
            </w:tabs>
            <w:spacing w:after="0" w:before="0" w:line="240" w:lineRule="auto"/>
            <w:ind w:left="48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4.5.1  New Satellite and Instrument Codes</w:t>
            <w:tab/>
            <w:t xml:space="preserve">26</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50"/>
            </w:tabs>
            <w:spacing w:after="0" w:before="0" w:line="240" w:lineRule="auto"/>
            <w:ind w:left="48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4.5.2  Quality Flags</w:t>
            <w:tab/>
            <w:t xml:space="preserve">28</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550"/>
            </w:tabs>
            <w:spacing w:after="0" w:before="0" w:line="240" w:lineRule="auto"/>
            <w:ind w:left="48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4.5.3  Quality parameter</w:t>
            <w:tab/>
            <w:t xml:space="preserve">28</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4.6  BUFR Section 5 (End of Message)</w:t>
            <w:tab/>
            <w:t xml:space="preserve">29</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4.7  Indicative BUFR Message Lengths</w:t>
            <w:tab/>
            <w:t xml:space="preserve">29</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  GTS dissemination</w:t>
            <w:tab/>
            <w:t xml:space="preserve">30</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5.1  Channel Sequence Number</w:t>
            <w:tab/>
            <w:t xml:space="preserve">30</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  Geographic Area Designator</w:t>
            <w:tab/>
            <w:t xml:space="preserve">30</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5.3  Data Identifier</w:t>
            <w:tab/>
            <w:t xml:space="preserve">30</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5.4  ICAO Location Indicator</w:t>
            <w:tab/>
            <w:t xml:space="preserve">32</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5.5  Date and Time</w:t>
            <w:tab/>
            <w:t xml:space="preserve">32</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10"/>
            </w:tabs>
            <w:spacing w:after="0" w:before="0" w:line="240" w:lineRule="auto"/>
            <w:ind w:left="2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5.6  Current routing headers</w:t>
            <w:tab/>
            <w:t xml:space="preserve">32</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6.  Software Applications</w:t>
            <w:tab/>
            <w:t xml:space="preserve">33</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1"/>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List of Figures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20" w:before="2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Figure 1. Schematic picture of the radio occultation geometry</w:t>
        <w:tab/>
        <w:t xml:space="preserve">17</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List of Tables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1. BUFR Section 0 (Indicator)</w:t>
        <w:tab/>
        <w:t xml:space="preserve">20</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2. BUFR Section 1 (Identification) for older Edition 3 messages</w:t>
        <w:tab/>
        <w:t xml:space="preserve">21</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3. BUFR Section 1 (Identification) for current Edition 4 messages</w:t>
        <w:tab/>
        <w:t xml:space="preserve">21</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4. BUFR Section 3 (Data Description)</w:t>
        <w:tab/>
        <w:t xml:space="preserve">22</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5. BUFR Section 4 (Data Template)</w:t>
        <w:tab/>
        <w:t xml:space="preserve">23</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6. Satellite Classification (Code Table 002020)</w:t>
        <w:tab/>
        <w:t xml:space="preserve">26</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7. GNSS RO Satellite Identifier (Common Code Table C–5)</w:t>
        <w:tab/>
        <w:t xml:space="preserve">27</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8. GNSS RO Satellite Instrument Identifier (Common Code Table C–8)</w:t>
        <w:tab/>
        <w:t xml:space="preserve">27</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9. Quality Flags for RO Data (16-bit Flag Table)</w:t>
        <w:tab/>
        <w:t xml:space="preserve">28</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10. BUFR Section 5 (End of Message)</w:t>
        <w:tab/>
        <w:t xml:space="preserve">29</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11. Indicative BUFR message lengths</w:t>
        <w:tab/>
        <w:t xml:space="preserve">29</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12. WMO Bulletin Routing Header/Trailer elements</w:t>
        <w:tab/>
        <w:t xml:space="preserve">31</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13. Geographical Area Designator (A2) codes</w:t>
        <w:tab/>
        <w:t xml:space="preserve">31</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14. Summary of ARHs for RO data on the GTS</w:t>
        <w:tab/>
        <w:t xml:space="preserve">32</w:t>
      </w:r>
    </w:p>
    <w:p w:rsidR="00000000" w:rsidDel="00000000" w:rsidP="00000000" w:rsidRDefault="00000000" w:rsidRPr="00000000" w14:paraId="000000ED">
      <w:pPr>
        <w:pStyle w:val="Heading1"/>
        <w:tabs>
          <w:tab w:val="right" w:leader="none" w:pos="9061"/>
        </w:tabs>
        <w:jc w:val="both"/>
        <w:rPr>
          <w:rFonts w:ascii="Arial" w:cs="Arial" w:eastAsia="Arial" w:hAnsi="Arial"/>
        </w:rPr>
      </w:pPr>
      <w:bookmarkStart w:colFirst="0" w:colLast="0" w:name="_heading=h.1fob9te" w:id="2"/>
      <w:bookmarkEnd w:id="2"/>
      <w:r w:rsidDel="00000000" w:rsidR="00000000" w:rsidRPr="00000000">
        <w:rPr>
          <w:rFonts w:ascii="Arial" w:cs="Arial" w:eastAsia="Arial" w:hAnsi="Arial"/>
          <w:rtl w:val="0"/>
        </w:rPr>
        <w:t xml:space="preserve">Executive Summary</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document describes the template specification for encoding ROM SAF processed radio occultation (RO) data into the WMO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BUFR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format. This formatting is a requirement for dissemination of near real-time ROM SAF products over the GTS or EUMETCast. The specification is generic to support the encoding of data from other RO missions (COSMIC, CHAMP, GRACE…) and by other RO processing centres (EUMETSAT, UCAR, GFZ…).</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WMO FM94 format (otherwise known as BUFR – Binary Universal Format for data Representation) is a standard for encoding meteorological and other (mainly) observational data for efficient transmission and storage. The data in a BUFR ‘message’ is pure binary (bit-oriented stream). The encoding and decoding process is table-driven, meaning that all data types must be pre-defined, and that these complementary processes must use the same table definitions. Once parameters are defined in this way, and (eventually) accepted and published by WMO, any data within BUFR ‘messages’ is self-defining and can be encoded and decoded by generic routines</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BUFR format (with suitable wrappers for routing of WMO bulletins) may be used for general exchange of any RO data via the Global Telecommunication System (GTS) including the Regional Meteorological Data Communications Network (RMDCN).</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Almost all operational meteorological services now transmit and receive observational data in the BUFR format, and most also store (and archive) these data in BUFR, to be retrieved and decoded as needed for assimilation into NWP models etc. Indeed, several NWP centres, including the Met Office, NCEP and ECMWF can handle only BUFR as the interface to their assimilation systems. All new data types must therefore be encoded into BUFR before they can be used in this way. Contact with other countries known to be working with RO data confirmed that no BUFR definition already existed, or had been formally proposed, for this data type. However, a practical – albeit local and informal – implementation had been defined for similar CLIMAP data from the GPS/Met experimental mission.</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proposal for a BUFR specification for RO data was developed in consultation with the RO data producer and user communities and had been demonstrated to work in a practical implementation. The proposal was submitted to the WMO/CBS for approval in 2004, and – after some minor modification – formal ratification was granted at the 13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Session, St. Petersburg, 23 February – 3 March 2005. The RO specification was published in WMO BUFR tables at Version 12, and approved for use on the GTS from November 2005.</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pStyle w:val="Heading1"/>
        <w:numPr>
          <w:ilvl w:val="0"/>
          <w:numId w:val="15"/>
        </w:numPr>
        <w:ind w:left="0" w:firstLine="0"/>
        <w:rPr/>
      </w:pPr>
      <w:bookmarkStart w:colFirst="0" w:colLast="0" w:name="_heading=h.3znysh7" w:id="3"/>
      <w:bookmarkEnd w:id="3"/>
      <w:r w:rsidDel="00000000" w:rsidR="00000000" w:rsidRPr="00000000">
        <w:rPr>
          <w:rtl w:val="0"/>
        </w:rPr>
        <w:t xml:space="preserve">Introduction</w:t>
      </w:r>
    </w:p>
    <w:p w:rsidR="00000000" w:rsidDel="00000000" w:rsidP="00000000" w:rsidRDefault="00000000" w:rsidRPr="00000000" w14:paraId="000000F9">
      <w:pPr>
        <w:pStyle w:val="Heading2"/>
        <w:numPr>
          <w:ilvl w:val="1"/>
          <w:numId w:val="15"/>
        </w:numPr>
        <w:ind w:left="0" w:firstLine="0"/>
        <w:rPr/>
      </w:pPr>
      <w:bookmarkStart w:colFirst="0" w:colLast="0" w:name="_heading=h.2et92p0" w:id="4"/>
      <w:bookmarkEnd w:id="4"/>
      <w:r w:rsidDel="00000000" w:rsidR="00000000" w:rsidRPr="00000000">
        <w:rPr>
          <w:rtl w:val="0"/>
        </w:rPr>
        <w:t xml:space="preserve">Purpose of document</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document describes the template specification for encoding ROM SAF processed radio occultation (RO) data into the WMO FM-94 (BUFR) format [RD.3]. This formatting is a requirement for dissemination of near real-time ROM SAF products ([AD.1]) over the GTS or EUMETCast. The specification is generic, to support the encoding of data from other than the GRAS instrument (COSMIC, CHAMP, GRACE…), and by other RO processing centres (EUMETSAT, UCAR, GFZ…)</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BUFR formatting is a requirement for dissemination of near real-time RO data – and most other observational data types – over the WMO Global Telecommunication System (GTS)</w:t>
      </w:r>
      <w:r w:rsidDel="00000000" w:rsidR="00000000" w:rsidRPr="00000000">
        <w:rPr>
          <w:rFonts w:ascii="Arial" w:cs="Arial" w:eastAsia="Arial" w:hAnsi="Arial"/>
          <w:b w:val="0"/>
          <w:i w:val="0"/>
          <w:smallCaps w:val="0"/>
          <w:strike w:val="0"/>
          <w:color w:val="000000"/>
          <w:sz w:val="20"/>
          <w:szCs w:val="20"/>
          <w:u w:val="none"/>
          <w:shd w:fill="auto" w:val="clear"/>
          <w:vertAlign w:val="superscript"/>
        </w:rPr>
        <w:footnoteReference w:customMarkFollows="0" w:id="0"/>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Regional Meteorological Data Communications Network (RMDCN) [RD.4] or future WMO Information System (WIS) [RD.5] – although we should note that WIS may allow the transmission of certain other formats, such as netCDF [RD.15].  BUFR is also the sole or principal storage/archive and interface format for assimilation into NWP models at many operational centres.  Therefore there is a requirement for BUFR, whatever the original format in which the centre may receive the data.</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proposal for a BUFR specification for RO data was developed in consultation with the RO data producer and user communities and had been demonstrated to work in a practical implementation. The proposal ([RD.10]) was submitted to the WMO/CBS for approval in 2004, and – after some minor modification – formal ratification was granted at the 13</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Session, St. Petersburg, 23 February – 3 March 2005. The RO specification was published in WMO BUFR tables from Version 12 ([RD.4]), and approved for use on the GTS from November 2005.</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document is intended for users wishing to encode or decode RO data. Whilst all of the information to do this is available in the published WMO manuals and extracted tables (downloadable from the WMO website), this document provides a convenient ‘one-stop-shop’ to bring all the RO-specific BUFR table details (and more) into one place.</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3">
      <w:pPr>
        <w:pStyle w:val="Heading2"/>
        <w:numPr>
          <w:ilvl w:val="1"/>
          <w:numId w:val="15"/>
        </w:numPr>
        <w:ind w:left="0" w:firstLine="0"/>
        <w:rPr/>
      </w:pPr>
      <w:bookmarkStart w:colFirst="0" w:colLast="0" w:name="_heading=h.tyjcwt" w:id="5"/>
      <w:bookmarkEnd w:id="5"/>
      <w:r w:rsidDel="00000000" w:rsidR="00000000" w:rsidRPr="00000000">
        <w:rPr>
          <w:rtl w:val="0"/>
        </w:rPr>
        <w:t xml:space="preserve">Applicable and reference documents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pStyle w:val="Heading3"/>
        <w:numPr>
          <w:ilvl w:val="2"/>
          <w:numId w:val="15"/>
        </w:numPr>
        <w:ind w:left="0" w:firstLine="0"/>
        <w:rPr/>
      </w:pPr>
      <w:bookmarkStart w:colFirst="0" w:colLast="0" w:name="_heading=h.3dy6vkm" w:id="6"/>
      <w:bookmarkEnd w:id="6"/>
      <w:r w:rsidDel="00000000" w:rsidR="00000000" w:rsidRPr="00000000">
        <w:rPr>
          <w:rtl w:val="0"/>
        </w:rPr>
        <w:t xml:space="preserve">Applicable documents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following documents have a direct bearing on the contents of this document.</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3"/>
        <w:tblW w:w="9062.0" w:type="dxa"/>
        <w:jc w:val="left"/>
        <w:tblInd w:w="17.0" w:type="dxa"/>
        <w:tblLayout w:type="fixed"/>
        <w:tblLook w:val="0000"/>
      </w:tblPr>
      <w:tblGrid>
        <w:gridCol w:w="831"/>
        <w:gridCol w:w="8231"/>
        <w:tblGridChange w:id="0">
          <w:tblGrid>
            <w:gridCol w:w="831"/>
            <w:gridCol w:w="8231"/>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[AD.1]</w:t>
            </w:r>
          </w:p>
        </w:tc>
        <w:tc>
          <w:tcPr>
            <w:tcMar>
              <w:top w:w="0.0" w:type="dxa"/>
              <w:left w:w="108.0" w:type="dxa"/>
              <w:bottom w:w="0.0" w:type="dxa"/>
              <w:right w:w="108.0" w:type="dxa"/>
            </w:tcMa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CDOP-3 Proposal: Proposal for the Third Continuous Development and Operations Phase (CDOP-3); Ref: SAF/ROM/DMI/MGT/CDOP3/001 Version 1.2 of 31 March 2016, Ref: EUM/C/85/16/DOC/15,  approved by the EUMETSAT Council at its 85th meeting on 28-29 June 2016</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highlight w:val="yellow"/>
                <w:u w:val="none"/>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[AD.2]</w:t>
            </w:r>
          </w:p>
        </w:tc>
        <w:tc>
          <w:tcPr>
            <w:tcMar>
              <w:top w:w="0.0" w:type="dxa"/>
              <w:left w:w="108.0" w:type="dxa"/>
              <w:bottom w:w="0.0" w:type="dxa"/>
              <w:right w:w="108.0" w:type="dxa"/>
            </w:tcMa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CDOP-3 Cooperation Agreement: Agreement between EUMETSAT and DMI on the Third Continuous Development and Operations Phase (CDOP-3) of the Radio Occultation Meteorology Satellite Applications Facility (ROM SAF), Ref. EUM/C/85/16/DOC/19, approved by the EUMETSAT Council and signed at its 86th meeting on 7 December 2016</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[AD.3]</w:t>
            </w:r>
          </w:p>
        </w:tc>
        <w:tc>
          <w:tcPr>
            <w:tcMar>
              <w:top w:w="0.0" w:type="dxa"/>
              <w:left w:w="108.0" w:type="dxa"/>
              <w:bottom w:w="0.0" w:type="dxa"/>
              <w:right w:w="108.0" w:type="dxa"/>
            </w:tcMa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ROM SAF Product Requirements Document, Ref: SAF/ROM/DMI/MGT/PRD/001</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54" w:hRule="atLeast"/>
          <w:tblHeader w:val="0"/>
        </w:trPr>
        <w:tc>
          <w:tcPr>
            <w:tcMar>
              <w:top w:w="0.0" w:type="dxa"/>
              <w:left w:w="108.0" w:type="dxa"/>
              <w:bottom w:w="0.0" w:type="dxa"/>
              <w:right w:w="108.0" w:type="dxa"/>
            </w:tcMa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[AD.4]</w:t>
            </w:r>
          </w:p>
        </w:tc>
        <w:tc>
          <w:tcPr>
            <w:tcMar>
              <w:top w:w="0.0" w:type="dxa"/>
              <w:left w:w="108.0" w:type="dxa"/>
              <w:bottom w:w="0.0" w:type="dxa"/>
              <w:right w:w="108.0" w:type="dxa"/>
            </w:tcMa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ROM SAF Service Specifications, Ref: SAF/ROM/DMI/RQ/SESP/001</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15">
      <w:pPr>
        <w:pStyle w:val="Heading3"/>
        <w:numPr>
          <w:ilvl w:val="2"/>
          <w:numId w:val="15"/>
        </w:numPr>
        <w:ind w:left="0" w:firstLine="0"/>
        <w:rPr/>
      </w:pPr>
      <w:bookmarkStart w:colFirst="0" w:colLast="0" w:name="_heading=h.1t3h5sf" w:id="7"/>
      <w:bookmarkEnd w:id="7"/>
      <w:r w:rsidDel="00000000" w:rsidR="00000000" w:rsidRPr="00000000">
        <w:rPr>
          <w:rtl w:val="0"/>
        </w:rPr>
        <w:t xml:space="preserve">Reference documents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following documents provide supplementary or background information and could be helpful in conjunction with this document.</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4"/>
        <w:tblW w:w="9461.0" w:type="dxa"/>
        <w:jc w:val="left"/>
        <w:tblInd w:w="-5.0" w:type="dxa"/>
        <w:tblLayout w:type="fixed"/>
        <w:tblLook w:val="0000"/>
      </w:tblPr>
      <w:tblGrid>
        <w:gridCol w:w="852"/>
        <w:gridCol w:w="8609"/>
        <w:tblGridChange w:id="0">
          <w:tblGrid>
            <w:gridCol w:w="852"/>
            <w:gridCol w:w="8609"/>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[RD.1]</w:t>
            </w:r>
          </w:p>
        </w:tc>
        <w:tc>
          <w:tcPr>
            <w:tcMar>
              <w:top w:w="0.0" w:type="dxa"/>
              <w:left w:w="108.0" w:type="dxa"/>
              <w:bottom w:w="0.0" w:type="dxa"/>
              <w:right w:w="108.0" w:type="dxa"/>
            </w:tcMa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CLIMAP data format definitions. CLIMAP Technical Report</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Ref. TERMA/CLIMAP/TN/3101, October 1999.</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[RD.2]</w:t>
            </w:r>
          </w:p>
        </w:tc>
        <w:tc>
          <w:tcPr>
            <w:tcMar>
              <w:top w:w="0.0" w:type="dxa"/>
              <w:left w:w="108.0" w:type="dxa"/>
              <w:bottom w:w="0.0" w:type="dxa"/>
              <w:right w:w="108.0" w:type="dxa"/>
            </w:tcMa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GPS data in WMO FM94 (BUFR) format. CLIMAP Technical report</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Ref. METOFFICE/CLIMAP/TN/05, May 2000</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[RD.3]</w:t>
            </w:r>
          </w:p>
        </w:tc>
        <w:tc>
          <w:tcPr>
            <w:tcMar>
              <w:top w:w="0.0" w:type="dxa"/>
              <w:left w:w="108.0" w:type="dxa"/>
              <w:bottom w:w="0.0" w:type="dxa"/>
              <w:right w:w="108.0" w:type="dxa"/>
            </w:tcMa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WMO.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Guide to WMO Table-Driven Code Forms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Copy available via link at:</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3">
              <w:r w:rsidDel="00000000" w:rsidR="00000000" w:rsidRPr="00000000">
                <w:rPr>
                  <w:rFonts w:ascii="Arial" w:cs="Arial" w:eastAsia="Arial" w:hAnsi="Arial"/>
                  <w:b w:val="0"/>
                  <w:i w:val="0"/>
                  <w:smallCaps w:val="0"/>
                  <w:strike w:val="0"/>
                  <w:color w:val="0000ff"/>
                  <w:sz w:val="18"/>
                  <w:szCs w:val="18"/>
                  <w:u w:val="single"/>
                  <w:shd w:fill="auto" w:val="clear"/>
                  <w:vertAlign w:val="baseline"/>
                  <w:rtl w:val="0"/>
                </w:rPr>
                <w:t xml:space="preserve">http://www.wmo.int/pages/prog/www/WMOCodes.html</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[RD.4]</w:t>
            </w:r>
          </w:p>
        </w:tc>
        <w:tc>
          <w:tcPr>
            <w:tcMar>
              <w:top w:w="0.0" w:type="dxa"/>
              <w:left w:w="108.0" w:type="dxa"/>
              <w:bottom w:w="0.0" w:type="dxa"/>
              <w:right w:w="108.0" w:type="dxa"/>
            </w:tcMa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WMO.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Manual on Cod</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 WMO-306, Vol. 1.2, Part B. Copy available via link at:</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4">
              <w:r w:rsidDel="00000000" w:rsidR="00000000" w:rsidRPr="00000000">
                <w:rPr>
                  <w:rFonts w:ascii="Arial" w:cs="Arial" w:eastAsia="Arial" w:hAnsi="Arial"/>
                  <w:b w:val="0"/>
                  <w:i w:val="0"/>
                  <w:smallCaps w:val="0"/>
                  <w:strike w:val="0"/>
                  <w:color w:val="0000ff"/>
                  <w:sz w:val="18"/>
                  <w:szCs w:val="18"/>
                  <w:u w:val="single"/>
                  <w:shd w:fill="auto" w:val="clear"/>
                  <w:vertAlign w:val="baseline"/>
                  <w:rtl w:val="0"/>
                </w:rPr>
                <w:t xml:space="preserve">http://www.wmo.int/pages/prog/www/WMOCodes/WMO306_vI2/VolumeI.2.html</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[RD.5]</w:t>
            </w:r>
          </w:p>
        </w:tc>
        <w:tc>
          <w:tcPr>
            <w:tcMar>
              <w:top w:w="0.0" w:type="dxa"/>
              <w:left w:w="108.0" w:type="dxa"/>
              <w:bottom w:w="0.0" w:type="dxa"/>
              <w:right w:w="108.0" w:type="dxa"/>
            </w:tcMa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WMO. Documentation on recent, current and upcoming operational BUFR tables is</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available from the WMO web site at:</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5">
              <w:r w:rsidDel="00000000" w:rsidR="00000000" w:rsidRPr="00000000">
                <w:rPr>
                  <w:rFonts w:ascii="Arial" w:cs="Arial" w:eastAsia="Arial" w:hAnsi="Arial"/>
                  <w:b w:val="0"/>
                  <w:i w:val="0"/>
                  <w:smallCaps w:val="0"/>
                  <w:strike w:val="0"/>
                  <w:color w:val="0000ff"/>
                  <w:sz w:val="18"/>
                  <w:szCs w:val="18"/>
                  <w:u w:val="single"/>
                  <w:shd w:fill="auto" w:val="clear"/>
                  <w:vertAlign w:val="baseline"/>
                  <w:rtl w:val="0"/>
                </w:rPr>
                <w:t xml:space="preserve">http://www.wmo.int/pages/prog/www/WMOCodes/WMO306_vI2/LatestVERSION/LatestVERSION.html</w:t>
              </w:r>
            </w:hyperlink>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[RD.6]</w:t>
            </w:r>
          </w:p>
        </w:tc>
        <w:tc>
          <w:tcPr>
            <w:tcMar>
              <w:top w:w="0.0" w:type="dxa"/>
              <w:left w:w="108.0" w:type="dxa"/>
              <w:bottom w:w="0.0" w:type="dxa"/>
              <w:right w:w="108.0" w:type="dxa"/>
            </w:tcM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3"/>
                <w:tab w:val="left" w:leader="none" w:pos="2552"/>
                <w:tab w:val="left" w:leader="none" w:pos="3828"/>
                <w:tab w:val="left" w:leader="none" w:pos="5104"/>
                <w:tab w:val="left" w:leader="none" w:pos="6379"/>
                <w:tab w:val="left" w:leader="none" w:pos="7655"/>
                <w:tab w:val="left" w:leader="none" w:pos="8931"/>
                <w:tab w:val="left" w:leader="none" w:pos="10207"/>
                <w:tab w:val="left" w:leader="none" w:pos="11482"/>
                <w:tab w:val="left" w:leader="none" w:pos="12758"/>
                <w:tab w:val="left" w:leader="none" w:pos="14034"/>
                <w:tab w:val="left" w:leader="none" w:pos="742"/>
                <w:tab w:val="left" w:leader="none" w:pos="776"/>
                <w:tab w:val="left" w:leader="none" w:pos="2727"/>
                <w:tab w:val="left" w:leader="none" w:pos="4003"/>
                <w:tab w:val="left" w:leader="none" w:pos="5278"/>
                <w:tab w:val="left" w:leader="none" w:pos="6554"/>
                <w:tab w:val="left" w:leader="none" w:pos="7830"/>
                <w:tab w:val="left" w:leader="none" w:pos="9106"/>
                <w:tab w:val="left" w:leader="none" w:pos="10381"/>
                <w:tab w:val="left" w:leader="none" w:pos="11657"/>
                <w:tab w:val="left" w:leader="none" w:pos="12933"/>
              </w:tabs>
              <w:spacing w:after="0" w:before="0" w:line="240" w:lineRule="auto"/>
              <w:ind w:left="175"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WMO (2009).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Manual on the Global Telecommunications System</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WMO-386, Vol.1, Part II,</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3"/>
                <w:tab w:val="left" w:leader="none" w:pos="2552"/>
                <w:tab w:val="left" w:leader="none" w:pos="3828"/>
                <w:tab w:val="left" w:leader="none" w:pos="5104"/>
                <w:tab w:val="left" w:leader="none" w:pos="6379"/>
                <w:tab w:val="left" w:leader="none" w:pos="7655"/>
                <w:tab w:val="left" w:leader="none" w:pos="8931"/>
                <w:tab w:val="left" w:leader="none" w:pos="10207"/>
                <w:tab w:val="left" w:leader="none" w:pos="11482"/>
                <w:tab w:val="left" w:leader="none" w:pos="12758"/>
                <w:tab w:val="left" w:leader="none" w:pos="14034"/>
                <w:tab w:val="left" w:leader="none" w:pos="742"/>
                <w:tab w:val="left" w:leader="none" w:pos="776"/>
                <w:tab w:val="left" w:leader="none" w:pos="2727"/>
                <w:tab w:val="left" w:leader="none" w:pos="4003"/>
                <w:tab w:val="left" w:leader="none" w:pos="5278"/>
                <w:tab w:val="left" w:leader="none" w:pos="6554"/>
                <w:tab w:val="left" w:leader="none" w:pos="7830"/>
                <w:tab w:val="left" w:leader="none" w:pos="9106"/>
                <w:tab w:val="left" w:leader="none" w:pos="10381"/>
                <w:tab w:val="left" w:leader="none" w:pos="11657"/>
                <w:tab w:val="left" w:leader="none" w:pos="12933"/>
              </w:tabs>
              <w:spacing w:after="0" w:before="0" w:line="240" w:lineRule="auto"/>
              <w:ind w:left="175"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Attachment II-5 (Data Designators T</w:t>
            </w:r>
            <w:r w:rsidDel="00000000" w:rsidR="00000000" w:rsidRPr="00000000">
              <w:rPr>
                <w:rFonts w:ascii="Arial" w:cs="Arial" w:eastAsia="Arial" w:hAnsi="Arial"/>
                <w:b w:val="0"/>
                <w:i w:val="0"/>
                <w:smallCaps w:val="0"/>
                <w:strike w:val="0"/>
                <w:color w:val="000000"/>
                <w:sz w:val="18"/>
                <w:szCs w:val="1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8"/>
                <w:szCs w:val="1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8"/>
                <w:szCs w:val="1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8"/>
                <w:szCs w:val="1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 in Abbreviated Headings), 2009.</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3"/>
                <w:tab w:val="left" w:leader="none" w:pos="2552"/>
                <w:tab w:val="left" w:leader="none" w:pos="3828"/>
                <w:tab w:val="left" w:leader="none" w:pos="5104"/>
                <w:tab w:val="left" w:leader="none" w:pos="6379"/>
                <w:tab w:val="left" w:leader="none" w:pos="7655"/>
                <w:tab w:val="left" w:leader="none" w:pos="8931"/>
                <w:tab w:val="left" w:leader="none" w:pos="10207"/>
                <w:tab w:val="left" w:leader="none" w:pos="11482"/>
                <w:tab w:val="left" w:leader="none" w:pos="12758"/>
                <w:tab w:val="left" w:leader="none" w:pos="14034"/>
                <w:tab w:val="left" w:leader="none" w:pos="742"/>
                <w:tab w:val="left" w:leader="none" w:pos="776"/>
                <w:tab w:val="left" w:leader="none" w:pos="2727"/>
                <w:tab w:val="left" w:leader="none" w:pos="4003"/>
                <w:tab w:val="left" w:leader="none" w:pos="5278"/>
                <w:tab w:val="left" w:leader="none" w:pos="6554"/>
                <w:tab w:val="left" w:leader="none" w:pos="7830"/>
                <w:tab w:val="left" w:leader="none" w:pos="9106"/>
                <w:tab w:val="left" w:leader="none" w:pos="10381"/>
                <w:tab w:val="left" w:leader="none" w:pos="11657"/>
                <w:tab w:val="left" w:leader="none" w:pos="12933"/>
              </w:tabs>
              <w:spacing w:after="0" w:before="0" w:line="240" w:lineRule="auto"/>
              <w:ind w:left="175"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WMO, Geneva. ISBN: 978-92-63-10386-4.  Latest (2011) version available for purchase via link at:</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76"/>
              </w:tabs>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6">
              <w:r w:rsidDel="00000000" w:rsidR="00000000" w:rsidRPr="00000000">
                <w:rPr>
                  <w:rFonts w:ascii="Arial" w:cs="Arial" w:eastAsia="Arial" w:hAnsi="Arial"/>
                  <w:b w:val="0"/>
                  <w:i w:val="0"/>
                  <w:smallCaps w:val="0"/>
                  <w:strike w:val="0"/>
                  <w:color w:val="0000ff"/>
                  <w:sz w:val="18"/>
                  <w:szCs w:val="18"/>
                  <w:u w:val="single"/>
                  <w:shd w:fill="auto" w:val="clear"/>
                  <w:vertAlign w:val="baseline"/>
                  <w:rtl w:val="0"/>
                </w:rPr>
                <w:t xml:space="preserve">http://www.wmo.int/e-catalog/detail_en.php?PUB_ID=498&amp;SORT=N&amp;q</w:t>
              </w:r>
            </w:hyperlink>
            <w:r w:rsidDel="00000000" w:rsidR="00000000" w:rsidRPr="00000000">
              <w:rPr>
                <w:rFonts w:ascii="Arial" w:cs="Arial" w:eastAsia="Arial" w:hAnsi="Arial"/>
                <w:b w:val="0"/>
                <w:i w:val="0"/>
                <w:smallCaps w:val="0"/>
                <w:strike w:val="0"/>
                <w:color w:val="000000"/>
                <w:sz w:val="18"/>
                <w:szCs w:val="1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76"/>
              </w:tabs>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[RD.7]</w:t>
            </w:r>
          </w:p>
        </w:tc>
        <w:tc>
          <w:tcPr>
            <w:tcMar>
              <w:top w:w="0.0" w:type="dxa"/>
              <w:left w:w="108.0" w:type="dxa"/>
              <w:bottom w:w="0.0" w:type="dxa"/>
              <w:right w:w="108.0" w:type="dxa"/>
            </w:tcMa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ROPP Input/Output Module User Guide.</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Ref: SAF/ROM/METO/UG/ROPP/002</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[RD.8]</w:t>
            </w:r>
          </w:p>
        </w:tc>
        <w:tc>
          <w:tcPr>
            <w:tcMar>
              <w:top w:w="0.0" w:type="dxa"/>
              <w:left w:w="108.0" w:type="dxa"/>
              <w:bottom w:w="0.0" w:type="dxa"/>
              <w:right w:w="108.0" w:type="dxa"/>
            </w:tcMa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Unidata NetCDF website </w:t>
            </w:r>
            <w:hyperlink r:id="rId17">
              <w:r w:rsidDel="00000000" w:rsidR="00000000" w:rsidRPr="00000000">
                <w:rPr>
                  <w:rFonts w:ascii="Arial" w:cs="Arial" w:eastAsia="Arial" w:hAnsi="Arial"/>
                  <w:b w:val="0"/>
                  <w:i w:val="0"/>
                  <w:smallCaps w:val="0"/>
                  <w:strike w:val="0"/>
                  <w:color w:val="000000"/>
                  <w:sz w:val="18"/>
                  <w:szCs w:val="18"/>
                  <w:u w:val="single"/>
                  <w:shd w:fill="auto" w:val="clear"/>
                  <w:vertAlign w:val="baseline"/>
                  <w:rtl w:val="0"/>
                </w:rPr>
                <w:t xml:space="preserve">http://www.unidata.ucar.edu/packages/netcdf/</w:t>
              </w:r>
            </w:hyperlink>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[RD.9]</w:t>
            </w:r>
          </w:p>
        </w:tc>
        <w:tc>
          <w:tcPr>
            <w:tcMar>
              <w:top w:w="0.0" w:type="dxa"/>
              <w:left w:w="108.0" w:type="dxa"/>
              <w:bottom w:w="0.0" w:type="dxa"/>
              <w:right w:w="108.0" w:type="dxa"/>
            </w:tcM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Kursinski, ER,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et al</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(1997).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Observing earth’s atmosphere with radio occultation measurements</w:t>
              <w:br w:type="textWrapping"/>
              <w:t xml:space="preserve">using GPS.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J.Geophys.Res.,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102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(D19), pp23429–23465.</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[RD.10]</w:t>
            </w:r>
          </w:p>
        </w:tc>
        <w:tc>
          <w:tcPr>
            <w:tcMar>
              <w:top w:w="0.0" w:type="dxa"/>
              <w:left w:w="108.0" w:type="dxa"/>
              <w:bottom w:w="0.0" w:type="dxa"/>
              <w:right w:w="108.0" w:type="dxa"/>
            </w:tcMa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New BUFR Table D sequence and associated Table B entries for Satellite Radio Occultation data.</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Document submitted by Brian Barwell (Met Office) at meetings of WMO/CBS Expert Team on Data Representation and Codes, held in Kuala Lumpur, Malaysia, 21–26 June 2004</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[RD.11]</w:t>
            </w:r>
          </w:p>
        </w:tc>
        <w:tc>
          <w:tcPr>
            <w:tcMar>
              <w:top w:w="0.0" w:type="dxa"/>
              <w:left w:w="108.0" w:type="dxa"/>
              <w:bottom w:w="0.0" w:type="dxa"/>
              <w:right w:w="108.0" w:type="dxa"/>
            </w:tcMa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ECMWF (2013)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BUFR encoding/decoding software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single"/>
                <w:shd w:fill="auto" w:val="clear"/>
                <w:vertAlign w:val="baseline"/>
                <w:rtl w:val="0"/>
              </w:rPr>
              <w:t xml:space="preserve">https://software.ecmwf.int/wiki/display/BUFR</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[RD.12]</w:t>
            </w:r>
          </w:p>
        </w:tc>
        <w:tc>
          <w:tcPr>
            <w:tcMar>
              <w:top w:w="0.0" w:type="dxa"/>
              <w:left w:w="108.0" w:type="dxa"/>
              <w:bottom w:w="0.0" w:type="dxa"/>
              <w:right w:w="108.0" w:type="dxa"/>
            </w:tcMa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Cygwin website </w:t>
            </w:r>
            <w:r w:rsidDel="00000000" w:rsidR="00000000" w:rsidRPr="00000000">
              <w:rPr>
                <w:rFonts w:ascii="Arial" w:cs="Arial" w:eastAsia="Arial" w:hAnsi="Arial"/>
                <w:b w:val="0"/>
                <w:i w:val="0"/>
                <w:smallCaps w:val="0"/>
                <w:strike w:val="0"/>
                <w:color w:val="000000"/>
                <w:sz w:val="18"/>
                <w:szCs w:val="18"/>
                <w:u w:val="single"/>
                <w:shd w:fill="auto" w:val="clear"/>
                <w:vertAlign w:val="baseline"/>
                <w:rtl w:val="0"/>
              </w:rPr>
              <w:t xml:space="preserve">http://www.cygwin.com</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[RD.13]</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[RD.14]</w:t>
            </w:r>
          </w:p>
        </w:tc>
        <w:tc>
          <w:tcPr>
            <w:tcMar>
              <w:top w:w="0.0" w:type="dxa"/>
              <w:left w:w="108.0" w:type="dxa"/>
              <w:bottom w:w="0.0" w:type="dxa"/>
              <w:right w:w="108.0" w:type="dxa"/>
            </w:tcMa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ROM SAF website </w:t>
            </w:r>
            <w:r w:rsidDel="00000000" w:rsidR="00000000" w:rsidRPr="00000000">
              <w:rPr>
                <w:rFonts w:ascii="Arial" w:cs="Arial" w:eastAsia="Arial" w:hAnsi="Arial"/>
                <w:b w:val="0"/>
                <w:i w:val="0"/>
                <w:smallCaps w:val="0"/>
                <w:strike w:val="0"/>
                <w:color w:val="000000"/>
                <w:sz w:val="18"/>
                <w:szCs w:val="18"/>
                <w:u w:val="single"/>
                <w:shd w:fill="auto" w:val="clear"/>
                <w:vertAlign w:val="baseline"/>
                <w:rtl w:val="0"/>
              </w:rPr>
              <w:t xml:space="preserve">http://www.romsaf.org</w:t>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ROPP Overview.</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Ref: SAF/ROM/METO/UG/ROPP/001</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50">
      <w:pPr>
        <w:pStyle w:val="Heading1"/>
        <w:spacing w:after="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51">
      <w:pPr>
        <w:pStyle w:val="Heading2"/>
        <w:numPr>
          <w:ilvl w:val="1"/>
          <w:numId w:val="15"/>
        </w:numPr>
        <w:ind w:left="0" w:firstLine="0"/>
        <w:rPr/>
      </w:pPr>
      <w:bookmarkStart w:colFirst="0" w:colLast="0" w:name="_heading=h.4d34og8" w:id="8"/>
      <w:bookmarkEnd w:id="8"/>
      <w:r w:rsidDel="00000000" w:rsidR="00000000" w:rsidRPr="00000000">
        <w:rPr>
          <w:rtl w:val="0"/>
        </w:rPr>
        <w:t xml:space="preserve">Acronyms and abbreviations</w:t>
      </w:r>
    </w:p>
    <w:tbl>
      <w:tblPr>
        <w:tblStyle w:val="Table5"/>
        <w:tblW w:w="9056.0" w:type="dxa"/>
        <w:jc w:val="left"/>
        <w:tblInd w:w="13.0" w:type="dxa"/>
        <w:tblLayout w:type="fixed"/>
        <w:tblLook w:val="0000"/>
      </w:tblPr>
      <w:tblGrid>
        <w:gridCol w:w="1431"/>
        <w:gridCol w:w="7625"/>
        <w:tblGridChange w:id="0">
          <w:tblGrid>
            <w:gridCol w:w="1431"/>
            <w:gridCol w:w="7625"/>
          </w:tblGrid>
        </w:tblGridChange>
      </w:tblGrid>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ARH</w:t>
            </w:r>
          </w:p>
        </w:tc>
        <w:tc>
          <w:tcPr>
            <w:tcMar>
              <w:top w:w="0.0" w:type="dxa"/>
              <w:left w:w="108.0" w:type="dxa"/>
              <w:bottom w:w="0.0" w:type="dxa"/>
              <w:right w:w="108.0" w:type="dxa"/>
            </w:tcMar>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Abbreviated Routing Header (WMO)</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Beidou</w:t>
            </w:r>
          </w:p>
        </w:tc>
        <w:tc>
          <w:tcPr>
            <w:tcMar>
              <w:top w:w="0.0" w:type="dxa"/>
              <w:left w:w="108.0" w:type="dxa"/>
              <w:bottom w:w="0.0" w:type="dxa"/>
              <w:right w:w="108.0" w:type="dxa"/>
            </w:tcMar>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Chinese GNSS navigation system.  Beidou-2 also known as COMPASS.</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BUFR</w:t>
            </w:r>
          </w:p>
        </w:tc>
        <w:tc>
          <w:tcPr>
            <w:tcMar>
              <w:top w:w="0.0" w:type="dxa"/>
              <w:left w:w="108.0" w:type="dxa"/>
              <w:bottom w:w="0.0" w:type="dxa"/>
              <w:right w:w="108.0" w:type="dxa"/>
            </w:tcMar>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Binary Universal Format for the Representation of data (WMO)</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CBS</w:t>
            </w:r>
          </w:p>
        </w:tc>
        <w:tc>
          <w:tcPr>
            <w:tcMar>
              <w:top w:w="0.0" w:type="dxa"/>
              <w:left w:w="108.0" w:type="dxa"/>
              <w:bottom w:w="0.0" w:type="dxa"/>
              <w:right w:w="108.0" w:type="dxa"/>
            </w:tcMar>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Committee for Basic Systems (WMO)</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CDR</w:t>
            </w:r>
          </w:p>
        </w:tc>
        <w:tc>
          <w:tcPr>
            <w:tcMar>
              <w:top w:w="0.0" w:type="dxa"/>
              <w:left w:w="108.0" w:type="dxa"/>
              <w:bottom w:w="0.0" w:type="dxa"/>
              <w:right w:w="108.0" w:type="dxa"/>
            </w:tcMar>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Climate Data Record</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CCT</w:t>
            </w:r>
          </w:p>
        </w:tc>
        <w:tc>
          <w:tcPr>
            <w:tcMar>
              <w:top w:w="0.0" w:type="dxa"/>
              <w:left w:w="108.0" w:type="dxa"/>
              <w:bottom w:w="0.0" w:type="dxa"/>
              <w:right w:w="108.0" w:type="dxa"/>
            </w:tcMar>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Common Code Table (WMO)</w:t>
            </w:r>
            <w:r w:rsidDel="00000000" w:rsidR="00000000" w:rsidRPr="00000000">
              <w:rPr>
                <w:rtl w:val="0"/>
              </w:rPr>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CHAMP</w:t>
            </w:r>
          </w:p>
        </w:tc>
        <w:tc>
          <w:tcPr>
            <w:tcMar>
              <w:top w:w="0.0" w:type="dxa"/>
              <w:left w:w="108.0" w:type="dxa"/>
              <w:bottom w:w="0.0" w:type="dxa"/>
              <w:right w:w="108.0" w:type="dxa"/>
            </w:tcMar>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CHallenging Mini-satellite Payload (Germany)</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CLIMAP</w:t>
            </w:r>
          </w:p>
        </w:tc>
        <w:tc>
          <w:tcPr>
            <w:tcMar>
              <w:top w:w="0.0" w:type="dxa"/>
              <w:left w:w="108.0" w:type="dxa"/>
              <w:bottom w:w="0.0" w:type="dxa"/>
              <w:right w:w="108.0" w:type="dxa"/>
            </w:tcMa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Climate and Environment Monitoring with GPS-based Atmospheric Profiling (EU)</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CMA</w:t>
            </w:r>
          </w:p>
        </w:tc>
        <w:tc>
          <w:tcPr>
            <w:tcMar>
              <w:top w:w="0.0" w:type="dxa"/>
              <w:left w:w="108.0" w:type="dxa"/>
              <w:bottom w:w="0.0" w:type="dxa"/>
              <w:right w:w="108.0" w:type="dxa"/>
            </w:tcMar>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Chinese Meteorological Agency</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C/NOFS</w:t>
            </w:r>
          </w:p>
        </w:tc>
        <w:tc>
          <w:tcPr>
            <w:tcMar>
              <w:top w:w="0.0" w:type="dxa"/>
              <w:left w:w="108.0" w:type="dxa"/>
              <w:bottom w:w="0.0" w:type="dxa"/>
              <w:right w:w="108.0" w:type="dxa"/>
            </w:tcMar>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Communications/Navigation Outage Forecasting System (US)</w:t>
            </w:r>
            <w:r w:rsidDel="00000000" w:rsidR="00000000" w:rsidRPr="00000000">
              <w:rPr>
                <w:rtl w:val="0"/>
              </w:rPr>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COSMIC</w:t>
            </w:r>
          </w:p>
        </w:tc>
        <w:tc>
          <w:tcPr>
            <w:tcMar>
              <w:top w:w="0.0" w:type="dxa"/>
              <w:left w:w="108.0" w:type="dxa"/>
              <w:bottom w:w="0.0" w:type="dxa"/>
              <w:right w:w="108.0" w:type="dxa"/>
            </w:tcMar>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Constellation Observing System for Meteorology Ionosphere and Climate (USA/Taiwan)</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CREX</w:t>
            </w:r>
          </w:p>
        </w:tc>
        <w:tc>
          <w:tcPr>
            <w:tcMar>
              <w:top w:w="0.0" w:type="dxa"/>
              <w:left w:w="108.0" w:type="dxa"/>
              <w:bottom w:w="0.0" w:type="dxa"/>
              <w:right w:w="108.0" w:type="dxa"/>
            </w:tcMar>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Character form for the Representation and EXchange of data (WMO)</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ECMWF</w:t>
            </w:r>
          </w:p>
        </w:tc>
        <w:tc>
          <w:tcPr>
            <w:tcMar>
              <w:top w:w="0.0" w:type="dxa"/>
              <w:left w:w="108.0" w:type="dxa"/>
              <w:bottom w:w="0.0" w:type="dxa"/>
              <w:right w:w="108.0" w:type="dxa"/>
            </w:tcMar>
            <w:vAlign w:val="cente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European Centre for Medium-range Weather Forecasts</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ESA</w:t>
            </w:r>
          </w:p>
        </w:tc>
        <w:tc>
          <w:tcPr>
            <w:tcMar>
              <w:top w:w="0.0" w:type="dxa"/>
              <w:left w:w="108.0" w:type="dxa"/>
              <w:bottom w:w="0.0" w:type="dxa"/>
              <w:right w:w="108.0" w:type="dxa"/>
            </w:tcMar>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European Space Agency</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EU</w:t>
            </w:r>
          </w:p>
        </w:tc>
        <w:tc>
          <w:tcPr>
            <w:tcMar>
              <w:top w:w="0.0" w:type="dxa"/>
              <w:left w:w="108.0" w:type="dxa"/>
              <w:bottom w:w="0.0" w:type="dxa"/>
              <w:right w:w="108.0" w:type="dxa"/>
            </w:tcMar>
            <w:vAlign w:val="cente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European Union</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EUMETSAT</w:t>
            </w:r>
          </w:p>
        </w:tc>
        <w:tc>
          <w:tcPr>
            <w:tcMar>
              <w:top w:w="0.0" w:type="dxa"/>
              <w:left w:w="108.0" w:type="dxa"/>
              <w:bottom w:w="0.0" w:type="dxa"/>
              <w:right w:w="108.0" w:type="dxa"/>
            </w:tcMar>
            <w:vAlign w:val="cente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EUropean organisation for the exploitation of METeorological SATellites</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FM94</w:t>
            </w:r>
          </w:p>
        </w:tc>
        <w:tc>
          <w:tcPr>
            <w:tcMar>
              <w:top w:w="0.0" w:type="dxa"/>
              <w:left w:w="108.0" w:type="dxa"/>
              <w:bottom w:w="0.0" w:type="dxa"/>
              <w:right w:w="108.0" w:type="dxa"/>
            </w:tcMar>
            <w:vAlign w:val="cente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WMO Form no. 94 (i.e. BUFR)</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FY-3C/D</w:t>
            </w:r>
          </w:p>
        </w:tc>
        <w:tc>
          <w:tcPr>
            <w:tcMar>
              <w:top w:w="0.0" w:type="dxa"/>
              <w:left w:w="108.0" w:type="dxa"/>
              <w:bottom w:w="0.0" w:type="dxa"/>
              <w:right w:w="108.0" w:type="dxa"/>
            </w:tcMar>
            <w:vAlign w:val="cente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GNSS radio occultation receivers (CMA)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Galileo</w:t>
            </w:r>
          </w:p>
        </w:tc>
        <w:tc>
          <w:tcPr>
            <w:tcMar>
              <w:top w:w="0.0" w:type="dxa"/>
              <w:left w:w="108.0" w:type="dxa"/>
              <w:bottom w:w="0.0" w:type="dxa"/>
              <w:right w:w="108.0" w:type="dxa"/>
            </w:tcMar>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European GNSS system from 2006 (EU/ESA)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RO</w:t>
            </w:r>
          </w:p>
        </w:tc>
        <w:tc>
          <w:tcPr>
            <w:tcMar>
              <w:top w:w="0.0" w:type="dxa"/>
              <w:left w:w="108.0" w:type="dxa"/>
              <w:bottom w:w="0.0" w:type="dxa"/>
              <w:right w:w="108.0" w:type="dxa"/>
            </w:tcMar>
            <w:vAlign w:val="cente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Radio Occultation</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GFZ</w:t>
            </w:r>
          </w:p>
        </w:tc>
        <w:tc>
          <w:tcPr>
            <w:tcMar>
              <w:top w:w="0.0" w:type="dxa"/>
              <w:left w:w="108.0" w:type="dxa"/>
              <w:bottom w:w="0.0" w:type="dxa"/>
              <w:right w:w="108.0" w:type="dxa"/>
            </w:tcMar>
            <w:vAlign w:val="cente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GFZ Helmholtz Centre (Potsdam, Germany)</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GLONASS</w:t>
            </w:r>
          </w:p>
        </w:tc>
        <w:tc>
          <w:tcPr>
            <w:tcMar>
              <w:top w:w="0.0" w:type="dxa"/>
              <w:left w:w="108.0" w:type="dxa"/>
              <w:bottom w:w="0.0" w:type="dxa"/>
              <w:right w:w="108.0" w:type="dxa"/>
            </w:tcMar>
            <w:vAlign w:val="cente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Globalnaya Navigatsionnaya Sputnikovaya Sistema (Russia)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GNSS</w:t>
            </w:r>
          </w:p>
        </w:tc>
        <w:tc>
          <w:tcPr>
            <w:tcMar>
              <w:top w:w="0.0" w:type="dxa"/>
              <w:left w:w="108.0" w:type="dxa"/>
              <w:bottom w:w="0.0" w:type="dxa"/>
              <w:right w:w="108.0" w:type="dxa"/>
            </w:tcMar>
            <w:vAlign w:val="cente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Global Navigation Satellite System (generic GPS/GLONASS/Galileo/Beidou)</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GPS</w:t>
            </w:r>
          </w:p>
        </w:tc>
        <w:tc>
          <w:tcPr>
            <w:tcMar>
              <w:top w:w="0.0" w:type="dxa"/>
              <w:left w:w="108.0" w:type="dxa"/>
              <w:bottom w:w="0.0" w:type="dxa"/>
              <w:right w:w="108.0" w:type="dxa"/>
            </w:tcMar>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Global Positioning System (USA)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GRACE</w:t>
            </w:r>
          </w:p>
        </w:tc>
        <w:tc>
          <w:tcPr>
            <w:tcMar>
              <w:top w:w="0.0" w:type="dxa"/>
              <w:left w:w="108.0" w:type="dxa"/>
              <w:bottom w:w="0.0" w:type="dxa"/>
              <w:right w:w="108.0" w:type="dxa"/>
            </w:tcMar>
            <w:vAlign w:val="cente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Gravity Recovery And Climate Experiment (Germany/USA)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GRACE-FO</w:t>
            </w:r>
          </w:p>
        </w:tc>
        <w:tc>
          <w:tcPr>
            <w:tcMar>
              <w:top w:w="0.0" w:type="dxa"/>
              <w:left w:w="108.0" w:type="dxa"/>
              <w:bottom w:w="0.0" w:type="dxa"/>
              <w:right w:w="108.0" w:type="dxa"/>
            </w:tcMar>
            <w:vAlign w:val="cente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GRACE Follow-on experiment (Germany/USA)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GRAS</w:t>
            </w:r>
          </w:p>
        </w:tc>
        <w:tc>
          <w:tcPr>
            <w:tcMar>
              <w:top w:w="0.0" w:type="dxa"/>
              <w:left w:w="108.0" w:type="dxa"/>
              <w:bottom w:w="0.0" w:type="dxa"/>
              <w:right w:w="108.0" w:type="dxa"/>
            </w:tcMar>
            <w:vAlign w:val="cente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GNSS Receiver for Atmospheric Sounding (on Metop satellite)</w:t>
            </w:r>
            <w:r w:rsidDel="00000000" w:rsidR="00000000" w:rsidRPr="00000000">
              <w:rPr>
                <w:rtl w:val="0"/>
              </w:rPr>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GRIB</w:t>
            </w:r>
          </w:p>
        </w:tc>
        <w:tc>
          <w:tcPr>
            <w:tcMar>
              <w:top w:w="0.0" w:type="dxa"/>
              <w:left w:w="108.0" w:type="dxa"/>
              <w:bottom w:w="0.0" w:type="dxa"/>
              <w:right w:w="108.0" w:type="dxa"/>
            </w:tcMar>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GRIdded Binary (WMO)</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GSN</w:t>
            </w:r>
          </w:p>
        </w:tc>
        <w:tc>
          <w:tcPr>
            <w:tcMar>
              <w:top w:w="0.0" w:type="dxa"/>
              <w:left w:w="108.0" w:type="dxa"/>
              <w:bottom w:w="0.0" w:type="dxa"/>
              <w:right w:w="108.0" w:type="dxa"/>
            </w:tcMar>
            <w:vAlign w:val="cente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Ground Support Network</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GTS</w:t>
            </w:r>
          </w:p>
        </w:tc>
        <w:tc>
          <w:tcPr>
            <w:tcMar>
              <w:top w:w="0.0" w:type="dxa"/>
              <w:left w:w="108.0" w:type="dxa"/>
              <w:bottom w:w="0.0" w:type="dxa"/>
              <w:right w:w="108.0" w:type="dxa"/>
            </w:tcMar>
            <w:vAlign w:val="cente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Global Telecommunications System (WMO)</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ICDR</w:t>
            </w:r>
          </w:p>
        </w:tc>
        <w:tc>
          <w:tcPr>
            <w:tcMar>
              <w:top w:w="0.0" w:type="dxa"/>
              <w:left w:w="108.0" w:type="dxa"/>
              <w:bottom w:w="0.0" w:type="dxa"/>
              <w:right w:w="108.0" w:type="dxa"/>
            </w:tcMar>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Interim Climate Data Record</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ISRO</w:t>
            </w:r>
          </w:p>
        </w:tc>
        <w:tc>
          <w:tcPr>
            <w:tcMar>
              <w:top w:w="0.0" w:type="dxa"/>
              <w:left w:w="108.0" w:type="dxa"/>
              <w:bottom w:w="0.0" w:type="dxa"/>
              <w:right w:w="108.0" w:type="dxa"/>
            </w:tcMar>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Indian Space Research Organisation</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JPL</w:t>
            </w:r>
          </w:p>
        </w:tc>
        <w:tc>
          <w:tcPr>
            <w:tcMar>
              <w:top w:w="0.0" w:type="dxa"/>
              <w:left w:w="108.0" w:type="dxa"/>
              <w:bottom w:w="0.0" w:type="dxa"/>
              <w:right w:w="108.0" w:type="dxa"/>
            </w:tcMar>
            <w:vAlign w:val="cente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Jet Propulsion Laboratory</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KMA</w:t>
            </w:r>
          </w:p>
        </w:tc>
        <w:tc>
          <w:tcPr>
            <w:tcMar>
              <w:top w:w="0.0" w:type="dxa"/>
              <w:left w:w="108.0" w:type="dxa"/>
              <w:bottom w:w="0.0" w:type="dxa"/>
              <w:right w:w="108.0" w:type="dxa"/>
            </w:tcMar>
            <w:vAlign w:val="cente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Korean Meteorological Agency</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KOMPSAT-5</w:t>
            </w:r>
          </w:p>
        </w:tc>
        <w:tc>
          <w:tcPr>
            <w:tcMar>
              <w:top w:w="0.0" w:type="dxa"/>
              <w:left w:w="108.0" w:type="dxa"/>
              <w:bottom w:w="0.0" w:type="dxa"/>
              <w:right w:w="108.0" w:type="dxa"/>
            </w:tcMar>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GNSS radio occultation receiver (KMA)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Megha-</w:t>
            </w:r>
          </w:p>
        </w:tc>
        <w:tc>
          <w:tcPr>
            <w:tcMar>
              <w:top w:w="0.0" w:type="dxa"/>
              <w:left w:w="108.0" w:type="dxa"/>
              <w:bottom w:w="0.0" w:type="dxa"/>
              <w:right w:w="108.0" w:type="dxa"/>
            </w:tcMar>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Tropical water cycle (and RO) experiment (India/France)</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Tropiques</w:t>
            </w:r>
          </w:p>
        </w:tc>
        <w:tc>
          <w:tcPr>
            <w:tcMar>
              <w:top w:w="0.0" w:type="dxa"/>
              <w:left w:w="108.0" w:type="dxa"/>
              <w:bottom w:w="0.0" w:type="dxa"/>
              <w:right w:w="108.0" w:type="dxa"/>
            </w:tcMar>
            <w:vAlign w:val="cente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MetDB</w:t>
            </w:r>
          </w:p>
        </w:tc>
        <w:tc>
          <w:tcPr>
            <w:tcMar>
              <w:top w:w="0.0" w:type="dxa"/>
              <w:left w:w="108.0" w:type="dxa"/>
              <w:bottom w:w="0.0" w:type="dxa"/>
              <w:right w:w="108.0" w:type="dxa"/>
            </w:tcMar>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Meteorological Data Base (Met Office)</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Metop</w:t>
            </w:r>
          </w:p>
        </w:tc>
        <w:tc>
          <w:tcPr>
            <w:tcMar>
              <w:top w:w="0.0" w:type="dxa"/>
              <w:left w:w="108.0" w:type="dxa"/>
              <w:bottom w:w="0.0" w:type="dxa"/>
              <w:right w:w="108.0" w:type="dxa"/>
            </w:tcMar>
            <w:vAlign w:val="cente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METeorological Operational satellite (EUMETSAT)</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NASA</w:t>
            </w:r>
          </w:p>
        </w:tc>
        <w:tc>
          <w:tcPr>
            <w:tcMar>
              <w:top w:w="0.0" w:type="dxa"/>
              <w:left w:w="108.0" w:type="dxa"/>
              <w:bottom w:w="0.0" w:type="dxa"/>
              <w:right w:w="108.0" w:type="dxa"/>
            </w:tcMar>
            <w:vAlign w:val="cente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National Aeronautics and Space Administration</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netCDF</w:t>
            </w:r>
          </w:p>
        </w:tc>
        <w:tc>
          <w:tcPr>
            <w:tcMar>
              <w:top w:w="0.0" w:type="dxa"/>
              <w:left w:w="108.0" w:type="dxa"/>
              <w:bottom w:w="0.0" w:type="dxa"/>
              <w:right w:w="108.0" w:type="dxa"/>
            </w:tcMar>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network Common Data Form (Unidata)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NMS</w:t>
            </w:r>
          </w:p>
        </w:tc>
        <w:tc>
          <w:tcPr>
            <w:tcMar>
              <w:top w:w="0.0" w:type="dxa"/>
              <w:left w:w="108.0" w:type="dxa"/>
              <w:bottom w:w="0.0" w:type="dxa"/>
              <w:right w:w="108.0" w:type="dxa"/>
            </w:tcMar>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National Meteorological Service</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NOAA</w:t>
            </w:r>
          </w:p>
        </w:tc>
        <w:tc>
          <w:tcPr>
            <w:tcMar>
              <w:top w:w="0.0" w:type="dxa"/>
              <w:left w:w="108.0" w:type="dxa"/>
              <w:bottom w:w="0.0" w:type="dxa"/>
              <w:right w:w="108.0" w:type="dxa"/>
            </w:tcMar>
            <w:vAlign w:val="cente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National Oceanographic and Atmospheric Administration</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NWP</w:t>
            </w:r>
          </w:p>
        </w:tc>
        <w:tc>
          <w:tcPr>
            <w:tcMar>
              <w:top w:w="0.0" w:type="dxa"/>
              <w:left w:w="108.0" w:type="dxa"/>
              <w:bottom w:w="0.0" w:type="dxa"/>
              <w:right w:w="108.0" w:type="dxa"/>
            </w:tcMar>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Numerical Weather Prediction</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PAZ</w:t>
            </w:r>
          </w:p>
        </w:tc>
        <w:tc>
          <w:tcPr>
            <w:tcMar>
              <w:top w:w="0.0" w:type="dxa"/>
              <w:left w:w="108.0" w:type="dxa"/>
              <w:bottom w:w="0.0" w:type="dxa"/>
              <w:right w:w="108.0" w:type="dxa"/>
            </w:tcMar>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Spanish Earth Observation Satellite, carrying a Radio Occultation Sounder</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PCD</w:t>
            </w:r>
          </w:p>
        </w:tc>
        <w:tc>
          <w:tcPr>
            <w:tcMar>
              <w:top w:w="0.0" w:type="dxa"/>
              <w:left w:w="108.0" w:type="dxa"/>
              <w:bottom w:w="0.0" w:type="dxa"/>
              <w:right w:w="108.0" w:type="dxa"/>
            </w:tcMa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Product Confidence Data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POD</w:t>
            </w:r>
          </w:p>
        </w:tc>
        <w:tc>
          <w:tcPr>
            <w:tcMar>
              <w:top w:w="0.0" w:type="dxa"/>
              <w:left w:w="108.0" w:type="dxa"/>
              <w:bottom w:w="0.0" w:type="dxa"/>
              <w:right w:w="108.0" w:type="dxa"/>
            </w:tcMa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Precision Orbit Determination</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RMDCN</w:t>
            </w:r>
          </w:p>
        </w:tc>
        <w:tc>
          <w:tcPr>
            <w:tcMar>
              <w:top w:w="0.0" w:type="dxa"/>
              <w:left w:w="108.0" w:type="dxa"/>
              <w:bottom w:w="0.0" w:type="dxa"/>
              <w:right w:w="108.0" w:type="dxa"/>
            </w:tcMa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Regional Meteorological Data Communications Network (WMO)</w:t>
            </w:r>
            <w:r w:rsidDel="00000000" w:rsidR="00000000" w:rsidRPr="00000000">
              <w:rPr>
                <w:rtl w:val="0"/>
              </w:rPr>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ROPP</w:t>
            </w:r>
          </w:p>
        </w:tc>
        <w:tc>
          <w:tcPr>
            <w:tcMar>
              <w:top w:w="0.0" w:type="dxa"/>
              <w:left w:w="108.0" w:type="dxa"/>
              <w:bottom w:w="0.0" w:type="dxa"/>
              <w:right w:w="108.0" w:type="dxa"/>
            </w:tcMar>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Radio Occultation Processing Package (ROM SAF software deliverable)</w:t>
            </w:r>
            <w:r w:rsidDel="00000000" w:rsidR="00000000" w:rsidRPr="00000000">
              <w:rPr>
                <w:rtl w:val="0"/>
              </w:rPr>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ROM</w:t>
            </w:r>
          </w:p>
        </w:tc>
        <w:tc>
          <w:tcPr>
            <w:tcMar>
              <w:top w:w="0.0" w:type="dxa"/>
              <w:left w:w="108.0" w:type="dxa"/>
              <w:bottom w:w="0.0" w:type="dxa"/>
              <w:right w:w="108.0" w:type="dxa"/>
            </w:tcMar>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Radio Occultation Meteorology</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ROSA</w:t>
            </w:r>
          </w:p>
        </w:tc>
        <w:tc>
          <w:tcPr>
            <w:tcMar>
              <w:top w:w="0.0" w:type="dxa"/>
              <w:left w:w="108.0" w:type="dxa"/>
              <w:bottom w:w="0.0" w:type="dxa"/>
              <w:right w:w="108.0" w:type="dxa"/>
            </w:tcMar>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Radio Occultation for Sounding of the Atmosphere (Italy/India)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SAF</w:t>
            </w:r>
          </w:p>
        </w:tc>
        <w:tc>
          <w:tcPr>
            <w:tcMar>
              <w:top w:w="0.0" w:type="dxa"/>
              <w:left w:w="108.0" w:type="dxa"/>
              <w:bottom w:w="0.0" w:type="dxa"/>
              <w:right w:w="108.0" w:type="dxa"/>
            </w:tcMar>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Satellite Application Facility</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SNR</w:t>
            </w:r>
          </w:p>
        </w:tc>
        <w:tc>
          <w:tcPr>
            <w:tcMar>
              <w:top w:w="0.0" w:type="dxa"/>
              <w:left w:w="108.0" w:type="dxa"/>
              <w:bottom w:w="0.0" w:type="dxa"/>
              <w:right w:w="108.0" w:type="dxa"/>
            </w:tcMar>
            <w:vAlign w:val="cente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Signal to Noise Ratio</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TanDEM-X</w:t>
            </w:r>
          </w:p>
        </w:tc>
        <w:tc>
          <w:tcPr>
            <w:tcMar>
              <w:top w:w="0.0" w:type="dxa"/>
              <w:left w:w="108.0" w:type="dxa"/>
              <w:bottom w:w="0.0" w:type="dxa"/>
              <w:right w:w="108.0" w:type="dxa"/>
            </w:tcMar>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German Earth Observation Satellite, carrying a Radio Occultation Sounder</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TBC</w:t>
            </w:r>
          </w:p>
        </w:tc>
        <w:tc>
          <w:tcPr>
            <w:tcMar>
              <w:top w:w="0.0" w:type="dxa"/>
              <w:left w:w="108.0" w:type="dxa"/>
              <w:bottom w:w="0.0" w:type="dxa"/>
              <w:right w:w="108.0" w:type="dxa"/>
            </w:tcMar>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 Be Confirmed</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TBD</w:t>
            </w:r>
          </w:p>
        </w:tc>
        <w:tc>
          <w:tcPr>
            <w:tcMar>
              <w:top w:w="0.0" w:type="dxa"/>
              <w:left w:w="108.0" w:type="dxa"/>
              <w:bottom w:w="0.0" w:type="dxa"/>
              <w:right w:w="108.0" w:type="dxa"/>
            </w:tcMar>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 Be Determined</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TerraSAR-X</w:t>
            </w:r>
          </w:p>
        </w:tc>
        <w:tc>
          <w:tcPr>
            <w:tcMar>
              <w:top w:w="0.0" w:type="dxa"/>
              <w:left w:w="108.0" w:type="dxa"/>
              <w:bottom w:w="0.0" w:type="dxa"/>
              <w:right w:w="108.0" w:type="dxa"/>
            </w:tcMar>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German Earth Observation Satellite, carrying a Radio Occultation Sounder</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TP</w:t>
            </w:r>
          </w:p>
        </w:tc>
        <w:tc>
          <w:tcPr>
            <w:tcMar>
              <w:top w:w="0.0" w:type="dxa"/>
              <w:left w:w="108.0" w:type="dxa"/>
              <w:bottom w:w="0.0" w:type="dxa"/>
              <w:right w:w="108.0" w:type="dxa"/>
            </w:tcMar>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Tangent Point</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UCAR</w:t>
            </w:r>
          </w:p>
        </w:tc>
        <w:tc>
          <w:tcPr>
            <w:tcMar>
              <w:top w:w="0.0" w:type="dxa"/>
              <w:left w:w="108.0" w:type="dxa"/>
              <w:bottom w:w="0.0" w:type="dxa"/>
              <w:right w:w="108.0" w:type="dxa"/>
            </w:tcMar>
            <w:vAlign w:val="cente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University Center for Atmospheric Research (Boulder, CO, USA)</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VAR</w:t>
            </w:r>
          </w:p>
        </w:tc>
        <w:tc>
          <w:tcPr>
            <w:tcMar>
              <w:top w:w="0.0" w:type="dxa"/>
              <w:left w:w="108.0" w:type="dxa"/>
              <w:bottom w:w="0.0" w:type="dxa"/>
              <w:right w:w="108.0" w:type="dxa"/>
            </w:tcMar>
            <w:vAlign w:val="cente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Variational (NWP data assimilation technique)</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WMO</w:t>
            </w:r>
          </w:p>
        </w:tc>
        <w:tc>
          <w:tcPr>
            <w:tcMar>
              <w:top w:w="0.0" w:type="dxa"/>
              <w:left w:w="108.0" w:type="dxa"/>
              <w:bottom w:w="0.0" w:type="dxa"/>
              <w:right w:w="108.0" w:type="dxa"/>
            </w:tcMar>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World Meteorological Organisation</w:t>
            </w:r>
          </w:p>
        </w:tc>
      </w:tr>
      <w:tr>
        <w:trPr>
          <w:cantSplit w:val="0"/>
          <w:trHeight w:val="284" w:hRule="atLeast"/>
          <w:tblHeader w:val="0"/>
        </w:trPr>
        <w:tc>
          <w:tcPr>
            <w:tcMar>
              <w:top w:w="0.0" w:type="dxa"/>
              <w:left w:w="108.0" w:type="dxa"/>
              <w:bottom w:w="0.0" w:type="dxa"/>
              <w:right w:w="108.0" w:type="dxa"/>
            </w:tcMar>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WWW</w:t>
            </w:r>
          </w:p>
        </w:tc>
        <w:tc>
          <w:tcPr>
            <w:tcMar>
              <w:top w:w="0.0" w:type="dxa"/>
              <w:left w:w="108.0" w:type="dxa"/>
              <w:bottom w:w="0.0" w:type="dxa"/>
              <w:right w:w="108.0" w:type="dxa"/>
            </w:tcMar>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World Weather Watch (WMO Programme)</w:t>
            </w:r>
          </w:p>
        </w:tc>
      </w:tr>
    </w:tbl>
    <w:p w:rsidR="00000000" w:rsidDel="00000000" w:rsidP="00000000" w:rsidRDefault="00000000" w:rsidRPr="00000000" w14:paraId="000001CF">
      <w:pPr>
        <w:pStyle w:val="Heading2"/>
        <w:spacing w:after="120" w:before="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D0">
      <w:pPr>
        <w:keepNext w:val="0"/>
        <w:keepLines w:val="0"/>
        <w:pageBreakBefore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pStyle w:val="Heading2"/>
        <w:numPr>
          <w:ilvl w:val="1"/>
          <w:numId w:val="15"/>
        </w:numPr>
        <w:ind w:left="0" w:firstLine="0"/>
        <w:rPr/>
      </w:pPr>
      <w:bookmarkStart w:colFirst="0" w:colLast="0" w:name="_heading=h.2s8eyo1" w:id="9"/>
      <w:bookmarkEnd w:id="9"/>
      <w:r w:rsidDel="00000000" w:rsidR="00000000" w:rsidRPr="00000000">
        <w:rPr>
          <w:rtl w:val="0"/>
        </w:rPr>
        <w:t xml:space="preserve">Definitions, levels and types</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RO data products from the Metop, Metop-SG and Sentinel-6 satellites and RO data from other missions are grouped in data levels (Level 0, 1, 2, or 3) and product types (NRT, offline, NTC, CDR, or ICDR). The data levels and product types are defined below.</w:t>
      </w:r>
      <w:r w:rsidDel="00000000" w:rsidR="00000000" w:rsidRPr="00000000">
        <w:rPr>
          <w:rFonts w:ascii="Arial" w:cs="Arial" w:eastAsia="Arial" w:hAnsi="Arial"/>
          <w:b w:val="0"/>
          <w:i w:val="0"/>
          <w:smallCaps w:val="0"/>
          <w:strike w:val="0"/>
          <w:color w:val="000000"/>
          <w:sz w:val="20"/>
          <w:szCs w:val="20"/>
          <w:u w:val="none"/>
          <w:shd w:fill="auto" w:val="clear"/>
          <w:vertAlign w:val="superscript"/>
        </w:rPr>
        <w:footnoteReference w:customMarkFollows="0" w:id="1"/>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lists of variables should not be considered as the complete contents of a given data level, and not all data may be contained in a given data level.</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Data levels:</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Level 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Raw sounding, tracking and ancillary data, and other GNSS data before clock correction and reconstruction;</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Level 1A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Reconstructed full resolution excess phases, total phases, pseudo ranges, SNRs, orbit information, I, Q values, NCO (carrier) phases, navigation bits, and quality information;</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Level 1B</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Bending angles and impact parameters, tangent point location, and quality information;</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Level 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Refractivity, geopotential height, ”dry'' temperature profiles (Level 2A), pressure, temperature, specific humidity profiles (Level 2B), surface pressure, tropopause height, planetary boundary layer height (Level 2C), ECMWF model level coefficients (Level 2D), quality information;</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Level 3</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Gridded or resampled data, that are processed from Level 1 or 2 data, and that are provided as, e.g., daily, monthly, or seasonal means on a spatiotemporal grid, including metadata, uncertainties and quality information.</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Product types: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NRT product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Data product delivered less than: (i) 3 hours after measurement (ROM SAF Level 2 for EPS); (ii) 150 min after measurement (ROM SAF Level 2 for EPS-SG Global Mission); (iii) 125 min after measurement (ROM SAF Level 2 for EPS-SG Regional Mission);</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Offline and NTC products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Data product delivered from about 5 days to up to 6 months after measurement, depending on the requirements. The evolution of this type of product is driven by new scientific developments and subsequent product upgrades;</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CDR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Climate Data Record generated from a dedicated reprocessing activity using a fixed set of processing sofftware</w:t>
      </w:r>
      <w:r w:rsidDel="00000000" w:rsidR="00000000" w:rsidRPr="00000000">
        <w:rPr>
          <w:rFonts w:ascii="Arial" w:cs="Arial" w:eastAsia="Arial" w:hAnsi="Arial"/>
          <w:b w:val="0"/>
          <w:i w:val="0"/>
          <w:smallCaps w:val="0"/>
          <w:strike w:val="0"/>
          <w:color w:val="000000"/>
          <w:sz w:val="20"/>
          <w:szCs w:val="20"/>
          <w:u w:val="none"/>
          <w:shd w:fill="auto" w:val="clear"/>
          <w:vertAlign w:val="superscript"/>
        </w:rPr>
        <w:footnoteReference w:customMarkFollows="0" w:id="2"/>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data record covers an extended time period of several years (with a fixed end point) and constitutes a homogeneous data record appropriate for climate usage;</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ICDR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 Interim Climate Data Record (ICDR) regularly extends in time a (Fundamental or Thematic) CDR using a system having optimum consistency with and lower latency than the system used to generate the CDR</w:t>
      </w:r>
      <w:r w:rsidDel="00000000" w:rsidR="00000000" w:rsidRPr="00000000">
        <w:rPr>
          <w:rFonts w:ascii="Arial" w:cs="Arial" w:eastAsia="Arial" w:hAnsi="Arial"/>
          <w:b w:val="0"/>
          <w:i w:val="0"/>
          <w:smallCaps w:val="0"/>
          <w:strike w:val="0"/>
          <w:color w:val="000000"/>
          <w:sz w:val="20"/>
          <w:szCs w:val="20"/>
          <w:u w:val="none"/>
          <w:shd w:fill="auto" w:val="clear"/>
          <w:vertAlign w:val="superscript"/>
        </w:rPr>
        <w:footnoteReference w:customMarkFollows="0" w:id="3"/>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B">
      <w:pPr>
        <w:pStyle w:val="Heading2"/>
        <w:numPr>
          <w:ilvl w:val="1"/>
          <w:numId w:val="15"/>
        </w:numPr>
        <w:ind w:left="0" w:firstLine="0"/>
        <w:rPr/>
      </w:pPr>
      <w:bookmarkStart w:colFirst="0" w:colLast="0" w:name="_heading=h.17dp8vu" w:id="10"/>
      <w:bookmarkEnd w:id="10"/>
      <w:r w:rsidDel="00000000" w:rsidR="00000000" w:rsidRPr="00000000">
        <w:rPr>
          <w:rtl w:val="0"/>
        </w:rPr>
        <w:t xml:space="preserve">Overview of this document</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document is organized as follows:</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Chapter 1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contains the introduction;</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Chapter 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contains a general description of BUFR data;</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Chapter 3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describes the elements of a radio occultation profile that are encoded in BUFR;</w:t>
      </w: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Chapter 4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specifies the BUFR data elements used to encode RO data;</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Chapter 5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describes the extra data headers that need to be added to a BUFR file before it can be distributed over the GTS;</w:t>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Chapter 6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briefly describes the BUFR encoding and decoding tools that are available in the ROM SAF-produced software package ROPP.</w:t>
      </w: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C">
      <w:pPr>
        <w:pStyle w:val="Heading1"/>
        <w:numPr>
          <w:ilvl w:val="0"/>
          <w:numId w:val="15"/>
        </w:numPr>
        <w:ind w:left="0" w:firstLine="0"/>
        <w:rPr/>
      </w:pPr>
      <w:bookmarkStart w:colFirst="0" w:colLast="0" w:name="_heading=h.3rdcrjn" w:id="11"/>
      <w:bookmarkEnd w:id="11"/>
      <w:r w:rsidDel="00000000" w:rsidR="00000000" w:rsidRPr="00000000">
        <w:rPr>
          <w:rtl w:val="0"/>
        </w:rPr>
        <w:t xml:space="preserve">BUFR – a brief overview</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reader is referred to WMO publications [RD.3] and [RD.4] for more detailed guidance on using BUFR and for the full specification of the BUFR format and tables etc. Documentation on the latest tables is available via the WMO's web pages [RD.5]. See also the User Guide to the ECMWF BUFR library software [RD.11].</w:t>
      </w: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F">
      <w:pPr>
        <w:pStyle w:val="Heading2"/>
        <w:numPr>
          <w:ilvl w:val="1"/>
          <w:numId w:val="15"/>
        </w:numPr>
        <w:ind w:left="0" w:firstLine="0"/>
        <w:rPr/>
      </w:pPr>
      <w:bookmarkStart w:colFirst="0" w:colLast="0" w:name="_heading=h.26in1rg" w:id="12"/>
      <w:bookmarkEnd w:id="12"/>
      <w:r w:rsidDel="00000000" w:rsidR="00000000" w:rsidRPr="00000000">
        <w:rPr>
          <w:rtl w:val="0"/>
        </w:rPr>
        <w:t xml:space="preserve">What is BUFR?</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WMO FM94 format (otherwise known as BUFR – Binary Universal Format for data Representation) [RD.3] is a standard for encoding meteorological and other (mainly) observational data for efficient transmission and storage. The data in a BUFR ‘message’ are encoded into a pure binary (bit-oriented stream). The encoding and decoding process is table-driven, meaning that all data types must be pre-defined, and that these complementary processes must use the same table definitions. Once parameters are defined in this way, and (eventually) accepted and published by WMO (see [RD.5]), any data within BUFR ‘messages’ is self-defining and can be encoded &amp; decoded by generic routines and (with suitable wrappers for routing of WMO bulletins) be transmitted via GTS links.</w:t>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Almost all operational meteorological services now transmit and receive observational data in the BUFR format, and most also store (and archive) these data in BUFR, to be retrieved and decoded as needed for assimilation into NWP models etc. Indeed, several NWP centres, including the Met Office, NCEP and ECMWF can handle only BUFR as the interface to their assimilation systems. All new data types must therefore be encoded into BUFR before they can be used in this way. Contact with other countries known to be working with RO data confirmed that no BUFR definition already existed, or had been formally proposed, for this data type. However, a practical – albeit local and informal – implementation had been defined for similar CLIMAP data ([RD.2]) from the GPS/Met experimental mission.</w:t>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part of the early GRAS SAF Development Phase activities (1999–2007), the Met Office developed an RO data assimilation capability in order to assess the impact of RO data in its global NWP system. These data first needed to be encoded into BUFR and added to the local on-line meteorological synoptic database, known as the ‘MetDB’. This required a prototype BUFR definition for the RO data type, which was implemented for initial assimilation trials.</w:t>
      </w: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However, it was always acknowledged that this prototype would not be suitable for more general dissemination to, and use by, other centres. This document describes the final BUFR specification which is better suited to general user needs for RO data. The original prototype description was retained in prior releases of this document (V1.7 and earlier) to highlight the differences, but since it is now obsolete and the WMO-approved version has been in use for several years, this prototype template description has been removed.</w:t>
      </w: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final BUFR specification was derived in close consultation with suppliers of processed RO data (including the ROM SAF and UCAR) and a wide set of potential users in (mostly, but not limited to) the NWP community. This specification has been implemented via Fortran 95 (Met Office) and Perl (UCAR) interfaces to a suite of Met Office generic BUFR kernel encoder and decoder Fortran code, and was demonstrated to work as intended with real CHAMP data processed by GFZ and UCAR. Sample messages were also correctly decoded with the freely-available ECMWF BUFR package ([RD.11]).</w:t>
      </w: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At the time of writing, operational data is being exchanged over the GTS in this BUFR template from the Metop-B /C, Sentinel-6, COSMIC-2, TerraSAR-X, TanDEM-X, KOMPSAT-5, GRACE-FO (follow-on), PAZ and FY-3C/D RO missions, and will also be used for data from proposed future missions like Metop-SG. Data from terminated missions Metop-A, COSMIC-1, CHAMP, C/NOFS, GRACE-A/B and SAC-C were also provided in the same BUFR template. See Section 5 for details of the GTS routing headers.</w:t>
      </w: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E">
      <w:pPr>
        <w:pStyle w:val="Heading2"/>
        <w:numPr>
          <w:ilvl w:val="1"/>
          <w:numId w:val="15"/>
        </w:numPr>
        <w:ind w:left="0" w:firstLine="0"/>
        <w:rPr/>
      </w:pPr>
      <w:bookmarkStart w:colFirst="0" w:colLast="0" w:name="_heading=h.lnxbz9" w:id="13"/>
      <w:bookmarkEnd w:id="13"/>
      <w:r w:rsidDel="00000000" w:rsidR="00000000" w:rsidRPr="00000000">
        <w:rPr>
          <w:rtl w:val="0"/>
        </w:rPr>
        <w:t xml:space="preserve">Sections of a BUFR message</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complete BUFR message consists of six sections:</w:t>
      </w:r>
    </w:p>
    <w:p w:rsidR="00000000" w:rsidDel="00000000" w:rsidP="00000000" w:rsidRDefault="00000000" w:rsidRPr="00000000" w14:paraId="0000021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862" w:right="0" w:hanging="36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Section 0 starts with the characters ‘BUFR’ and contains the total message length and Edition number</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862" w:right="0" w:hanging="36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Section 1 is the identifier section and contains header information, type of data, date etc., the detailed content depending on the Edition.</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86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Section 2 is optional, and is not used in this application</w:t>
      </w:r>
    </w:p>
    <w:p w:rsidR="00000000" w:rsidDel="00000000" w:rsidP="00000000" w:rsidRDefault="00000000" w:rsidRPr="00000000" w14:paraId="000002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862" w:right="0" w:hanging="36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Section 3 contains one or more ‘descriptors’ (see later) which are entries to the look-up tables</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86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Section 4 contains the encoded (observation) data</w:t>
      </w:r>
    </w:p>
    <w:p w:rsidR="00000000" w:rsidDel="00000000" w:rsidP="00000000" w:rsidRDefault="00000000" w:rsidRPr="00000000" w14:paraId="000002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86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Section 5 is a terminator with the characters ‘7777’</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7">
      <w:pPr>
        <w:pStyle w:val="Heading2"/>
        <w:numPr>
          <w:ilvl w:val="1"/>
          <w:numId w:val="15"/>
        </w:numPr>
        <w:ind w:left="0" w:firstLine="0"/>
        <w:rPr/>
      </w:pPr>
      <w:bookmarkStart w:colFirst="0" w:colLast="0" w:name="_heading=h.35nkun2" w:id="14"/>
      <w:bookmarkEnd w:id="14"/>
      <w:r w:rsidDel="00000000" w:rsidR="00000000" w:rsidRPr="00000000">
        <w:rPr>
          <w:rtl w:val="0"/>
        </w:rPr>
        <w:t xml:space="preserve">BUFR Tables</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BUFR is driven by a set of tables, known as Tables A, B, C, D and the Code/Flag Tables. Some code tables are common with other WMO forms (notably CREX) and are published as ‘Common Code Tables’. The latest ratified tables are published by WMO [RD.4][RD.5] and computer-compatible versions may be used in the encoding and decoding process.</w:t>
      </w: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218"/>
        <w:jc w:val="both"/>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contains a list of codes for generic data categories, such as ‘satellite sounding’ or ‘surface observations’ as coded in BUFR Section 1. Common Code Table C-13 lists data sub-categories associated with Table A entries, also coded in Section 1 (BUFR Edition 4 only). These tables are not necessary for encoding and are only used when interpreting</w:t>
      </w:r>
      <w:r w:rsidDel="00000000" w:rsidR="00000000" w:rsidRPr="00000000">
        <w:rPr>
          <w:rFonts w:ascii="Arial" w:cs="Arial" w:eastAsia="Arial" w:hAnsi="Arial"/>
          <w:b w:val="0"/>
          <w:i w:val="0"/>
          <w:smallCaps w:val="0"/>
          <w:strike w:val="0"/>
          <w:color w:val="000000"/>
          <w:sz w:val="20"/>
          <w:szCs w:val="20"/>
          <w:u w:val="none"/>
          <w:shd w:fill="auto" w:val="clear"/>
          <w:vertAlign w:val="superscript"/>
        </w:rPr>
        <w:footnoteReference w:customMarkFollows="0" w:id="4"/>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decoded message.</w:t>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18"/>
        <w:jc w:val="both"/>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B</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defines data elements (parameters) such as ‘temperature’ by an ‘element descriptor’ (see below). The descriptor points to meta-data such as the parameter’s name, units, a scaling factor, reference offset value and the number of bits needed to represent the valid range of scaled values for that parameter. Some elements refer to a ‘code’ or ‘flag’ table; the former is a coded integer value (e.g. satellite identifier) and the latter a related set of flag (binary) bits, such as quality information. Most meteorological variables are already defined, but some parameters, such as ‘Bending Angle’ and RO-specific code/flag tables did not exist so needed to be defined and added to Table B.</w:t>
      </w: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18"/>
        <w:jc w:val="both"/>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defines the meaning and usage of ‘operator descriptors’. This table is not directly used by encoders or decoders and is not normally implemented for computer-compatible use, as the functions defined by Table C are implemented in the core encoding and decoding software.</w:t>
      </w: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18"/>
        <w:jc w:val="both"/>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contains ‘sequence descriptors’ which define short, commonly used sub-sequences (such as date and time) up to the whole ‘observation’ (e.g. a sounding). An entry in Table D can be defined for each new data type or the sequence can be put into Section 3 of the BUFR message. If the complete sequence is defined in Table D, then Section 3 contains just the single master sequence descriptor for that data.</w:t>
      </w: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18"/>
        <w:jc w:val="both"/>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Code/Flag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tables (and the Common Code Tables) contain the textual meaning of code values and flag bits, e.g. that a satellite classification code of 401 means GPS. As for Table A, the Code/Flag Table is not used for encoding, and is only used for interpreting a decoded message.</w:t>
      </w: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Both Table B and Table D are split into two areas: the ‘global’ set and the ‘local’ set. The global area is where internationally agreed and published descriptors [RD.4] are placed, and these descriptors should appear in all implementations. Global descriptors have a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YYY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value (see below) of less than 192. Local descriptors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YYY </w:t>
      </w:r>
      <w:r w:rsidDel="00000000" w:rsidR="00000000" w:rsidRPr="00000000">
        <w:rPr>
          <w:rFonts w:ascii="Noto Sans Symbols" w:cs="Noto Sans Symbols" w:eastAsia="Noto Sans Symbols" w:hAnsi="Noto Sans Symbols"/>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192) can be defined for temporary or internal use. Since there is no central regulation for local descriptors, exchange of BUFR messages containing them could be problematic if the other centre has already defined that descriptor to be a different parameter having incompatible Table B meta-data or implies a different expanded Table D sequence. For this reason, BUFR messages using local descriptors should not be transmitted on the GTS.</w:t>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5">
      <w:pPr>
        <w:pStyle w:val="Heading2"/>
        <w:numPr>
          <w:ilvl w:val="1"/>
          <w:numId w:val="15"/>
        </w:numPr>
        <w:ind w:left="0" w:firstLine="0"/>
        <w:rPr/>
      </w:pPr>
      <w:bookmarkStart w:colFirst="0" w:colLast="0" w:name="_heading=h.1ksv4uv" w:id="15"/>
      <w:bookmarkEnd w:id="15"/>
      <w:r w:rsidDel="00000000" w:rsidR="00000000" w:rsidRPr="00000000">
        <w:rPr>
          <w:rtl w:val="0"/>
        </w:rPr>
        <w:t xml:space="preserve">BUFR descriptors</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BUFR descriptor is a three-part integer denoted by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F XX YYY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The first part,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defines the descriptor type and the interpretation of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XX</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and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YYY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depend on</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bl>
      <w:tblPr>
        <w:tblStyle w:val="Table6"/>
        <w:tblW w:w="8930.0" w:type="dxa"/>
        <w:jc w:val="center"/>
        <w:tblLayout w:type="fixed"/>
        <w:tblLook w:val="0000"/>
      </w:tblPr>
      <w:tblGrid>
        <w:gridCol w:w="850"/>
        <w:gridCol w:w="8080"/>
        <w:tblGridChange w:id="0">
          <w:tblGrid>
            <w:gridCol w:w="850"/>
            <w:gridCol w:w="8080"/>
          </w:tblGrid>
        </w:tblGridChange>
      </w:tblGrid>
      <w:tr>
        <w:trPr>
          <w:cantSplit w:val="0"/>
          <w:trHeight w:val="525" w:hRule="atLeast"/>
          <w:tblHeader w:val="0"/>
        </w:trPr>
        <w:tc>
          <w:tcPr>
            <w:tcMar>
              <w:top w:w="0.0" w:type="dxa"/>
              <w:left w:w="108.0" w:type="dxa"/>
              <w:bottom w:w="0.0" w:type="dxa"/>
              <w:right w:w="108.0" w:type="dxa"/>
            </w:tcMa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F</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 0 :</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 element descriptor (an entry in Table B).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XX</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is the element class and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YYY</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entry within the class.</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F</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 1 :</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repetition descriptor, which specifies how many times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YYY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the following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XX</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descriptors are to be repeated.</w:t>
            </w: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F</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 2 :</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 operator descriptor for the temporary change of, most commonly, scale, bit width or reference value.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XX</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identifies what meta-data to change and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YYY</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is the modifying value.</w:t>
            </w: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F</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 3 :</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sequence descriptor (an entry in Table D).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XX</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is the class of descriptor and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YYY</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entry within the class. The expansion of the sequence is a set of descriptors, which may recursively include other sequence descriptors as long as the definition is not circular.</w:t>
            </w:r>
            <w:r w:rsidDel="00000000" w:rsidR="00000000" w:rsidRPr="00000000">
              <w:rPr>
                <w:rtl w:val="0"/>
              </w:rPr>
            </w:r>
          </w:p>
        </w:tc>
      </w:tr>
    </w:tbl>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BUFR encoders and decoders internally expand all sequence descriptors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F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3</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recursively. The resulting number of element descriptors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F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0</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allowing for repetitions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F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1</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and ignoring modifying descriptors (</w:t>
      </w: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F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must be equal to the total number of data fields to be encoded or decoded.</w:t>
      </w: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5">
      <w:pPr>
        <w:pStyle w:val="Heading2"/>
        <w:numPr>
          <w:ilvl w:val="1"/>
          <w:numId w:val="15"/>
        </w:numPr>
        <w:ind w:left="0" w:firstLine="0"/>
        <w:rPr/>
      </w:pPr>
      <w:bookmarkStart w:colFirst="0" w:colLast="0" w:name="_heading=h.44sinio" w:id="16"/>
      <w:bookmarkEnd w:id="16"/>
      <w:r w:rsidDel="00000000" w:rsidR="00000000" w:rsidRPr="00000000">
        <w:rPr>
          <w:rtl w:val="0"/>
        </w:rPr>
        <w:t xml:space="preserve">BUFR compression</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BUFR has a built-in compression mechanism that can give modest reductions in the encoded message volume (typically 2:1). This is achieved by encoding several observations together; the smallest value of each parameter (over all the observations) is first encoded, and then only the increments from this are encoded, thus requiring fewer bits than the full bit width allowed in Table B. This is automatic as far as the user is concerned and does not form part of the BUFR data (descriptor) definition. If there are significant element values which are constant (all observations from one station, for instance, where the station details are duplicated for all observations, or a parameter is unvarying – perhaps 'missing'</w:t>
      </w:r>
      <w:r w:rsidDel="00000000" w:rsidR="00000000" w:rsidRPr="00000000">
        <w:rPr>
          <w:rFonts w:ascii="Arial" w:cs="Arial" w:eastAsia="Arial" w:hAnsi="Arial"/>
          <w:b w:val="0"/>
          <w:i w:val="0"/>
          <w:smallCaps w:val="0"/>
          <w:strike w:val="0"/>
          <w:color w:val="000000"/>
          <w:sz w:val="20"/>
          <w:szCs w:val="20"/>
          <w:u w:val="none"/>
          <w:shd w:fill="auto" w:val="clear"/>
          <w:vertAlign w:val="superscript"/>
        </w:rPr>
        <w:footnoteReference w:customMarkFollows="0" w:id="5"/>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then compression for that parameter will be maximal, as the value is encoded only once and automatically replicated on decoding.</w:t>
      </w: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8">
      <w:pPr>
        <w:pStyle w:val="Heading2"/>
        <w:numPr>
          <w:ilvl w:val="1"/>
          <w:numId w:val="15"/>
        </w:numPr>
        <w:ind w:left="0" w:firstLine="0"/>
        <w:rPr/>
      </w:pPr>
      <w:bookmarkStart w:colFirst="0" w:colLast="0" w:name="_heading=h.2jxsxqh" w:id="17"/>
      <w:bookmarkEnd w:id="17"/>
      <w:r w:rsidDel="00000000" w:rsidR="00000000" w:rsidRPr="00000000">
        <w:rPr>
          <w:rtl w:val="0"/>
        </w:rPr>
        <w:t xml:space="preserve">BUFR message length</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Compression will be greatest when the range of values for a particular parameter is small over all the observations and smallest when the whole range of possible values is present. In general, it is not possible to predict the message length, as it will depend on the number of observations and the range of each parameter. Uncompressed messages (including single observations, which by definition cannot be compressed), however, are deterministic in their length, since all the parameter bit widths are known from Table B and can be summed together with the fixed and known ‘overheads’ of Sections 0–3 and Section 5.</w:t>
      </w: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There is no theoretical limit to the size of a BUFR message. The largest that can be accommodated in practice by the current (Edition 4) Section 0 header would be almost 17 mega-octets (megabytes) but a single bulletin of that size would be far too big for the GTS. By international agreement, as specified in [RD.6], single bulletins</w:t>
      </w:r>
      <w:r w:rsidDel="00000000" w:rsidR="00000000" w:rsidRPr="00000000">
        <w:rPr>
          <w:rFonts w:ascii="Arial" w:cs="Arial" w:eastAsia="Arial" w:hAnsi="Arial"/>
          <w:b w:val="0"/>
          <w:i w:val="0"/>
          <w:smallCaps w:val="0"/>
          <w:strike w:val="0"/>
          <w:color w:val="000000"/>
          <w:sz w:val="20"/>
          <w:szCs w:val="20"/>
          <w:u w:val="none"/>
          <w:shd w:fill="auto" w:val="clear"/>
          <w:vertAlign w:val="superscript"/>
        </w:rPr>
        <w:footnoteReference w:customMarkFollows="0" w:id="6"/>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must be no longer than 500,000 octets (bytes). Prior to 5 November 2007, the GTS limit was 15,000 bytes. Since there are legacy transmission and storage systems not yet able to handle the significantly larger limit, 25,000 bytes is a good safe upper size to use in practice for the time being.</w:t>
      </w:r>
      <w:r w:rsidDel="00000000" w:rsidR="00000000" w:rsidRPr="00000000">
        <w:rPr>
          <w:rtl w:val="0"/>
        </w:rPr>
      </w:r>
    </w:p>
    <w:p w:rsidR="00000000" w:rsidDel="00000000" w:rsidP="00000000" w:rsidRDefault="00000000" w:rsidRPr="00000000" w14:paraId="0000023C">
      <w:pPr>
        <w:pStyle w:val="Heading1"/>
        <w:numPr>
          <w:ilvl w:val="0"/>
          <w:numId w:val="15"/>
        </w:numPr>
        <w:ind w:left="0" w:firstLine="0"/>
        <w:rPr/>
      </w:pPr>
      <w:bookmarkStart w:colFirst="0" w:colLast="0" w:name="_heading=h.z337ya" w:id="18"/>
      <w:bookmarkEnd w:id="18"/>
      <w:r w:rsidDel="00000000" w:rsidR="00000000" w:rsidRPr="00000000">
        <w:rPr>
          <w:rtl w:val="0"/>
        </w:rPr>
        <w:t xml:space="preserve">Radio occultation data in BUFR</w:t>
      </w:r>
    </w:p>
    <w:p w:rsidR="00000000" w:rsidDel="00000000" w:rsidP="00000000" w:rsidRDefault="00000000" w:rsidRPr="00000000" w14:paraId="0000023D">
      <w:pPr>
        <w:pStyle w:val="Heading2"/>
        <w:numPr>
          <w:ilvl w:val="1"/>
          <w:numId w:val="15"/>
        </w:numPr>
        <w:ind w:left="0" w:firstLine="0"/>
        <w:rPr/>
      </w:pPr>
      <w:bookmarkStart w:colFirst="0" w:colLast="0" w:name="_heading=h.3j2qqm3" w:id="19"/>
      <w:bookmarkEnd w:id="19"/>
      <w:r w:rsidDel="00000000" w:rsidR="00000000" w:rsidRPr="00000000">
        <w:rPr>
          <w:rtl w:val="0"/>
        </w:rPr>
        <w:t xml:space="preserve">Key Parameters</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basic geometry for Radio Occultation soundings is indicated in Figure 1. As the two satellites move, the ray – shown in red – ‘scans‘ through the atmosphere either downwards (a ‘setting’ occultation) or upwards (a ‘rising’ occultation). The ray is refracted (‘bent’) by density gradients in the atmosphere. By comparing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phase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or</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Doppler)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of the received radio signal with that expected from the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in vacuuo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straight line path between the satellites, the total integrated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bending angle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can be calculated.</w:t>
      </w: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Figure 1. Schematic picture of the radio occultation geometry</w:t>
      </w: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y810tw" w:id="20"/>
      <w:bookmarkEnd w:id="2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From the ‘profile’ of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bending angle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as a function of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impact parameter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profile of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refractivity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as a function of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geometric height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can be obtained, and thence profiles of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pressure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temperature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humidity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with</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geopotential height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It is out of the scope of this document to describe the details of these steps, but see for instance [RD.9] for a description of the RO technique and the derivation of geophysical quantities.</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-20847</wp:posOffset>
                </wp:positionV>
                <wp:extent cx="5759988" cy="1897928"/>
                <wp:wrapSquare wrapText="bothSides" distB="0" distT="0" distL="114300" distR="114300"/>
                <wp:docPr id="5" name=""/>
                <a:graphic>
                  <a:graphicData uri="http://schemas.microsoft.com/office/word/2010/wordprocessingShape">
                    <wps:wsp>
                      <wps:cNvSpPr txBox="1"/>
                      <wps:spPr>
                        <a:xfrm>
                          <a:off x="0" y="0"/>
                          <a:ext cx="5759988" cy="1897928"/>
                        </a:xfrm>
                        <a:prstGeom prst="rect">
                          <a:avLst/>
                        </a:prstGeom>
                        <a:noFill/>
                      </wps:spPr>
                      <wps:txbx>
                        <w:txbxContent>
                          <w:p w:rsidR="00086DB9" w:rsidDel="00000000" w:rsidP="00000000" w:rsidRDefault="00986FBA" w:rsidRPr="00000000" w14:paraId="76808F3B" w14:textId="77777777">
                            <w:pPr>
                              <w:pStyle w:val="Figure"/>
                            </w:pPr>
                            <w:r w:rsidDel="00000000" w:rsidR="00000000" w:rsidRPr="00000000">
                              <w:rPr>
                                <w:noProof w:val="1"/>
                              </w:rPr>
                              <w:drawing>
                                <wp:inline distB="0" distT="0" distL="0" distR="0">
                                  <wp:extent cx="5759256" cy="1846447"/>
                                  <wp:effectExtent b="20453" l="19050" r="12894" t="19050"/>
                                  <wp:docPr id="3" name="Figure 1"/>
                                  <wp:cNvGraphicFramePr/>
                                  <a:graphic>
                                    <a:graphicData uri="http://schemas.openxmlformats.org/drawingml/2006/picture">
                                      <pic:pic>
                                        <pic:nvPicPr>
                                          <pic:cNvPr id="0" name=""/>
                                          <pic:cNvPicPr/>
                                        </pic:nvPicPr>
                                        <pic:blipFill>
                                          <a:blip r:embed="rId1">
                                            <a:lum/>
                                            <a:alphaModFix/>
                                          </a:blip>
                                          <a:srcRect/>
                                          <a:stretch>
                                            <a:fillRect/>
                                          </a:stretch>
                                        </pic:blipFill>
                                        <pic:spPr>
                                          <a:xfrm>
                                            <a:off x="0" y="0"/>
                                            <a:ext cx="5759256" cy="1846447"/>
                                          </a:xfrm>
                                          <a:prstGeom prst="rect">
                                            <a:avLst/>
                                          </a:prstGeom>
                                          <a:noFill/>
                                          <a:ln w="762">
                                            <a:solidFill>
                                              <a:srgbClr val="000000"/>
                                            </a:solidFill>
                                            <a:prstDash val="solid"/>
                                          </a:ln>
                                        </pic:spPr>
                                      </pic:pic>
                                    </a:graphicData>
                                  </a:graphic>
                                </wp:inline>
                              </w:drawing>
                            </w:r>
                          </w:p>
                          <w:tbl>
                            <w:tblPr>
                              <w:tblW w:w="6917.0" w:type="dxa"/>
                              <w:jc w:val="center"/>
                              <w:tblLayout w:type="fixed"/>
                              <w:tblCellMar>
                                <w:left w:w="10.0" w:type="dxa"/>
                                <w:right w:w="10.0" w:type="dxa"/>
                              </w:tblCellMar>
                              <w:tblLook w:val="0000"/>
                            </w:tblPr>
                            <w:tblGrid>
                              <w:gridCol w:w="850"/>
                              <w:gridCol w:w="2978"/>
                              <w:gridCol w:w="709"/>
                              <w:gridCol w:w="2380"/>
                            </w:tblGrid>
                            <w:tr w:rsidR="00086DB9">
                              <w:trPr>
                                <w:jc w:val="center"/>
                              </w:trPr>
                              <w:tc>
                                <w:tcPr>
                                  <w:tcW w:w="850.0" w:type="dxa"/>
                                  <w:tcMar>
                                    <w:top w:w="0.0" w:type="dxa"/>
                                    <w:left w:w="108.0" w:type="dxa"/>
                                    <w:bottom w:w="0.0" w:type="dxa"/>
                                    <w:right w:w="108.0" w:type="dxa"/>
                                  </w:tcMar>
                                </w:tcPr>
                                <w:p w:rsidR="00086DB9" w:rsidDel="00000000" w:rsidP="00000000" w:rsidRDefault="00986FBA" w:rsidRPr="00000000" w14:paraId="76808F3C" w14:textId="77777777">
                                  <w:pPr>
                                    <w:pStyle w:val="Standard"/>
                                    <w:snapToGrid w:val="0"/>
                                    <w:jc w:val="center"/>
                                    <w:rPr>
                                      <w:rFonts w:ascii="Arial" w:cs="Arial" w:hAnsi="Arial"/>
                                      <w:b w:val="1"/>
                                      <w:i w:val="1"/>
                                      <w:sz w:val="18"/>
                                      <w:szCs w:val="18"/>
                                    </w:rPr>
                                  </w:pPr>
                                  <w:r w:rsidDel="00000000" w:rsidR="00000000" w:rsidRPr="00000000">
                                    <w:rPr>
                                      <w:rFonts w:ascii="Arial" w:cs="Arial" w:hAnsi="Arial"/>
                                      <w:b w:val="1"/>
                                      <w:i w:val="1"/>
                                      <w:sz w:val="18"/>
                                      <w:szCs w:val="18"/>
                                    </w:rPr>
                                    <w:t>a</w:t>
                                  </w:r>
                                </w:p>
                              </w:tc>
                              <w:tc>
                                <w:tcPr>
                                  <w:tcW w:w="2978.0" w:type="dxa"/>
                                  <w:tcMar>
                                    <w:top w:w="0.0" w:type="dxa"/>
                                    <w:left w:w="108.0" w:type="dxa"/>
                                    <w:bottom w:w="0.0" w:type="dxa"/>
                                    <w:right w:w="108.0" w:type="dxa"/>
                                  </w:tcMar>
                                </w:tcPr>
                                <w:p w:rsidR="00086DB9" w:rsidDel="00000000" w:rsidP="00000000" w:rsidRDefault="00986FBA" w:rsidRPr="00000000" w14:paraId="76808F3D" w14:textId="77777777">
                                  <w:pPr>
                                    <w:pStyle w:val="Standard"/>
                                    <w:snapToGrid w:val="0"/>
                                  </w:pPr>
                                  <w:r w:rsidDel="00000000" w:rsidR="00000000" w:rsidRPr="00000000">
                                    <w:rPr>
                                      <w:rFonts w:ascii="Arial" w:cs="Arial" w:hAnsi="Arial"/>
                                      <w:sz w:val="18"/>
                                      <w:szCs w:val="18"/>
                                    </w:rPr>
                                    <w:t>Impact</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parameter</w:t>
                                  </w:r>
                                </w:p>
                              </w:tc>
                              <w:tc>
                                <w:tcPr>
                                  <w:tcW w:w="709.0" w:type="dxa"/>
                                  <w:tcMar>
                                    <w:top w:w="0.0" w:type="dxa"/>
                                    <w:left w:w="108.0" w:type="dxa"/>
                                    <w:bottom w:w="0.0" w:type="dxa"/>
                                    <w:right w:w="108.0" w:type="dxa"/>
                                  </w:tcMar>
                                </w:tcPr>
                                <w:p w:rsidR="00086DB9" w:rsidDel="00000000" w:rsidP="00000000" w:rsidRDefault="00986FBA" w:rsidRPr="00000000" w14:paraId="76808F3E" w14:textId="77777777">
                                  <w:pPr>
                                    <w:pStyle w:val="Standard"/>
                                    <w:snapToGrid w:val="0"/>
                                    <w:jc w:val="center"/>
                                    <w:rPr>
                                      <w:rFonts w:ascii="Arial" w:cs="Arial" w:hAnsi="Arial"/>
                                      <w:b w:val="1"/>
                                      <w:i w:val="1"/>
                                      <w:sz w:val="18"/>
                                      <w:szCs w:val="18"/>
                                    </w:rPr>
                                  </w:pPr>
                                  <w:r w:rsidDel="00000000" w:rsidR="00000000" w:rsidRPr="00000000">
                                    <w:rPr>
                                      <w:rFonts w:ascii="Arial" w:cs="Arial" w:hAnsi="Arial"/>
                                      <w:b w:val="1"/>
                                      <w:i w:val="1"/>
                                      <w:sz w:val="18"/>
                                      <w:szCs w:val="18"/>
                                    </w:rPr>
                                    <w:t>α</w:t>
                                  </w:r>
                                </w:p>
                              </w:tc>
                              <w:tc>
                                <w:tcPr>
                                  <w:tcW w:w="2380.0" w:type="dxa"/>
                                  <w:tcMar>
                                    <w:top w:w="0.0" w:type="dxa"/>
                                    <w:left w:w="108.0" w:type="dxa"/>
                                    <w:bottom w:w="0.0" w:type="dxa"/>
                                    <w:right w:w="108.0" w:type="dxa"/>
                                  </w:tcMar>
                                </w:tcPr>
                                <w:p w:rsidR="00086DB9" w:rsidDel="00000000" w:rsidP="00000000" w:rsidRDefault="00986FBA" w:rsidRPr="00000000" w14:paraId="76808F3F" w14:textId="77777777">
                                  <w:pPr>
                                    <w:pStyle w:val="Standard"/>
                                    <w:snapToGrid w:val="0"/>
                                  </w:pPr>
                                  <w:r w:rsidDel="00000000" w:rsidR="00000000" w:rsidRPr="00000000">
                                    <w:rPr>
                                      <w:rFonts w:ascii="Arial" w:cs="Arial" w:hAnsi="Arial"/>
                                      <w:sz w:val="18"/>
                                      <w:szCs w:val="18"/>
                                    </w:rPr>
                                    <w:t>Bending</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angle</w:t>
                                  </w:r>
                                </w:p>
                              </w:tc>
                            </w:tr>
                            <w:tr w:rsidR="00086DB9">
                              <w:trPr>
                                <w:jc w:val="center"/>
                              </w:trPr>
                              <w:tc>
                                <w:tcPr>
                                  <w:tcW w:w="850.0" w:type="dxa"/>
                                  <w:tcMar>
                                    <w:top w:w="0.0" w:type="dxa"/>
                                    <w:left w:w="108.0" w:type="dxa"/>
                                    <w:bottom w:w="0.0" w:type="dxa"/>
                                    <w:right w:w="108.0" w:type="dxa"/>
                                  </w:tcMar>
                                </w:tcPr>
                                <w:p w:rsidR="00086DB9" w:rsidDel="00000000" w:rsidP="00000000" w:rsidRDefault="00986FBA" w:rsidRPr="00000000" w14:paraId="76808F41" w14:textId="77777777">
                                  <w:pPr>
                                    <w:pStyle w:val="Standard"/>
                                    <w:snapToGrid w:val="0"/>
                                    <w:jc w:val="center"/>
                                  </w:pPr>
                                  <w:r w:rsidDel="00000000" w:rsidR="00000000" w:rsidRPr="00000000">
                                    <w:rPr>
                                      <w:rFonts w:ascii="Arial" w:cs="Arial" w:hAnsi="Arial"/>
                                      <w:b w:val="1"/>
                                      <w:i w:val="1"/>
                                      <w:sz w:val="18"/>
                                      <w:szCs w:val="18"/>
                                    </w:rPr>
                                    <w:t>r</w:t>
                                  </w:r>
                                  <w:r w:rsidDel="00000000" w:rsidR="00000000" w:rsidRPr="00000000">
                                    <w:rPr>
                                      <w:rFonts w:ascii="Arial" w:cs="Arial" w:hAnsi="Arial"/>
                                      <w:b w:val="1"/>
                                      <w:i w:val="1"/>
                                      <w:sz w:val="18"/>
                                      <w:szCs w:val="18"/>
                                      <w:vertAlign w:val="subscript"/>
                                    </w:rPr>
                                    <w:t>t</w:t>
                                  </w:r>
                                </w:p>
                              </w:tc>
                              <w:tc>
                                <w:tcPr>
                                  <w:tcW w:w="2978.0" w:type="dxa"/>
                                  <w:tcMar>
                                    <w:top w:w="0.0" w:type="dxa"/>
                                    <w:left w:w="108.0" w:type="dxa"/>
                                    <w:bottom w:w="0.0" w:type="dxa"/>
                                    <w:right w:w="108.0" w:type="dxa"/>
                                  </w:tcMar>
                                </w:tcPr>
                                <w:p w:rsidR="00086DB9" w:rsidDel="00000000" w:rsidP="00000000" w:rsidRDefault="00986FBA" w:rsidRPr="00000000" w14:paraId="76808F42" w14:textId="77777777">
                                  <w:pPr>
                                    <w:pStyle w:val="Standard"/>
                                    <w:snapToGrid w:val="0"/>
                                    <w:rPr>
                                      <w:rFonts w:ascii="Arial" w:cs="Arial" w:hAnsi="Arial"/>
                                      <w:sz w:val="18"/>
                                      <w:szCs w:val="18"/>
                                    </w:rPr>
                                  </w:pPr>
                                  <w:r w:rsidDel="00000000" w:rsidR="00000000" w:rsidRPr="00000000">
                                    <w:rPr>
                                      <w:rFonts w:ascii="Arial" w:cs="Arial" w:hAnsi="Arial"/>
                                      <w:sz w:val="18"/>
                                      <w:szCs w:val="18"/>
                                    </w:rPr>
                                    <w:t>Height</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of</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ray</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tangent</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point</w:t>
                                  </w:r>
                                </w:p>
                              </w:tc>
                              <w:tc>
                                <w:tcPr>
                                  <w:tcW w:w="709.0" w:type="dxa"/>
                                  <w:tcMar>
                                    <w:top w:w="0.0" w:type="dxa"/>
                                    <w:left w:w="108.0" w:type="dxa"/>
                                    <w:bottom w:w="0.0" w:type="dxa"/>
                                    <w:right w:w="108.0" w:type="dxa"/>
                                  </w:tcMar>
                                </w:tcPr>
                                <w:p w:rsidR="00086DB9" w:rsidDel="00000000" w:rsidP="00000000" w:rsidRDefault="00986FBA" w:rsidRPr="00000000" w14:paraId="76808F43" w14:textId="77777777">
                                  <w:pPr>
                                    <w:pStyle w:val="Standard"/>
                                    <w:snapToGrid w:val="0"/>
                                    <w:jc w:val="center"/>
                                    <w:rPr>
                                      <w:rFonts w:ascii="Arial" w:cs="Arial" w:hAnsi="Arial"/>
                                      <w:b w:val="1"/>
                                      <w:sz w:val="18"/>
                                      <w:szCs w:val="18"/>
                                    </w:rPr>
                                  </w:pPr>
                                  <w:r w:rsidDel="00000000" w:rsidR="00000000" w:rsidRPr="00000000">
                                    <w:rPr>
                                      <w:rFonts w:ascii="Arial" w:cs="Arial" w:hAnsi="Arial"/>
                                      <w:b w:val="1"/>
                                      <w:sz w:val="18"/>
                                      <w:szCs w:val="18"/>
                                    </w:rPr>
                                    <w:t>TP</w:t>
                                  </w:r>
                                </w:p>
                              </w:tc>
                              <w:tc>
                                <w:tcPr>
                                  <w:tcW w:w="2380.0" w:type="dxa"/>
                                  <w:tcMar>
                                    <w:top w:w="0.0" w:type="dxa"/>
                                    <w:left w:w="108.0" w:type="dxa"/>
                                    <w:bottom w:w="0.0" w:type="dxa"/>
                                    <w:right w:w="108.0" w:type="dxa"/>
                                  </w:tcMar>
                                </w:tcPr>
                                <w:p w:rsidR="00086DB9" w:rsidDel="00000000" w:rsidP="00000000" w:rsidRDefault="00986FBA" w:rsidRPr="00000000" w14:paraId="76808F44" w14:textId="77777777">
                                  <w:pPr>
                                    <w:pStyle w:val="Standard"/>
                                    <w:snapToGrid w:val="0"/>
                                    <w:rPr>
                                      <w:rFonts w:ascii="Arial" w:cs="Arial" w:hAnsi="Arial"/>
                                      <w:sz w:val="18"/>
                                      <w:szCs w:val="18"/>
                                    </w:rPr>
                                  </w:pPr>
                                  <w:r w:rsidDel="00000000" w:rsidR="00000000" w:rsidRPr="00000000">
                                    <w:rPr>
                                      <w:rFonts w:ascii="Arial" w:cs="Arial" w:hAnsi="Arial"/>
                                      <w:sz w:val="18"/>
                                      <w:szCs w:val="18"/>
                                    </w:rPr>
                                    <w:t>Tangent</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Point</w:t>
                                  </w:r>
                                </w:p>
                              </w:tc>
                            </w:tr>
                            <w:tr w:rsidR="00086DB9">
                              <w:trPr>
                                <w:jc w:val="center"/>
                              </w:trPr>
                              <w:tc>
                                <w:tcPr>
                                  <w:tcW w:w="850.0" w:type="dxa"/>
                                  <w:tcMar>
                                    <w:top w:w="0.0" w:type="dxa"/>
                                    <w:left w:w="108.0" w:type="dxa"/>
                                    <w:bottom w:w="0.0" w:type="dxa"/>
                                    <w:right w:w="108.0" w:type="dxa"/>
                                  </w:tcMar>
                                </w:tcPr>
                                <w:p w:rsidR="00086DB9" w:rsidDel="00000000" w:rsidP="00000000" w:rsidRDefault="00986FBA" w:rsidRPr="00000000" w14:paraId="76808F46" w14:textId="77777777">
                                  <w:pPr>
                                    <w:pStyle w:val="Standard"/>
                                    <w:snapToGrid w:val="0"/>
                                    <w:jc w:val="center"/>
                                    <w:rPr>
                                      <w:rFonts w:ascii="Arial" w:cs="Arial" w:hAnsi="Arial"/>
                                      <w:b w:val="1"/>
                                      <w:sz w:val="18"/>
                                      <w:szCs w:val="18"/>
                                    </w:rPr>
                                  </w:pPr>
                                  <w:r w:rsidDel="00000000" w:rsidR="00000000" w:rsidRPr="00000000">
                                    <w:rPr>
                                      <w:rFonts w:ascii="Arial" w:cs="Arial" w:hAnsi="Arial"/>
                                      <w:b w:val="1"/>
                                      <w:sz w:val="18"/>
                                      <w:szCs w:val="18"/>
                                    </w:rPr>
                                    <w:t>GNSS</w:t>
                                  </w:r>
                                </w:p>
                              </w:tc>
                              <w:tc>
                                <w:tcPr>
                                  <w:tcW w:w="2978.0" w:type="dxa"/>
                                  <w:tcMar>
                                    <w:top w:w="0.0" w:type="dxa"/>
                                    <w:left w:w="108.0" w:type="dxa"/>
                                    <w:bottom w:w="0.0" w:type="dxa"/>
                                    <w:right w:w="108.0" w:type="dxa"/>
                                  </w:tcMar>
                                </w:tcPr>
                                <w:p w:rsidR="00086DB9" w:rsidDel="00000000" w:rsidP="00000000" w:rsidRDefault="00986FBA" w:rsidRPr="00000000" w14:paraId="76808F47" w14:textId="77777777">
                                  <w:pPr>
                                    <w:pStyle w:val="Standard"/>
                                    <w:snapToGrid w:val="0"/>
                                    <w:rPr>
                                      <w:rFonts w:ascii="Arial" w:cs="Arial" w:hAnsi="Arial"/>
                                      <w:sz w:val="18"/>
                                      <w:szCs w:val="18"/>
                                    </w:rPr>
                                  </w:pPr>
                                  <w:r w:rsidDel="00000000" w:rsidR="00000000" w:rsidRPr="00000000">
                                    <w:rPr>
                                      <w:rFonts w:ascii="Arial" w:cs="Arial" w:hAnsi="Arial"/>
                                      <w:sz w:val="18"/>
                                      <w:szCs w:val="18"/>
                                    </w:rPr>
                                    <w:t>GNSS</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transmitter</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satellite</w:t>
                                  </w:r>
                                </w:p>
                              </w:tc>
                              <w:tc>
                                <w:tcPr>
                                  <w:tcW w:w="709.0" w:type="dxa"/>
                                  <w:tcMar>
                                    <w:top w:w="0.0" w:type="dxa"/>
                                    <w:left w:w="108.0" w:type="dxa"/>
                                    <w:bottom w:w="0.0" w:type="dxa"/>
                                    <w:right w:w="108.0" w:type="dxa"/>
                                  </w:tcMar>
                                </w:tcPr>
                                <w:p w:rsidR="00086DB9" w:rsidDel="00000000" w:rsidP="00000000" w:rsidRDefault="00986FBA" w:rsidRPr="00000000" w14:paraId="76808F48" w14:textId="77777777">
                                  <w:pPr>
                                    <w:pStyle w:val="Standard"/>
                                    <w:snapToGrid w:val="0"/>
                                    <w:jc w:val="center"/>
                                    <w:rPr>
                                      <w:rFonts w:ascii="Arial" w:cs="Arial" w:hAnsi="Arial"/>
                                      <w:b w:val="1"/>
                                      <w:sz w:val="18"/>
                                      <w:szCs w:val="18"/>
                                    </w:rPr>
                                  </w:pPr>
                                  <w:r w:rsidDel="00000000" w:rsidR="00000000" w:rsidRPr="00000000">
                                    <w:rPr>
                                      <w:rFonts w:ascii="Arial" w:cs="Arial" w:hAnsi="Arial"/>
                                      <w:b w:val="1"/>
                                      <w:sz w:val="18"/>
                                      <w:szCs w:val="18"/>
                                    </w:rPr>
                                    <w:t>LEO</w:t>
                                  </w:r>
                                </w:p>
                              </w:tc>
                              <w:tc>
                                <w:tcPr>
                                  <w:tcW w:w="2380.0" w:type="dxa"/>
                                  <w:tcMar>
                                    <w:top w:w="0.0" w:type="dxa"/>
                                    <w:left w:w="108.0" w:type="dxa"/>
                                    <w:bottom w:w="0.0" w:type="dxa"/>
                                    <w:right w:w="108.0" w:type="dxa"/>
                                  </w:tcMar>
                                </w:tcPr>
                                <w:p w:rsidR="00086DB9" w:rsidDel="00000000" w:rsidP="00000000" w:rsidRDefault="00986FBA" w:rsidRPr="00000000" w14:paraId="76808F49" w14:textId="77777777">
                                  <w:pPr>
                                    <w:pStyle w:val="Standard"/>
                                    <w:snapToGrid w:val="0"/>
                                    <w:rPr>
                                      <w:rFonts w:ascii="Arial" w:cs="Arial" w:hAnsi="Arial"/>
                                      <w:sz w:val="18"/>
                                      <w:szCs w:val="18"/>
                                    </w:rPr>
                                  </w:pPr>
                                  <w:r w:rsidDel="00000000" w:rsidR="00000000" w:rsidRPr="00000000">
                                    <w:rPr>
                                      <w:rFonts w:ascii="Arial" w:cs="Arial" w:hAnsi="Arial"/>
                                      <w:sz w:val="18"/>
                                      <w:szCs w:val="18"/>
                                    </w:rPr>
                                    <w:t>Low</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Earth</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Orbit</w:t>
                                  </w:r>
                                  <w:r w:rsidDel="00000000" w:rsidR="00000000" w:rsidRPr="00000000">
                                    <w:rPr>
                                      <w:rFonts w:ascii="Arial" w:cs="Arial" w:eastAsia="Arial" w:hAnsi="Arial"/>
                                      <w:sz w:val="18"/>
                                      <w:szCs w:val="18"/>
                                    </w:rPr>
                                    <w:t xml:space="preserve"> </w:t>
                                  </w:r>
                                  <w:r w:rsidDel="00000000" w:rsidR="00000000" w:rsidRPr="00000000">
                                    <w:rPr>
                                      <w:rFonts w:ascii="Arial" w:cs="Arial" w:hAnsi="Arial"/>
                                      <w:sz w:val="18"/>
                                      <w:szCs w:val="18"/>
                                    </w:rPr>
                                    <w:t>receiver</w:t>
                                  </w:r>
                                </w:p>
                              </w:tc>
                            </w:tr>
                          </w:tbl>
                          <w:p w:rsidR="00086DB9" w:rsidDel="00000000" w:rsidP="00000000" w:rsidRDefault="00086DB9" w:rsidRPr="00000000" w14:paraId="76808F4B" w14:textId="77777777">
                            <w:pPr>
                              <w:pStyle w:val="Standard"/>
                            </w:pPr>
                          </w:p>
                        </w:txbxContent>
                      </wps:txbx>
                      <wps:bodyPr bIns="0" compatLnSpc="0" lIns="0" rIns="0" vert="horz" wrap="none" tIns="0">
                        <a:sp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-20847</wp:posOffset>
                </wp:positionV>
                <wp:extent cx="5759988" cy="1897928"/>
                <wp:effectExtent b="0" l="0" r="0" t="0"/>
                <wp:wrapSquare wrapText="bothSides" distB="0" distT="0" distL="114300" distR="114300"/>
                <wp:docPr id="5"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59988" cy="1897928"/>
                        </a:xfrm>
                        <a:prstGeom prst="rect"/>
                        <a:ln/>
                      </pic:spPr>
                    </pic:pic>
                  </a:graphicData>
                </a:graphic>
              </wp:anchor>
            </w:drawing>
          </mc:Fallback>
        </mc:AlternateConten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3">
      <w:pPr>
        <w:pStyle w:val="Heading2"/>
        <w:numPr>
          <w:ilvl w:val="1"/>
          <w:numId w:val="15"/>
        </w:numPr>
        <w:ind w:left="0" w:firstLine="0"/>
        <w:rPr/>
      </w:pPr>
      <w:bookmarkStart w:colFirst="0" w:colLast="0" w:name="_heading=h.4i7ojhp" w:id="21"/>
      <w:bookmarkEnd w:id="21"/>
      <w:r w:rsidDel="00000000" w:rsidR="00000000" w:rsidRPr="00000000">
        <w:rPr>
          <w:rtl w:val="0"/>
        </w:rPr>
        <w:t xml:space="preserve">Design Guidelines</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guiding principles, assumptions and objectives for developing the BUFR user requirements – and hence definitions in this document – were:</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21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BUFR-encoded version of RO data is intended for dissemination in near real-time via the GTS, and to be used operationally by NWP centres;</w:t>
      </w:r>
    </w:p>
    <w:p w:rsidR="00000000" w:rsidDel="00000000" w:rsidP="00000000" w:rsidRDefault="00000000" w:rsidRPr="00000000" w14:paraId="000002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218"/>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 BUFR is not suitable for other users/applications, these will be able to use other formats via other dissemination methods;</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218"/>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majority of NWP users will apply variational assimilation methods (either full 3- or 4DVAR or 1DVAR pre-processing), using as input Refractivity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or sub-sampled Bending Angles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α</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 preference to pre-retrieved pressure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temperature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humidity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profiles or profiles of excess Doppler or phase time-series. While the final retrieved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P,T,q</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values are useful for comparison purposes (and should be included), the 'raw' data are unlikely to be useful for NWP users given the (at the time) BUFR limitations on message length and precision (critical for POD), and so will be excluded from the BUFR definition;</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218"/>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minimise the number new BUFR descriptors and any associated code/flag tables; re-use existing descriptors where possible, using temporary scale/bit-width changes if needed, or extend existing code tables;</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218"/>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 to include static 'meta-data' parameters and flags into the BUFR, as these are of little practical use to operational NWP, and in any case could be provided off-line e.g. as a look-up table;</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218"/>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definition should be as generic as possible, so that RO data from different missions and instruments (e.g. GRAS, CHAMP, COSMIC, etc) and from different processing centres can be accommodated without needing mission-specific descriptors or code/flag tables;</w:t>
      </w: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218"/>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definition should be as future-proof as possible i.e. all likely (useful) data is included now, even if initially 'missing', to avoid having to go back to WMO for modifications later;</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218"/>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definition should be kept as simple as possible to minimise software development for the BUFR encoding and decoding interfaces and to minimise the complexity of any proposal to WMO and to end-users not familiar with the RO processing details;</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218"/>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definition to be based on the content of the (now obsolete) text-based ROPP format [RD.7] (itself modified from an earlier CLIMAP format, [RD.1]) and developed from a prototype BUFR template implemented in the Met Office using local descriptors.</w:t>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F">
      <w:pPr>
        <w:pStyle w:val="Heading2"/>
        <w:numPr>
          <w:ilvl w:val="1"/>
          <w:numId w:val="15"/>
        </w:numPr>
        <w:ind w:left="0" w:firstLine="0"/>
        <w:rPr/>
      </w:pPr>
      <w:bookmarkStart w:colFirst="0" w:colLast="0" w:name="_heading=h.2xcytpi" w:id="22"/>
      <w:bookmarkEnd w:id="22"/>
      <w:r w:rsidDel="00000000" w:rsidR="00000000" w:rsidRPr="00000000">
        <w:rPr>
          <w:rtl w:val="0"/>
        </w:rPr>
        <w:t xml:space="preserve">Rationale</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Our starting point for generating RO data in BUFR was the ‘CLIMAP RO format’ [RD.1], which was the form agreed for distribution of GPS/Met RO data within that project for validation and NWP trial assimilation. For widest portability, CLIMAP files contained a simple formatted ASCII representation. This format was later more widely reviewed by potential users and data suppliers, and evolved to the ‘ROPP-format’ [RD.7]. Similar data from non-CLIMAP format sources (e.g. in netCDF [RD.8]) only require a suitable front-end file interface for a BUFR encoder application.</w:t>
      </w: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Some of the parameters specified in the CLIMAP format files were not likely to be required for near real-time, operational NWP use, so not all parameters were included in the BUFR specification. Omitted parameters include static meta-data such as the POD processing method and the ‘raw’ parameters such as SNR and excess phase and Doppler.</w:t>
      </w: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minimise the number of new elements needing definition in Table B, as many of the existing ones as is practical have been re-used. Some existing BUFR element entries (such as time in seconds) did not have the required precision (scaling) and/or (re-)scaled valid range (bit-width); BUFR sequences can allow for this by defining temporary changes to the Table B definitions. In some cases, an element existed which is a code table entry (e.g. a list of satellite classifiers), so the code value definitions need extending in the relevant table.</w:t>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BUFR, as in many other areas, there is often more than one way to do something. For instance for the RO template, we employ a delayed replication count for the profiles. RO systems typically generate raw occultation data at a sample rate of 50Hz; this is far in excess of the requirements for NWP, for which no more than 5Hz or equivalent vertical sampling is sufficient. The lower rate means that up to 500 vertical samples are more than adequate to meet the requirements of NWP [AD.1], while a maximum of only 254 samples could be accommodated within the fixed replication count used for the prototype BUFR. (At the time, 200 samples for bending angles and 150</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P,T,q</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samples were felt to be adequate for current NWP systems, but that is now seen as too inflexible for future use.)</w:t>
      </w: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Since the nature of RO data is that profiles are independent and widely separated, and their number per day is small (around 500 per day per receiver) it was proposed that only one observation (occultation profile) be encoded per BUFR message. This implies that compression is not used. Tests using sample CHAMP data confirmed that RO BUFR messages, encoded using the final BUFR sequence are approximately 12Kbytes</w:t>
      </w:r>
      <w:r w:rsidDel="00000000" w:rsidR="00000000" w:rsidRPr="00000000">
        <w:rPr>
          <w:rFonts w:ascii="Arial" w:cs="Arial" w:eastAsia="Arial" w:hAnsi="Arial"/>
          <w:b w:val="1"/>
          <w:i w:val="0"/>
          <w:smallCaps w:val="0"/>
          <w:strike w:val="0"/>
          <w:color w:val="ff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a nominal message containing 200 samples (L1+L2+Corrected) for bending angle and 150 samples for refractivity and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P,T,q</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Since we have also employed delayed replication for the L1+L2+Corrected bending angles, L1+L2 data can be skipped, or indeed data from additional future frequencies included, as desired, giving flexibility and a trade-off between vertical resolution (number of samples) and message length. Indicative message lengths for other combinations of samples are shown in Table 11.</w:t>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summary, we have therefore kept the definition as simple and as generic as possible, consistent with likely operational NWP usage in the future, only defining new elements and sequences where necessary, which were all initially placed in the local areas of the BUFR tables. Wider use of RO data in a proto-operational environment required that these new descriptors be proposed to WMO for inclusion in the global tables for GTS dissemination. With some minor modifications (reflected in this document), the proposal was accepted and is now published in the WMO BUFR Tables [RD.5], for approved use on the GTS as from November 2005 (Version 12).</w:t>
      </w: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7">
      <w:pPr>
        <w:pStyle w:val="Heading2"/>
        <w:numPr>
          <w:ilvl w:val="1"/>
          <w:numId w:val="15"/>
        </w:numPr>
        <w:ind w:left="0" w:firstLine="0"/>
        <w:rPr/>
      </w:pPr>
      <w:bookmarkStart w:colFirst="0" w:colLast="0" w:name="_heading=h.1ci93xb" w:id="23"/>
      <w:bookmarkEnd w:id="23"/>
      <w:r w:rsidDel="00000000" w:rsidR="00000000" w:rsidRPr="00000000">
        <w:rPr>
          <w:rtl w:val="0"/>
        </w:rPr>
        <w:t xml:space="preserve">Levels and Steps</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Following CEOS practice, RO data processing is conventionally split into ‘levels’:</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7"/>
        <w:tblW w:w="9101.0" w:type="dxa"/>
        <w:jc w:val="left"/>
        <w:tblInd w:w="-5.0" w:type="dxa"/>
        <w:tblLayout w:type="fixed"/>
        <w:tblLook w:val="0000"/>
      </w:tblPr>
      <w:tblGrid>
        <w:gridCol w:w="1057"/>
        <w:gridCol w:w="3690"/>
        <w:gridCol w:w="4354"/>
        <w:tblGridChange w:id="0">
          <w:tblGrid>
            <w:gridCol w:w="1057"/>
            <w:gridCol w:w="3690"/>
            <w:gridCol w:w="4354"/>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Level</w:t>
            </w:r>
          </w:p>
        </w:tc>
        <w:tc>
          <w:tcPr>
            <w:tcMar>
              <w:top w:w="0.0" w:type="dxa"/>
              <w:left w:w="108.0" w:type="dxa"/>
              <w:bottom w:w="0.0" w:type="dxa"/>
              <w:right w:w="108.0" w:type="dxa"/>
            </w:tcMa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Generic definition</w:t>
            </w:r>
          </w:p>
        </w:tc>
        <w:tc>
          <w:tcPr>
            <w:tcMar>
              <w:top w:w="0.0" w:type="dxa"/>
              <w:left w:w="108.0" w:type="dxa"/>
              <w:bottom w:w="0.0" w:type="dxa"/>
              <w:right w:w="108.0" w:type="dxa"/>
            </w:tcMa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Applied to RO</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Level 0</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Raw source data</w:t>
            </w:r>
          </w:p>
        </w:tc>
        <w:tc>
          <w:tcPr>
            <w:tcMar>
              <w:top w:w="0.0" w:type="dxa"/>
              <w:left w:w="108.0" w:type="dxa"/>
              <w:bottom w:w="0.0" w:type="dxa"/>
              <w:right w:w="108.0" w:type="dxa"/>
            </w:tcMa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Raw sounding, tracking and ancillary data; other GNSS data before clock correction and reconstruction</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Level 1a</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Geo-located data in engineering units complete with ancillary data (e.g. calibration information), but not applied to the science data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Reconstructed full-resolution excess phases; SNRs; amplitudes; orbit information; I, Q and NCO values; navigation bits</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Level 1b:</w:t>
            </w:r>
          </w:p>
        </w:tc>
        <w:tc>
          <w:tcPr>
            <w:tcMar>
              <w:top w:w="0.0" w:type="dxa"/>
              <w:left w:w="108.0" w:type="dxa"/>
              <w:bottom w:w="0.0" w:type="dxa"/>
              <w:right w:w="108.0" w:type="dxa"/>
            </w:tcMa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Science data with calibration applied</w:t>
            </w:r>
          </w:p>
        </w:tc>
        <w:tc>
          <w:tcPr>
            <w:tcMar>
              <w:top w:w="0.0" w:type="dxa"/>
              <w:left w:w="108.0" w:type="dxa"/>
              <w:bottom w:w="0.0" w:type="dxa"/>
              <w:right w:w="108.0" w:type="dxa"/>
            </w:tcMa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Profiles of bending angle as a function of impact parameter; Earth location, metadata and quality information.</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Level 2:</w:t>
            </w:r>
          </w:p>
        </w:tc>
        <w:tc>
          <w:tcPr>
            <w:tcMar>
              <w:top w:w="0.0" w:type="dxa"/>
              <w:left w:w="108.0" w:type="dxa"/>
              <w:bottom w:w="0.0" w:type="dxa"/>
              <w:right w:w="108.0" w:type="dxa"/>
            </w:tcMa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Calibrated science data ‘retrieved’ to geophysical units</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Profiles of refractivity, pressure, temperature and humidity profiles as functions of height; surface pressure; metadata and quality information.</w:t>
            </w:r>
            <w:r w:rsidDel="00000000" w:rsidR="00000000" w:rsidRPr="00000000">
              <w:rPr>
                <w:rtl w:val="0"/>
              </w:rPr>
            </w:r>
          </w:p>
        </w:tc>
      </w:tr>
    </w:tbl>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However, the nature of RO data processing makes it convenient to further split some of these ‘levels’. To avoid confusion with the CEOS definitions, in this document we use the term ‘step’ with the following definitions (the reader will note the close mapping of ‘steps’ to CEOS-style ‘levels’).</w:t>
      </w: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8"/>
        <w:tblW w:w="9030.0" w:type="dxa"/>
        <w:jc w:val="left"/>
        <w:tblInd w:w="13.0" w:type="dxa"/>
        <w:tblLayout w:type="fixed"/>
        <w:tblLook w:val="0000"/>
      </w:tblPr>
      <w:tblGrid>
        <w:gridCol w:w="1431"/>
        <w:gridCol w:w="7599"/>
        <w:tblGridChange w:id="0">
          <w:tblGrid>
            <w:gridCol w:w="1431"/>
            <w:gridCol w:w="7599"/>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Step</w:t>
            </w:r>
          </w:p>
        </w:tc>
        <w:tc>
          <w:tcPr>
            <w:tcMar>
              <w:top w:w="0.0" w:type="dxa"/>
              <w:left w:w="108.0" w:type="dxa"/>
              <w:bottom w:w="0.0" w:type="dxa"/>
              <w:right w:w="108.0" w:type="dxa"/>
            </w:tcMa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Definition</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Step 0</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Instrument source packets, time-tagged and time-ordered</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Step 1a</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Time series of excess phase and Doppler plus satellite orbit information</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Step 1b:</w:t>
            </w:r>
          </w:p>
        </w:tc>
        <w:tc>
          <w:tcPr>
            <w:tcMar>
              <w:top w:w="0.0" w:type="dxa"/>
              <w:left w:w="108.0" w:type="dxa"/>
              <w:bottom w:w="0.0" w:type="dxa"/>
              <w:right w:w="108.0" w:type="dxa"/>
            </w:tcMar>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Profiles of L1, L2 and ionospheric-corrected bending angle as functions of impact parameter</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Step 2a:</w:t>
            </w:r>
          </w:p>
        </w:tc>
        <w:tc>
          <w:tcPr>
            <w:tcMar>
              <w:top w:w="0.0" w:type="dxa"/>
              <w:left w:w="108.0" w:type="dxa"/>
              <w:bottom w:w="0.0" w:type="dxa"/>
              <w:right w:w="108.0" w:type="dxa"/>
            </w:tcMa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Profiles of refractivity as a function of geometric height</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Step 2b:</w:t>
            </w:r>
          </w:p>
        </w:tc>
        <w:tc>
          <w:tcPr>
            <w:tcMar>
              <w:top w:w="0.0" w:type="dxa"/>
              <w:left w:w="108.0" w:type="dxa"/>
              <w:bottom w:w="0.0" w:type="dxa"/>
              <w:right w:w="108.0" w:type="dxa"/>
            </w:tcMar>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Profiles of pressure, temperature and humidity as functions of geopotential height</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Step 2c:</w:t>
            </w:r>
          </w:p>
        </w:tc>
        <w:tc>
          <w:tcPr>
            <w:tcMar>
              <w:top w:w="0.0" w:type="dxa"/>
              <w:left w:w="108.0" w:type="dxa"/>
              <w:bottom w:w="0.0" w:type="dxa"/>
              <w:right w:w="108.0" w:type="dxa"/>
            </w:tcMa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Surface pressure and geopotential height</w:t>
            </w:r>
            <w:r w:rsidDel="00000000" w:rsidR="00000000" w:rsidRPr="00000000">
              <w:rPr>
                <w:rtl w:val="0"/>
              </w:rPr>
            </w:r>
          </w:p>
        </w:tc>
      </w:tr>
    </w:tbl>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Depending on context, ‘Step n’ may refer to the processing which inputs the data from the previous step to the data resulting from that step, or to the output data of that step itself. These steps (and their intermediate outputs) reflect the generic processing stages for current RO algorithms. Specific algorithms may combine or skip some steps, but the above definition serves to split the BUFR products into convenient sub-sets from which users may choose to use for different applications. For reasons outlined above, the BUFR does not contain any Step 0 or Step 1a data apart from basic annotation and nominal orbit parameters.</w:t>
      </w: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D">
      <w:pPr>
        <w:pStyle w:val="Heading1"/>
        <w:numPr>
          <w:ilvl w:val="0"/>
          <w:numId w:val="15"/>
        </w:numPr>
        <w:ind w:left="0" w:firstLine="0"/>
        <w:rPr/>
      </w:pPr>
      <w:bookmarkStart w:colFirst="0" w:colLast="0" w:name="_heading=h.3whwml4" w:id="24"/>
      <w:bookmarkEnd w:id="24"/>
      <w:r w:rsidDel="00000000" w:rsidR="00000000" w:rsidRPr="00000000">
        <w:rPr>
          <w:rtl w:val="0"/>
        </w:rPr>
        <w:t xml:space="preserve">BUFR Template Specification</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WMO Manual on Codes [RD.4] provides the formal Regulations for encoding BUFR messages. The following sub-sections give details of the various parts of a BUFR message as they are implemented for radio occultation data.</w:t>
      </w: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0">
      <w:pPr>
        <w:pStyle w:val="Heading2"/>
        <w:numPr>
          <w:ilvl w:val="1"/>
          <w:numId w:val="15"/>
        </w:numPr>
        <w:ind w:left="0" w:firstLine="0"/>
        <w:rPr/>
      </w:pPr>
      <w:bookmarkStart w:colFirst="0" w:colLast="0" w:name="_heading=h.2bn6wsx" w:id="25"/>
      <w:bookmarkEnd w:id="25"/>
      <w:r w:rsidDel="00000000" w:rsidR="00000000" w:rsidRPr="00000000">
        <w:rPr>
          <w:rtl w:val="0"/>
        </w:rPr>
        <w:t xml:space="preserve">BUFR Section 0 (Indicator)</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Section 0 provides meta-data about the message itself; it consists of a data introducer, the total length of the message and the Edition number – see Table 1.</w:t>
      </w: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qsh70q" w:id="26"/>
      <w:bookmarkEnd w:id="26"/>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Table 1. BUFR Section 0 (Indicator)</w:t>
      </w:r>
      <w:r w:rsidDel="00000000" w:rsidR="00000000" w:rsidRPr="00000000">
        <w:rPr>
          <w:rtl w:val="0"/>
        </w:rPr>
      </w:r>
    </w:p>
    <w:tbl>
      <w:tblPr>
        <w:tblStyle w:val="Table9"/>
        <w:tblW w:w="9072.0" w:type="dxa"/>
        <w:jc w:val="left"/>
        <w:tblLayout w:type="fixed"/>
        <w:tblLook w:val="0000"/>
      </w:tblPr>
      <w:tblGrid>
        <w:gridCol w:w="1098"/>
        <w:gridCol w:w="5442"/>
        <w:gridCol w:w="2532"/>
        <w:tblGridChange w:id="0">
          <w:tblGrid>
            <w:gridCol w:w="1098"/>
            <w:gridCol w:w="5442"/>
            <w:gridCol w:w="2532"/>
          </w:tblGrid>
        </w:tblGridChange>
      </w:tblGrid>
      <w:tr>
        <w:trPr>
          <w:cantSplit w:val="0"/>
          <w:tblHeader w:val="0"/>
        </w:trPr>
        <w:tc>
          <w:tcPr>
            <w:shd w:fill="94bd5e" w:val="clear"/>
            <w:tcMar>
              <w:top w:w="0.0" w:type="dxa"/>
              <w:left w:w="108.0" w:type="dxa"/>
              <w:bottom w:w="0.0" w:type="dxa"/>
              <w:right w:w="108.0" w:type="dxa"/>
            </w:tcMar>
            <w:vAlign w:val="cente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Octet number</w:t>
            </w:r>
          </w:p>
        </w:tc>
        <w:tc>
          <w:tcPr>
            <w:shd w:fill="94bd5e" w:val="clear"/>
            <w:tcMar>
              <w:top w:w="0.0" w:type="dxa"/>
              <w:left w:w="108.0" w:type="dxa"/>
              <w:bottom w:w="0.0" w:type="dxa"/>
              <w:right w:w="108.0" w:type="dxa"/>
            </w:tcMar>
            <w:vAlign w:val="cente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Contents</w:t>
            </w:r>
          </w:p>
        </w:tc>
        <w:tc>
          <w:tcPr>
            <w:shd w:fill="94bd5e" w:val="clear"/>
            <w:tcMar>
              <w:top w:w="0.0" w:type="dxa"/>
              <w:left w:w="108.0" w:type="dxa"/>
              <w:bottom w:w="0.0" w:type="dxa"/>
              <w:right w:w="108.0" w:type="dxa"/>
            </w:tcMar>
            <w:vAlign w:val="cente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Value for RO</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1–4</w:t>
            </w:r>
          </w:p>
        </w:tc>
        <w:tc>
          <w:tcPr>
            <w:shd w:fill="f3f3f3" w:val="clear"/>
            <w:tcMar>
              <w:top w:w="0.0" w:type="dxa"/>
              <w:left w:w="108.0" w:type="dxa"/>
              <w:bottom w:w="0.0" w:type="dxa"/>
              <w:right w:w="108.0" w:type="dxa"/>
            </w:tcMa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BUFR (coded in CCITT International Alphabet No. 5)</w:t>
            </w:r>
          </w:p>
        </w:tc>
        <w:tc>
          <w:tcPr>
            <w:shd w:fill="f3f3f3" w:val="clear"/>
            <w:tcMar>
              <w:top w:w="0.0" w:type="dxa"/>
              <w:left w:w="108.0" w:type="dxa"/>
              <w:bottom w:w="0.0" w:type="dxa"/>
              <w:right w:w="108.0" w:type="dxa"/>
            </w:tcMa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‘BUFR’</w:t>
            </w:r>
            <w:r w:rsidDel="00000000" w:rsidR="00000000" w:rsidRPr="00000000">
              <w:rPr>
                <w:rtl w:val="0"/>
              </w:rPr>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5–7</w:t>
            </w:r>
          </w:p>
        </w:tc>
        <w:tc>
          <w:tcPr>
            <w:shd w:fill="e0e0e0" w:val="clear"/>
            <w:tcMar>
              <w:top w:w="0.0" w:type="dxa"/>
              <w:left w:w="108.0" w:type="dxa"/>
              <w:bottom w:w="0.0" w:type="dxa"/>
              <w:right w:w="108.0" w:type="dxa"/>
            </w:tcMa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Length of whole BUFR message (octets)</w:t>
            </w:r>
          </w:p>
        </w:tc>
        <w:tc>
          <w:tcPr>
            <w:shd w:fill="e0e0e0" w:val="clear"/>
            <w:tcMar>
              <w:top w:w="0.0" w:type="dxa"/>
              <w:left w:w="108.0" w:type="dxa"/>
              <w:bottom w:w="0.0" w:type="dxa"/>
              <w:right w:w="108.0" w:type="dxa"/>
            </w:tcMa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Variable</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8</w:t>
            </w:r>
          </w:p>
        </w:tc>
        <w:tc>
          <w:tcPr>
            <w:shd w:fill="f3f3f3" w:val="clear"/>
            <w:tcMar>
              <w:top w:w="0.0" w:type="dxa"/>
              <w:left w:w="108.0" w:type="dxa"/>
              <w:bottom w:w="0.0" w:type="dxa"/>
              <w:right w:w="108.0" w:type="dxa"/>
            </w:tcMa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BUFR Edition number</w:t>
            </w:r>
          </w:p>
        </w:tc>
        <w:tc>
          <w:tcPr>
            <w:shd w:fill="f3f3f3" w:val="clear"/>
            <w:tcMar>
              <w:top w:w="0.0" w:type="dxa"/>
              <w:left w:w="108.0" w:type="dxa"/>
              <w:bottom w:w="0.0" w:type="dxa"/>
              <w:right w:w="108.0" w:type="dxa"/>
            </w:tcMar>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 or 4</w:t>
            </w:r>
            <w:r w:rsidDel="00000000" w:rsidR="00000000" w:rsidRPr="00000000">
              <w:rPr>
                <w:rFonts w:ascii="Arial" w:cs="Arial" w:eastAsia="Arial" w:hAnsi="Arial"/>
                <w:b w:val="0"/>
                <w:i w:val="1"/>
                <w:smallCaps w:val="0"/>
                <w:strike w:val="0"/>
                <w:color w:val="000000"/>
                <w:sz w:val="16"/>
                <w:szCs w:val="16"/>
                <w:u w:val="none"/>
                <w:shd w:fill="auto" w:val="clear"/>
                <w:vertAlign w:val="superscript"/>
              </w:rPr>
              <w:footnoteReference w:customMarkFollows="0" w:id="7"/>
            </w:r>
            <w:r w:rsidDel="00000000" w:rsidR="00000000" w:rsidRPr="00000000">
              <w:rPr>
                <w:rtl w:val="0"/>
              </w:rPr>
            </w:r>
          </w:p>
        </w:tc>
      </w:tr>
    </w:tbl>
    <w:p w:rsidR="00000000" w:rsidDel="00000000" w:rsidP="00000000" w:rsidRDefault="00000000" w:rsidRPr="00000000" w14:paraId="00000290">
      <w:pPr>
        <w:pStyle w:val="Heading2"/>
        <w:spacing w:before="0" w:lineRule="auto"/>
        <w:rPr>
          <w:rFonts w:ascii="Arial" w:cs="Arial" w:eastAsia="Arial" w:hAnsi="Arial"/>
          <w:b w:val="0"/>
          <w:sz w:val="20"/>
          <w:szCs w:val="20"/>
        </w:rPr>
      </w:pPr>
      <w:r w:rsidDel="00000000" w:rsidR="00000000" w:rsidRPr="00000000">
        <w:rPr>
          <w:rtl w:val="0"/>
        </w:rPr>
      </w:r>
    </w:p>
    <w:p w:rsidR="00000000" w:rsidDel="00000000" w:rsidP="00000000" w:rsidRDefault="00000000" w:rsidRPr="00000000" w14:paraId="00000291">
      <w:pPr>
        <w:pStyle w:val="Heading2"/>
        <w:numPr>
          <w:ilvl w:val="1"/>
          <w:numId w:val="15"/>
        </w:numPr>
        <w:ind w:left="0" w:firstLine="0"/>
        <w:rPr/>
      </w:pPr>
      <w:bookmarkStart w:colFirst="0" w:colLast="0" w:name="_heading=h.3as4poj" w:id="27"/>
      <w:bookmarkEnd w:id="27"/>
      <w:r w:rsidDel="00000000" w:rsidR="00000000" w:rsidRPr="00000000">
        <w:rPr>
          <w:rtl w:val="0"/>
        </w:rPr>
        <w:t xml:space="preserve">BUFR Section 1 (Identification)</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Section 1 includes information on the BUFR data content (in Section 4), and so is data-type specific. Section 1 information is different between Edition 3 (as previously used to encode older RO data) and the newer Edition 4 (as used currently).</w:t>
      </w: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Table 2 shows the information in Section 1 for older RO data encoded in Edition 3, and </w:t>
      </w:r>
      <w:r w:rsidDel="00000000" w:rsidR="00000000" w:rsidRPr="00000000">
        <w:rPr>
          <w:rFonts w:ascii="Arial" w:cs="Arial" w:eastAsia="Arial" w:hAnsi="Arial"/>
          <w:b w:val="0"/>
          <w:i w:val="0"/>
          <w:smallCaps w:val="0"/>
          <w:strike w:val="0"/>
          <w:color w:val="000000"/>
          <w:sz w:val="20"/>
          <w:szCs w:val="20"/>
          <w:u w:val="none"/>
          <w:shd w:fill="cccccc" w:val="clear"/>
          <w:vertAlign w:val="baseline"/>
          <w:rtl w:val="0"/>
        </w:rPr>
        <w:t xml:space="preserve">Table 3</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likewise for the current Edition 4. The Originating/Generating Centre code is taken from Common Code table C-1 (or C-11 for Edition 4) and the Originating/Generating Sub-Centre code from Common Code Table C-12. The Data Category code is from Table A and the International Data Sub-Category (Edition 4) code from Common Code Table C-13.</w:t>
      </w: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Some encoder/decoder implementations – such as the ECMWF library [RD.11] – use Section 1 information to generate run-time BUFR look-up table file names which depend on the local table version and the originating centre and sub-centre codes. The Section 1 header for RO data indicates that only standard operational global table elements are used, so existing files should be loaded for this type of data whatever the centre/sub-centre code values. Recent releases (v19 or later) of the Met Office decoder uses only the table version number from Section 1, but by default will use the current version of the tables.</w:t>
      </w: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'Originating/Generating Centre' coded into Section 1 would normally be that for the National Meteorological Service (NMS) encoding the data and/or injecting the data onto the GTS. For our purpose, if it is not the RO processing centre doing the encoding, then the code should be that of the NMS of the country disseminating the BUFR via GTS. If the processing centre is also an NMS, the sub-centre is coded as zero. In any case, the Processing Centre identifier is encoded with the observation profile in Section 4.</w:t>
      </w: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There are currently six Originating Centres providing RO data on the GTS:</w:t>
      </w:r>
      <w:r w:rsidDel="00000000" w:rsidR="00000000" w:rsidRPr="00000000">
        <w:rPr>
          <w:rtl w:val="0"/>
        </w:rPr>
      </w:r>
    </w:p>
    <w:sdt>
      <w:sdtPr>
        <w:tag w:val="goog_rdk_1"/>
      </w:sdtPr>
      <w:sdtContent>
        <w:p w:rsidR="00000000" w:rsidDel="00000000" w:rsidP="00000000" w:rsidRDefault="00000000" w:rsidRPr="00000000" w14:paraId="0000029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Christian Marquardt" w:id="0" w:date="2024-03-20T10:31:39Z"/>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EUMETSAT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Darmstadt: </w:t>
          </w:r>
          <w:sdt>
            <w:sdtPr>
              <w:tag w:val="goog_rdk_0"/>
            </w:sdtPr>
            <w:sdtContent>
              <w:ins w:author="Christian Marquardt" w:id="0" w:date="2024-03-20T10:31:39Z">
                <w:r w:rsidDel="00000000" w:rsidR="00000000" w:rsidRPr="00000000">
                  <w:rPr>
                    <w:rtl w:val="0"/>
                  </w:rPr>
                </w:r>
              </w:ins>
            </w:sdtContent>
          </w:sdt>
        </w:p>
      </w:sdtContent>
    </w:sdt>
    <w:sdt>
      <w:sdtPr>
        <w:tag w:val="goog_rdk_5"/>
      </w:sdtPr>
      <w:sdtContent>
        <w:p w:rsidR="00000000" w:rsidDel="00000000" w:rsidP="00000000" w:rsidRDefault="00000000" w:rsidRPr="00000000" w14:paraId="0000029A">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ins w:author="Christian Marquardt" w:id="3" w:date="2024-03-20T10:32:26Z"/>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254, sub-centre 0, for GRAS</w:t>
          </w:r>
          <w:sdt>
            <w:sdtPr>
              <w:tag w:val="goog_rdk_2"/>
            </w:sdtPr>
            <w:sdtContent>
              <w:ins w:author="Christian Marquardt" w:id="1" w:date="2024-03-20T10:31:57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commercial RO data procured by EUMETSAT</w:t>
                </w:r>
              </w:ins>
            </w:sdtContent>
          </w:sd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sdt>
            <w:sdtPr>
              <w:tag w:val="goog_rdk_3"/>
            </w:sdtPr>
            <w:sdtContent>
              <w:del w:author="Christian Marquardt" w:id="2" w:date="2024-03-20T10:32:19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delText xml:space="preserve">data </w:delText>
                </w:r>
              </w:del>
            </w:sdtContent>
          </w:sd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(Level 1b only);</w:t>
          </w:r>
          <w:sdt>
            <w:sdtPr>
              <w:tag w:val="goog_rdk_4"/>
            </w:sdtPr>
            <w:sdtContent>
              <w:ins w:author="Christian Marquardt" w:id="3" w:date="2024-03-20T10:32:26Z">
                <w:r w:rsidDel="00000000" w:rsidR="00000000" w:rsidRPr="00000000">
                  <w:rPr>
                    <w:rtl w:val="0"/>
                  </w:rPr>
                </w:r>
              </w:ins>
            </w:sdtContent>
          </w:sdt>
        </w:p>
      </w:sdtContent>
    </w:sdt>
    <w:sdt>
      <w:sdtPr>
        <w:tag w:val="goog_rdk_8"/>
      </w:sdtPr>
      <w:sdtContent>
        <w:p w:rsidR="00000000" w:rsidDel="00000000" w:rsidP="00000000" w:rsidRDefault="00000000" w:rsidRPr="00000000" w14:paraId="0000029B">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PrChange w:author="Christian Marquardt" w:id="5" w:date="2024-03-20T10:31:49Z">
                <w:rPr/>
              </w:rPrChange>
            </w:rPr>
            <w:pPrChange w:author="Christian Marquardt" w:id="0" w:date="2024-03-20T10:31:49Z">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pPrChange>
          </w:pPr>
          <w:sdt>
            <w:sdtPr>
              <w:tag w:val="goog_rdk_6"/>
            </w:sdtPr>
            <w:sdtContent>
              <w:ins w:author="Christian Marquardt" w:id="3" w:date="2024-03-20T10:32:26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254, sub-centre 220 for commercial RO data procured by NOAA (Level 1b only)</w:t>
                </w:r>
              </w:ins>
            </w:sdtContent>
          </w:sdt>
          <w:sdt>
            <w:sdtPr>
              <w:tag w:val="goog_rdk_7"/>
            </w:sdtPr>
            <w:sdtContent>
              <w:r w:rsidDel="00000000" w:rsidR="00000000" w:rsidRPr="00000000">
                <w:rPr>
                  <w:rtl w:val="0"/>
                </w:rPr>
              </w:r>
            </w:sdtContent>
          </w:sdt>
        </w:p>
      </w:sdtContent>
    </w:sdt>
    <w:p w:rsidR="00000000" w:rsidDel="00000000" w:rsidP="00000000" w:rsidRDefault="00000000" w:rsidRPr="00000000" w14:paraId="0000029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DMI</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Copenhagen: 094, sub-centre 0, for GRAS data;</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UCAR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Boulder (via NWS, Washington): 060, sub-centre 0, for COSMIC and KOMPSAT-5;</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GFZ</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Potsdam (via DWD, Offenbach): 078, sub-centre 173, for TerraSAR-X and TanDEM-X;</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CMA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Beijing: 038, sub-centre 0, for FY-3C/D data;</w:t>
      </w:r>
      <w:r w:rsidDel="00000000" w:rsidR="00000000" w:rsidRPr="00000000">
        <w:rPr>
          <w:rtl w:val="0"/>
        </w:rPr>
      </w:r>
    </w:p>
    <w:sdt>
      <w:sdtPr>
        <w:tag w:val="goog_rdk_10"/>
      </w:sdtPr>
      <w:sdtContent>
        <w:p w:rsidR="00000000" w:rsidDel="00000000" w:rsidP="00000000" w:rsidRDefault="00000000" w:rsidRPr="00000000" w14:paraId="000002A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Jennifer Haase" w:id="6" w:date="2024-03-20T12:27:16Z"/>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ISRO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New Delhi: 028, sub-centre 0, for Megha-Tropiques data.</w:t>
          </w:r>
          <w:sdt>
            <w:sdtPr>
              <w:tag w:val="goog_rdk_9"/>
            </w:sdtPr>
            <w:sdtContent>
              <w:ins w:author="Jennifer Haase" w:id="6" w:date="2024-03-20T12:27:16Z">
                <w:r w:rsidDel="00000000" w:rsidR="00000000" w:rsidRPr="00000000">
                  <w:rPr>
                    <w:rtl w:val="0"/>
                  </w:rPr>
                </w:r>
              </w:ins>
            </w:sdtContent>
          </w:sdt>
        </w:p>
      </w:sdtContent>
    </w:sdt>
    <w:sdt>
      <w:sdtPr>
        <w:tag w:val="goog_rdk_13"/>
      </w:sdtPr>
      <w:sdtContent>
        <w:p w:rsidR="00000000" w:rsidDel="00000000" w:rsidP="00000000" w:rsidRDefault="00000000" w:rsidRPr="00000000" w14:paraId="000002A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Change w:author="Jennifer Haase" w:id="7" w:date="2024-03-20T12:27:16Z">
                <w:rPr/>
              </w:rPrChange>
            </w:rPr>
            <w:pPrChange w:author="Jennifer Haase" w:id="0" w:date="2024-03-20T12:27:16Z">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pPrChange>
          </w:pPr>
          <w:sdt>
            <w:sdtPr>
              <w:tag w:val="goog_rdk_11"/>
            </w:sdtPr>
            <w:sdtContent>
              <w:ins w:author="Jennifer Haase" w:id="6" w:date="2024-03-20T12:27:16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NOAA, NCEP: 7, sub-centre 169 (CW3E-SIO), for ARO data (TBC)</w:t>
                </w:r>
              </w:ins>
            </w:sdtContent>
          </w:sdt>
          <w:sdt>
            <w:sdtPr>
              <w:tag w:val="goog_rdk_12"/>
            </w:sdtPr>
            <w:sdtContent>
              <w:r w:rsidDel="00000000" w:rsidR="00000000" w:rsidRPr="00000000">
                <w:rPr>
                  <w:rtl w:val="0"/>
                </w:rPr>
              </w:r>
            </w:sdtContent>
          </w:sdt>
        </w:p>
      </w:sdtContent>
    </w:sdt>
    <w:p w:rsidR="00000000" w:rsidDel="00000000" w:rsidP="00000000" w:rsidRDefault="00000000" w:rsidRPr="00000000" w14:paraId="000002A2">
      <w:pPr>
        <w:keepNext w:val="0"/>
        <w:keepLines w:val="0"/>
        <w:pageBreakBefore w:val="1"/>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1pxezwc" w:id="28"/>
      <w:bookmarkEnd w:id="28"/>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Table 2. BUFR Section 1 (Identification) for older Edition 3 messages</w:t>
      </w:r>
      <w:r w:rsidDel="00000000" w:rsidR="00000000" w:rsidRPr="00000000">
        <w:rPr>
          <w:rtl w:val="0"/>
        </w:rPr>
      </w:r>
    </w:p>
    <w:tbl>
      <w:tblPr>
        <w:tblStyle w:val="Table10"/>
        <w:tblW w:w="9072.0" w:type="dxa"/>
        <w:jc w:val="left"/>
        <w:tblLayout w:type="fixed"/>
        <w:tblLook w:val="0000"/>
      </w:tblPr>
      <w:tblGrid>
        <w:gridCol w:w="1097"/>
        <w:gridCol w:w="5430"/>
        <w:gridCol w:w="2545"/>
        <w:tblGridChange w:id="0">
          <w:tblGrid>
            <w:gridCol w:w="1097"/>
            <w:gridCol w:w="5430"/>
            <w:gridCol w:w="2545"/>
          </w:tblGrid>
        </w:tblGridChange>
      </w:tblGrid>
      <w:tr>
        <w:trPr>
          <w:cantSplit w:val="0"/>
          <w:tblHeader w:val="0"/>
        </w:trPr>
        <w:tc>
          <w:tcPr>
            <w:shd w:fill="94bd5e" w:val="clear"/>
            <w:tcMar>
              <w:top w:w="0.0" w:type="dxa"/>
              <w:left w:w="108.0" w:type="dxa"/>
              <w:bottom w:w="0.0" w:type="dxa"/>
              <w:right w:w="108.0" w:type="dxa"/>
            </w:tcMar>
            <w:vAlign w:val="center"/>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Octet number</w:t>
            </w:r>
          </w:p>
        </w:tc>
        <w:tc>
          <w:tcPr>
            <w:shd w:fill="94bd5e" w:val="clear"/>
            <w:tcMar>
              <w:top w:w="0.0" w:type="dxa"/>
              <w:left w:w="108.0" w:type="dxa"/>
              <w:bottom w:w="0.0" w:type="dxa"/>
              <w:right w:w="108.0" w:type="dxa"/>
            </w:tcMar>
            <w:vAlign w:val="center"/>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Contents</w:t>
            </w:r>
          </w:p>
        </w:tc>
        <w:tc>
          <w:tcPr>
            <w:shd w:fill="94bd5e" w:val="clear"/>
            <w:tcMar>
              <w:top w:w="0.0" w:type="dxa"/>
              <w:left w:w="108.0" w:type="dxa"/>
              <w:bottom w:w="0.0" w:type="dxa"/>
              <w:right w:w="108.0" w:type="dxa"/>
            </w:tcMar>
            <w:vAlign w:val="center"/>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Value for RO</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1–3</w:t>
            </w:r>
          </w:p>
        </w:tc>
        <w:tc>
          <w:tcPr>
            <w:shd w:fill="f3f3f3" w:val="clear"/>
            <w:tcMar>
              <w:top w:w="0.0" w:type="dxa"/>
              <w:left w:w="108.0" w:type="dxa"/>
              <w:bottom w:w="0.0" w:type="dxa"/>
              <w:right w:w="108.0" w:type="dxa"/>
            </w:tcMar>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Length of section</w:t>
            </w:r>
          </w:p>
        </w:tc>
        <w:tc>
          <w:tcPr>
            <w:shd w:fill="f3f3f3" w:val="clear"/>
            <w:tcMar>
              <w:top w:w="0.0" w:type="dxa"/>
              <w:left w:w="108.0" w:type="dxa"/>
              <w:bottom w:w="0.0" w:type="dxa"/>
              <w:right w:w="108.0" w:type="dxa"/>
            </w:tcMar>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18</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4</w:t>
            </w:r>
          </w:p>
        </w:tc>
        <w:tc>
          <w:tcPr>
            <w:shd w:fill="e0e0e0" w:val="clear"/>
            <w:tcMar>
              <w:top w:w="0.0" w:type="dxa"/>
              <w:left w:w="108.0" w:type="dxa"/>
              <w:bottom w:w="0.0" w:type="dxa"/>
              <w:right w:w="108.0" w:type="dxa"/>
            </w:tcMar>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BUFR Master Table</w:t>
            </w:r>
          </w:p>
        </w:tc>
        <w:tc>
          <w:tcPr>
            <w:shd w:fill="e0e0e0" w:val="clear"/>
            <w:tcMar>
              <w:top w:w="0.0" w:type="dxa"/>
              <w:left w:w="108.0" w:type="dxa"/>
              <w:bottom w:w="0.0" w:type="dxa"/>
              <w:right w:w="108.0" w:type="dxa"/>
            </w:tcMa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(Meteorology)</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5</w:t>
            </w:r>
          </w:p>
        </w:tc>
        <w:tc>
          <w:tcPr>
            <w:shd w:fill="f3f3f3" w:val="clear"/>
            <w:tcMar>
              <w:top w:w="0.0" w:type="dxa"/>
              <w:left w:w="108.0" w:type="dxa"/>
              <w:bottom w:w="0.0" w:type="dxa"/>
              <w:right w:w="108.0" w:type="dxa"/>
            </w:tcMar>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Originating/Generating Sub-Centre (CCT C-12)</w:t>
            </w:r>
          </w:p>
        </w:tc>
        <w:tc>
          <w:tcPr>
            <w:shd w:fill="f3f3f3" w:val="clear"/>
            <w:tcMar>
              <w:top w:w="0.0" w:type="dxa"/>
              <w:left w:w="108.0" w:type="dxa"/>
              <w:bottom w:w="0.0" w:type="dxa"/>
              <w:right w:w="108.0" w:type="dxa"/>
            </w:tcMa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173 = GFZ</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 all others</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6</w:t>
            </w:r>
          </w:p>
        </w:tc>
        <w:tc>
          <w:tcPr>
            <w:shd w:fill="e0e0e0" w:val="clear"/>
            <w:tcMar>
              <w:top w:w="0.0" w:type="dxa"/>
              <w:left w:w="108.0" w:type="dxa"/>
              <w:bottom w:w="0.0" w:type="dxa"/>
              <w:right w:w="108.0" w:type="dxa"/>
            </w:tcMar>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Originating/Generating Centre (CCT C-1)</w:t>
            </w:r>
          </w:p>
        </w:tc>
        <w:tc>
          <w:tcPr>
            <w:shd w:fill="e0e0e0" w:val="clear"/>
            <w:tcMar>
              <w:top w:w="0.0" w:type="dxa"/>
              <w:left w:w="108.0" w:type="dxa"/>
              <w:bottom w:w="0.0" w:type="dxa"/>
              <w:right w:w="108.0" w:type="dxa"/>
            </w:tcMar>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028 = ISRO</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038 = CMA</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060 = UCAR</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078 = DWD (GFZ)</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094 = DMI</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254 = EUMETSAT</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7</w:t>
            </w:r>
          </w:p>
        </w:tc>
        <w:tc>
          <w:tcPr>
            <w:shd w:fill="f3f3f3" w:val="clear"/>
            <w:tcMar>
              <w:top w:w="0.0" w:type="dxa"/>
              <w:left w:w="108.0" w:type="dxa"/>
              <w:bottom w:w="0.0" w:type="dxa"/>
              <w:right w:w="108.0" w:type="dxa"/>
            </w:tcMar>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Update Sequence Number</w:t>
            </w:r>
          </w:p>
        </w:tc>
        <w:tc>
          <w:tcPr>
            <w:shd w:fill="f3f3f3" w:val="clear"/>
            <w:tcMar>
              <w:top w:w="0.0" w:type="dxa"/>
              <w:left w:w="108.0" w:type="dxa"/>
              <w:bottom w:w="0.0" w:type="dxa"/>
              <w:right w:w="108.0" w:type="dxa"/>
            </w:tcMar>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8</w:t>
            </w:r>
          </w:p>
        </w:tc>
        <w:tc>
          <w:tcPr>
            <w:shd w:fill="e0e0e0" w:val="clear"/>
            <w:tcMar>
              <w:top w:w="0.0" w:type="dxa"/>
              <w:left w:w="108.0" w:type="dxa"/>
              <w:bottom w:w="0.0" w:type="dxa"/>
              <w:right w:w="108.0" w:type="dxa"/>
            </w:tcMar>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Optional Section 2 flag</w:t>
            </w:r>
          </w:p>
        </w:tc>
        <w:tc>
          <w:tcPr>
            <w:shd w:fill="e0e0e0" w:val="clear"/>
            <w:tcMar>
              <w:top w:w="0.0" w:type="dxa"/>
              <w:left w:w="108.0" w:type="dxa"/>
              <w:bottom w:w="0.0" w:type="dxa"/>
              <w:right w:w="108.0" w:type="dxa"/>
            </w:tcMar>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(no Section 2 present)</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9</w:t>
            </w:r>
          </w:p>
        </w:tc>
        <w:tc>
          <w:tcPr>
            <w:shd w:fill="f3f3f3" w:val="clear"/>
            <w:tcMar>
              <w:top w:w="0.0" w:type="dxa"/>
              <w:left w:w="108.0" w:type="dxa"/>
              <w:bottom w:w="0.0" w:type="dxa"/>
              <w:right w:w="108.0" w:type="dxa"/>
            </w:tcMar>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Data Category (Table A)</w:t>
            </w:r>
          </w:p>
        </w:tc>
        <w:tc>
          <w:tcPr>
            <w:shd w:fill="f3f3f3" w:val="clear"/>
            <w:tcMar>
              <w:top w:w="0.0" w:type="dxa"/>
              <w:left w:w="108.0" w:type="dxa"/>
              <w:bottom w:w="0.0" w:type="dxa"/>
              <w:right w:w="108.0" w:type="dxa"/>
            </w:tcMar>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 (vertical sounding–satellite)</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10</w:t>
            </w:r>
          </w:p>
        </w:tc>
        <w:tc>
          <w:tcPr>
            <w:shd w:fill="e0e0e0" w:val="clear"/>
            <w:tcMar>
              <w:top w:w="0.0" w:type="dxa"/>
              <w:left w:w="108.0" w:type="dxa"/>
              <w:bottom w:w="0.0" w:type="dxa"/>
              <w:right w:w="108.0" w:type="dxa"/>
            </w:tcMar>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Data Sub-Category (locally defined by Originating Centre)</w:t>
            </w:r>
          </w:p>
        </w:tc>
        <w:tc>
          <w:tcPr>
            <w:shd w:fill="e0e0e0" w:val="clear"/>
            <w:tcMar>
              <w:top w:w="0.0" w:type="dxa"/>
              <w:left w:w="108.0" w:type="dxa"/>
              <w:bottom w:w="0.0" w:type="dxa"/>
              <w:right w:w="108.0" w:type="dxa"/>
            </w:tcMar>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14 (GNSS)</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11</w:t>
            </w:r>
          </w:p>
        </w:tc>
        <w:tc>
          <w:tcPr>
            <w:shd w:fill="f3f3f3" w:val="clear"/>
            <w:tcMar>
              <w:top w:w="0.0" w:type="dxa"/>
              <w:left w:w="108.0" w:type="dxa"/>
              <w:bottom w:w="0.0" w:type="dxa"/>
              <w:right w:w="108.0" w:type="dxa"/>
            </w:tcMar>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Version Number of Master Table</w:t>
            </w:r>
            <w:r w:rsidDel="00000000" w:rsidR="00000000" w:rsidRPr="00000000">
              <w:rPr>
                <w:rFonts w:ascii="Arial" w:cs="Arial" w:eastAsia="Arial" w:hAnsi="Arial"/>
                <w:b w:val="0"/>
                <w:i w:val="1"/>
                <w:smallCaps w:val="0"/>
                <w:strike w:val="0"/>
                <w:color w:val="000000"/>
                <w:sz w:val="16"/>
                <w:szCs w:val="16"/>
                <w:u w:val="none"/>
                <w:shd w:fill="auto" w:val="clear"/>
                <w:vertAlign w:val="superscript"/>
              </w:rPr>
              <w:footnoteReference w:customMarkFollows="0" w:id="8"/>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12</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12</w:t>
            </w:r>
          </w:p>
        </w:tc>
        <w:tc>
          <w:tcPr>
            <w:shd w:fill="e0e0e0" w:val="clear"/>
            <w:tcMar>
              <w:top w:w="0.0" w:type="dxa"/>
              <w:left w:w="108.0" w:type="dxa"/>
              <w:bottom w:w="0.0" w:type="dxa"/>
              <w:right w:w="108.0" w:type="dxa"/>
            </w:tcMa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Version Number of Local Table</w:t>
            </w:r>
          </w:p>
        </w:tc>
        <w:tc>
          <w:tcPr>
            <w:shd w:fill="e0e0e0" w:val="clear"/>
            <w:tcMar>
              <w:top w:w="0.0" w:type="dxa"/>
              <w:left w:w="108.0" w:type="dxa"/>
              <w:bottom w:w="0.0" w:type="dxa"/>
              <w:right w:w="108.0" w:type="dxa"/>
            </w:tcMar>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(local table not used)</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13</w:t>
            </w:r>
          </w:p>
        </w:tc>
        <w:tc>
          <w:tcPr>
            <w:shd w:fill="f3f3f3" w:val="clear"/>
            <w:tcMar>
              <w:top w:w="0.0" w:type="dxa"/>
              <w:left w:w="108.0" w:type="dxa"/>
              <w:bottom w:w="0.0" w:type="dxa"/>
              <w:right w:w="108.0" w:type="dxa"/>
            </w:tcMar>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Year of Century (2-digit)  ‘most typical for BUFR message content’</w:t>
            </w:r>
          </w:p>
        </w:tc>
        <w:tc>
          <w:tcPr>
            <w:shd w:fill="f3f3f3" w:val="clear"/>
            <w:tcMar>
              <w:top w:w="0.0" w:type="dxa"/>
              <w:left w:w="108.0" w:type="dxa"/>
              <w:bottom w:w="0.0" w:type="dxa"/>
              <w:right w:w="108.0" w:type="dxa"/>
            </w:tcMar>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Year of profile</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14–17</w:t>
            </w:r>
          </w:p>
        </w:tc>
        <w:tc>
          <w:tcPr>
            <w:shd w:fill="e0e0e0" w:val="clear"/>
            <w:tcMar>
              <w:top w:w="0.0" w:type="dxa"/>
              <w:left w:w="108.0" w:type="dxa"/>
              <w:bottom w:w="0.0" w:type="dxa"/>
              <w:right w:w="108.0" w:type="dxa"/>
            </w:tcMar>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Month, Day, Hour &amp; Minute ‘most typical for BUFR message content’</w:t>
            </w:r>
          </w:p>
        </w:tc>
        <w:tc>
          <w:tcPr>
            <w:shd w:fill="e0e0e0" w:val="clear"/>
            <w:tcMar>
              <w:top w:w="0.0" w:type="dxa"/>
              <w:left w:w="108.0" w:type="dxa"/>
              <w:bottom w:w="0.0" w:type="dxa"/>
              <w:right w:w="108.0" w:type="dxa"/>
            </w:tcMar>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Date/Time of profile</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18</w:t>
            </w:r>
          </w:p>
        </w:tc>
        <w:tc>
          <w:tcPr>
            <w:shd w:fill="f3f3f3" w:val="clear"/>
            <w:tcMar>
              <w:top w:w="0.0" w:type="dxa"/>
              <w:left w:w="108.0" w:type="dxa"/>
              <w:bottom w:w="0.0" w:type="dxa"/>
              <w:right w:w="108.0" w:type="dxa"/>
            </w:tcMar>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Pad to even number of octets</w:t>
            </w:r>
          </w:p>
        </w:tc>
        <w:tc>
          <w:tcPr>
            <w:shd w:fill="f3f3f3" w:val="clear"/>
            <w:tcMar>
              <w:top w:w="0.0" w:type="dxa"/>
              <w:left w:w="108.0" w:type="dxa"/>
              <w:bottom w:w="0.0" w:type="dxa"/>
              <w:right w:w="108.0" w:type="dxa"/>
            </w:tcMar>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r>
    </w:tbl>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i w:val="1"/>
          <w:smallCaps w:val="0"/>
          <w:strike w:val="0"/>
          <w:color w:val="000000"/>
          <w:sz w:val="20"/>
          <w:szCs w:val="20"/>
          <w:u w:val="none"/>
          <w:shd w:fill="auto" w:val="clear"/>
          <w:vertAlign w:val="baseline"/>
        </w:rPr>
      </w:pPr>
      <w:bookmarkStart w:colFirst="0" w:colLast="0" w:name="_heading=h.49x2ik5" w:id="29"/>
      <w:bookmarkEnd w:id="29"/>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2p2csry" w:id="31"/>
      <w:bookmarkEnd w:id="31"/>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Table  </w:t>
      </w:r>
      <w:bookmarkStart w:colFirst="0" w:colLast="0" w:name="bookmark=id.147n2zr" w:id="30"/>
      <w:bookmarkEnd w:id="30"/>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3. BUFR Section 1 (Identification) for current Edition 4 messages</w:t>
      </w:r>
      <w:r w:rsidDel="00000000" w:rsidR="00000000" w:rsidRPr="00000000">
        <w:rPr>
          <w:rtl w:val="0"/>
        </w:rPr>
      </w:r>
    </w:p>
    <w:tbl>
      <w:tblPr>
        <w:tblStyle w:val="Table11"/>
        <w:tblW w:w="9072.0" w:type="dxa"/>
        <w:jc w:val="left"/>
        <w:tblLayout w:type="fixed"/>
        <w:tblLook w:val="0000"/>
      </w:tblPr>
      <w:tblGrid>
        <w:gridCol w:w="1097"/>
        <w:gridCol w:w="5430"/>
        <w:gridCol w:w="2545"/>
        <w:tblGridChange w:id="0">
          <w:tblGrid>
            <w:gridCol w:w="1097"/>
            <w:gridCol w:w="5430"/>
            <w:gridCol w:w="2545"/>
          </w:tblGrid>
        </w:tblGridChange>
      </w:tblGrid>
      <w:tr>
        <w:trPr>
          <w:cantSplit w:val="0"/>
          <w:tblHeader w:val="0"/>
        </w:trPr>
        <w:tc>
          <w:tcPr>
            <w:shd w:fill="94bd5e" w:val="clear"/>
            <w:tcMar>
              <w:top w:w="0.0" w:type="dxa"/>
              <w:left w:w="108.0" w:type="dxa"/>
              <w:bottom w:w="0.0" w:type="dxa"/>
              <w:right w:w="108.0" w:type="dxa"/>
            </w:tcMar>
            <w:vAlign w:val="center"/>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Octet number</w:t>
            </w:r>
          </w:p>
        </w:tc>
        <w:tc>
          <w:tcPr>
            <w:shd w:fill="94bd5e" w:val="clear"/>
            <w:tcMar>
              <w:top w:w="0.0" w:type="dxa"/>
              <w:left w:w="108.0" w:type="dxa"/>
              <w:bottom w:w="0.0" w:type="dxa"/>
              <w:right w:w="108.0" w:type="dxa"/>
            </w:tcMar>
            <w:vAlign w:val="center"/>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Contents</w:t>
            </w:r>
          </w:p>
        </w:tc>
        <w:tc>
          <w:tcPr>
            <w:shd w:fill="94bd5e" w:val="clear"/>
            <w:tcMar>
              <w:top w:w="0.0" w:type="dxa"/>
              <w:left w:w="108.0" w:type="dxa"/>
              <w:bottom w:w="0.0" w:type="dxa"/>
              <w:right w:w="108.0" w:type="dxa"/>
            </w:tcMar>
            <w:vAlign w:val="center"/>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Value for RO</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1–3</w:t>
            </w:r>
          </w:p>
        </w:tc>
        <w:tc>
          <w:tcPr>
            <w:shd w:fill="f3f3f3" w:val="clear"/>
            <w:tcMar>
              <w:top w:w="0.0" w:type="dxa"/>
              <w:left w:w="108.0" w:type="dxa"/>
              <w:bottom w:w="0.0" w:type="dxa"/>
              <w:right w:w="108.0" w:type="dxa"/>
            </w:tcMa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Length of Section 1</w:t>
            </w:r>
          </w:p>
        </w:tc>
        <w:tc>
          <w:tcPr>
            <w:shd w:fill="f3f3f3" w:val="clear"/>
            <w:tcMar>
              <w:top w:w="0.0" w:type="dxa"/>
              <w:left w:w="108.0" w:type="dxa"/>
              <w:bottom w:w="0.0" w:type="dxa"/>
              <w:right w:w="108.0" w:type="dxa"/>
            </w:tcMar>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22</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w:t>
            </w:r>
          </w:p>
        </w:tc>
        <w:tc>
          <w:tcPr>
            <w:shd w:fill="e0e0e0" w:val="clear"/>
            <w:tcMar>
              <w:top w:w="0.0" w:type="dxa"/>
              <w:left w:w="108.0" w:type="dxa"/>
              <w:bottom w:w="0.0" w:type="dxa"/>
              <w:right w:w="108.0" w:type="dxa"/>
            </w:tcMar>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BUFR Master Table</w:t>
            </w:r>
          </w:p>
        </w:tc>
        <w:tc>
          <w:tcPr>
            <w:shd w:fill="e0e0e0" w:val="clear"/>
            <w:tcMar>
              <w:top w:w="0.0" w:type="dxa"/>
              <w:left w:w="108.0" w:type="dxa"/>
              <w:bottom w:w="0.0" w:type="dxa"/>
              <w:right w:w="108.0" w:type="dxa"/>
            </w:tcMar>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(Meteorology)</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5–6</w:t>
            </w:r>
          </w:p>
        </w:tc>
        <w:tc>
          <w:tcPr>
            <w:shd w:fill="f3f3f3" w:val="clear"/>
            <w:tcMar>
              <w:top w:w="0.0" w:type="dxa"/>
              <w:left w:w="108.0" w:type="dxa"/>
              <w:bottom w:w="0.0" w:type="dxa"/>
              <w:right w:w="108.0" w:type="dxa"/>
            </w:tcMa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Identification of Originating/Generating Centre </w:t>
              <w:br w:type="textWrapping"/>
              <w:t xml:space="preserve">(CCT C-1 or C-11)</w:t>
            </w:r>
          </w:p>
        </w:tc>
        <w:tc>
          <w:tcPr>
            <w:shd w:fill="f3f3f3" w:val="clear"/>
            <w:tcMar>
              <w:top w:w="0.0" w:type="dxa"/>
              <w:left w:w="108.0" w:type="dxa"/>
              <w:bottom w:w="0.0" w:type="dxa"/>
              <w:right w:w="108.0" w:type="dxa"/>
            </w:tcMar>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028 = ISRO</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038 = CMA</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060 = UCAR</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078 = DWD (GFZ)</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094 = DMI</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178 = SPIRE</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254 = EUMETSAT</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7–8</w:t>
            </w:r>
          </w:p>
        </w:tc>
        <w:tc>
          <w:tcPr>
            <w:shd w:fill="e0e0e0" w:val="clear"/>
            <w:tcMar>
              <w:top w:w="0.0" w:type="dxa"/>
              <w:left w:w="108.0" w:type="dxa"/>
              <w:bottom w:w="0.0" w:type="dxa"/>
              <w:right w:w="108.0" w:type="dxa"/>
            </w:tcMa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Centre Originating/Generating Sub-Centre (CCT C-12)</w:t>
            </w:r>
          </w:p>
        </w:tc>
        <w:tc>
          <w:tcPr>
            <w:shd w:fill="e0e0e0" w:val="clear"/>
            <w:tcMar>
              <w:top w:w="0.0" w:type="dxa"/>
              <w:left w:w="108.0" w:type="dxa"/>
              <w:bottom w:w="0.0" w:type="dxa"/>
              <w:right w:w="108.0" w:type="dxa"/>
            </w:tcMa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173 = GFZ</w:t>
            </w:r>
          </w:p>
          <w:sdt>
            <w:sdtPr>
              <w:tag w:val="goog_rdk_16"/>
            </w:sdtPr>
            <w:sdtContent>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highlight w:val="yellow"/>
                    <w:u w:val="none"/>
                    <w:vertAlign w:val="baseline"/>
                    <w:rPrChange w:author="Christian Marquardt" w:id="8" w:date="2024-03-20T10:55:26Z">
                      <w:rPr>
                        <w:rFonts w:ascii="Arial" w:cs="Arial" w:eastAsia="Arial" w:hAnsi="Arial"/>
                        <w:b w:val="0"/>
                        <w:i w:val="0"/>
                        <w:smallCaps w:val="0"/>
                        <w:strike w:val="0"/>
                        <w:color w:val="000000"/>
                        <w:sz w:val="16"/>
                        <w:szCs w:val="16"/>
                        <w:u w:val="none"/>
                        <w:shd w:fill="auto" w:val="clear"/>
                        <w:vertAlign w:val="baseline"/>
                      </w:rPr>
                    </w:rPrChange>
                  </w:rPr>
                </w:pPr>
                <w:sdt>
                  <w:sdtPr>
                    <w:tag w:val="goog_rdk_14"/>
                  </w:sdtPr>
                  <w:sdtContent>
                    <w:commentRangeStart w:id="0"/>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 all others</w:t>
                </w:r>
                <w:commentRangeEnd w:id="0"/>
                <w:r w:rsidDel="00000000" w:rsidR="00000000" w:rsidRPr="00000000">
                  <w:commentReference w:id="0"/>
                </w:r>
                <w:sdt>
                  <w:sdtPr>
                    <w:tag w:val="goog_rdk_15"/>
                  </w:sdtPr>
                  <w:sdtContent>
                    <w:r w:rsidDel="00000000" w:rsidR="00000000" w:rsidRPr="00000000">
                      <w:rPr>
                        <w:rtl w:val="0"/>
                      </w:rPr>
                    </w:r>
                  </w:sdtContent>
                </w:sdt>
              </w:p>
            </w:sdtContent>
          </w:sdt>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9</w:t>
            </w:r>
          </w:p>
        </w:tc>
        <w:tc>
          <w:tcPr>
            <w:shd w:fill="f3f3f3" w:val="clear"/>
            <w:tcMar>
              <w:top w:w="0.0" w:type="dxa"/>
              <w:left w:w="108.0" w:type="dxa"/>
              <w:bottom w:w="0.0" w:type="dxa"/>
              <w:right w:w="108.0" w:type="dxa"/>
            </w:tcMa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Update Sequence Number</w:t>
            </w:r>
          </w:p>
        </w:tc>
        <w:tc>
          <w:tcPr>
            <w:shd w:fill="f3f3f3" w:val="clear"/>
            <w:tcMar>
              <w:top w:w="0.0" w:type="dxa"/>
              <w:left w:w="108.0" w:type="dxa"/>
              <w:bottom w:w="0.0" w:type="dxa"/>
              <w:right w:w="108.0" w:type="dxa"/>
            </w:tcMar>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w:t>
            </w:r>
          </w:p>
        </w:tc>
        <w:tc>
          <w:tcPr>
            <w:shd w:fill="e0e0e0" w:val="clear"/>
            <w:tcMar>
              <w:top w:w="0.0" w:type="dxa"/>
              <w:left w:w="108.0" w:type="dxa"/>
              <w:bottom w:w="0.0" w:type="dxa"/>
              <w:right w:w="108.0" w:type="dxa"/>
            </w:tcMar>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Optional Section 2 flag</w:t>
            </w:r>
          </w:p>
        </w:tc>
        <w:tc>
          <w:tcPr>
            <w:shd w:fill="e0e0e0" w:val="clear"/>
            <w:tcMar>
              <w:top w:w="0.0" w:type="dxa"/>
              <w:left w:w="108.0" w:type="dxa"/>
              <w:bottom w:w="0.0" w:type="dxa"/>
              <w:right w:w="108.0" w:type="dxa"/>
            </w:tcMar>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(no Section 2 present)</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sdt>
              <w:sdtPr>
                <w:tag w:val="goog_rdk_17"/>
              </w:sdtPr>
              <w:sdtContent>
                <w:commentRangeStart w:id="1"/>
              </w:sdtContent>
            </w:sdt>
            <w:sdt>
              <w:sdtPr>
                <w:tag w:val="goog_rdk_18"/>
              </w:sdtPr>
              <w:sdtContent>
                <w:commentRangeStart w:id="2"/>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11</w:t>
            </w:r>
          </w:p>
        </w:tc>
        <w:tc>
          <w:tcPr>
            <w:shd w:fill="f3f3f3" w:val="clear"/>
            <w:tcMar>
              <w:top w:w="0.0" w:type="dxa"/>
              <w:left w:w="108.0" w:type="dxa"/>
              <w:bottom w:w="0.0" w:type="dxa"/>
              <w:right w:w="108.0" w:type="dxa"/>
            </w:tcMar>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Data Category (Table A)</w:t>
            </w:r>
          </w:p>
        </w:tc>
        <w:tc>
          <w:tcPr>
            <w:shd w:fill="f3f3f3" w:val="clear"/>
            <w:tcMar>
              <w:top w:w="0.0" w:type="dxa"/>
              <w:left w:w="108.0" w:type="dxa"/>
              <w:bottom w:w="0.0" w:type="dxa"/>
              <w:right w:w="108.0" w:type="dxa"/>
            </w:tcMar>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 (vertical sounding–satellite)</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tc>
      </w:tr>
      <w:tr>
        <w:trPr>
          <w:cantSplit w:val="0"/>
          <w:tblHeader w:val="0"/>
        </w:trPr>
        <w:tc>
          <w:tcPr>
            <w:shd w:fill="e6e6e6" w:val="clear"/>
            <w:tcMar>
              <w:top w:w="0.0" w:type="dxa"/>
              <w:left w:w="108.0" w:type="dxa"/>
              <w:bottom w:w="0.0" w:type="dxa"/>
              <w:right w:w="108.0" w:type="dxa"/>
            </w:tcMar>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12</w:t>
            </w:r>
          </w:p>
        </w:tc>
        <w:tc>
          <w:tcPr>
            <w:shd w:fill="e6e6e6" w:val="clear"/>
            <w:tcMar>
              <w:top w:w="0.0" w:type="dxa"/>
              <w:left w:w="108.0" w:type="dxa"/>
              <w:bottom w:w="0.0" w:type="dxa"/>
              <w:right w:w="108.0" w:type="dxa"/>
            </w:tcMar>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International Data Sub-Category (CCT C-13)</w:t>
            </w:r>
          </w:p>
        </w:tc>
        <w:tc>
          <w:tcPr>
            <w:shd w:fill="e6e6e6" w:val="clear"/>
            <w:tcMar>
              <w:top w:w="0.0" w:type="dxa"/>
              <w:left w:w="108.0" w:type="dxa"/>
              <w:bottom w:w="0.0" w:type="dxa"/>
              <w:right w:w="108.0" w:type="dxa"/>
            </w:tcMar>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50 (RO)</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sdt>
              <w:sdtPr>
                <w:tag w:val="goog_rdk_19"/>
              </w:sdtPr>
              <w:sdtContent>
                <w:commentRangeStart w:id="3"/>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13</w:t>
            </w:r>
          </w:p>
        </w:tc>
        <w:tc>
          <w:tcPr>
            <w:shd w:fill="f3f3f3" w:val="clear"/>
            <w:tcMar>
              <w:top w:w="0.0" w:type="dxa"/>
              <w:left w:w="108.0" w:type="dxa"/>
              <w:bottom w:w="0.0" w:type="dxa"/>
              <w:right w:w="108.0" w:type="dxa"/>
            </w:tcMar>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Local Data Sub-Category (locally defined by Originating Centre)</w:t>
            </w:r>
          </w:p>
        </w:tc>
        <w:tc>
          <w:tcPr>
            <w:shd w:fill="f3f3f3" w:val="clear"/>
            <w:tcMar>
              <w:top w:w="0.0" w:type="dxa"/>
              <w:left w:w="108.0" w:type="dxa"/>
              <w:bottom w:w="0.0" w:type="dxa"/>
              <w:right w:w="108.0" w:type="dxa"/>
            </w:tcMar>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14 (GNSS)</w:t>
            </w:r>
            <w:commentRangeEnd w:id="3"/>
            <w:r w:rsidDel="00000000" w:rsidR="00000000" w:rsidRPr="00000000">
              <w:commentReference w:id="3"/>
            </w:r>
            <w:r w:rsidDel="00000000" w:rsidR="00000000" w:rsidRPr="00000000">
              <w:rPr>
                <w:rtl w:val="0"/>
              </w:rPr>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14</w:t>
            </w:r>
          </w:p>
        </w:tc>
        <w:tc>
          <w:tcPr>
            <w:shd w:fill="e0e0e0" w:val="clear"/>
            <w:tcMar>
              <w:top w:w="0.0" w:type="dxa"/>
              <w:left w:w="108.0" w:type="dxa"/>
              <w:bottom w:w="0.0" w:type="dxa"/>
              <w:right w:w="108.0" w:type="dxa"/>
            </w:tcMar>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Version Number of Master Table</w:t>
            </w:r>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9</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35</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15</w:t>
            </w:r>
          </w:p>
        </w:tc>
        <w:tc>
          <w:tcPr>
            <w:shd w:fill="f3f3f3" w:val="clear"/>
            <w:tcMar>
              <w:top w:w="0.0" w:type="dxa"/>
              <w:left w:w="108.0" w:type="dxa"/>
              <w:bottom w:w="0.0" w:type="dxa"/>
              <w:right w:w="108.0" w:type="dxa"/>
            </w:tcMar>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Version Number of Local Table</w:t>
            </w:r>
          </w:p>
        </w:tc>
        <w:tc>
          <w:tcPr>
            <w:shd w:fill="f3f3f3" w:val="clear"/>
            <w:tcMar>
              <w:top w:w="0.0" w:type="dxa"/>
              <w:left w:w="108.0" w:type="dxa"/>
              <w:bottom w:w="0.0" w:type="dxa"/>
              <w:right w:w="108.0" w:type="dxa"/>
            </w:tcMar>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(local table not used)</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16-17</w:t>
            </w:r>
          </w:p>
        </w:tc>
        <w:tc>
          <w:tcPr>
            <w:shd w:fill="e0e0e0" w:val="clear"/>
            <w:tcMar>
              <w:top w:w="0.0" w:type="dxa"/>
              <w:left w:w="108.0" w:type="dxa"/>
              <w:bottom w:w="0.0" w:type="dxa"/>
              <w:right w:w="108.0" w:type="dxa"/>
            </w:tcMa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Year (4-digit) ‘most typical for BUFR message content’</w:t>
            </w:r>
          </w:p>
        </w:tc>
        <w:tc>
          <w:tcPr>
            <w:shd w:fill="e0e0e0" w:val="clear"/>
            <w:tcMar>
              <w:top w:w="0.0" w:type="dxa"/>
              <w:left w:w="108.0" w:type="dxa"/>
              <w:bottom w:w="0.0" w:type="dxa"/>
              <w:right w:w="108.0" w:type="dxa"/>
            </w:tcMa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Year of profile</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18-22</w:t>
            </w:r>
          </w:p>
        </w:tc>
        <w:tc>
          <w:tcPr>
            <w:shd w:fill="f3f3f3" w:val="clear"/>
            <w:tcMar>
              <w:top w:w="0.0" w:type="dxa"/>
              <w:left w:w="108.0" w:type="dxa"/>
              <w:bottom w:w="0.0" w:type="dxa"/>
              <w:right w:w="108.0" w:type="dxa"/>
            </w:tcMar>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Month, Day, Hour, Minute and Second ‘most typical for BUFR message content</w:t>
            </w:r>
          </w:p>
        </w:tc>
        <w:tc>
          <w:tcPr>
            <w:shd w:fill="f3f3f3" w:val="clear"/>
            <w:tcMar>
              <w:top w:w="0.0" w:type="dxa"/>
              <w:left w:w="108.0" w:type="dxa"/>
              <w:bottom w:w="0.0" w:type="dxa"/>
              <w:right w:w="108.0" w:type="dxa"/>
            </w:tcMar>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Date/Time of profile</w:t>
            </w:r>
          </w:p>
        </w:tc>
      </w:tr>
    </w:tbl>
    <w:p w:rsidR="00000000" w:rsidDel="00000000" w:rsidP="00000000" w:rsidRDefault="00000000" w:rsidRPr="00000000" w14:paraId="00000306">
      <w:pPr>
        <w:pStyle w:val="Heading2"/>
        <w:numPr>
          <w:ilvl w:val="1"/>
          <w:numId w:val="15"/>
        </w:numPr>
        <w:ind w:left="0" w:firstLine="0"/>
        <w:rPr/>
      </w:pPr>
      <w:bookmarkStart w:colFirst="0" w:colLast="0" w:name="_heading=h.3o7alnk" w:id="32"/>
      <w:bookmarkEnd w:id="32"/>
      <w:r w:rsidDel="00000000" w:rsidR="00000000" w:rsidRPr="00000000">
        <w:rPr>
          <w:rtl w:val="0"/>
        </w:rPr>
        <w:t xml:space="preserve">BUFR Section 2 (Optional Data)</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section is not used for RO, and is not present in the BUFR messages.</w:t>
      </w: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9">
      <w:pPr>
        <w:pStyle w:val="Heading2"/>
        <w:numPr>
          <w:ilvl w:val="1"/>
          <w:numId w:val="15"/>
        </w:numPr>
        <w:ind w:left="0" w:firstLine="0"/>
        <w:rPr/>
      </w:pPr>
      <w:bookmarkStart w:colFirst="0" w:colLast="0" w:name="_heading=h.23ckvvd" w:id="33"/>
      <w:bookmarkEnd w:id="33"/>
      <w:r w:rsidDel="00000000" w:rsidR="00000000" w:rsidRPr="00000000">
        <w:rPr>
          <w:rtl w:val="0"/>
        </w:rPr>
        <w:t xml:space="preserve">BUFR Section 3 (Data Description)</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section contains the number of data sets (observations) encoded in Section 4 and flags indicating whether the data is ‘observed’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yes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whether they are encoded with compression or not. This section also contains the single Table D descriptor </w:t>
      </w:r>
      <w:r w:rsidDel="00000000" w:rsidR="00000000" w:rsidRPr="00000000">
        <w:rPr>
          <w:rFonts w:ascii="Courier New" w:cs="Courier New" w:eastAsia="Courier New" w:hAnsi="Courier New"/>
          <w:b w:val="1"/>
          <w:i w:val="0"/>
          <w:smallCaps w:val="0"/>
          <w:strike w:val="0"/>
          <w:color w:val="3366ff"/>
          <w:sz w:val="20"/>
          <w:szCs w:val="20"/>
          <w:u w:val="none"/>
          <w:shd w:fill="auto" w:val="clear"/>
          <w:vertAlign w:val="baseline"/>
          <w:rtl w:val="0"/>
        </w:rPr>
        <w:t xml:space="preserve">3 10 026</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being the master sequence descriptor for the RO data in BUFR Section 4. This is illustrated in Table 4.</w:t>
      </w: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ihv636" w:id="34"/>
      <w:bookmarkEnd w:id="34"/>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Table 4. BUFR Section 3 (Data Description)</w:t>
      </w:r>
      <w:r w:rsidDel="00000000" w:rsidR="00000000" w:rsidRPr="00000000">
        <w:rPr>
          <w:rtl w:val="0"/>
        </w:rPr>
      </w:r>
    </w:p>
    <w:tbl>
      <w:tblPr>
        <w:tblStyle w:val="Table12"/>
        <w:tblW w:w="9072.0" w:type="dxa"/>
        <w:jc w:val="left"/>
        <w:tblLayout w:type="fixed"/>
        <w:tblLook w:val="0000"/>
      </w:tblPr>
      <w:tblGrid>
        <w:gridCol w:w="1098"/>
        <w:gridCol w:w="5281"/>
        <w:gridCol w:w="2693"/>
        <w:tblGridChange w:id="0">
          <w:tblGrid>
            <w:gridCol w:w="1098"/>
            <w:gridCol w:w="5281"/>
            <w:gridCol w:w="2693"/>
          </w:tblGrid>
        </w:tblGridChange>
      </w:tblGrid>
      <w:tr>
        <w:trPr>
          <w:cantSplit w:val="0"/>
          <w:tblHeader w:val="0"/>
        </w:trPr>
        <w:tc>
          <w:tcPr>
            <w:shd w:fill="94bd5e" w:val="clear"/>
            <w:tcMar>
              <w:top w:w="0.0" w:type="dxa"/>
              <w:left w:w="108.0" w:type="dxa"/>
              <w:bottom w:w="0.0" w:type="dxa"/>
              <w:right w:w="108.0" w:type="dxa"/>
            </w:tcMar>
            <w:vAlign w:val="cente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Octet number</w:t>
            </w:r>
          </w:p>
        </w:tc>
        <w:tc>
          <w:tcPr>
            <w:shd w:fill="94bd5e" w:val="clear"/>
            <w:tcMar>
              <w:top w:w="0.0" w:type="dxa"/>
              <w:left w:w="108.0" w:type="dxa"/>
              <w:bottom w:w="0.0" w:type="dxa"/>
              <w:right w:w="108.0" w:type="dxa"/>
            </w:tcMar>
            <w:vAlign w:val="center"/>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Contents</w:t>
            </w:r>
          </w:p>
        </w:tc>
        <w:tc>
          <w:tcPr>
            <w:shd w:fill="94bd5e" w:val="clear"/>
            <w:tcMar>
              <w:top w:w="0.0" w:type="dxa"/>
              <w:left w:w="108.0" w:type="dxa"/>
              <w:bottom w:w="0.0" w:type="dxa"/>
              <w:right w:w="108.0" w:type="dxa"/>
            </w:tcMar>
            <w:vAlign w:val="center"/>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Value for RO</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1–3</w:t>
            </w:r>
          </w:p>
        </w:tc>
        <w:tc>
          <w:tcPr>
            <w:shd w:fill="f3f3f3" w:val="clear"/>
            <w:tcMar>
              <w:top w:w="0.0" w:type="dxa"/>
              <w:left w:w="108.0" w:type="dxa"/>
              <w:bottom w:w="0.0" w:type="dxa"/>
              <w:right w:w="108.0" w:type="dxa"/>
            </w:tcMar>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Length of Section 3  (octets)</w:t>
            </w:r>
          </w:p>
        </w:tc>
        <w:tc>
          <w:tcPr>
            <w:shd w:fill="f3f3f3" w:val="clear"/>
            <w:tcMar>
              <w:top w:w="0.0" w:type="dxa"/>
              <w:left w:w="108.0" w:type="dxa"/>
              <w:bottom w:w="0.0" w:type="dxa"/>
              <w:right w:w="108.0" w:type="dxa"/>
            </w:tcMar>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9 or 10</w:t>
            </w:r>
            <w:r w:rsidDel="00000000" w:rsidR="00000000" w:rsidRPr="00000000">
              <w:rPr>
                <w:rFonts w:ascii="Arial" w:cs="Arial" w:eastAsia="Arial" w:hAnsi="Arial"/>
                <w:b w:val="0"/>
                <w:i w:val="1"/>
                <w:smallCaps w:val="0"/>
                <w:strike w:val="0"/>
                <w:color w:val="000000"/>
                <w:sz w:val="16"/>
                <w:szCs w:val="16"/>
                <w:u w:val="none"/>
                <w:shd w:fill="auto" w:val="clear"/>
                <w:vertAlign w:val="superscript"/>
              </w:rPr>
              <w:footnoteReference w:customMarkFollows="0" w:id="9"/>
            </w:r>
            <w:r w:rsidDel="00000000" w:rsidR="00000000" w:rsidRPr="00000000">
              <w:rPr>
                <w:rtl w:val="0"/>
              </w:rPr>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4</w:t>
            </w:r>
          </w:p>
        </w:tc>
        <w:tc>
          <w:tcPr>
            <w:shd w:fill="e0e0e0" w:val="clear"/>
            <w:tcMar>
              <w:top w:w="0.0" w:type="dxa"/>
              <w:left w:w="108.0" w:type="dxa"/>
              <w:bottom w:w="0.0" w:type="dxa"/>
              <w:right w:w="108.0" w:type="dxa"/>
            </w:tcMar>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Reserved</w:t>
            </w:r>
          </w:p>
        </w:tc>
        <w:tc>
          <w:tcPr>
            <w:shd w:fill="e0e0e0" w:val="clear"/>
            <w:tcMar>
              <w:top w:w="0.0" w:type="dxa"/>
              <w:left w:w="108.0" w:type="dxa"/>
              <w:bottom w:w="0.0" w:type="dxa"/>
              <w:right w:w="108.0" w:type="dxa"/>
            </w:tcMar>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5–6</w:t>
            </w:r>
          </w:p>
        </w:tc>
        <w:tc>
          <w:tcPr>
            <w:shd w:fill="f3f3f3" w:val="clear"/>
            <w:tcMar>
              <w:top w:w="0.0" w:type="dxa"/>
              <w:left w:w="108.0" w:type="dxa"/>
              <w:bottom w:w="0.0" w:type="dxa"/>
              <w:right w:w="108.0" w:type="dxa"/>
            </w:tcMar>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Number of datasets (observations)</w:t>
            </w:r>
          </w:p>
        </w:tc>
        <w:tc>
          <w:tcPr>
            <w:shd w:fill="f3f3f3" w:val="clear"/>
            <w:tcMar>
              <w:top w:w="0.0" w:type="dxa"/>
              <w:left w:w="108.0" w:type="dxa"/>
              <w:bottom w:w="0.0" w:type="dxa"/>
              <w:right w:w="108.0" w:type="dxa"/>
            </w:tcMar>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sdt>
              <w:sdtPr>
                <w:tag w:val="goog_rdk_20"/>
              </w:sdtPr>
              <w:sdtContent>
                <w:commentRangeStart w:id="4"/>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Integer &gt; 0</w:t>
            </w:r>
            <w:commentRangeEnd w:id="4"/>
            <w:r w:rsidDel="00000000" w:rsidR="00000000" w:rsidRPr="00000000">
              <w:commentReference w:id="4"/>
            </w:r>
            <w:r w:rsidDel="00000000" w:rsidR="00000000" w:rsidRPr="00000000">
              <w:rPr>
                <w:rtl w:val="0"/>
              </w:rPr>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7</w:t>
            </w:r>
          </w:p>
        </w:tc>
        <w:tc>
          <w:tcPr>
            <w:shd w:fill="e0e0e0" w:val="clear"/>
            <w:tcMar>
              <w:top w:w="0.0" w:type="dxa"/>
              <w:left w:w="108.0" w:type="dxa"/>
              <w:bottom w:w="0.0" w:type="dxa"/>
              <w:right w:w="108.0" w:type="dxa"/>
            </w:tcMar>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Section 4 Data flags:</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sdt>
              <w:sdtPr>
                <w:tag w:val="goog_rdk_21"/>
              </w:sdtPr>
              <w:sdtContent>
                <w:commentRangeStart w:id="5"/>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Bit 1 = 1 for Observed data, 0 for Other data</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Bit 2 = 1 for Compressed, 0 for Uncompressed</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Bits 3–8: Reserved (set to 0)</w:t>
            </w:r>
            <w:commentRangeEnd w:id="5"/>
            <w:r w:rsidDel="00000000" w:rsidR="00000000" w:rsidRPr="00000000">
              <w:commentReference w:id="5"/>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sdt>
              <w:sdtPr>
                <w:tag w:val="goog_rdk_22"/>
              </w:sdtPr>
              <w:sdtContent>
                <w:commentRangeStart w:id="6"/>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 (</w:t>
            </w:r>
            <w:commentRangeEnd w:id="6"/>
            <w:r w:rsidDel="00000000" w:rsidR="00000000" w:rsidRPr="00000000">
              <w:commentReference w:id="6"/>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Observed, Uncompressed)</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8–9</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[10–]</w:t>
            </w:r>
          </w:p>
        </w:tc>
        <w:tc>
          <w:tcPr>
            <w:shd w:fill="f3f3f3" w:val="clear"/>
            <w:tcMar>
              <w:top w:w="0.0" w:type="dxa"/>
              <w:left w:w="108.0" w:type="dxa"/>
              <w:bottom w:w="0.0" w:type="dxa"/>
              <w:right w:w="108.0" w:type="dxa"/>
            </w:tcMar>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Descriptor</w:t>
              <w:br w:type="textWrapping"/>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Repeat 2-octets per descriptor</w:t>
              <w:br w:type="textWrapping"/>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Total number of descriptors = (Section length - 7) / 2</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51738 (</w:t>
            </w:r>
            <w:r w:rsidDel="00000000" w:rsidR="00000000" w:rsidRPr="00000000">
              <w:rPr>
                <w:rFonts w:ascii="Arial" w:cs="Arial" w:eastAsia="Arial" w:hAnsi="Arial"/>
                <w:b w:val="1"/>
                <w:i w:val="0"/>
                <w:smallCaps w:val="0"/>
                <w:strike w:val="0"/>
                <w:color w:val="3366ff"/>
                <w:sz w:val="16"/>
                <w:szCs w:val="16"/>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x 16384 +</w:t>
            </w:r>
            <w:r w:rsidDel="00000000" w:rsidR="00000000" w:rsidRPr="00000000">
              <w:rPr>
                <w:rFonts w:ascii="Arial" w:cs="Arial" w:eastAsia="Arial" w:hAnsi="Arial"/>
                <w:b w:val="0"/>
                <w:i w:val="0"/>
                <w:smallCaps w:val="0"/>
                <w:strike w:val="0"/>
                <w:color w:val="3366ff"/>
                <w:sz w:val="16"/>
                <w:szCs w:val="16"/>
                <w:u w:val="none"/>
                <w:shd w:fill="auto" w:val="clear"/>
                <w:vertAlign w:val="baseline"/>
                <w:rtl w:val="0"/>
              </w:rPr>
              <w:t xml:space="preserve"> </w:t>
            </w:r>
            <w:r w:rsidDel="00000000" w:rsidR="00000000" w:rsidRPr="00000000">
              <w:rPr>
                <w:rFonts w:ascii="Arial" w:cs="Arial" w:eastAsia="Arial" w:hAnsi="Arial"/>
                <w:b w:val="1"/>
                <w:i w:val="0"/>
                <w:smallCaps w:val="0"/>
                <w:strike w:val="0"/>
                <w:color w:val="3366ff"/>
                <w:sz w:val="16"/>
                <w:szCs w:val="16"/>
                <w:u w:val="none"/>
                <w:shd w:fill="auto" w:val="clear"/>
                <w:vertAlign w:val="baseline"/>
                <w:rtl w:val="0"/>
              </w:rPr>
              <w:t xml:space="preserve">10 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x 256 +</w:t>
            </w:r>
            <w:r w:rsidDel="00000000" w:rsidR="00000000" w:rsidRPr="00000000">
              <w:rPr>
                <w:rFonts w:ascii="Arial" w:cs="Arial" w:eastAsia="Arial" w:hAnsi="Arial"/>
                <w:b w:val="0"/>
                <w:i w:val="0"/>
                <w:smallCaps w:val="0"/>
                <w:strike w:val="0"/>
                <w:color w:val="3366ff"/>
                <w:sz w:val="16"/>
                <w:szCs w:val="16"/>
                <w:u w:val="none"/>
                <w:shd w:fill="auto" w:val="clear"/>
                <w:vertAlign w:val="baseline"/>
                <w:rtl w:val="0"/>
              </w:rPr>
              <w:t xml:space="preserve"> </w:t>
            </w:r>
            <w:r w:rsidDel="00000000" w:rsidR="00000000" w:rsidRPr="00000000">
              <w:rPr>
                <w:rFonts w:ascii="Arial" w:cs="Arial" w:eastAsia="Arial" w:hAnsi="Arial"/>
                <w:b w:val="1"/>
                <w:i w:val="0"/>
                <w:smallCaps w:val="0"/>
                <w:strike w:val="0"/>
                <w:color w:val="3366ff"/>
                <w:sz w:val="16"/>
                <w:szCs w:val="16"/>
                <w:u w:val="none"/>
                <w:shd w:fill="auto" w:val="clear"/>
                <w:vertAlign w:val="baseline"/>
                <w:rtl w:val="0"/>
              </w:rPr>
              <w:t xml:space="preserve">26</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tl w:val="0"/>
              </w:rPr>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[10]</w:t>
            </w:r>
          </w:p>
        </w:tc>
        <w:tc>
          <w:tcPr>
            <w:shd w:fill="e0e0e0" w:val="clear"/>
            <w:tcMar>
              <w:top w:w="0.0" w:type="dxa"/>
              <w:left w:w="108.0" w:type="dxa"/>
              <w:bottom w:w="0.0" w:type="dxa"/>
              <w:right w:w="108.0" w:type="dxa"/>
            </w:tcMar>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Pad byte (set to 0) – optional for Edition 4</w:t>
            </w:r>
          </w:p>
        </w:tc>
        <w:tc>
          <w:tcPr>
            <w:shd w:fill="e0e0e0" w:val="clear"/>
            <w:tcMar>
              <w:top w:w="0.0" w:type="dxa"/>
              <w:left w:w="108.0" w:type="dxa"/>
              <w:bottom w:w="0.0" w:type="dxa"/>
              <w:right w:w="108.0" w:type="dxa"/>
            </w:tcMar>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(if Section length = 10)</w:t>
            </w:r>
          </w:p>
        </w:tc>
      </w:tr>
    </w:tbl>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A">
      <w:pPr>
        <w:pStyle w:val="Heading2"/>
        <w:numPr>
          <w:ilvl w:val="1"/>
          <w:numId w:val="15"/>
        </w:numPr>
        <w:ind w:left="0" w:firstLine="0"/>
        <w:rPr/>
      </w:pPr>
      <w:bookmarkStart w:colFirst="0" w:colLast="0" w:name="_heading=h.32hioqz" w:id="35"/>
      <w:bookmarkEnd w:id="35"/>
      <w:r w:rsidDel="00000000" w:rsidR="00000000" w:rsidRPr="00000000">
        <w:rPr>
          <w:rtl w:val="0"/>
        </w:rPr>
        <w:t xml:space="preserve">BUFR Section 4 (Data Template)</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1hmsyys" w:id="36"/>
      <w:bookmarkEnd w:id="3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WMO-approved and published BUFR template sequence definition for RO data is shown in Table 5. This is in the form of the Table D sequence of descriptors and their individual Table B specifications. Entries in </w:t>
      </w:r>
      <w:r w:rsidDel="00000000" w:rsidR="00000000" w:rsidRPr="00000000">
        <w:rPr>
          <w:rFonts w:ascii="Arial" w:cs="Arial" w:eastAsia="Arial" w:hAnsi="Arial"/>
          <w:b w:val="1"/>
          <w:i w:val="0"/>
          <w:smallCaps w:val="0"/>
          <w:strike w:val="0"/>
          <w:color w:val="3366ff"/>
          <w:sz w:val="20"/>
          <w:szCs w:val="20"/>
          <w:u w:val="none"/>
          <w:shd w:fill="auto" w:val="clear"/>
          <w:vertAlign w:val="baseline"/>
          <w:rtl w:val="0"/>
        </w:rPr>
        <w:t xml:space="preserve">bold (blue) text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denote that a new Table B and/or Code/Flag Table entry was required, or that an existing entry in the relevant Code/Flag Table needed to be extended. These are defined in Table 7, Table 8 and Table 9. Note that the Code/Flag Tables are not necessary for correct decoding of BUFR messages, but are used only when interpreting the decoded data.</w:t>
      </w:r>
      <w:r w:rsidDel="00000000" w:rsidR="00000000" w:rsidRPr="00000000">
        <w:rPr>
          <w:rtl w:val="0"/>
        </w:rPr>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complete RO BUFR master sequence of 82 element, sequence and operator descriptors is assigned to the global section of Table D as descriptor </w:t>
      </w:r>
      <w:r w:rsidDel="00000000" w:rsidR="00000000" w:rsidRPr="00000000">
        <w:rPr>
          <w:rFonts w:ascii="Courier New" w:cs="Courier New" w:eastAsia="Courier New" w:hAnsi="Courier New"/>
          <w:b w:val="1"/>
          <w:i w:val="0"/>
          <w:smallCaps w:val="0"/>
          <w:strike w:val="0"/>
          <w:color w:val="3366ff"/>
          <w:sz w:val="20"/>
          <w:szCs w:val="20"/>
          <w:u w:val="none"/>
          <w:shd w:fill="auto" w:val="clear"/>
          <w:vertAlign w:val="baseline"/>
          <w:rtl w:val="0"/>
        </w:rPr>
        <w:t xml:space="preserve">3 10 026</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single sequence descriptor is encoded into Section 3 of the BUFR message.</w:t>
      </w:r>
      <w:r w:rsidDel="00000000" w:rsidR="00000000" w:rsidRPr="00000000">
        <w:rPr>
          <w:rtl w:val="0"/>
        </w:rPr>
      </w:r>
    </w:p>
    <w:p w:rsidR="00000000" w:rsidDel="00000000" w:rsidP="00000000" w:rsidRDefault="00000000" w:rsidRPr="00000000" w14:paraId="0000032D">
      <w:pPr>
        <w:keepNext w:val="0"/>
        <w:keepLines w:val="0"/>
        <w:pageBreakBefore w:val="1"/>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41mghml" w:id="37"/>
      <w:bookmarkEnd w:id="37"/>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Table 5. BUFR Section 4 (Data Template)</w:t>
      </w:r>
      <w:r w:rsidDel="00000000" w:rsidR="00000000" w:rsidRPr="00000000">
        <w:rPr>
          <w:rtl w:val="0"/>
        </w:rPr>
      </w:r>
    </w:p>
    <w:tbl>
      <w:tblPr>
        <w:tblStyle w:val="Table13"/>
        <w:jc w:val="center"/>
        <w:tblLayout w:type="fixed"/>
        <w:tblLook w:val="0000"/>
      </w:tblPr>
      <w:tblGrid>
        <w:gridCol w:w="1133.75"/>
        <w:gridCol w:w="1133.75"/>
        <w:gridCol w:w="1133.75"/>
        <w:gridCol w:w="1133.75"/>
        <w:gridCol w:w="1133.75"/>
        <w:gridCol w:w="1133.75"/>
        <w:gridCol w:w="1133.75"/>
        <w:gridCol w:w="1133.75"/>
        <w:tblGridChange w:id="0">
          <w:tblGrid>
            <w:gridCol w:w="1133.75"/>
            <w:gridCol w:w="1133.75"/>
            <w:gridCol w:w="1133.75"/>
            <w:gridCol w:w="1133.75"/>
            <w:gridCol w:w="1133.75"/>
            <w:gridCol w:w="1133.75"/>
            <w:gridCol w:w="1133.75"/>
            <w:gridCol w:w="1133.75"/>
          </w:tblGrid>
        </w:tblGridChange>
      </w:tblGrid>
      <w:tr>
        <w:trPr>
          <w:cantSplit w:val="1"/>
          <w:tblHeader w:val="1"/>
        </w:trPr>
        <w:tc>
          <w:tcPr>
            <w:shd w:fill="94bd5e" w:val="clear"/>
            <w:tcMar>
              <w:top w:w="0.0" w:type="dxa"/>
              <w:left w:w="108.0" w:type="dxa"/>
              <w:bottom w:w="0.0" w:type="dxa"/>
              <w:right w:w="108.0" w:type="dxa"/>
            </w:tcMar>
            <w:vAlign w:val="center"/>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Data</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Field</w:t>
            </w:r>
          </w:p>
        </w:tc>
        <w:tc>
          <w:tcPr>
            <w:shd w:fill="94bd5e" w:val="clear"/>
            <w:tcMar>
              <w:top w:w="0.0" w:type="dxa"/>
              <w:left w:w="108.0" w:type="dxa"/>
              <w:bottom w:w="0.0" w:type="dxa"/>
              <w:right w:w="108.0" w:type="dxa"/>
            </w:tcMar>
            <w:vAlign w:val="center"/>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Element Name</w:t>
            </w:r>
          </w:p>
        </w:tc>
        <w:tc>
          <w:tcPr>
            <w:shd w:fill="94bd5e" w:val="clear"/>
            <w:tcMar>
              <w:top w:w="0.0" w:type="dxa"/>
              <w:left w:w="108.0" w:type="dxa"/>
              <w:bottom w:w="0.0" w:type="dxa"/>
              <w:right w:w="108.0" w:type="dxa"/>
            </w:tcMar>
            <w:vAlign w:val="center"/>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Descrip.</w:t>
            </w:r>
          </w:p>
        </w:tc>
        <w:tc>
          <w:tcPr>
            <w:shd w:fill="94bd5e" w:val="clear"/>
            <w:tcMar>
              <w:top w:w="0.0" w:type="dxa"/>
              <w:left w:w="108.0" w:type="dxa"/>
              <w:bottom w:w="0.0" w:type="dxa"/>
              <w:right w:w="108.0" w:type="dxa"/>
            </w:tcMar>
            <w:vAlign w:val="center"/>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Table B</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Scale</w:t>
            </w:r>
          </w:p>
        </w:tc>
        <w:tc>
          <w:tcPr>
            <w:shd w:fill="94bd5e" w:val="clear"/>
            <w:tcMar>
              <w:top w:w="0.0" w:type="dxa"/>
              <w:left w:w="108.0" w:type="dxa"/>
              <w:bottom w:w="0.0" w:type="dxa"/>
              <w:right w:w="108.0" w:type="dxa"/>
            </w:tcMar>
            <w:vAlign w:val="center"/>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Table B</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Ref. Val.</w:t>
            </w:r>
          </w:p>
        </w:tc>
        <w:tc>
          <w:tcPr>
            <w:shd w:fill="94bd5e" w:val="clear"/>
            <w:tcMar>
              <w:top w:w="0.0" w:type="dxa"/>
              <w:left w:w="108.0" w:type="dxa"/>
              <w:bottom w:w="0.0" w:type="dxa"/>
              <w:right w:w="108.0" w:type="dxa"/>
            </w:tcMar>
            <w:vAlign w:val="center"/>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Table B</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Width</w:t>
            </w:r>
          </w:p>
        </w:tc>
        <w:tc>
          <w:tcPr>
            <w:shd w:fill="94bd5e" w:val="clear"/>
            <w:tcMar>
              <w:top w:w="0.0" w:type="dxa"/>
              <w:left w:w="108.0" w:type="dxa"/>
              <w:bottom w:w="0.0" w:type="dxa"/>
              <w:right w:w="108.0" w:type="dxa"/>
            </w:tcMar>
            <w:vAlign w:val="center"/>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Units</w:t>
            </w:r>
          </w:p>
        </w:tc>
        <w:tc>
          <w:tcPr>
            <w:shd w:fill="94bd5e" w:val="clear"/>
            <w:tcMar>
              <w:top w:w="0.0" w:type="dxa"/>
              <w:left w:w="108.0" w:type="dxa"/>
              <w:bottom w:w="0.0" w:type="dxa"/>
              <w:right w:w="108.0" w:type="dxa"/>
            </w:tcMar>
            <w:vAlign w:val="center"/>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Comments</w:t>
            </w:r>
          </w:p>
        </w:tc>
      </w:tr>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Radio Occultation header</w:t>
            </w:r>
          </w:p>
        </w:tc>
      </w:tr>
      <w:tr>
        <w:trPr>
          <w:cantSplit w:val="1"/>
          <w:trHeight w:val="311"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shd w:fill="f3f3f3" w:val="clear"/>
            <w:tcMar>
              <w:top w:w="0.0" w:type="dxa"/>
              <w:left w:w="108.0" w:type="dxa"/>
              <w:bottom w:w="0.0" w:type="dxa"/>
              <w:right w:w="108.0" w:type="dxa"/>
            </w:tcMar>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Short delayed replication factor</w:t>
            </w:r>
          </w:p>
        </w:tc>
        <w:tc>
          <w:tcPr>
            <w:shd w:fill="f3f3f3" w:val="clear"/>
            <w:tcMar>
              <w:top w:w="0.0" w:type="dxa"/>
              <w:left w:w="108.0" w:type="dxa"/>
              <w:bottom w:w="0.0" w:type="dxa"/>
              <w:right w:w="108.0" w:type="dxa"/>
            </w:tcMar>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0 31 000</w:t>
            </w:r>
          </w:p>
        </w:tc>
        <w:tc>
          <w:tcPr>
            <w:shd w:fill="f3f3f3" w:val="clear"/>
            <w:tcMar>
              <w:top w:w="0.0" w:type="dxa"/>
              <w:left w:w="108.0" w:type="dxa"/>
              <w:bottom w:w="0.0" w:type="dxa"/>
              <w:right w:w="108.0" w:type="dxa"/>
            </w:tcMar>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shd w:fill="f3f3f3" w:val="clear"/>
            <w:tcMar>
              <w:top w:w="0.0" w:type="dxa"/>
              <w:left w:w="108.0" w:type="dxa"/>
              <w:bottom w:w="0.0" w:type="dxa"/>
              <w:right w:w="108.0" w:type="dxa"/>
            </w:tcMa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p>
        </w:tc>
        <w:tc>
          <w:tcPr>
            <w:shd w:fill="f3f3f3" w:val="clear"/>
            <w:tcMar>
              <w:top w:w="0.0" w:type="dxa"/>
              <w:left w:w="108.0" w:type="dxa"/>
              <w:bottom w:w="0.0" w:type="dxa"/>
              <w:right w:w="108.0" w:type="dxa"/>
            </w:tcMar>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Indicate presence of satellite RO header</w:t>
            </w:r>
          </w:p>
        </w:tc>
      </w:tr>
      <w:tr>
        <w:trPr>
          <w:cantSplit w:val="1"/>
          <w:trHeight w:val="133"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2–4</w:t>
            </w:r>
          </w:p>
        </w:tc>
        <w:tc>
          <w:tcPr>
            <w:shd w:fill="e0e0e0" w:val="clear"/>
            <w:tcMar>
              <w:top w:w="0.0" w:type="dxa"/>
              <w:left w:w="108.0" w:type="dxa"/>
              <w:bottom w:w="0.0" w:type="dxa"/>
              <w:right w:w="108.0" w:type="dxa"/>
            </w:tcMar>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Satellite data introducer</w:t>
            </w:r>
          </w:p>
        </w:tc>
        <w:tc>
          <w:tcPr>
            <w:shd w:fill="e0e0e0" w:val="clear"/>
            <w:tcMar>
              <w:top w:w="0.0" w:type="dxa"/>
              <w:left w:w="108.0" w:type="dxa"/>
              <w:bottom w:w="0.0" w:type="dxa"/>
              <w:right w:w="108.0" w:type="dxa"/>
            </w:tcMar>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3 10 022</w:t>
            </w:r>
          </w:p>
        </w:tc>
        <w:tc>
          <w:tcPr>
            <w:shd w:fill="e0e0e0" w:val="clear"/>
            <w:tcMar>
              <w:top w:w="0.0" w:type="dxa"/>
              <w:left w:w="108.0" w:type="dxa"/>
              <w:bottom w:w="0.0" w:type="dxa"/>
              <w:right w:w="108.0" w:type="dxa"/>
            </w:tcMar>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r>
      <w:tr>
        <w:trPr>
          <w:cantSplit w:val="1"/>
          <w:trHeight w:val="94"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2</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Satellite Identifier</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0 01 007</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w:t>
            </w:r>
          </w:p>
        </w:tc>
        <w:tc>
          <w:tcPr>
            <w:shd w:fill="f3f3f3" w:val="clear"/>
            <w:tcMar>
              <w:top w:w="0.0" w:type="dxa"/>
              <w:left w:w="108.0" w:type="dxa"/>
              <w:bottom w:w="0.0" w:type="dxa"/>
              <w:right w:w="108.0" w:type="dxa"/>
            </w:tcMar>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Code Table</w:t>
            </w:r>
          </w:p>
        </w:tc>
        <w:tc>
          <w:tcPr>
            <w:shd w:fill="f3f3f3" w:val="clear"/>
            <w:tcMar>
              <w:top w:w="0.0" w:type="dxa"/>
              <w:left w:w="108.0" w:type="dxa"/>
              <w:bottom w:w="0.0" w:type="dxa"/>
              <w:right w:w="108.0" w:type="dxa"/>
            </w:tcMar>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LEO –</w:t>
            </w: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 See Table 7</w:t>
            </w:r>
            <w:r w:rsidDel="00000000" w:rsidR="00000000" w:rsidRPr="00000000">
              <w:rPr>
                <w:rtl w:val="0"/>
              </w:rPr>
            </w:r>
          </w:p>
        </w:tc>
      </w:tr>
      <w:tr>
        <w:trPr>
          <w:cantSplit w:val="1"/>
          <w:trHeight w:val="52"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3</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Sub-satellite number</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0 01 016</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p>
        </w:tc>
        <w:tc>
          <w:tcPr>
            <w:shd w:fill="e0e0e0" w:val="clear"/>
            <w:tcMar>
              <w:top w:w="0.0" w:type="dxa"/>
              <w:left w:w="108.0" w:type="dxa"/>
              <w:bottom w:w="0.0" w:type="dxa"/>
              <w:right w:w="108.0" w:type="dxa"/>
            </w:tcMar>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Number of satellite in constellation</w:t>
            </w:r>
          </w:p>
        </w:tc>
      </w:tr>
      <w:tr>
        <w:trPr>
          <w:cantSplit w:val="1"/>
          <w:trHeight w:val="52"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4</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Satellite instrument</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0 02 019</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11</w:t>
            </w:r>
          </w:p>
        </w:tc>
        <w:tc>
          <w:tcPr>
            <w:shd w:fill="f3f3f3" w:val="clear"/>
            <w:tcMar>
              <w:top w:w="0.0" w:type="dxa"/>
              <w:left w:w="108.0" w:type="dxa"/>
              <w:bottom w:w="0.0" w:type="dxa"/>
              <w:right w:w="108.0" w:type="dxa"/>
            </w:tcMar>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Code Table</w:t>
            </w:r>
          </w:p>
        </w:tc>
        <w:tc>
          <w:tcPr>
            <w:shd w:fill="f3f3f3" w:val="clear"/>
            <w:tcMar>
              <w:top w:w="0.0" w:type="dxa"/>
              <w:left w:w="108.0" w:type="dxa"/>
              <w:bottom w:w="0.0" w:type="dxa"/>
              <w:right w:w="108.0" w:type="dxa"/>
            </w:tcMar>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e.g. 202 = GRAS –</w:t>
            </w: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 See Table 8</w:t>
            </w:r>
            <w:r w:rsidDel="00000000" w:rsidR="00000000" w:rsidRPr="00000000">
              <w:rPr>
                <w:rtl w:val="0"/>
              </w:rPr>
            </w:r>
          </w:p>
        </w:tc>
      </w:tr>
      <w:tr>
        <w:trPr>
          <w:cantSplit w:val="1"/>
          <w:trHeight w:val="311"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5</w:t>
            </w:r>
          </w:p>
        </w:tc>
        <w:tc>
          <w:tcPr>
            <w:shd w:fill="e0e0e0" w:val="clear"/>
            <w:tcMar>
              <w:top w:w="0.0" w:type="dxa"/>
              <w:left w:w="108.0" w:type="dxa"/>
              <w:bottom w:w="0.0" w:type="dxa"/>
              <w:right w:w="108.0" w:type="dxa"/>
            </w:tcMa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(end delayed replication)</w:t>
            </w:r>
          </w:p>
        </w:tc>
        <w:tc>
          <w:tcPr>
            <w:shd w:fill="e0e0e0" w:val="clear"/>
            <w:tcMar>
              <w:top w:w="0.0" w:type="dxa"/>
              <w:left w:w="108.0" w:type="dxa"/>
              <w:bottom w:w="0.0" w:type="dxa"/>
              <w:right w:w="108.0" w:type="dxa"/>
            </w:tcMar>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rHeight w:val="311"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6</w:t>
            </w:r>
          </w:p>
        </w:tc>
        <w:tc>
          <w:tcPr>
            <w:shd w:fill="f3f3f3" w:val="clear"/>
            <w:tcMar>
              <w:top w:w="0.0" w:type="dxa"/>
              <w:left w:w="108.0" w:type="dxa"/>
              <w:bottom w:w="0.0" w:type="dxa"/>
              <w:right w:w="108.0" w:type="dxa"/>
            </w:tcMar>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Short delayed replication factor</w:t>
            </w:r>
          </w:p>
        </w:tc>
        <w:tc>
          <w:tcPr>
            <w:shd w:fill="f3f3f3" w:val="clear"/>
            <w:tcMar>
              <w:top w:w="0.0" w:type="dxa"/>
              <w:left w:w="108.0" w:type="dxa"/>
              <w:bottom w:w="0.0" w:type="dxa"/>
              <w:right w:w="108.0" w:type="dxa"/>
            </w:tcMar>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0 31 000</w:t>
            </w:r>
          </w:p>
        </w:tc>
        <w:tc>
          <w:tcPr>
            <w:shd w:fill="f3f3f3" w:val="clear"/>
            <w:tcMar>
              <w:top w:w="0.0" w:type="dxa"/>
              <w:left w:w="108.0" w:type="dxa"/>
              <w:bottom w:w="0.0" w:type="dxa"/>
              <w:right w:w="108.0" w:type="dxa"/>
            </w:tcMar>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shd w:fill="f3f3f3" w:val="clear"/>
            <w:tcMar>
              <w:top w:w="0.0" w:type="dxa"/>
              <w:left w:w="108.0" w:type="dxa"/>
              <w:bottom w:w="0.0" w:type="dxa"/>
              <w:right w:w="108.0" w:type="dxa"/>
            </w:tcMar>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p>
        </w:tc>
        <w:tc>
          <w:tcPr>
            <w:shd w:fill="f3f3f3" w:val="clear"/>
            <w:tcMar>
              <w:top w:w="0.0" w:type="dxa"/>
              <w:left w:w="108.0" w:type="dxa"/>
              <w:bottom w:w="0.0" w:type="dxa"/>
              <w:right w:w="108.0" w:type="dxa"/>
            </w:tcMar>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Indicate presence of aircraft RO header</w:t>
            </w:r>
          </w:p>
        </w:tc>
      </w:tr>
      <w:tr>
        <w:trPr>
          <w:cantSplit w:val="1"/>
          <w:trHeight w:val="52"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7-8</w:t>
            </w:r>
          </w:p>
        </w:tc>
        <w:tc>
          <w:tcPr>
            <w:shd w:fill="e0e0e0" w:val="clear"/>
            <w:tcMar>
              <w:top w:w="0.0" w:type="dxa"/>
              <w:left w:w="108.0" w:type="dxa"/>
              <w:bottom w:w="0.0" w:type="dxa"/>
              <w:right w:w="108.0" w:type="dxa"/>
            </w:tcMar>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Aircraft data introducer</w:t>
            </w:r>
          </w:p>
        </w:tc>
        <w:tc>
          <w:tcPr>
            <w:shd w:fill="e0e0e0" w:val="clear"/>
            <w:tcMar>
              <w:top w:w="0.0" w:type="dxa"/>
              <w:left w:w="108.0" w:type="dxa"/>
              <w:bottom w:w="0.0" w:type="dxa"/>
              <w:right w:w="108.0" w:type="dxa"/>
            </w:tcMar>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New</w:t>
            </w:r>
          </w:p>
        </w:tc>
        <w:tc>
          <w:tcPr>
            <w:shd w:fill="e0e0e0" w:val="clear"/>
            <w:tcMar>
              <w:top w:w="0.0" w:type="dxa"/>
              <w:left w:w="108.0" w:type="dxa"/>
              <w:bottom w:w="0.0" w:type="dxa"/>
              <w:right w:w="108.0" w:type="dxa"/>
            </w:tcMar>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r>
      <w:tr>
        <w:trPr>
          <w:cantSplit w:val="1"/>
          <w:trHeight w:val="52"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sdt>
              <w:sdtPr>
                <w:tag w:val="goog_rdk_23"/>
              </w:sdtPr>
              <w:sdtContent>
                <w:commentRangeStart w:id="7"/>
              </w:sdtContent>
            </w:sdt>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7</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Aircraft tail number</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0 01 110</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48</w:t>
            </w:r>
          </w:p>
        </w:tc>
        <w:tc>
          <w:tcPr>
            <w:shd w:fill="f3f3f3" w:val="clear"/>
            <w:tcMar>
              <w:top w:w="0.0" w:type="dxa"/>
              <w:left w:w="108.0" w:type="dxa"/>
              <w:bottom w:w="0.0" w:type="dxa"/>
              <w:right w:w="108.0" w:type="dxa"/>
            </w:tcMa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rHeight w:val="52"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commentRangeEnd w:id="7"/>
            <w:r w:rsidDel="00000000" w:rsidR="00000000" w:rsidRPr="00000000">
              <w:commentReference w:id="7"/>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8</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RO instrument</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sdt>
              <w:sdtPr>
                <w:tag w:val="goog_rdk_24"/>
              </w:sdtPr>
              <w:sdtContent>
                <w:commentRangeStart w:id="8"/>
              </w:sdtContent>
            </w:sdt>
            <w:sdt>
              <w:sdtPr>
                <w:tag w:val="goog_rdk_25"/>
              </w:sdtPr>
              <w:sdtContent>
                <w:commentRangeStart w:id="9"/>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New</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11</w:t>
            </w:r>
          </w:p>
        </w:tc>
        <w:tc>
          <w:tcPr>
            <w:shd w:fill="e0e0e0" w:val="clear"/>
            <w:tcMar>
              <w:top w:w="0.0" w:type="dxa"/>
              <w:left w:w="108.0" w:type="dxa"/>
              <w:bottom w:w="0.0" w:type="dxa"/>
              <w:right w:w="108.0" w:type="dxa"/>
            </w:tcMa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Code Table</w:t>
            </w:r>
          </w:p>
        </w:tc>
        <w:tc>
          <w:tcPr>
            <w:shd w:fill="e0e0e0" w:val="clear"/>
            <w:tcMar>
              <w:top w:w="0.0" w:type="dxa"/>
              <w:left w:w="108.0" w:type="dxa"/>
              <w:bottom w:w="0.0" w:type="dxa"/>
              <w:right w:w="108.0" w:type="dxa"/>
            </w:tcMar>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sdt>
              <w:sdtPr>
                <w:tag w:val="goog_rdk_26"/>
              </w:sdtPr>
              <w:sdtContent>
                <w:commentRangeStart w:id="10"/>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Will mimic the satellite instrument table, but for terrestrial</w:t>
            </w:r>
          </w:p>
        </w:tc>
      </w:tr>
      <w:tr>
        <w:trPr>
          <w:cantSplit w:val="1"/>
          <w:trHeight w:val="20"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commentRangeEnd w:id="10"/>
            <w:r w:rsidDel="00000000" w:rsidR="00000000" w:rsidRPr="00000000">
              <w:commentReference w:id="10"/>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9</w:t>
            </w:r>
          </w:p>
        </w:tc>
        <w:tc>
          <w:tcPr>
            <w:shd w:fill="f3f3f3" w:val="clear"/>
            <w:tcMar>
              <w:top w:w="0.0" w:type="dxa"/>
              <w:left w:w="108.0" w:type="dxa"/>
              <w:bottom w:w="0.0" w:type="dxa"/>
              <w:right w:w="108.0" w:type="dxa"/>
            </w:tcMar>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(end delayed replication)</w:t>
            </w:r>
          </w:p>
        </w:tc>
        <w:tc>
          <w:tcPr>
            <w:shd w:fill="f3f3f3" w:val="clear"/>
            <w:tcMar>
              <w:top w:w="0.0" w:type="dxa"/>
              <w:left w:w="108.0" w:type="dxa"/>
              <w:bottom w:w="0.0" w:type="dxa"/>
              <w:right w:w="108.0" w:type="dxa"/>
            </w:tcMar>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rHeight w:val="20"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w:t>
            </w:r>
          </w:p>
        </w:tc>
        <w:tc>
          <w:tcPr>
            <w:shd w:fill="e0e0e0" w:val="clear"/>
            <w:tcMar>
              <w:top w:w="0.0" w:type="dxa"/>
              <w:left w:w="108.0" w:type="dxa"/>
              <w:bottom w:w="0.0" w:type="dxa"/>
              <w:right w:w="108.0" w:type="dxa"/>
            </w:tcMar>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Short delayed replication factor</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0 31 000</w:t>
            </w:r>
          </w:p>
        </w:tc>
        <w:tc>
          <w:tcPr>
            <w:shd w:fill="e0e0e0" w:val="clear"/>
            <w:tcMar>
              <w:top w:w="0.0" w:type="dxa"/>
              <w:left w:w="108.0" w:type="dxa"/>
              <w:bottom w:w="0.0" w:type="dxa"/>
              <w:right w:w="108.0" w:type="dxa"/>
            </w:tcMa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shd w:fill="e0e0e0" w:val="clear"/>
            <w:tcMar>
              <w:top w:w="0.0" w:type="dxa"/>
              <w:left w:w="108.0" w:type="dxa"/>
              <w:bottom w:w="0.0" w:type="dxa"/>
              <w:right w:w="108.0" w:type="dxa"/>
            </w:tcMa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Indicate presence of balloon RO header</w:t>
            </w:r>
          </w:p>
        </w:tc>
      </w:tr>
      <w:tr>
        <w:trPr>
          <w:cantSplit w:val="1"/>
          <w:trHeight w:val="20"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11-12</w:t>
            </w:r>
          </w:p>
        </w:tc>
        <w:tc>
          <w:tcPr>
            <w:shd w:fill="f3f3f3" w:val="clear"/>
            <w:tcMar>
              <w:top w:w="0.0" w:type="dxa"/>
              <w:left w:w="108.0" w:type="dxa"/>
              <w:bottom w:w="0.0" w:type="dxa"/>
              <w:right w:w="108.0" w:type="dxa"/>
            </w:tcMar>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Balloon data introducer</w:t>
            </w:r>
          </w:p>
        </w:tc>
        <w:tc>
          <w:tcPr>
            <w:shd w:fill="f3f3f3" w:val="clear"/>
            <w:tcMar>
              <w:top w:w="0.0" w:type="dxa"/>
              <w:left w:w="108.0" w:type="dxa"/>
              <w:bottom w:w="0.0" w:type="dxa"/>
              <w:right w:w="108.0" w:type="dxa"/>
            </w:tcMar>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f3f3f3" w:val="clear"/>
            <w:tcMar>
              <w:top w:w="0.0" w:type="dxa"/>
              <w:left w:w="108.0" w:type="dxa"/>
              <w:bottom w:w="0.0" w:type="dxa"/>
              <w:right w:w="108.0" w:type="dxa"/>
            </w:tcMar>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f3f3f3" w:val="clear"/>
            <w:tcMar>
              <w:top w:w="0.0" w:type="dxa"/>
              <w:left w:w="108.0" w:type="dxa"/>
              <w:bottom w:w="0.0" w:type="dxa"/>
              <w:right w:w="108.0" w:type="dxa"/>
            </w:tcMar>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f3f3f3" w:val="clear"/>
            <w:tcMar>
              <w:top w:w="0.0" w:type="dxa"/>
              <w:left w:w="108.0" w:type="dxa"/>
              <w:bottom w:w="0.0" w:type="dxa"/>
              <w:right w:w="108.0" w:type="dxa"/>
            </w:tcMar>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f3f3f3" w:val="clear"/>
            <w:tcMar>
              <w:top w:w="0.0" w:type="dxa"/>
              <w:left w:w="108.0" w:type="dxa"/>
              <w:bottom w:w="0.0" w:type="dxa"/>
              <w:right w:w="108.0" w:type="dxa"/>
            </w:tcMa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r>
      <w:tr>
        <w:trPr>
          <w:cantSplit w:val="1"/>
          <w:trHeight w:val="20"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sdt>
              <w:sdtPr>
                <w:tag w:val="goog_rdk_27"/>
              </w:sdtPr>
              <w:sdtContent>
                <w:commentRangeStart w:id="11"/>
              </w:sdtContent>
            </w:sdt>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11</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Balloon identifier?</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0 01 008</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rHeight w:val="20"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commentRangeEnd w:id="11"/>
            <w:r w:rsidDel="00000000" w:rsidR="00000000" w:rsidRPr="00000000">
              <w:commentReference w:id="11"/>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12</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RO instrument</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New</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11</w:t>
            </w:r>
          </w:p>
        </w:tc>
        <w:tc>
          <w:tcPr>
            <w:shd w:fill="f3f3f3" w:val="clear"/>
            <w:tcMar>
              <w:top w:w="0.0" w:type="dxa"/>
              <w:left w:w="108.0" w:type="dxa"/>
              <w:bottom w:w="0.0" w:type="dxa"/>
              <w:right w:w="108.0" w:type="dxa"/>
            </w:tcMar>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Code Table</w:t>
            </w:r>
          </w:p>
        </w:tc>
        <w:tc>
          <w:tcPr>
            <w:shd w:fill="f3f3f3" w:val="clear"/>
            <w:tcMar>
              <w:top w:w="0.0" w:type="dxa"/>
              <w:left w:w="108.0" w:type="dxa"/>
              <w:bottom w:w="0.0" w:type="dxa"/>
              <w:right w:w="108.0" w:type="dxa"/>
            </w:tcMar>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Will mimic the satellite instrument table, but for terrestrial</w:t>
            </w:r>
          </w:p>
        </w:tc>
      </w:tr>
      <w:tr>
        <w:trPr>
          <w:cantSplit w:val="1"/>
          <w:trHeight w:val="20"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(end delayed replication)</w:t>
            </w:r>
          </w:p>
        </w:tc>
        <w:tc>
          <w:tcPr>
            <w:shd w:fill="e0e0e0" w:val="clear"/>
            <w:tcMar>
              <w:top w:w="0.0" w:type="dxa"/>
              <w:left w:w="108.0" w:type="dxa"/>
              <w:bottom w:w="0.0" w:type="dxa"/>
              <w:right w:w="108.0" w:type="dxa"/>
            </w:tcMar>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rHeight w:val="20"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13</w:t>
            </w:r>
          </w:p>
        </w:tc>
        <w:tc>
          <w:tcPr>
            <w:shd w:fill="f3f3f3" w:val="clear"/>
            <w:tcMar>
              <w:top w:w="0.0" w:type="dxa"/>
              <w:left w:w="108.0" w:type="dxa"/>
              <w:bottom w:w="0.0" w:type="dxa"/>
              <w:right w:w="108.0" w:type="dxa"/>
            </w:tcMar>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Short delayed replication factor</w:t>
            </w:r>
          </w:p>
        </w:tc>
        <w:tc>
          <w:tcPr>
            <w:shd w:fill="f3f3f3" w:val="clear"/>
            <w:tcMar>
              <w:top w:w="0.0" w:type="dxa"/>
              <w:left w:w="108.0" w:type="dxa"/>
              <w:bottom w:w="0.0" w:type="dxa"/>
              <w:right w:w="108.0" w:type="dxa"/>
            </w:tcMar>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0 31 000</w:t>
            </w:r>
          </w:p>
        </w:tc>
        <w:tc>
          <w:tcPr>
            <w:shd w:fill="f3f3f3" w:val="clear"/>
            <w:tcMar>
              <w:top w:w="0.0" w:type="dxa"/>
              <w:left w:w="108.0" w:type="dxa"/>
              <w:bottom w:w="0.0" w:type="dxa"/>
              <w:right w:w="108.0" w:type="dxa"/>
            </w:tcMar>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shd w:fill="f3f3f3" w:val="clear"/>
            <w:tcMar>
              <w:top w:w="0.0" w:type="dxa"/>
              <w:left w:w="108.0" w:type="dxa"/>
              <w:bottom w:w="0.0" w:type="dxa"/>
              <w:right w:w="108.0" w:type="dxa"/>
            </w:tcMar>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p>
        </w:tc>
        <w:tc>
          <w:tcPr>
            <w:shd w:fill="f3f3f3" w:val="clear"/>
            <w:tcMar>
              <w:top w:w="0.0" w:type="dxa"/>
              <w:left w:w="108.0" w:type="dxa"/>
              <w:bottom w:w="0.0" w:type="dxa"/>
              <w:right w:w="108.0" w:type="dxa"/>
            </w:tcMar>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Indicate presence of mountain RO header</w:t>
            </w:r>
          </w:p>
        </w:tc>
      </w:tr>
      <w:tr>
        <w:trPr>
          <w:cantSplit w:val="1"/>
          <w:trHeight w:val="20"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14-18</w:t>
            </w:r>
          </w:p>
        </w:tc>
        <w:tc>
          <w:tcPr>
            <w:shd w:fill="e0e0e0" w:val="clear"/>
            <w:tcMar>
              <w:top w:w="0.0" w:type="dxa"/>
              <w:left w:w="108.0" w:type="dxa"/>
              <w:bottom w:w="0.0" w:type="dxa"/>
              <w:right w:w="108.0" w:type="dxa"/>
            </w:tcMar>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Mountain data introducer</w:t>
            </w:r>
          </w:p>
        </w:tc>
        <w:tc>
          <w:tcPr>
            <w:shd w:fill="e0e0e0" w:val="clear"/>
            <w:tcMar>
              <w:top w:w="0.0" w:type="dxa"/>
              <w:left w:w="108.0" w:type="dxa"/>
              <w:bottom w:w="0.0" w:type="dxa"/>
              <w:right w:w="108.0" w:type="dxa"/>
            </w:tcMar>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New</w:t>
            </w:r>
          </w:p>
        </w:tc>
        <w:tc>
          <w:tcPr>
            <w:shd w:fill="e0e0e0" w:val="clear"/>
            <w:tcMar>
              <w:top w:w="0.0" w:type="dxa"/>
              <w:left w:w="108.0" w:type="dxa"/>
              <w:bottom w:w="0.0" w:type="dxa"/>
              <w:right w:w="108.0" w:type="dxa"/>
            </w:tcMar>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e0e0e0" w:val="clear"/>
            <w:tcMar>
              <w:top w:w="0.0" w:type="dxa"/>
              <w:left w:w="108.0" w:type="dxa"/>
              <w:bottom w:w="0.0" w:type="dxa"/>
              <w:right w:w="108.0" w:type="dxa"/>
            </w:tcMar>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r>
      <w:tr>
        <w:trPr>
          <w:cantSplit w:val="1"/>
          <w:trHeight w:val="20"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14-17</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WIGOS station identifier</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3 01 150 </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f3f3f3" w:val="clear"/>
            <w:tcMar>
              <w:top w:w="0.0" w:type="dxa"/>
              <w:left w:w="108.0" w:type="dxa"/>
              <w:bottom w:w="0.0" w:type="dxa"/>
              <w:right w:w="108.0" w:type="dxa"/>
            </w:tcMar>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f3f3f3" w:val="clear"/>
            <w:tcMar>
              <w:top w:w="0.0" w:type="dxa"/>
              <w:left w:w="108.0" w:type="dxa"/>
              <w:bottom w:w="0.0" w:type="dxa"/>
              <w:right w:w="108.0" w:type="dxa"/>
            </w:tcMar>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rHeight w:val="20"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14</w:t>
            </w:r>
          </w:p>
        </w:tc>
        <w:tc>
          <w:tcPr>
            <w:shd w:fill="e0e0e0" w:val="clear"/>
            <w:tcMar>
              <w:top w:w="0.0" w:type="dxa"/>
              <w:left w:w="108.0" w:type="dxa"/>
              <w:bottom w:w="0.0" w:type="dxa"/>
              <w:right w:w="108.0" w:type="dxa"/>
            </w:tcMar>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6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WIGOS Identifier series</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0 01 125</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w:t>
            </w:r>
          </w:p>
        </w:tc>
        <w:tc>
          <w:tcPr>
            <w:shd w:fill="e0e0e0" w:val="clear"/>
            <w:tcMar>
              <w:top w:w="0.0" w:type="dxa"/>
              <w:left w:w="108.0" w:type="dxa"/>
              <w:bottom w:w="0.0" w:type="dxa"/>
              <w:right w:w="108.0" w:type="dxa"/>
            </w:tcMar>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rHeight w:val="20"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15</w:t>
            </w:r>
          </w:p>
        </w:tc>
        <w:tc>
          <w:tcPr>
            <w:shd w:fill="f3f3f3" w:val="clear"/>
            <w:tcMar>
              <w:top w:w="0.0" w:type="dxa"/>
              <w:left w:w="108.0" w:type="dxa"/>
              <w:bottom w:w="0.0" w:type="dxa"/>
              <w:right w:w="108.0" w:type="dxa"/>
            </w:tcMar>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6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WIGOS Issuer of identifier</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0 01 126</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16</w:t>
            </w:r>
          </w:p>
        </w:tc>
        <w:tc>
          <w:tcPr>
            <w:shd w:fill="f3f3f3" w:val="clear"/>
            <w:tcMar>
              <w:top w:w="0.0" w:type="dxa"/>
              <w:left w:w="108.0" w:type="dxa"/>
              <w:bottom w:w="0.0" w:type="dxa"/>
              <w:right w:w="108.0" w:type="dxa"/>
            </w:tcMar>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rHeight w:val="20"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16</w:t>
            </w:r>
          </w:p>
        </w:tc>
        <w:tc>
          <w:tcPr>
            <w:shd w:fill="e0e0e0" w:val="clear"/>
            <w:tcMar>
              <w:top w:w="0.0" w:type="dxa"/>
              <w:left w:w="108.0" w:type="dxa"/>
              <w:bottom w:w="0.0" w:type="dxa"/>
              <w:right w:w="108.0" w:type="dxa"/>
            </w:tcMar>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6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WIGOS Issue number</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0 01 127</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16</w:t>
            </w:r>
          </w:p>
        </w:tc>
        <w:tc>
          <w:tcPr>
            <w:shd w:fill="e0e0e0" w:val="clear"/>
            <w:tcMar>
              <w:top w:w="0.0" w:type="dxa"/>
              <w:left w:w="108.0" w:type="dxa"/>
              <w:bottom w:w="0.0" w:type="dxa"/>
              <w:right w:w="108.0" w:type="dxa"/>
            </w:tcMar>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rHeight w:val="20"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17</w:t>
            </w:r>
          </w:p>
        </w:tc>
        <w:tc>
          <w:tcPr>
            <w:shd w:fill="f3f3f3" w:val="clear"/>
            <w:tcMar>
              <w:top w:w="0.0" w:type="dxa"/>
              <w:left w:w="108.0" w:type="dxa"/>
              <w:bottom w:w="0.0" w:type="dxa"/>
              <w:right w:w="108.0" w:type="dxa"/>
            </w:tcMar>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6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WIGOS Local identifier (character)</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0 01 128</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128</w:t>
            </w:r>
          </w:p>
        </w:tc>
        <w:tc>
          <w:tcPr>
            <w:shd w:fill="f3f3f3" w:val="clear"/>
            <w:tcMar>
              <w:top w:w="0.0" w:type="dxa"/>
              <w:left w:w="108.0" w:type="dxa"/>
              <w:bottom w:w="0.0" w:type="dxa"/>
              <w:right w:w="108.0" w:type="dxa"/>
            </w:tcMar>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rHeight w:val="20"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18</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RO instrument</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New</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11</w:t>
            </w:r>
          </w:p>
        </w:tc>
        <w:tc>
          <w:tcPr>
            <w:shd w:fill="e0e0e0" w:val="clear"/>
            <w:tcMar>
              <w:top w:w="0.0" w:type="dxa"/>
              <w:left w:w="108.0" w:type="dxa"/>
              <w:bottom w:w="0.0" w:type="dxa"/>
              <w:right w:w="108.0" w:type="dxa"/>
            </w:tcMar>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Code Table</w:t>
            </w:r>
          </w:p>
        </w:tc>
        <w:tc>
          <w:tcPr>
            <w:shd w:fill="e0e0e0" w:val="clear"/>
            <w:tcMar>
              <w:top w:w="0.0" w:type="dxa"/>
              <w:left w:w="108.0" w:type="dxa"/>
              <w:bottom w:w="0.0" w:type="dxa"/>
              <w:right w:w="108.0" w:type="dxa"/>
            </w:tcMar>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Will mimic the satellite instrument table, but for terrestrial</w:t>
            </w:r>
          </w:p>
        </w:tc>
      </w:tr>
      <w:tr>
        <w:trPr>
          <w:cantSplit w:val="1"/>
          <w:trHeight w:val="20"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19</w:t>
            </w:r>
          </w:p>
        </w:tc>
        <w:tc>
          <w:tcPr>
            <w:shd w:fill="f3f3f3" w:val="clear"/>
            <w:tcMar>
              <w:top w:w="0.0" w:type="dxa"/>
              <w:left w:w="108.0" w:type="dxa"/>
              <w:bottom w:w="0.0" w:type="dxa"/>
              <w:right w:w="108.0" w:type="dxa"/>
            </w:tcMar>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(end delayed replication)</w:t>
            </w:r>
          </w:p>
        </w:tc>
        <w:tc>
          <w:tcPr>
            <w:shd w:fill="f3f3f3" w:val="clear"/>
            <w:tcMar>
              <w:top w:w="0.0" w:type="dxa"/>
              <w:left w:w="108.0" w:type="dxa"/>
              <w:bottom w:w="0.0" w:type="dxa"/>
              <w:right w:w="108.0" w:type="dxa"/>
            </w:tcMar>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rHeight w:val="20"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20</w:t>
            </w:r>
          </w:p>
        </w:tc>
        <w:tc>
          <w:tcPr>
            <w:shd w:fill="e0e0e0" w:val="clear"/>
            <w:tcMar>
              <w:top w:w="0.0" w:type="dxa"/>
              <w:left w:w="108.0" w:type="dxa"/>
              <w:bottom w:w="0.0" w:type="dxa"/>
              <w:right w:w="108.0" w:type="dxa"/>
            </w:tcMar>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Originating centre</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0 01 033</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8</w:t>
            </w:r>
          </w:p>
        </w:tc>
        <w:tc>
          <w:tcPr>
            <w:shd w:fill="e0e0e0" w:val="clear"/>
            <w:tcMar>
              <w:top w:w="0.0" w:type="dxa"/>
              <w:left w:w="108.0" w:type="dxa"/>
              <w:bottom w:w="0.0" w:type="dxa"/>
              <w:right w:w="108.0" w:type="dxa"/>
            </w:tcMar>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Code Table</w:t>
            </w:r>
          </w:p>
        </w:tc>
        <w:tc>
          <w:tcPr>
            <w:shd w:fill="e0e0e0" w:val="clear"/>
            <w:tcMar>
              <w:top w:w="0.0" w:type="dxa"/>
              <w:left w:w="108.0" w:type="dxa"/>
              <w:bottom w:w="0.0" w:type="dxa"/>
              <w:right w:w="108.0" w:type="dxa"/>
            </w:tcMar>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e.g. 94 = Copenhagen (DMI) – </w:t>
            </w: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See Table 3</w:t>
            </w:r>
            <w:r w:rsidDel="00000000" w:rsidR="00000000" w:rsidRPr="00000000">
              <w:rPr>
                <w:rtl w:val="0"/>
              </w:rPr>
            </w:r>
          </w:p>
        </w:tc>
      </w:tr>
      <w:tr>
        <w:trPr>
          <w:cantSplit w:val="1"/>
          <w:trHeight w:val="20"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21</w:t>
            </w:r>
          </w:p>
        </w:tc>
        <w:tc>
          <w:tcPr>
            <w:shd w:fill="f3f3f3" w:val="clear"/>
            <w:tcMar>
              <w:top w:w="0.0" w:type="dxa"/>
              <w:left w:w="108.0" w:type="dxa"/>
              <w:bottom w:w="0.0" w:type="dxa"/>
              <w:right w:w="108.0" w:type="dxa"/>
            </w:tcMar>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Product type</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0 02 172</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7"/>
                <w:tab w:val="right" w:leader="none" w:pos="493"/>
              </w:tabs>
              <w:spacing w:after="0" w:before="0" w:line="240" w:lineRule="auto"/>
              <w:ind w:left="-37"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8</w:t>
            </w:r>
          </w:p>
        </w:tc>
        <w:tc>
          <w:tcPr>
            <w:shd w:fill="f3f3f3" w:val="clear"/>
            <w:tcMar>
              <w:top w:w="0.0" w:type="dxa"/>
              <w:left w:w="108.0" w:type="dxa"/>
              <w:bottom w:w="0.0" w:type="dxa"/>
              <w:right w:w="108.0" w:type="dxa"/>
            </w:tcMar>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Code Table</w:t>
            </w:r>
          </w:p>
        </w:tc>
        <w:tc>
          <w:tcPr>
            <w:shd w:fill="f3f3f3" w:val="clear"/>
            <w:tcMar>
              <w:top w:w="0.0" w:type="dxa"/>
              <w:left w:w="108.0" w:type="dxa"/>
              <w:bottom w:w="0.0" w:type="dxa"/>
              <w:right w:w="108.0" w:type="dxa"/>
            </w:tcMar>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 = limb sounding</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22</w:t>
            </w:r>
          </w:p>
        </w:tc>
        <w:tc>
          <w:tcPr>
            <w:shd w:fill="e0e0e0" w:val="clear"/>
            <w:tcMar>
              <w:top w:w="0.0" w:type="dxa"/>
              <w:left w:w="108.0" w:type="dxa"/>
              <w:bottom w:w="0.0" w:type="dxa"/>
              <w:right w:w="108.0" w:type="dxa"/>
            </w:tcMar>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Software ID</w:t>
            </w:r>
          </w:p>
        </w:tc>
        <w:tc>
          <w:tcPr>
            <w:shd w:fill="e0e0e0" w:val="clear"/>
            <w:tcMar>
              <w:top w:w="0.0" w:type="dxa"/>
              <w:left w:w="108.0" w:type="dxa"/>
              <w:bottom w:w="0.0" w:type="dxa"/>
              <w:right w:w="108.0" w:type="dxa"/>
            </w:tcMar>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0 25 060</w:t>
            </w:r>
          </w:p>
        </w:tc>
        <w:tc>
          <w:tcPr>
            <w:shd w:fill="e0e0e0" w:val="clear"/>
            <w:tcMar>
              <w:top w:w="0.0" w:type="dxa"/>
              <w:left w:w="108.0" w:type="dxa"/>
              <w:bottom w:w="0.0" w:type="dxa"/>
              <w:right w:w="108.0" w:type="dxa"/>
            </w:tcMar>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14</w:t>
            </w:r>
          </w:p>
        </w:tc>
        <w:tc>
          <w:tcPr>
            <w:shd w:fill="e0e0e0" w:val="clear"/>
            <w:tcMar>
              <w:top w:w="0.0" w:type="dxa"/>
              <w:left w:w="108.0" w:type="dxa"/>
              <w:bottom w:w="0.0" w:type="dxa"/>
              <w:right w:w="108.0" w:type="dxa"/>
            </w:tcMar>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Identifies processing algorithms used by org. centre</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23</w:t>
            </w:r>
          </w:p>
        </w:tc>
        <w:tc>
          <w:tcPr>
            <w:shd w:fill="f3f3f3" w:val="clear"/>
            <w:tcMar>
              <w:top w:w="0.0" w:type="dxa"/>
              <w:left w:w="108.0" w:type="dxa"/>
              <w:bottom w:w="0.0" w:type="dxa"/>
              <w:right w:w="108.0" w:type="dxa"/>
            </w:tcMar>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Database identification</w:t>
            </w:r>
          </w:p>
        </w:tc>
        <w:tc>
          <w:tcPr>
            <w:shd w:fill="f3f3f3" w:val="clear"/>
            <w:tcMar>
              <w:top w:w="0.0" w:type="dxa"/>
              <w:left w:w="108.0" w:type="dxa"/>
              <w:bottom w:w="0.0" w:type="dxa"/>
              <w:right w:w="108.0" w:type="dxa"/>
            </w:tcMar>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0 25 062</w:t>
            </w:r>
          </w:p>
        </w:tc>
        <w:tc>
          <w:tcPr>
            <w:shd w:fill="f3f3f3" w:val="clear"/>
            <w:tcMar>
              <w:top w:w="0.0" w:type="dxa"/>
              <w:left w:w="108.0" w:type="dxa"/>
              <w:bottom w:w="0.0" w:type="dxa"/>
              <w:right w:w="108.0" w:type="dxa"/>
            </w:tcMar>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14</w:t>
            </w:r>
          </w:p>
        </w:tc>
        <w:tc>
          <w:tcPr>
            <w:shd w:fill="f3f3f3" w:val="clear"/>
            <w:tcMar>
              <w:top w:w="0.0" w:type="dxa"/>
              <w:left w:w="108.0" w:type="dxa"/>
              <w:bottom w:w="0.0" w:type="dxa"/>
              <w:right w:w="108.0" w:type="dxa"/>
            </w:tcMar>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p>
        </w:tc>
        <w:tc>
          <w:tcPr>
            <w:shd w:fill="f3f3f3" w:val="clear"/>
            <w:tcMar>
              <w:top w:w="0.0" w:type="dxa"/>
              <w:left w:w="108.0" w:type="dxa"/>
              <w:bottom w:w="0.0" w:type="dxa"/>
              <w:right w:w="108.0" w:type="dxa"/>
            </w:tcMar>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Additional software identification information</w:t>
            </w:r>
          </w:p>
        </w:tc>
      </w:tr>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Time of reference point used in occultation processing</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11</w:t>
            </w:r>
          </w:p>
        </w:tc>
        <w:tc>
          <w:tcPr>
            <w:shd w:fill="f3f3f3" w:val="clear"/>
            <w:tcMar>
              <w:top w:w="0.0" w:type="dxa"/>
              <w:left w:w="108.0" w:type="dxa"/>
              <w:bottom w:w="0.0" w:type="dxa"/>
              <w:right w:w="108.0" w:type="dxa"/>
            </w:tcMar>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SLTA of reference time</w:t>
            </w:r>
          </w:p>
        </w:tc>
        <w:tc>
          <w:tcPr>
            <w:shd w:fill="f3f3f3" w:val="clear"/>
            <w:tcMar>
              <w:top w:w="0.0" w:type="dxa"/>
              <w:left w:w="108.0" w:type="dxa"/>
              <w:bottom w:w="0.0" w:type="dxa"/>
              <w:right w:w="108.0" w:type="dxa"/>
            </w:tcMar>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-10000</w:t>
            </w:r>
          </w:p>
        </w:tc>
        <w:tc>
          <w:tcPr>
            <w:shd w:fill="f3f3f3" w:val="clear"/>
            <w:tcMar>
              <w:top w:w="0.0" w:type="dxa"/>
              <w:left w:w="108.0" w:type="dxa"/>
              <w:bottom w:w="0.0" w:type="dxa"/>
              <w:right w:w="108.0" w:type="dxa"/>
            </w:tcMar>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17</w:t>
            </w:r>
          </w:p>
        </w:tc>
        <w:tc>
          <w:tcPr>
            <w:shd w:fill="f3f3f3" w:val="clear"/>
            <w:tcMar>
              <w:top w:w="0.0" w:type="dxa"/>
              <w:left w:w="108.0" w:type="dxa"/>
              <w:bottom w:w="0.0" w:type="dxa"/>
              <w:right w:w="108.0" w:type="dxa"/>
            </w:tcMar>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 to +120 km</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7–9</w:t>
            </w:r>
          </w:p>
        </w:tc>
        <w:tc>
          <w:tcPr>
            <w:shd w:fill="e0e0e0" w:val="clear"/>
            <w:tcMar>
              <w:top w:w="0.0" w:type="dxa"/>
              <w:left w:w="108.0" w:type="dxa"/>
              <w:bottom w:w="0.0" w:type="dxa"/>
              <w:right w:w="108.0" w:type="dxa"/>
            </w:tcMar>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Date</w:t>
            </w:r>
          </w:p>
        </w:tc>
        <w:tc>
          <w:tcPr>
            <w:shd w:fill="e0e0e0" w:val="clear"/>
            <w:tcMar>
              <w:top w:w="0.0" w:type="dxa"/>
              <w:left w:w="108.0" w:type="dxa"/>
              <w:bottom w:w="0.0" w:type="dxa"/>
              <w:right w:w="108.0" w:type="dxa"/>
            </w:tcMar>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3 01 011</w:t>
            </w:r>
          </w:p>
        </w:tc>
        <w:tc>
          <w:tcPr>
            <w:shd w:fill="e0e0e0" w:val="clear"/>
            <w:tcMar>
              <w:top w:w="0.0" w:type="dxa"/>
              <w:left w:w="108.0" w:type="dxa"/>
              <w:bottom w:w="0.0" w:type="dxa"/>
              <w:right w:w="108.0" w:type="dxa"/>
            </w:tcMar>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7</w:t>
            </w:r>
          </w:p>
        </w:tc>
        <w:tc>
          <w:tcPr>
            <w:shd w:fill="f3f3f3" w:val="clear"/>
            <w:tcMar>
              <w:top w:w="0.0" w:type="dxa"/>
              <w:left w:w="108.0" w:type="dxa"/>
              <w:bottom w:w="0.0" w:type="dxa"/>
              <w:right w:w="108.0" w:type="dxa"/>
            </w:tcMar>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6"/>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Year</w:t>
            </w:r>
          </w:p>
        </w:tc>
        <w:tc>
          <w:tcPr>
            <w:shd w:fill="f3f3f3" w:val="clear"/>
            <w:tcMar>
              <w:top w:w="0.0" w:type="dxa"/>
              <w:left w:w="108.0" w:type="dxa"/>
              <w:bottom w:w="0.0" w:type="dxa"/>
              <w:right w:w="108.0" w:type="dxa"/>
            </w:tcMar>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0 04 001</w:t>
            </w:r>
          </w:p>
        </w:tc>
        <w:tc>
          <w:tcPr>
            <w:shd w:fill="f3f3f3" w:val="clear"/>
            <w:tcMar>
              <w:top w:w="0.0" w:type="dxa"/>
              <w:left w:w="108.0" w:type="dxa"/>
              <w:bottom w:w="0.0" w:type="dxa"/>
              <w:right w:w="108.0" w:type="dxa"/>
            </w:tcMar>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12</w:t>
            </w:r>
          </w:p>
        </w:tc>
        <w:tc>
          <w:tcPr>
            <w:shd w:fill="f3f3f3" w:val="clear"/>
            <w:tcMar>
              <w:top w:w="0.0" w:type="dxa"/>
              <w:left w:w="108.0" w:type="dxa"/>
              <w:bottom w:w="0.0" w:type="dxa"/>
              <w:right w:w="108.0" w:type="dxa"/>
            </w:tcMar>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Year</w:t>
            </w:r>
          </w:p>
        </w:tc>
        <w:tc>
          <w:tcPr>
            <w:shd w:fill="f3f3f3" w:val="clear"/>
            <w:tcMar>
              <w:top w:w="0.0" w:type="dxa"/>
              <w:left w:w="108.0" w:type="dxa"/>
              <w:bottom w:w="0.0" w:type="dxa"/>
              <w:right w:w="108.0" w:type="dxa"/>
            </w:tcMar>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4-digit year</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8</w:t>
            </w:r>
          </w:p>
        </w:tc>
        <w:tc>
          <w:tcPr>
            <w:shd w:fill="e0e0e0" w:val="clear"/>
            <w:tcMar>
              <w:top w:w="0.0" w:type="dxa"/>
              <w:left w:w="108.0" w:type="dxa"/>
              <w:bottom w:w="0.0" w:type="dxa"/>
              <w:right w:w="108.0" w:type="dxa"/>
            </w:tcMar>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6"/>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Month</w:t>
            </w:r>
          </w:p>
        </w:tc>
        <w:tc>
          <w:tcPr>
            <w:shd w:fill="e0e0e0" w:val="clear"/>
            <w:tcMar>
              <w:top w:w="0.0" w:type="dxa"/>
              <w:left w:w="108.0" w:type="dxa"/>
              <w:bottom w:w="0.0" w:type="dxa"/>
              <w:right w:w="108.0" w:type="dxa"/>
            </w:tcMar>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  0 04 002</w:t>
            </w:r>
          </w:p>
        </w:tc>
        <w:tc>
          <w:tcPr>
            <w:shd w:fill="e0e0e0" w:val="clear"/>
            <w:tcMar>
              <w:top w:w="0.0" w:type="dxa"/>
              <w:left w:w="108.0" w:type="dxa"/>
              <w:bottom w:w="0.0" w:type="dxa"/>
              <w:right w:w="108.0" w:type="dxa"/>
            </w:tcMar>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w:t>
            </w:r>
          </w:p>
        </w:tc>
        <w:tc>
          <w:tcPr>
            <w:shd w:fill="e0e0e0" w:val="clear"/>
            <w:tcMar>
              <w:top w:w="0.0" w:type="dxa"/>
              <w:left w:w="108.0" w:type="dxa"/>
              <w:bottom w:w="0.0" w:type="dxa"/>
              <w:right w:w="108.0" w:type="dxa"/>
            </w:tcMar>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Month</w:t>
            </w:r>
          </w:p>
        </w:tc>
        <w:tc>
          <w:tcPr>
            <w:shd w:fill="e0e0e0" w:val="clear"/>
            <w:tcMar>
              <w:top w:w="0.0" w:type="dxa"/>
              <w:left w:w="108.0" w:type="dxa"/>
              <w:bottom w:w="0.0" w:type="dxa"/>
              <w:right w:w="108.0" w:type="dxa"/>
            </w:tcMar>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9</w:t>
            </w:r>
          </w:p>
        </w:tc>
        <w:tc>
          <w:tcPr>
            <w:shd w:fill="f3f3f3" w:val="clear"/>
            <w:tcMar>
              <w:top w:w="0.0" w:type="dxa"/>
              <w:left w:w="108.0" w:type="dxa"/>
              <w:bottom w:w="0.0" w:type="dxa"/>
              <w:right w:w="108.0" w:type="dxa"/>
            </w:tcMar>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6"/>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Day</w:t>
            </w:r>
          </w:p>
        </w:tc>
        <w:tc>
          <w:tcPr>
            <w:shd w:fill="f3f3f3" w:val="clear"/>
            <w:tcMar>
              <w:top w:w="0.0" w:type="dxa"/>
              <w:left w:w="108.0" w:type="dxa"/>
              <w:bottom w:w="0.0" w:type="dxa"/>
              <w:right w:w="108.0" w:type="dxa"/>
            </w:tcMar>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0 04 003</w:t>
            </w:r>
          </w:p>
        </w:tc>
        <w:tc>
          <w:tcPr>
            <w:shd w:fill="f3f3f3" w:val="clear"/>
            <w:tcMar>
              <w:top w:w="0.0" w:type="dxa"/>
              <w:left w:w="108.0" w:type="dxa"/>
              <w:bottom w:w="0.0" w:type="dxa"/>
              <w:right w:w="108.0" w:type="dxa"/>
            </w:tcMar>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6</w:t>
            </w:r>
          </w:p>
        </w:tc>
        <w:tc>
          <w:tcPr>
            <w:shd w:fill="f3f3f3" w:val="clear"/>
            <w:tcMar>
              <w:top w:w="0.0" w:type="dxa"/>
              <w:left w:w="108.0" w:type="dxa"/>
              <w:bottom w:w="0.0" w:type="dxa"/>
              <w:right w:w="108.0" w:type="dxa"/>
            </w:tcMar>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Day</w:t>
            </w:r>
          </w:p>
        </w:tc>
        <w:tc>
          <w:tcPr>
            <w:shd w:fill="f3f3f3" w:val="clear"/>
            <w:tcMar>
              <w:top w:w="0.0" w:type="dxa"/>
              <w:left w:w="108.0" w:type="dxa"/>
              <w:bottom w:w="0.0" w:type="dxa"/>
              <w:right w:w="108.0" w:type="dxa"/>
            </w:tcMar>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10–11</w:t>
            </w:r>
          </w:p>
        </w:tc>
        <w:tc>
          <w:tcPr>
            <w:shd w:fill="e0e0e0" w:val="clear"/>
            <w:tcMar>
              <w:top w:w="0.0" w:type="dxa"/>
              <w:left w:w="108.0" w:type="dxa"/>
              <w:bottom w:w="0.0" w:type="dxa"/>
              <w:right w:w="108.0" w:type="dxa"/>
            </w:tcMar>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Time</w:t>
            </w:r>
          </w:p>
        </w:tc>
        <w:tc>
          <w:tcPr>
            <w:shd w:fill="e0e0e0" w:val="clear"/>
            <w:tcMar>
              <w:top w:w="0.0" w:type="dxa"/>
              <w:left w:w="108.0" w:type="dxa"/>
              <w:bottom w:w="0.0" w:type="dxa"/>
              <w:right w:w="108.0" w:type="dxa"/>
            </w:tcMar>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3 01 012</w:t>
            </w:r>
          </w:p>
        </w:tc>
        <w:tc>
          <w:tcPr>
            <w:shd w:fill="e0e0e0" w:val="clear"/>
            <w:tcMar>
              <w:top w:w="0.0" w:type="dxa"/>
              <w:left w:w="108.0" w:type="dxa"/>
              <w:bottom w:w="0.0" w:type="dxa"/>
              <w:right w:w="108.0" w:type="dxa"/>
            </w:tcMar>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10</w:t>
            </w:r>
          </w:p>
        </w:tc>
        <w:tc>
          <w:tcPr>
            <w:shd w:fill="f3f3f3" w:val="clear"/>
            <w:tcMar>
              <w:top w:w="0.0" w:type="dxa"/>
              <w:left w:w="108.0" w:type="dxa"/>
              <w:bottom w:w="0.0" w:type="dxa"/>
              <w:right w:w="108.0" w:type="dxa"/>
            </w:tcMar>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6"/>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Hour</w:t>
            </w:r>
          </w:p>
        </w:tc>
        <w:tc>
          <w:tcPr>
            <w:shd w:fill="f3f3f3" w:val="clear"/>
            <w:tcMar>
              <w:top w:w="0.0" w:type="dxa"/>
              <w:left w:w="108.0" w:type="dxa"/>
              <w:bottom w:w="0.0" w:type="dxa"/>
              <w:right w:w="108.0" w:type="dxa"/>
            </w:tcMar>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0 04 004</w:t>
            </w:r>
          </w:p>
        </w:tc>
        <w:tc>
          <w:tcPr>
            <w:shd w:fill="f3f3f3" w:val="clear"/>
            <w:tcMar>
              <w:top w:w="0.0" w:type="dxa"/>
              <w:left w:w="108.0" w:type="dxa"/>
              <w:bottom w:w="0.0" w:type="dxa"/>
              <w:right w:w="108.0" w:type="dxa"/>
            </w:tcMar>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5</w:t>
            </w:r>
          </w:p>
        </w:tc>
        <w:tc>
          <w:tcPr>
            <w:shd w:fill="f3f3f3" w:val="clear"/>
            <w:tcMar>
              <w:top w:w="0.0" w:type="dxa"/>
              <w:left w:w="108.0" w:type="dxa"/>
              <w:bottom w:w="0.0" w:type="dxa"/>
              <w:right w:w="108.0" w:type="dxa"/>
            </w:tcMar>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Hour</w:t>
            </w:r>
          </w:p>
        </w:tc>
        <w:tc>
          <w:tcPr>
            <w:shd w:fill="f3f3f3" w:val="clear"/>
            <w:tcMar>
              <w:top w:w="0.0" w:type="dxa"/>
              <w:left w:w="108.0" w:type="dxa"/>
              <w:bottom w:w="0.0" w:type="dxa"/>
              <w:right w:w="108.0" w:type="dxa"/>
            </w:tcMar>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11</w:t>
            </w:r>
          </w:p>
        </w:tc>
        <w:tc>
          <w:tcPr>
            <w:shd w:fill="e0e0e0" w:val="clear"/>
            <w:tcMar>
              <w:top w:w="0.0" w:type="dxa"/>
              <w:left w:w="108.0" w:type="dxa"/>
              <w:bottom w:w="0.0" w:type="dxa"/>
              <w:right w:w="108.0" w:type="dxa"/>
            </w:tcMar>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6"/>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Minute</w:t>
            </w:r>
          </w:p>
        </w:tc>
        <w:tc>
          <w:tcPr>
            <w:shd w:fill="e0e0e0" w:val="clear"/>
            <w:tcMar>
              <w:top w:w="0.0" w:type="dxa"/>
              <w:left w:w="108.0" w:type="dxa"/>
              <w:bottom w:w="0.0" w:type="dxa"/>
              <w:right w:w="108.0" w:type="dxa"/>
            </w:tcMar>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0 04 005</w:t>
            </w:r>
          </w:p>
        </w:tc>
        <w:tc>
          <w:tcPr>
            <w:shd w:fill="e0e0e0" w:val="clear"/>
            <w:tcMar>
              <w:top w:w="0.0" w:type="dxa"/>
              <w:left w:w="108.0" w:type="dxa"/>
              <w:bottom w:w="0.0" w:type="dxa"/>
              <w:right w:w="108.0" w:type="dxa"/>
            </w:tcMar>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6</w:t>
            </w:r>
          </w:p>
        </w:tc>
        <w:tc>
          <w:tcPr>
            <w:shd w:fill="e0e0e0" w:val="clear"/>
            <w:tcMar>
              <w:top w:w="0.0" w:type="dxa"/>
              <w:left w:w="108.0" w:type="dxa"/>
              <w:bottom w:w="0.0" w:type="dxa"/>
              <w:right w:w="108.0" w:type="dxa"/>
            </w:tcMar>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Minute</w:t>
            </w:r>
          </w:p>
        </w:tc>
        <w:tc>
          <w:tcPr>
            <w:shd w:fill="e0e0e0" w:val="clear"/>
            <w:tcMar>
              <w:top w:w="0.0" w:type="dxa"/>
              <w:left w:w="108.0" w:type="dxa"/>
              <w:bottom w:w="0.0" w:type="dxa"/>
              <w:right w:w="108.0" w:type="dxa"/>
            </w:tcMar>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Change Table B bit width</w:t>
            </w:r>
          </w:p>
        </w:tc>
        <w:tc>
          <w:tcPr>
            <w:shd w:fill="f3f3f3" w:val="clear"/>
            <w:tcMar>
              <w:top w:w="0.0" w:type="dxa"/>
              <w:left w:w="108.0" w:type="dxa"/>
              <w:bottom w:w="0.0" w:type="dxa"/>
              <w:right w:w="108.0" w:type="dxa"/>
            </w:tcMar>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2 01 138</w:t>
            </w:r>
          </w:p>
        </w:tc>
        <w:tc>
          <w:tcPr>
            <w:shd w:fill="f3f3f3" w:val="clear"/>
            <w:tcMar>
              <w:top w:w="0.0" w:type="dxa"/>
              <w:left w:w="108.0" w:type="dxa"/>
              <w:bottom w:w="0.0" w:type="dxa"/>
              <w:right w:w="108.0" w:type="dxa"/>
            </w:tcMar>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Add 10 to bit width</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Change Table B scale</w:t>
            </w:r>
          </w:p>
        </w:tc>
        <w:tc>
          <w:tcPr>
            <w:shd w:fill="e0e0e0" w:val="clear"/>
            <w:tcMar>
              <w:top w:w="0.0" w:type="dxa"/>
              <w:left w:w="108.0" w:type="dxa"/>
              <w:bottom w:w="0.0" w:type="dxa"/>
              <w:right w:w="108.0" w:type="dxa"/>
            </w:tcMar>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2 02 131</w:t>
            </w:r>
          </w:p>
        </w:tc>
        <w:tc>
          <w:tcPr>
            <w:shd w:fill="e0e0e0" w:val="clear"/>
            <w:tcMar>
              <w:top w:w="0.0" w:type="dxa"/>
              <w:left w:w="108.0" w:type="dxa"/>
              <w:bottom w:w="0.0" w:type="dxa"/>
              <w:right w:w="108.0" w:type="dxa"/>
            </w:tcMar>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Add 3 to scale</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12</w:t>
            </w:r>
          </w:p>
        </w:tc>
        <w:tc>
          <w:tcPr>
            <w:shd w:fill="f3f3f3" w:val="clear"/>
            <w:tcMar>
              <w:top w:w="0.0" w:type="dxa"/>
              <w:left w:w="108.0" w:type="dxa"/>
              <w:bottom w:w="0.0" w:type="dxa"/>
              <w:right w:w="108.0" w:type="dxa"/>
            </w:tcMar>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Second</w:t>
            </w:r>
          </w:p>
        </w:tc>
        <w:tc>
          <w:tcPr>
            <w:shd w:fill="f3f3f3" w:val="clear"/>
            <w:tcMar>
              <w:top w:w="0.0" w:type="dxa"/>
              <w:left w:w="108.0" w:type="dxa"/>
              <w:bottom w:w="0.0" w:type="dxa"/>
              <w:right w:w="108.0" w:type="dxa"/>
            </w:tcMar>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0 04 006</w:t>
            </w:r>
          </w:p>
        </w:tc>
        <w:tc>
          <w:tcPr>
            <w:shd w:fill="f3f3f3" w:val="clear"/>
            <w:tcMar>
              <w:top w:w="0.0" w:type="dxa"/>
              <w:left w:w="108.0" w:type="dxa"/>
              <w:bottom w:w="0.0" w:type="dxa"/>
              <w:right w:w="108.0" w:type="dxa"/>
            </w:tcMar>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   0</w:t>
            </w:r>
          </w:p>
        </w:tc>
        <w:tc>
          <w:tcPr>
            <w:shd w:fill="f3f3f3" w:val="clear"/>
            <w:tcMar>
              <w:top w:w="0.0" w:type="dxa"/>
              <w:left w:w="108.0" w:type="dxa"/>
              <w:bottom w:w="0.0" w:type="dxa"/>
              <w:right w:w="108.0" w:type="dxa"/>
            </w:tcMar>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(16)   6</w:t>
            </w:r>
          </w:p>
        </w:tc>
        <w:tc>
          <w:tcPr>
            <w:shd w:fill="f3f3f3" w:val="clear"/>
            <w:tcMar>
              <w:top w:w="0.0" w:type="dxa"/>
              <w:left w:w="108.0" w:type="dxa"/>
              <w:bottom w:w="0.0" w:type="dxa"/>
              <w:right w:w="108.0" w:type="dxa"/>
            </w:tcMar>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Second</w:t>
            </w:r>
          </w:p>
        </w:tc>
        <w:tc>
          <w:tcPr>
            <w:shd w:fill="f3f3f3" w:val="clear"/>
            <w:tcMar>
              <w:top w:w="0.0" w:type="dxa"/>
              <w:left w:w="108.0" w:type="dxa"/>
              <w:bottom w:w="0.0" w:type="dxa"/>
              <w:right w:w="108.0" w:type="dxa"/>
            </w:tcMar>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0.000 – 59.999s to 1ms</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Change scale to Table B</w:t>
            </w:r>
          </w:p>
        </w:tc>
        <w:tc>
          <w:tcPr>
            <w:shd w:fill="e0e0e0" w:val="clear"/>
            <w:tcMar>
              <w:top w:w="0.0" w:type="dxa"/>
              <w:left w:w="108.0" w:type="dxa"/>
              <w:bottom w:w="0.0" w:type="dxa"/>
              <w:right w:w="108.0" w:type="dxa"/>
            </w:tcMar>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2 02 000</w:t>
            </w:r>
          </w:p>
        </w:tc>
        <w:tc>
          <w:tcPr>
            <w:shd w:fill="e0e0e0" w:val="clear"/>
            <w:tcMar>
              <w:top w:w="0.0" w:type="dxa"/>
              <w:left w:w="108.0" w:type="dxa"/>
              <w:bottom w:w="0.0" w:type="dxa"/>
              <w:right w:w="108.0" w:type="dxa"/>
            </w:tcMar>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Change width to Table B</w:t>
            </w:r>
          </w:p>
        </w:tc>
        <w:tc>
          <w:tcPr>
            <w:shd w:fill="f3f3f3" w:val="clear"/>
            <w:tcMar>
              <w:top w:w="0.0" w:type="dxa"/>
              <w:left w:w="108.0" w:type="dxa"/>
              <w:bottom w:w="0.0" w:type="dxa"/>
              <w:right w:w="108.0" w:type="dxa"/>
            </w:tcMar>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2 01 000</w:t>
            </w:r>
          </w:p>
        </w:tc>
        <w:tc>
          <w:tcPr>
            <w:shd w:fill="f3f3f3" w:val="clear"/>
            <w:tcMar>
              <w:top w:w="0.0" w:type="dxa"/>
              <w:left w:w="108.0" w:type="dxa"/>
              <w:bottom w:w="0.0" w:type="dxa"/>
              <w:right w:w="108.0" w:type="dxa"/>
            </w:tcMar>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RO summary quality information</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13</w:t>
            </w:r>
          </w:p>
        </w:tc>
        <w:tc>
          <w:tcPr>
            <w:shd w:fill="f3f3f3" w:val="clear"/>
            <w:tcMar>
              <w:top w:w="0.0" w:type="dxa"/>
              <w:left w:w="108.0" w:type="dxa"/>
              <w:bottom w:w="0.0" w:type="dxa"/>
              <w:right w:w="108.0" w:type="dxa"/>
            </w:tcMar>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Quality flags for RO Data</w:t>
            </w:r>
          </w:p>
        </w:tc>
        <w:tc>
          <w:tcPr>
            <w:shd w:fill="f3f3f3" w:val="clear"/>
            <w:tcMar>
              <w:top w:w="0.0" w:type="dxa"/>
              <w:left w:w="108.0" w:type="dxa"/>
              <w:bottom w:w="0.0" w:type="dxa"/>
              <w:right w:w="108.0" w:type="dxa"/>
            </w:tcMar>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0 33 039</w:t>
            </w:r>
          </w:p>
        </w:tc>
        <w:tc>
          <w:tcPr>
            <w:shd w:fill="f3f3f3" w:val="clear"/>
            <w:tcMar>
              <w:top w:w="0.0" w:type="dxa"/>
              <w:left w:w="108.0" w:type="dxa"/>
              <w:bottom w:w="0.0" w:type="dxa"/>
              <w:right w:w="108.0" w:type="dxa"/>
            </w:tcMar>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   0</w:t>
            </w:r>
          </w:p>
        </w:tc>
        <w:tc>
          <w:tcPr>
            <w:shd w:fill="f3f3f3" w:val="clear"/>
            <w:tcMar>
              <w:top w:w="0.0" w:type="dxa"/>
              <w:left w:w="108.0" w:type="dxa"/>
              <w:bottom w:w="0.0" w:type="dxa"/>
              <w:right w:w="108.0" w:type="dxa"/>
            </w:tcMar>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16</w:t>
            </w:r>
          </w:p>
        </w:tc>
        <w:tc>
          <w:tcPr>
            <w:shd w:fill="f3f3f3" w:val="clear"/>
            <w:tcMar>
              <w:top w:w="0.0" w:type="dxa"/>
              <w:left w:w="108.0" w:type="dxa"/>
              <w:bottom w:w="0.0" w:type="dxa"/>
              <w:right w:w="108.0" w:type="dxa"/>
            </w:tcMar>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Flag table</w:t>
            </w:r>
          </w:p>
        </w:tc>
        <w:tc>
          <w:tcPr>
            <w:shd w:fill="f3f3f3" w:val="clear"/>
            <w:tcMar>
              <w:top w:w="0.0" w:type="dxa"/>
              <w:left w:w="108.0" w:type="dxa"/>
              <w:bottom w:w="0.0" w:type="dxa"/>
              <w:right w:w="108.0" w:type="dxa"/>
            </w:tcMar>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See Table 9</w:t>
            </w:r>
          </w:p>
        </w:tc>
      </w:tr>
      <w:tr>
        <w:trPr>
          <w:cantSplit w:val="1"/>
          <w:tblHeader w:val="0"/>
        </w:trPr>
        <w:tc>
          <w:tcPr>
            <w:tcMar>
              <w:top w:w="0.0" w:type="dxa"/>
              <w:left w:w="108.0" w:type="dxa"/>
              <w:bottom w:w="0.0" w:type="dxa"/>
              <w:right w:w="108.0" w:type="dxa"/>
            </w:tcMar>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14</w:t>
            </w:r>
          </w:p>
        </w:tc>
        <w:tc>
          <w:tcPr>
            <w:tcMar>
              <w:top w:w="0.0" w:type="dxa"/>
              <w:left w:w="108.0" w:type="dxa"/>
              <w:bottom w:w="0.0" w:type="dxa"/>
              <w:right w:w="108.0" w:type="dxa"/>
            </w:tcMar>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Percent confidence</w:t>
            </w:r>
          </w:p>
        </w:tc>
        <w:tc>
          <w:tcPr>
            <w:tcMar>
              <w:top w:w="0.0" w:type="dxa"/>
              <w:left w:w="108.0" w:type="dxa"/>
              <w:bottom w:w="0.0" w:type="dxa"/>
              <w:right w:w="108.0" w:type="dxa"/>
            </w:tcMar>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0 33 007</w:t>
            </w:r>
          </w:p>
        </w:tc>
        <w:tc>
          <w:tcPr>
            <w:tcMar>
              <w:top w:w="0.0" w:type="dxa"/>
              <w:left w:w="108.0" w:type="dxa"/>
              <w:bottom w:w="0.0" w:type="dxa"/>
              <w:right w:w="108.0" w:type="dxa"/>
            </w:tcMar>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tcMar>
              <w:top w:w="0.0" w:type="dxa"/>
              <w:left w:w="108.0" w:type="dxa"/>
              <w:bottom w:w="0.0" w:type="dxa"/>
              <w:right w:w="108.0" w:type="dxa"/>
            </w:tcMar>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tcMar>
              <w:top w:w="0.0" w:type="dxa"/>
              <w:left w:w="108.0" w:type="dxa"/>
              <w:bottom w:w="0.0" w:type="dxa"/>
              <w:right w:w="108.0" w:type="dxa"/>
            </w:tcMar>
          </w:tcPr>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7</w:t>
            </w:r>
          </w:p>
        </w:tc>
        <w:tc>
          <w:tcPr>
            <w:tcMar>
              <w:top w:w="0.0" w:type="dxa"/>
              <w:left w:w="108.0" w:type="dxa"/>
              <w:bottom w:w="0.0" w:type="dxa"/>
              <w:right w:w="108.0" w:type="dxa"/>
            </w:tcMar>
          </w:tcPr>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p>
        </w:tc>
        <w:tc>
          <w:tcPr>
            <w:tcMar>
              <w:top w:w="0.0" w:type="dxa"/>
              <w:left w:w="108.0" w:type="dxa"/>
              <w:bottom w:w="0.0" w:type="dxa"/>
              <w:right w:w="108.0" w:type="dxa"/>
            </w:tcMar>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 bad, 100 = good</w:t>
            </w:r>
          </w:p>
        </w:tc>
      </w:tr>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LEO &amp; GNSS POD</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15–17</w:t>
            </w:r>
          </w:p>
        </w:tc>
        <w:tc>
          <w:tcPr>
            <w:shd w:fill="f3f3f3" w:val="clear"/>
            <w:tcMar>
              <w:top w:w="0.0" w:type="dxa"/>
              <w:left w:w="108.0" w:type="dxa"/>
              <w:bottom w:w="0.0" w:type="dxa"/>
              <w:right w:w="108.0" w:type="dxa"/>
            </w:tcMar>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Location of Platform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(see Note 10)</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3 04 030</w:t>
            </w:r>
          </w:p>
        </w:tc>
        <w:tc>
          <w:tcPr>
            <w:shd w:fill="f3f3f3" w:val="clear"/>
            <w:tcMar>
              <w:top w:w="0.0" w:type="dxa"/>
              <w:left w:w="108.0" w:type="dxa"/>
              <w:bottom w:w="0.0" w:type="dxa"/>
              <w:right w:w="108.0" w:type="dxa"/>
            </w:tcMar>
          </w:tcPr>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26.666666666666668"/>
                <w:szCs w:val="26.666666666666668"/>
                <w:u w:val="none"/>
                <w:shd w:fill="auto" w:val="clear"/>
                <w:vertAlign w:val="superscript"/>
                <w:rtl w:val="0"/>
              </w:rPr>
              <w:t xml:space="preserve">LEO, to 1cm</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15</w:t>
            </w:r>
          </w:p>
        </w:tc>
        <w:tc>
          <w:tcPr>
            <w:shd w:fill="e0e0e0" w:val="clear"/>
            <w:tcMar>
              <w:top w:w="0.0" w:type="dxa"/>
              <w:left w:w="108.0" w:type="dxa"/>
              <w:bottom w:w="0.0" w:type="dxa"/>
              <w:right w:w="108.0" w:type="dxa"/>
            </w:tcMar>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Distance from Earth’s centre in direction 0</w:t>
            </w:r>
            <w:r w:rsidDel="00000000" w:rsidR="00000000" w:rsidRPr="00000000">
              <w:rPr>
                <w:rFonts w:ascii="Arial" w:cs="Arial" w:eastAsia="Arial" w:hAnsi="Arial"/>
                <w:b w:val="0"/>
                <w:i w:val="1"/>
                <w:smallCaps w:val="0"/>
                <w:strike w:val="0"/>
                <w:color w:val="000000"/>
                <w:sz w:val="16"/>
                <w:szCs w:val="16"/>
                <w:u w:val="none"/>
                <w:shd w:fill="auto" w:val="clear"/>
                <w:vertAlign w:val="superscript"/>
                <w:rtl w:val="0"/>
              </w:rPr>
              <w:t xml:space="preserve">o</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 longitude</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0 27 031</w:t>
            </w:r>
          </w:p>
        </w:tc>
        <w:tc>
          <w:tcPr>
            <w:shd w:fill="e0e0e0" w:val="clear"/>
            <w:tcMar>
              <w:top w:w="0.0" w:type="dxa"/>
              <w:left w:w="108.0" w:type="dxa"/>
              <w:bottom w:w="0.0" w:type="dxa"/>
              <w:right w:w="108.0" w:type="dxa"/>
            </w:tcMar>
          </w:tcPr>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w:t>
            </w:r>
          </w:p>
        </w:tc>
        <w:tc>
          <w:tcPr>
            <w:shd w:fill="e0e0e0" w:val="clear"/>
            <w:tcMar>
              <w:top w:w="0.0" w:type="dxa"/>
              <w:left w:w="108.0" w:type="dxa"/>
              <w:bottom w:w="0.0" w:type="dxa"/>
              <w:right w:w="108.0" w:type="dxa"/>
            </w:tcMar>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821"/>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-1073741824</w:t>
            </w:r>
          </w:p>
        </w:tc>
        <w:tc>
          <w:tcPr>
            <w:shd w:fill="e0e0e0" w:val="clear"/>
            <w:tcMar>
              <w:top w:w="0.0" w:type="dxa"/>
              <w:left w:w="108.0" w:type="dxa"/>
              <w:bottom w:w="0.0" w:type="dxa"/>
              <w:right w:w="108.0" w:type="dxa"/>
            </w:tcMar>
          </w:tcPr>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w:t>
            </w:r>
          </w:p>
        </w:tc>
        <w:tc>
          <w:tcPr>
            <w:shd w:fill="e0e0e0" w:val="clear"/>
            <w:tcMar>
              <w:top w:w="0.0" w:type="dxa"/>
              <w:left w:w="108.0" w:type="dxa"/>
              <w:bottom w:w="0.0" w:type="dxa"/>
              <w:right w:w="108.0" w:type="dxa"/>
            </w:tcMar>
          </w:tcPr>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(X)</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16</w:t>
            </w:r>
          </w:p>
        </w:tc>
        <w:tc>
          <w:tcPr>
            <w:shd w:fill="f3f3f3" w:val="clear"/>
            <w:tcMar>
              <w:top w:w="0.0" w:type="dxa"/>
              <w:left w:w="108.0" w:type="dxa"/>
              <w:bottom w:w="0.0" w:type="dxa"/>
              <w:right w:w="108.0" w:type="dxa"/>
            </w:tcMar>
          </w:tcPr>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Distance from Earth’s centre in direction 90</w:t>
            </w:r>
            <w:r w:rsidDel="00000000" w:rsidR="00000000" w:rsidRPr="00000000">
              <w:rPr>
                <w:rFonts w:ascii="Arial" w:cs="Arial" w:eastAsia="Arial" w:hAnsi="Arial"/>
                <w:b w:val="0"/>
                <w:i w:val="1"/>
                <w:smallCaps w:val="0"/>
                <w:strike w:val="0"/>
                <w:color w:val="000000"/>
                <w:sz w:val="16"/>
                <w:szCs w:val="16"/>
                <w:u w:val="none"/>
                <w:shd w:fill="auto" w:val="clear"/>
                <w:vertAlign w:val="superscript"/>
                <w:rtl w:val="0"/>
              </w:rPr>
              <w:t xml:space="preserve">o</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 east longitude</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0 28 031</w:t>
            </w:r>
          </w:p>
        </w:tc>
        <w:tc>
          <w:tcPr>
            <w:shd w:fill="f3f3f3" w:val="clear"/>
            <w:tcMar>
              <w:top w:w="0.0" w:type="dxa"/>
              <w:left w:w="108.0" w:type="dxa"/>
              <w:bottom w:w="0.0" w:type="dxa"/>
              <w:right w:w="108.0" w:type="dxa"/>
            </w:tcMar>
          </w:tcPr>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w:t>
            </w:r>
          </w:p>
        </w:tc>
        <w:tc>
          <w:tcPr>
            <w:shd w:fill="f3f3f3" w:val="clear"/>
            <w:tcMar>
              <w:top w:w="0.0" w:type="dxa"/>
              <w:left w:w="108.0" w:type="dxa"/>
              <w:bottom w:w="0.0" w:type="dxa"/>
              <w:right w:w="108.0" w:type="dxa"/>
            </w:tcMar>
          </w:tcPr>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-1073741824</w:t>
            </w:r>
          </w:p>
        </w:tc>
        <w:tc>
          <w:tcPr>
            <w:shd w:fill="f3f3f3" w:val="clear"/>
            <w:tcMar>
              <w:top w:w="0.0" w:type="dxa"/>
              <w:left w:w="108.0" w:type="dxa"/>
              <w:bottom w:w="0.0" w:type="dxa"/>
              <w:right w:w="108.0" w:type="dxa"/>
            </w:tcMar>
          </w:tcPr>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w:t>
            </w:r>
          </w:p>
        </w:tc>
        <w:tc>
          <w:tcPr>
            <w:shd w:fill="f3f3f3" w:val="clear"/>
            <w:tcMar>
              <w:top w:w="0.0" w:type="dxa"/>
              <w:left w:w="108.0" w:type="dxa"/>
              <w:bottom w:w="0.0" w:type="dxa"/>
              <w:right w:w="108.0" w:type="dxa"/>
            </w:tcMar>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(Y)</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17</w:t>
            </w:r>
          </w:p>
        </w:tc>
        <w:tc>
          <w:tcPr>
            <w:shd w:fill="e0e0e0" w:val="clear"/>
            <w:tcMar>
              <w:top w:w="0.0" w:type="dxa"/>
              <w:left w:w="108.0" w:type="dxa"/>
              <w:bottom w:w="0.0" w:type="dxa"/>
              <w:right w:w="108.0" w:type="dxa"/>
            </w:tcMar>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Distance from Earth’s centre in direction of North Pole</w:t>
            </w:r>
          </w:p>
        </w:tc>
        <w:tc>
          <w:tcPr>
            <w:shd w:fill="e0e0e0" w:val="clear"/>
            <w:tcMar>
              <w:top w:w="0.0" w:type="dxa"/>
              <w:left w:w="108.0" w:type="dxa"/>
              <w:bottom w:w="0.0" w:type="dxa"/>
              <w:right w:w="108.0" w:type="dxa"/>
            </w:tcMar>
          </w:tcPr>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0 10 031</w:t>
            </w:r>
          </w:p>
        </w:tc>
        <w:tc>
          <w:tcPr>
            <w:shd w:fill="e0e0e0" w:val="clear"/>
            <w:tcMar>
              <w:top w:w="0.0" w:type="dxa"/>
              <w:left w:w="108.0" w:type="dxa"/>
              <w:bottom w:w="0.0" w:type="dxa"/>
              <w:right w:w="108.0" w:type="dxa"/>
            </w:tcMar>
          </w:tcPr>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w:t>
            </w:r>
          </w:p>
        </w:tc>
        <w:tc>
          <w:tcPr>
            <w:shd w:fill="e0e0e0" w:val="clear"/>
            <w:tcMar>
              <w:top w:w="0.0" w:type="dxa"/>
              <w:left w:w="108.0" w:type="dxa"/>
              <w:bottom w:w="0.0" w:type="dxa"/>
              <w:right w:w="108.0" w:type="dxa"/>
            </w:tcMar>
          </w:tcPr>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-1073741824</w:t>
            </w:r>
          </w:p>
        </w:tc>
        <w:tc>
          <w:tcPr>
            <w:shd w:fill="e0e0e0" w:val="clear"/>
            <w:tcMar>
              <w:top w:w="0.0" w:type="dxa"/>
              <w:left w:w="108.0" w:type="dxa"/>
              <w:bottom w:w="0.0" w:type="dxa"/>
              <w:right w:w="108.0" w:type="dxa"/>
            </w:tcMar>
          </w:tcPr>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w:t>
            </w:r>
          </w:p>
        </w:tc>
        <w:tc>
          <w:tcPr>
            <w:shd w:fill="e0e0e0" w:val="clear"/>
            <w:tcMar>
              <w:top w:w="0.0" w:type="dxa"/>
              <w:left w:w="108.0" w:type="dxa"/>
              <w:bottom w:w="0.0" w:type="dxa"/>
              <w:right w:w="108.0" w:type="dxa"/>
            </w:tcMar>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(Z)</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18–20</w:t>
            </w:r>
          </w:p>
        </w:tc>
        <w:tc>
          <w:tcPr>
            <w:shd w:fill="f3f3f3" w:val="clear"/>
            <w:tcMar>
              <w:top w:w="0.0" w:type="dxa"/>
              <w:left w:w="108.0" w:type="dxa"/>
              <w:bottom w:w="0.0" w:type="dxa"/>
              <w:right w:w="108.0" w:type="dxa"/>
            </w:tcMar>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Velocity of Platform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(see Note 10)</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3 04 031</w:t>
            </w:r>
          </w:p>
        </w:tc>
        <w:tc>
          <w:tcPr>
            <w:shd w:fill="f3f3f3" w:val="clear"/>
            <w:tcMar>
              <w:top w:w="0.0" w:type="dxa"/>
              <w:left w:w="108.0" w:type="dxa"/>
              <w:bottom w:w="0.0" w:type="dxa"/>
              <w:right w:w="108.0" w:type="dxa"/>
            </w:tcMar>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LEO, to 10mm.s</w:t>
            </w:r>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-1</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18</w:t>
            </w:r>
          </w:p>
        </w:tc>
        <w:tc>
          <w:tcPr>
            <w:shd w:fill="e0e0e0" w:val="clear"/>
            <w:tcMar>
              <w:top w:w="0.0" w:type="dxa"/>
              <w:left w:w="108.0" w:type="dxa"/>
              <w:bottom w:w="0.0" w:type="dxa"/>
              <w:right w:w="108.0" w:type="dxa"/>
            </w:tcMar>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Absolute platform velocity – first component.</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0 01 041</w:t>
            </w:r>
          </w:p>
        </w:tc>
        <w:tc>
          <w:tcPr>
            <w:shd w:fill="e0e0e0" w:val="clear"/>
            <w:tcMar>
              <w:top w:w="0.0" w:type="dxa"/>
              <w:left w:w="108.0" w:type="dxa"/>
              <w:bottom w:w="0.0" w:type="dxa"/>
              <w:right w:w="108.0" w:type="dxa"/>
            </w:tcMar>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5</w:t>
            </w:r>
          </w:p>
        </w:tc>
        <w:tc>
          <w:tcPr>
            <w:shd w:fill="e0e0e0" w:val="clear"/>
            <w:tcMar>
              <w:top w:w="0.0" w:type="dxa"/>
              <w:left w:w="108.0" w:type="dxa"/>
              <w:bottom w:w="0.0" w:type="dxa"/>
              <w:right w:w="108.0" w:type="dxa"/>
            </w:tcMar>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-1073741824</w:t>
            </w:r>
          </w:p>
        </w:tc>
        <w:tc>
          <w:tcPr>
            <w:shd w:fill="e0e0e0" w:val="clear"/>
            <w:tcMar>
              <w:top w:w="0.0" w:type="dxa"/>
              <w:left w:w="108.0" w:type="dxa"/>
              <w:bottom w:w="0.0" w:type="dxa"/>
              <w:right w:w="108.0" w:type="dxa"/>
            </w:tcMar>
          </w:tcPr>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 per second</w:t>
            </w:r>
          </w:p>
        </w:tc>
        <w:tc>
          <w:tcPr>
            <w:shd w:fill="e0e0e0" w:val="clear"/>
            <w:tcMar>
              <w:top w:w="0.0" w:type="dxa"/>
              <w:left w:w="108.0" w:type="dxa"/>
              <w:bottom w:w="0.0" w:type="dxa"/>
              <w:right w:w="108.0" w:type="dxa"/>
            </w:tcMar>
          </w:tcPr>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(X)</w:t>
            </w:r>
          </w:p>
        </w:tc>
      </w:tr>
      <w:tr>
        <w:trPr>
          <w:cantSplit w:val="1"/>
          <w:trHeight w:val="541" w:hRule="atLeast"/>
          <w:tblHeader w:val="0"/>
        </w:trPr>
        <w:tc>
          <w:tcPr>
            <w:shd w:fill="f3f3f3" w:val="clear"/>
            <w:tcMar>
              <w:top w:w="0.0" w:type="dxa"/>
              <w:left w:w="108.0" w:type="dxa"/>
              <w:bottom w:w="0.0" w:type="dxa"/>
              <w:right w:w="108.0" w:type="dxa"/>
            </w:tcMar>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19</w:t>
            </w:r>
          </w:p>
        </w:tc>
        <w:tc>
          <w:tcPr>
            <w:shd w:fill="f3f3f3" w:val="clear"/>
            <w:tcMar>
              <w:top w:w="0.0" w:type="dxa"/>
              <w:left w:w="108.0" w:type="dxa"/>
              <w:bottom w:w="0.0" w:type="dxa"/>
              <w:right w:w="108.0" w:type="dxa"/>
            </w:tcMar>
          </w:tcPr>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Absolute platform velocity – second component.</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0 01 042</w:t>
            </w:r>
          </w:p>
        </w:tc>
        <w:tc>
          <w:tcPr>
            <w:shd w:fill="f3f3f3" w:val="clear"/>
            <w:tcMar>
              <w:top w:w="0.0" w:type="dxa"/>
              <w:left w:w="108.0" w:type="dxa"/>
              <w:bottom w:w="0.0" w:type="dxa"/>
              <w:right w:w="108.0" w:type="dxa"/>
            </w:tcMar>
          </w:tcPr>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5</w:t>
            </w:r>
          </w:p>
        </w:tc>
        <w:tc>
          <w:tcPr>
            <w:shd w:fill="f3f3f3" w:val="clear"/>
            <w:tcMar>
              <w:top w:w="0.0" w:type="dxa"/>
              <w:left w:w="108.0" w:type="dxa"/>
              <w:bottom w:w="0.0" w:type="dxa"/>
              <w:right w:w="108.0" w:type="dxa"/>
            </w:tcMar>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-1073741824</w:t>
            </w:r>
          </w:p>
        </w:tc>
        <w:tc>
          <w:tcPr>
            <w:shd w:fill="f3f3f3" w:val="clear"/>
            <w:tcMar>
              <w:top w:w="0.0" w:type="dxa"/>
              <w:left w:w="108.0" w:type="dxa"/>
              <w:bottom w:w="0.0" w:type="dxa"/>
              <w:right w:w="108.0" w:type="dxa"/>
            </w:tcMar>
          </w:tcPr>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w:t>
            </w:r>
          </w:p>
        </w:tc>
        <w:tc>
          <w:tcPr>
            <w:shd w:fill="f3f3f3" w:val="clear"/>
            <w:tcMar>
              <w:top w:w="0.0" w:type="dxa"/>
              <w:left w:w="108.0" w:type="dxa"/>
              <w:bottom w:w="0.0" w:type="dxa"/>
              <w:right w:w="108.0" w:type="dxa"/>
            </w:tcMar>
          </w:tcPr>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 per second</w:t>
            </w:r>
          </w:p>
        </w:tc>
        <w:tc>
          <w:tcPr>
            <w:shd w:fill="f3f3f3" w:val="clear"/>
            <w:tcMar>
              <w:top w:w="0.0" w:type="dxa"/>
              <w:left w:w="108.0" w:type="dxa"/>
              <w:bottom w:w="0.0" w:type="dxa"/>
              <w:right w:w="108.0" w:type="dxa"/>
            </w:tcMar>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(Y)</w:t>
            </w:r>
          </w:p>
        </w:tc>
      </w:tr>
      <w:tr>
        <w:trPr>
          <w:cantSplit w:val="1"/>
          <w:trHeight w:val="542"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20</w:t>
            </w:r>
          </w:p>
        </w:tc>
        <w:tc>
          <w:tcPr>
            <w:shd w:fill="e0e0e0" w:val="clear"/>
            <w:tcMar>
              <w:top w:w="0.0" w:type="dxa"/>
              <w:left w:w="108.0" w:type="dxa"/>
              <w:bottom w:w="0.0" w:type="dxa"/>
              <w:right w:w="108.0" w:type="dxa"/>
            </w:tcMar>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Absolute platform velocity – third component.</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0 01 043</w:t>
            </w:r>
          </w:p>
        </w:tc>
        <w:tc>
          <w:tcPr>
            <w:shd w:fill="e0e0e0" w:val="clear"/>
            <w:tcMar>
              <w:top w:w="0.0" w:type="dxa"/>
              <w:left w:w="108.0" w:type="dxa"/>
              <w:bottom w:w="0.0" w:type="dxa"/>
              <w:right w:w="108.0" w:type="dxa"/>
            </w:tcMar>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5</w:t>
            </w:r>
          </w:p>
        </w:tc>
        <w:tc>
          <w:tcPr>
            <w:shd w:fill="e0e0e0" w:val="clear"/>
            <w:tcMar>
              <w:top w:w="0.0" w:type="dxa"/>
              <w:left w:w="108.0" w:type="dxa"/>
              <w:bottom w:w="0.0" w:type="dxa"/>
              <w:right w:w="108.0" w:type="dxa"/>
            </w:tcMar>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-1073741824</w:t>
            </w:r>
          </w:p>
        </w:tc>
        <w:tc>
          <w:tcPr>
            <w:shd w:fill="e0e0e0" w:val="clear"/>
            <w:tcMar>
              <w:top w:w="0.0" w:type="dxa"/>
              <w:left w:w="108.0" w:type="dxa"/>
              <w:bottom w:w="0.0" w:type="dxa"/>
              <w:right w:w="108.0" w:type="dxa"/>
            </w:tcMar>
          </w:tcPr>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 per second</w:t>
            </w:r>
          </w:p>
        </w:tc>
        <w:tc>
          <w:tcPr>
            <w:shd w:fill="e0e0e0" w:val="clear"/>
            <w:tcMar>
              <w:top w:w="0.0" w:type="dxa"/>
              <w:left w:w="108.0" w:type="dxa"/>
              <w:bottom w:w="0.0" w:type="dxa"/>
              <w:right w:w="108.0" w:type="dxa"/>
            </w:tcMar>
          </w:tcPr>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(Z)</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21</w:t>
            </w:r>
          </w:p>
        </w:tc>
        <w:tc>
          <w:tcPr>
            <w:shd w:fill="f3f3f3" w:val="clear"/>
            <w:tcMar>
              <w:top w:w="0.0" w:type="dxa"/>
              <w:left w:w="108.0" w:type="dxa"/>
              <w:bottom w:w="0.0" w:type="dxa"/>
              <w:right w:w="108.0" w:type="dxa"/>
            </w:tcMar>
          </w:tcPr>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Satellite Classification</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0 02 020</w:t>
            </w:r>
          </w:p>
        </w:tc>
        <w:tc>
          <w:tcPr>
            <w:shd w:fill="f3f3f3" w:val="clear"/>
            <w:tcMar>
              <w:top w:w="0.0" w:type="dxa"/>
              <w:left w:w="108.0" w:type="dxa"/>
              <w:bottom w:w="0.0" w:type="dxa"/>
              <w:right w:w="108.0" w:type="dxa"/>
            </w:tcMar>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9</w:t>
            </w:r>
          </w:p>
        </w:tc>
        <w:tc>
          <w:tcPr>
            <w:shd w:fill="f3f3f3" w:val="clear"/>
            <w:tcMar>
              <w:top w:w="0.0" w:type="dxa"/>
              <w:left w:w="108.0" w:type="dxa"/>
              <w:bottom w:w="0.0" w:type="dxa"/>
              <w:right w:w="108.0" w:type="dxa"/>
            </w:tcMar>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Code Table</w:t>
            </w:r>
          </w:p>
        </w:tc>
        <w:tc>
          <w:tcPr>
            <w:shd w:fill="f3f3f3" w:val="clear"/>
            <w:tcMar>
              <w:top w:w="0.0" w:type="dxa"/>
              <w:left w:w="108.0" w:type="dxa"/>
              <w:bottom w:w="0.0" w:type="dxa"/>
              <w:right w:w="108.0" w:type="dxa"/>
            </w:tcMar>
          </w:tcPr>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GNSS series, e.g. 401=GPS</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See Table 6</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22</w:t>
            </w:r>
          </w:p>
        </w:tc>
        <w:tc>
          <w:tcPr>
            <w:shd w:fill="e0e0e0" w:val="clear"/>
            <w:tcMar>
              <w:top w:w="0.0" w:type="dxa"/>
              <w:left w:w="108.0" w:type="dxa"/>
              <w:bottom w:w="0.0" w:type="dxa"/>
              <w:right w:w="108.0" w:type="dxa"/>
            </w:tcMar>
          </w:tcPr>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Platform Transmitter ID</w:t>
            </w:r>
          </w:p>
        </w:tc>
        <w:tc>
          <w:tcPr>
            <w:shd w:fill="e0e0e0" w:val="clear"/>
            <w:tcMar>
              <w:top w:w="0.0" w:type="dxa"/>
              <w:left w:w="108.0" w:type="dxa"/>
              <w:bottom w:w="0.0" w:type="dxa"/>
              <w:right w:w="108.0" w:type="dxa"/>
            </w:tcMar>
          </w:tcPr>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0 01 050</w:t>
            </w:r>
          </w:p>
        </w:tc>
        <w:tc>
          <w:tcPr>
            <w:shd w:fill="e0e0e0" w:val="clear"/>
            <w:tcMar>
              <w:top w:w="0.0" w:type="dxa"/>
              <w:left w:w="108.0" w:type="dxa"/>
              <w:bottom w:w="0.0" w:type="dxa"/>
              <w:right w:w="108.0" w:type="dxa"/>
            </w:tcMar>
          </w:tcPr>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17</w:t>
            </w:r>
          </w:p>
        </w:tc>
        <w:tc>
          <w:tcPr>
            <w:shd w:fill="e0e0e0" w:val="clear"/>
            <w:tcMar>
              <w:top w:w="0.0" w:type="dxa"/>
              <w:left w:w="108.0" w:type="dxa"/>
              <w:bottom w:w="0.0" w:type="dxa"/>
              <w:right w:w="108.0" w:type="dxa"/>
            </w:tcMar>
          </w:tcPr>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GNSS PRN (1-32)</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Change Table B scale</w:t>
            </w:r>
          </w:p>
        </w:tc>
        <w:tc>
          <w:tcPr>
            <w:shd w:fill="f3f3f3" w:val="clear"/>
            <w:tcMar>
              <w:top w:w="0.0" w:type="dxa"/>
              <w:left w:w="108.0" w:type="dxa"/>
              <w:bottom w:w="0.0" w:type="dxa"/>
              <w:right w:w="108.0" w:type="dxa"/>
            </w:tcMar>
          </w:tcPr>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2 02 127</w:t>
            </w:r>
          </w:p>
        </w:tc>
        <w:tc>
          <w:tcPr>
            <w:shd w:fill="f3f3f3" w:val="clear"/>
            <w:tcMar>
              <w:top w:w="0.0" w:type="dxa"/>
              <w:left w:w="108.0" w:type="dxa"/>
              <w:bottom w:w="0.0" w:type="dxa"/>
              <w:right w:w="108.0" w:type="dxa"/>
            </w:tcMar>
          </w:tcPr>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Subtract 1 from scale</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23–25</w:t>
            </w:r>
          </w:p>
        </w:tc>
        <w:tc>
          <w:tcPr>
            <w:shd w:fill="e0e0e0" w:val="clear"/>
            <w:tcMar>
              <w:top w:w="0.0" w:type="dxa"/>
              <w:left w:w="108.0" w:type="dxa"/>
              <w:bottom w:w="0.0" w:type="dxa"/>
              <w:right w:w="108.0" w:type="dxa"/>
            </w:tcMar>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Location of Platform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(see Note 10)</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3 04 030</w:t>
            </w:r>
          </w:p>
        </w:tc>
        <w:tc>
          <w:tcPr>
            <w:shd w:fill="e0e0e0" w:val="clear"/>
            <w:tcMar>
              <w:top w:w="0.0" w:type="dxa"/>
              <w:left w:w="108.0" w:type="dxa"/>
              <w:bottom w:w="0.0" w:type="dxa"/>
              <w:right w:w="108.0" w:type="dxa"/>
            </w:tcMar>
          </w:tcPr>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6.666666666666668"/>
                <w:szCs w:val="26.666666666666668"/>
                <w:u w:val="none"/>
                <w:shd w:fill="auto" w:val="clear"/>
                <w:vertAlign w:val="superscript"/>
                <w:rtl w:val="0"/>
              </w:rPr>
              <w:t xml:space="preserve">GNSS, to 10cm</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23</w:t>
            </w:r>
          </w:p>
        </w:tc>
        <w:tc>
          <w:tcPr>
            <w:shd w:fill="f3f3f3" w:val="clear"/>
            <w:tcMar>
              <w:top w:w="0.0" w:type="dxa"/>
              <w:left w:w="108.0" w:type="dxa"/>
              <w:bottom w:w="0.0" w:type="dxa"/>
              <w:right w:w="108.0" w:type="dxa"/>
            </w:tcMar>
          </w:tcPr>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Distance from Earth’s centre in direction 0</w:t>
            </w:r>
            <w:r w:rsidDel="00000000" w:rsidR="00000000" w:rsidRPr="00000000">
              <w:rPr>
                <w:rFonts w:ascii="Arial" w:cs="Arial" w:eastAsia="Arial" w:hAnsi="Arial"/>
                <w:b w:val="0"/>
                <w:i w:val="1"/>
                <w:smallCaps w:val="0"/>
                <w:strike w:val="0"/>
                <w:color w:val="000000"/>
                <w:sz w:val="16"/>
                <w:szCs w:val="16"/>
                <w:u w:val="none"/>
                <w:shd w:fill="auto" w:val="clear"/>
                <w:vertAlign w:val="superscript"/>
                <w:rtl w:val="0"/>
              </w:rPr>
              <w:t xml:space="preserve">o</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 longitude</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0 27 031</w:t>
            </w:r>
          </w:p>
        </w:tc>
        <w:tc>
          <w:tcPr>
            <w:shd w:fill="f3f3f3" w:val="clear"/>
            <w:tcMar>
              <w:top w:w="0.0" w:type="dxa"/>
              <w:left w:w="108.0" w:type="dxa"/>
              <w:bottom w:w="0.0" w:type="dxa"/>
              <w:right w:w="108.0" w:type="dxa"/>
            </w:tcMar>
          </w:tcPr>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   2</w:t>
            </w:r>
          </w:p>
        </w:tc>
        <w:tc>
          <w:tcPr>
            <w:shd w:fill="f3f3f3" w:val="clear"/>
            <w:tcMar>
              <w:top w:w="0.0" w:type="dxa"/>
              <w:left w:w="108.0" w:type="dxa"/>
              <w:bottom w:w="0.0" w:type="dxa"/>
              <w:right w:w="108.0" w:type="dxa"/>
            </w:tcMar>
          </w:tcPr>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-1073741824</w:t>
            </w:r>
          </w:p>
        </w:tc>
        <w:tc>
          <w:tcPr>
            <w:shd w:fill="f3f3f3" w:val="clear"/>
            <w:tcMar>
              <w:top w:w="0.0" w:type="dxa"/>
              <w:left w:w="108.0" w:type="dxa"/>
              <w:bottom w:w="0.0" w:type="dxa"/>
              <w:right w:w="108.0" w:type="dxa"/>
            </w:tcMar>
          </w:tcPr>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w:t>
            </w:r>
          </w:p>
        </w:tc>
        <w:tc>
          <w:tcPr>
            <w:shd w:fill="f3f3f3" w:val="clear"/>
            <w:tcMar>
              <w:top w:w="0.0" w:type="dxa"/>
              <w:left w:w="108.0" w:type="dxa"/>
              <w:bottom w:w="0.0" w:type="dxa"/>
              <w:right w:w="108.0" w:type="dxa"/>
            </w:tcMar>
          </w:tcPr>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(X)</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24</w:t>
            </w:r>
          </w:p>
        </w:tc>
        <w:tc>
          <w:tcPr>
            <w:shd w:fill="e0e0e0" w:val="clear"/>
            <w:tcMar>
              <w:top w:w="0.0" w:type="dxa"/>
              <w:left w:w="108.0" w:type="dxa"/>
              <w:bottom w:w="0.0" w:type="dxa"/>
              <w:right w:w="108.0" w:type="dxa"/>
            </w:tcMar>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Distance from Earth’s centre in direction 90</w:t>
            </w:r>
            <w:r w:rsidDel="00000000" w:rsidR="00000000" w:rsidRPr="00000000">
              <w:rPr>
                <w:rFonts w:ascii="Arial" w:cs="Arial" w:eastAsia="Arial" w:hAnsi="Arial"/>
                <w:b w:val="0"/>
                <w:i w:val="1"/>
                <w:smallCaps w:val="0"/>
                <w:strike w:val="0"/>
                <w:color w:val="000000"/>
                <w:sz w:val="16"/>
                <w:szCs w:val="16"/>
                <w:u w:val="none"/>
                <w:shd w:fill="auto" w:val="clear"/>
                <w:vertAlign w:val="superscript"/>
                <w:rtl w:val="0"/>
              </w:rPr>
              <w:t xml:space="preserve">o</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 east longitude</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0 28 031</w:t>
            </w:r>
          </w:p>
        </w:tc>
        <w:tc>
          <w:tcPr>
            <w:shd w:fill="e0e0e0" w:val="clear"/>
            <w:tcMar>
              <w:top w:w="0.0" w:type="dxa"/>
              <w:left w:w="108.0" w:type="dxa"/>
              <w:bottom w:w="0.0" w:type="dxa"/>
              <w:right w:w="108.0" w:type="dxa"/>
            </w:tcMar>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   2</w:t>
            </w:r>
          </w:p>
        </w:tc>
        <w:tc>
          <w:tcPr>
            <w:shd w:fill="e0e0e0" w:val="clear"/>
            <w:tcMar>
              <w:top w:w="0.0" w:type="dxa"/>
              <w:left w:w="108.0" w:type="dxa"/>
              <w:bottom w:w="0.0" w:type="dxa"/>
              <w:right w:w="108.0" w:type="dxa"/>
            </w:tcMar>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-1073741824</w:t>
            </w:r>
          </w:p>
        </w:tc>
        <w:tc>
          <w:tcPr>
            <w:shd w:fill="e0e0e0" w:val="clear"/>
            <w:tcMar>
              <w:top w:w="0.0" w:type="dxa"/>
              <w:left w:w="108.0" w:type="dxa"/>
              <w:bottom w:w="0.0" w:type="dxa"/>
              <w:right w:w="108.0" w:type="dxa"/>
            </w:tcMar>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w:t>
            </w:r>
          </w:p>
        </w:tc>
        <w:tc>
          <w:tcPr>
            <w:shd w:fill="e0e0e0" w:val="clear"/>
            <w:tcMar>
              <w:top w:w="0.0" w:type="dxa"/>
              <w:left w:w="108.0" w:type="dxa"/>
              <w:bottom w:w="0.0" w:type="dxa"/>
              <w:right w:w="108.0" w:type="dxa"/>
            </w:tcMar>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(Y)</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25</w:t>
            </w:r>
          </w:p>
        </w:tc>
        <w:tc>
          <w:tcPr>
            <w:shd w:fill="f3f3f3" w:val="clear"/>
            <w:tcMar>
              <w:top w:w="0.0" w:type="dxa"/>
              <w:left w:w="108.0" w:type="dxa"/>
              <w:bottom w:w="0.0" w:type="dxa"/>
              <w:right w:w="108.0" w:type="dxa"/>
            </w:tcMar>
          </w:tcPr>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Distance from Earth’s centre in direction of North Pole</w:t>
            </w:r>
          </w:p>
        </w:tc>
        <w:tc>
          <w:tcPr>
            <w:shd w:fill="f3f3f3" w:val="clear"/>
            <w:tcMar>
              <w:top w:w="0.0" w:type="dxa"/>
              <w:left w:w="108.0" w:type="dxa"/>
              <w:bottom w:w="0.0" w:type="dxa"/>
              <w:right w:w="108.0" w:type="dxa"/>
            </w:tcMar>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0 10 031</w:t>
            </w:r>
          </w:p>
        </w:tc>
        <w:tc>
          <w:tcPr>
            <w:shd w:fill="f3f3f3" w:val="clear"/>
            <w:tcMar>
              <w:top w:w="0.0" w:type="dxa"/>
              <w:left w:w="108.0" w:type="dxa"/>
              <w:bottom w:w="0.0" w:type="dxa"/>
              <w:right w:w="108.0" w:type="dxa"/>
            </w:tcMar>
          </w:tcPr>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   2</w:t>
            </w:r>
          </w:p>
        </w:tc>
        <w:tc>
          <w:tcPr>
            <w:shd w:fill="f3f3f3" w:val="clear"/>
            <w:tcMar>
              <w:top w:w="0.0" w:type="dxa"/>
              <w:left w:w="108.0" w:type="dxa"/>
              <w:bottom w:w="0.0" w:type="dxa"/>
              <w:right w:w="108.0" w:type="dxa"/>
            </w:tcMar>
          </w:tcPr>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-1073741824</w:t>
            </w:r>
          </w:p>
        </w:tc>
        <w:tc>
          <w:tcPr>
            <w:shd w:fill="f3f3f3" w:val="clear"/>
            <w:tcMar>
              <w:top w:w="0.0" w:type="dxa"/>
              <w:left w:w="108.0" w:type="dxa"/>
              <w:bottom w:w="0.0" w:type="dxa"/>
              <w:right w:w="108.0" w:type="dxa"/>
            </w:tcMar>
          </w:tcPr>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w:t>
            </w:r>
          </w:p>
        </w:tc>
        <w:tc>
          <w:tcPr>
            <w:shd w:fill="f3f3f3" w:val="clear"/>
            <w:tcMar>
              <w:top w:w="0.0" w:type="dxa"/>
              <w:left w:w="108.0" w:type="dxa"/>
              <w:bottom w:w="0.0" w:type="dxa"/>
              <w:right w:w="108.0" w:type="dxa"/>
            </w:tcMar>
          </w:tcPr>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(Z)</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Change scale to Table B</w:t>
            </w:r>
          </w:p>
        </w:tc>
        <w:tc>
          <w:tcPr>
            <w:shd w:fill="e0e0e0" w:val="clear"/>
            <w:tcMar>
              <w:top w:w="0.0" w:type="dxa"/>
              <w:left w:w="108.0" w:type="dxa"/>
              <w:bottom w:w="0.0" w:type="dxa"/>
              <w:right w:w="108.0" w:type="dxa"/>
            </w:tcMar>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2 02 000</w:t>
            </w:r>
          </w:p>
        </w:tc>
        <w:tc>
          <w:tcPr>
            <w:shd w:fill="e0e0e0" w:val="clear"/>
            <w:tcMar>
              <w:top w:w="0.0" w:type="dxa"/>
              <w:left w:w="108.0" w:type="dxa"/>
              <w:bottom w:w="0.0" w:type="dxa"/>
              <w:right w:w="108.0" w:type="dxa"/>
            </w:tcMar>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26–28</w:t>
            </w:r>
          </w:p>
        </w:tc>
        <w:tc>
          <w:tcPr>
            <w:shd w:fill="f3f3f3" w:val="clear"/>
            <w:tcMar>
              <w:top w:w="0.0" w:type="dxa"/>
              <w:left w:w="108.0" w:type="dxa"/>
              <w:bottom w:w="0.0" w:type="dxa"/>
              <w:right w:w="108.0" w:type="dxa"/>
            </w:tcMar>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Velocity of Platform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(see Note 10)</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3 04 031</w:t>
            </w:r>
          </w:p>
        </w:tc>
        <w:tc>
          <w:tcPr>
            <w:shd w:fill="f3f3f3" w:val="clear"/>
            <w:tcMar>
              <w:top w:w="0.0" w:type="dxa"/>
              <w:left w:w="108.0" w:type="dxa"/>
              <w:bottom w:w="0.0" w:type="dxa"/>
              <w:right w:w="108.0" w:type="dxa"/>
            </w:tcMar>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GNSS, to 10mm.s</w:t>
            </w:r>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-1</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26</w:t>
            </w:r>
          </w:p>
        </w:tc>
        <w:tc>
          <w:tcPr>
            <w:shd w:fill="e0e0e0" w:val="clear"/>
            <w:tcMar>
              <w:top w:w="0.0" w:type="dxa"/>
              <w:left w:w="108.0" w:type="dxa"/>
              <w:bottom w:w="0.0" w:type="dxa"/>
              <w:right w:w="108.0" w:type="dxa"/>
            </w:tcMar>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Absolute platform velocity – first component.</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0 01 041</w:t>
            </w:r>
          </w:p>
        </w:tc>
        <w:tc>
          <w:tcPr>
            <w:shd w:fill="e0e0e0" w:val="clear"/>
            <w:tcMar>
              <w:top w:w="0.0" w:type="dxa"/>
              <w:left w:w="108.0" w:type="dxa"/>
              <w:bottom w:w="0.0" w:type="dxa"/>
              <w:right w:w="108.0" w:type="dxa"/>
            </w:tcMar>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5</w:t>
            </w:r>
          </w:p>
        </w:tc>
        <w:tc>
          <w:tcPr>
            <w:shd w:fill="e0e0e0" w:val="clear"/>
            <w:tcMar>
              <w:top w:w="0.0" w:type="dxa"/>
              <w:left w:w="108.0" w:type="dxa"/>
              <w:bottom w:w="0.0" w:type="dxa"/>
              <w:right w:w="108.0" w:type="dxa"/>
            </w:tcMar>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-1073741824</w:t>
            </w:r>
          </w:p>
        </w:tc>
        <w:tc>
          <w:tcPr>
            <w:shd w:fill="e0e0e0" w:val="clear"/>
            <w:tcMar>
              <w:top w:w="0.0" w:type="dxa"/>
              <w:left w:w="108.0" w:type="dxa"/>
              <w:bottom w:w="0.0" w:type="dxa"/>
              <w:right w:w="108.0" w:type="dxa"/>
            </w:tcMar>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 per second</w:t>
            </w:r>
          </w:p>
        </w:tc>
        <w:tc>
          <w:tcPr>
            <w:shd w:fill="e0e0e0" w:val="clear"/>
            <w:tcMar>
              <w:top w:w="0.0" w:type="dxa"/>
              <w:left w:w="108.0" w:type="dxa"/>
              <w:bottom w:w="0.0" w:type="dxa"/>
              <w:right w:w="108.0" w:type="dxa"/>
            </w:tcMar>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(X)</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27</w:t>
            </w:r>
          </w:p>
        </w:tc>
        <w:tc>
          <w:tcPr>
            <w:shd w:fill="f3f3f3" w:val="clear"/>
            <w:tcMar>
              <w:top w:w="0.0" w:type="dxa"/>
              <w:left w:w="108.0" w:type="dxa"/>
              <w:bottom w:w="0.0" w:type="dxa"/>
              <w:right w:w="108.0" w:type="dxa"/>
            </w:tcMar>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Absolute platform velocity – second component.</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0 01 042</w:t>
            </w:r>
          </w:p>
        </w:tc>
        <w:tc>
          <w:tcPr>
            <w:shd w:fill="f3f3f3" w:val="clear"/>
            <w:tcMar>
              <w:top w:w="0.0" w:type="dxa"/>
              <w:left w:w="108.0" w:type="dxa"/>
              <w:bottom w:w="0.0" w:type="dxa"/>
              <w:right w:w="108.0" w:type="dxa"/>
            </w:tcMar>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5</w:t>
            </w:r>
          </w:p>
        </w:tc>
        <w:tc>
          <w:tcPr>
            <w:shd w:fill="f3f3f3" w:val="clear"/>
            <w:tcMar>
              <w:top w:w="0.0" w:type="dxa"/>
              <w:left w:w="108.0" w:type="dxa"/>
              <w:bottom w:w="0.0" w:type="dxa"/>
              <w:right w:w="108.0" w:type="dxa"/>
            </w:tcMar>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-1073741824</w:t>
            </w:r>
          </w:p>
        </w:tc>
        <w:tc>
          <w:tcPr>
            <w:shd w:fill="f3f3f3" w:val="clear"/>
            <w:tcMar>
              <w:top w:w="0.0" w:type="dxa"/>
              <w:left w:w="108.0" w:type="dxa"/>
              <w:bottom w:w="0.0" w:type="dxa"/>
              <w:right w:w="108.0" w:type="dxa"/>
            </w:tcMar>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w:t>
            </w:r>
          </w:p>
        </w:tc>
        <w:tc>
          <w:tcPr>
            <w:shd w:fill="f3f3f3" w:val="clear"/>
            <w:tcMar>
              <w:top w:w="0.0" w:type="dxa"/>
              <w:left w:w="108.0" w:type="dxa"/>
              <w:bottom w:w="0.0" w:type="dxa"/>
              <w:right w:w="108.0" w:type="dxa"/>
            </w:tcMar>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 per second</w:t>
            </w:r>
          </w:p>
        </w:tc>
        <w:tc>
          <w:tcPr>
            <w:shd w:fill="f3f3f3" w:val="clear"/>
            <w:tcMar>
              <w:top w:w="0.0" w:type="dxa"/>
              <w:left w:w="108.0" w:type="dxa"/>
              <w:bottom w:w="0.0" w:type="dxa"/>
              <w:right w:w="108.0" w:type="dxa"/>
            </w:tcMar>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(Y)</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28</w:t>
            </w:r>
          </w:p>
        </w:tc>
        <w:tc>
          <w:tcPr>
            <w:shd w:fill="e0e0e0" w:val="clear"/>
            <w:tcMar>
              <w:top w:w="0.0" w:type="dxa"/>
              <w:left w:w="108.0" w:type="dxa"/>
              <w:bottom w:w="0.0" w:type="dxa"/>
              <w:right w:w="108.0" w:type="dxa"/>
            </w:tcMar>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Absolute platform velocity – third component.</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0 01 043</w:t>
            </w:r>
          </w:p>
        </w:tc>
        <w:tc>
          <w:tcPr>
            <w:shd w:fill="e0e0e0" w:val="clear"/>
            <w:tcMar>
              <w:top w:w="0.0" w:type="dxa"/>
              <w:left w:w="108.0" w:type="dxa"/>
              <w:bottom w:w="0.0" w:type="dxa"/>
              <w:right w:w="108.0" w:type="dxa"/>
            </w:tcMar>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5</w:t>
            </w:r>
          </w:p>
        </w:tc>
        <w:tc>
          <w:tcPr>
            <w:shd w:fill="e0e0e0" w:val="clear"/>
            <w:tcMar>
              <w:top w:w="0.0" w:type="dxa"/>
              <w:left w:w="108.0" w:type="dxa"/>
              <w:bottom w:w="0.0" w:type="dxa"/>
              <w:right w:w="108.0" w:type="dxa"/>
            </w:tcMar>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-1073741824</w:t>
            </w:r>
          </w:p>
        </w:tc>
        <w:tc>
          <w:tcPr>
            <w:shd w:fill="e0e0e0" w:val="clear"/>
            <w:tcMar>
              <w:top w:w="0.0" w:type="dxa"/>
              <w:left w:w="108.0" w:type="dxa"/>
              <w:bottom w:w="0.0" w:type="dxa"/>
              <w:right w:w="108.0" w:type="dxa"/>
            </w:tcMar>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 per second</w:t>
            </w:r>
          </w:p>
        </w:tc>
        <w:tc>
          <w:tcPr>
            <w:shd w:fill="e0e0e0" w:val="clear"/>
            <w:tcMar>
              <w:top w:w="0.0" w:type="dxa"/>
              <w:left w:w="108.0" w:type="dxa"/>
              <w:bottom w:w="0.0" w:type="dxa"/>
              <w:right w:w="108.0" w:type="dxa"/>
            </w:tcMar>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(Z)</w:t>
            </w:r>
          </w:p>
        </w:tc>
      </w:tr>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Local Earth parameters</w:t>
            </w:r>
          </w:p>
        </w:tc>
      </w:tr>
      <w:sdt>
        <w:sdtPr>
          <w:tag w:val="goog_rdk_29"/>
        </w:sdtPr>
        <w:sdtContent>
          <w:tr>
            <w:trPr>
              <w:cantSplit w:val="1"/>
              <w:tblHeader w:val="0"/>
              <w:del w:author="Stig Syndergaard" w:id="9" w:date="2024-03-11T17:12:00Z"/>
            </w:trPr>
            <w:tc>
              <w:tcPr>
                <w:shd w:fill="f3f3f3" w:val="clear"/>
                <w:tcMar>
                  <w:top w:w="0.0" w:type="dxa"/>
                  <w:left w:w="108.0" w:type="dxa"/>
                  <w:bottom w:w="0.0" w:type="dxa"/>
                  <w:right w:w="108.0" w:type="dxa"/>
                </w:tcMar>
              </w:tcPr>
              <w:sdt>
                <w:sdtPr>
                  <w:tag w:val="goog_rdk_31"/>
                </w:sdtPr>
                <w:sdtContent>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9" w:date="2024-03-11T17:12:00Z"/>
                        <w:rFonts w:ascii="Arial" w:cs="Arial" w:eastAsia="Arial" w:hAnsi="Arial"/>
                        <w:b w:val="0"/>
                        <w:i w:val="0"/>
                        <w:smallCaps w:val="0"/>
                        <w:strike w:val="0"/>
                        <w:color w:val="000000"/>
                        <w:sz w:val="16"/>
                        <w:szCs w:val="16"/>
                        <w:u w:val="none"/>
                        <w:shd w:fill="auto" w:val="clear"/>
                        <w:vertAlign w:val="baseline"/>
                      </w:rPr>
                    </w:pPr>
                    <w:sdt>
                      <w:sdtPr>
                        <w:tag w:val="goog_rdk_30"/>
                      </w:sdtPr>
                      <w:sdtContent>
                        <w:del w:author="Stig Syndergaard" w:id="9" w:date="2024-03-11T17:12:00Z">
                          <w:r w:rsidDel="00000000" w:rsidR="00000000" w:rsidRPr="00000000">
                            <w:rPr>
                              <w:rtl w:val="0"/>
                            </w:rPr>
                          </w:r>
                        </w:del>
                      </w:sdtContent>
                    </w:sdt>
                  </w:p>
                </w:sdtContent>
              </w:sdt>
            </w:tc>
            <w:tc>
              <w:tcPr>
                <w:shd w:fill="f3f3f3" w:val="clear"/>
                <w:tcMar>
                  <w:top w:w="0.0" w:type="dxa"/>
                  <w:left w:w="108.0" w:type="dxa"/>
                  <w:bottom w:w="0.0" w:type="dxa"/>
                  <w:right w:w="108.0" w:type="dxa"/>
                </w:tcMar>
              </w:tcPr>
              <w:sdt>
                <w:sdtPr>
                  <w:tag w:val="goog_rdk_33"/>
                </w:sdtPr>
                <w:sdtContent>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9" w:date="2024-03-11T17:12:00Z"/>
                        <w:rFonts w:ascii="Arial" w:cs="Arial" w:eastAsia="Arial" w:hAnsi="Arial"/>
                        <w:b w:val="0"/>
                        <w:i w:val="0"/>
                        <w:smallCaps w:val="0"/>
                        <w:strike w:val="0"/>
                        <w:color w:val="000000"/>
                        <w:sz w:val="16"/>
                        <w:szCs w:val="16"/>
                        <w:u w:val="none"/>
                        <w:shd w:fill="auto" w:val="clear"/>
                        <w:vertAlign w:val="baseline"/>
                      </w:rPr>
                    </w:pPr>
                    <w:sdt>
                      <w:sdtPr>
                        <w:tag w:val="goog_rdk_32"/>
                      </w:sdtPr>
                      <w:sdtContent>
                        <w:del w:author="Stig Syndergaard" w:id="9" w:date="2024-03-11T17:12: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delText xml:space="preserve">Change Table B bit width</w:delText>
                          </w:r>
                        </w:del>
                      </w:sdtContent>
                    </w:sdt>
                  </w:p>
                </w:sdtContent>
              </w:sdt>
            </w:tc>
            <w:tc>
              <w:tcPr>
                <w:shd w:fill="f3f3f3" w:val="clear"/>
                <w:tcMar>
                  <w:top w:w="0.0" w:type="dxa"/>
                  <w:left w:w="108.0" w:type="dxa"/>
                  <w:bottom w:w="0.0" w:type="dxa"/>
                  <w:right w:w="108.0" w:type="dxa"/>
                </w:tcMar>
              </w:tcPr>
              <w:sdt>
                <w:sdtPr>
                  <w:tag w:val="goog_rdk_35"/>
                </w:sdtPr>
                <w:sdtContent>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del w:author="Stig Syndergaard" w:id="9" w:date="2024-03-11T17:12:00Z"/>
                        <w:rFonts w:ascii="Arial" w:cs="Arial" w:eastAsia="Arial" w:hAnsi="Arial"/>
                        <w:b w:val="1"/>
                        <w:i w:val="0"/>
                        <w:smallCaps w:val="0"/>
                        <w:strike w:val="0"/>
                        <w:color w:val="000000"/>
                        <w:sz w:val="16"/>
                        <w:szCs w:val="16"/>
                        <w:u w:val="none"/>
                        <w:shd w:fill="auto" w:val="clear"/>
                        <w:vertAlign w:val="baseline"/>
                      </w:rPr>
                    </w:pPr>
                    <w:sdt>
                      <w:sdtPr>
                        <w:tag w:val="goog_rdk_34"/>
                      </w:sdtPr>
                      <w:sdtContent>
                        <w:del w:author="Stig Syndergaard" w:id="9" w:date="2024-03-11T17:12: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delText xml:space="preserve">2 01 132</w:delText>
                          </w:r>
                        </w:del>
                      </w:sdtContent>
                    </w:sdt>
                  </w:p>
                </w:sdtContent>
              </w:sdt>
            </w:tc>
            <w:tc>
              <w:tcPr>
                <w:shd w:fill="f3f3f3" w:val="clear"/>
                <w:tcMar>
                  <w:top w:w="0.0" w:type="dxa"/>
                  <w:left w:w="108.0" w:type="dxa"/>
                  <w:bottom w:w="0.0" w:type="dxa"/>
                  <w:right w:w="108.0" w:type="dxa"/>
                </w:tcMar>
              </w:tcPr>
              <w:sdt>
                <w:sdtPr>
                  <w:tag w:val="goog_rdk_37"/>
                </w:sdtPr>
                <w:sdtContent>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del w:author="Stig Syndergaard" w:id="9" w:date="2024-03-11T17:12:00Z"/>
                        <w:rFonts w:ascii="Arial" w:cs="Arial" w:eastAsia="Arial" w:hAnsi="Arial"/>
                        <w:b w:val="0"/>
                        <w:i w:val="0"/>
                        <w:smallCaps w:val="0"/>
                        <w:strike w:val="0"/>
                        <w:color w:val="000000"/>
                        <w:sz w:val="16"/>
                        <w:szCs w:val="16"/>
                        <w:u w:val="none"/>
                        <w:shd w:fill="auto" w:val="clear"/>
                        <w:vertAlign w:val="baseline"/>
                      </w:rPr>
                    </w:pPr>
                    <w:sdt>
                      <w:sdtPr>
                        <w:tag w:val="goog_rdk_36"/>
                      </w:sdtPr>
                      <w:sdtContent>
                        <w:del w:author="Stig Syndergaard" w:id="9" w:date="2024-03-11T17:12:00Z">
                          <w:r w:rsidDel="00000000" w:rsidR="00000000" w:rsidRPr="00000000">
                            <w:rPr>
                              <w:rtl w:val="0"/>
                            </w:rPr>
                          </w:r>
                        </w:del>
                      </w:sdtContent>
                    </w:sdt>
                  </w:p>
                </w:sdtContent>
              </w:sdt>
            </w:tc>
            <w:tc>
              <w:tcPr>
                <w:shd w:fill="f3f3f3" w:val="clear"/>
                <w:tcMar>
                  <w:top w:w="0.0" w:type="dxa"/>
                  <w:left w:w="108.0" w:type="dxa"/>
                  <w:bottom w:w="0.0" w:type="dxa"/>
                  <w:right w:w="108.0" w:type="dxa"/>
                </w:tcMar>
              </w:tcPr>
              <w:sdt>
                <w:sdtPr>
                  <w:tag w:val="goog_rdk_39"/>
                </w:sdtPr>
                <w:sdtContent>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9" w:date="2024-03-11T17:12:00Z"/>
                        <w:rFonts w:ascii="Arial" w:cs="Arial" w:eastAsia="Arial" w:hAnsi="Arial"/>
                        <w:b w:val="0"/>
                        <w:i w:val="0"/>
                        <w:smallCaps w:val="0"/>
                        <w:strike w:val="0"/>
                        <w:color w:val="000000"/>
                        <w:sz w:val="16"/>
                        <w:szCs w:val="16"/>
                        <w:u w:val="none"/>
                        <w:shd w:fill="auto" w:val="clear"/>
                        <w:vertAlign w:val="baseline"/>
                      </w:rPr>
                    </w:pPr>
                    <w:sdt>
                      <w:sdtPr>
                        <w:tag w:val="goog_rdk_38"/>
                      </w:sdtPr>
                      <w:sdtContent>
                        <w:del w:author="Stig Syndergaard" w:id="9" w:date="2024-03-11T17:12:00Z">
                          <w:r w:rsidDel="00000000" w:rsidR="00000000" w:rsidRPr="00000000">
                            <w:rPr>
                              <w:rtl w:val="0"/>
                            </w:rPr>
                          </w:r>
                        </w:del>
                      </w:sdtContent>
                    </w:sdt>
                  </w:p>
                </w:sdtContent>
              </w:sdt>
            </w:tc>
            <w:tc>
              <w:tcPr>
                <w:shd w:fill="f3f3f3" w:val="clear"/>
                <w:tcMar>
                  <w:top w:w="0.0" w:type="dxa"/>
                  <w:left w:w="108.0" w:type="dxa"/>
                  <w:bottom w:w="0.0" w:type="dxa"/>
                  <w:right w:w="108.0" w:type="dxa"/>
                </w:tcMar>
              </w:tcPr>
              <w:sdt>
                <w:sdtPr>
                  <w:tag w:val="goog_rdk_41"/>
                </w:sdtPr>
                <w:sdtContent>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del w:author="Stig Syndergaard" w:id="9" w:date="2024-03-11T17:12:00Z"/>
                        <w:rFonts w:ascii="Arial" w:cs="Arial" w:eastAsia="Arial" w:hAnsi="Arial"/>
                        <w:b w:val="0"/>
                        <w:i w:val="0"/>
                        <w:smallCaps w:val="0"/>
                        <w:strike w:val="0"/>
                        <w:color w:val="000000"/>
                        <w:sz w:val="16"/>
                        <w:szCs w:val="16"/>
                        <w:u w:val="none"/>
                        <w:shd w:fill="auto" w:val="clear"/>
                        <w:vertAlign w:val="baseline"/>
                      </w:rPr>
                    </w:pPr>
                    <w:sdt>
                      <w:sdtPr>
                        <w:tag w:val="goog_rdk_40"/>
                      </w:sdtPr>
                      <w:sdtContent>
                        <w:del w:author="Stig Syndergaard" w:id="9" w:date="2024-03-11T17:12:00Z">
                          <w:r w:rsidDel="00000000" w:rsidR="00000000" w:rsidRPr="00000000">
                            <w:rPr>
                              <w:rtl w:val="0"/>
                            </w:rPr>
                          </w:r>
                        </w:del>
                      </w:sdtContent>
                    </w:sdt>
                  </w:p>
                </w:sdtContent>
              </w:sdt>
            </w:tc>
            <w:tc>
              <w:tcPr>
                <w:shd w:fill="f3f3f3" w:val="clear"/>
                <w:tcMar>
                  <w:top w:w="0.0" w:type="dxa"/>
                  <w:left w:w="108.0" w:type="dxa"/>
                  <w:bottom w:w="0.0" w:type="dxa"/>
                  <w:right w:w="108.0" w:type="dxa"/>
                </w:tcMar>
              </w:tcPr>
              <w:sdt>
                <w:sdtPr>
                  <w:tag w:val="goog_rdk_43"/>
                </w:sdtPr>
                <w:sdtContent>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9" w:date="2024-03-11T17:12:00Z"/>
                        <w:rFonts w:ascii="Arial" w:cs="Arial" w:eastAsia="Arial" w:hAnsi="Arial"/>
                        <w:b w:val="0"/>
                        <w:i w:val="0"/>
                        <w:smallCaps w:val="0"/>
                        <w:strike w:val="0"/>
                        <w:color w:val="000000"/>
                        <w:sz w:val="16"/>
                        <w:szCs w:val="16"/>
                        <w:u w:val="none"/>
                        <w:shd w:fill="auto" w:val="clear"/>
                        <w:vertAlign w:val="baseline"/>
                      </w:rPr>
                    </w:pPr>
                    <w:sdt>
                      <w:sdtPr>
                        <w:tag w:val="goog_rdk_42"/>
                      </w:sdtPr>
                      <w:sdtContent>
                        <w:del w:author="Stig Syndergaard" w:id="9" w:date="2024-03-11T17:12:00Z">
                          <w:r w:rsidDel="00000000" w:rsidR="00000000" w:rsidRPr="00000000">
                            <w:rPr>
                              <w:rtl w:val="0"/>
                            </w:rPr>
                          </w:r>
                        </w:del>
                      </w:sdtContent>
                    </w:sdt>
                  </w:p>
                </w:sdtContent>
              </w:sdt>
            </w:tc>
            <w:tc>
              <w:tcPr>
                <w:shd w:fill="f3f3f3" w:val="clear"/>
                <w:tcMar>
                  <w:top w:w="0.0" w:type="dxa"/>
                  <w:left w:w="108.0" w:type="dxa"/>
                  <w:bottom w:w="0.0" w:type="dxa"/>
                  <w:right w:w="108.0" w:type="dxa"/>
                </w:tcMar>
              </w:tcPr>
              <w:sdt>
                <w:sdtPr>
                  <w:tag w:val="goog_rdk_45"/>
                </w:sdtPr>
                <w:sdtContent>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9" w:date="2024-03-11T17:12:00Z"/>
                        <w:rFonts w:ascii="Arial" w:cs="Arial" w:eastAsia="Arial" w:hAnsi="Arial"/>
                        <w:b w:val="0"/>
                        <w:i w:val="0"/>
                        <w:smallCaps w:val="0"/>
                        <w:strike w:val="0"/>
                        <w:color w:val="000000"/>
                        <w:sz w:val="16"/>
                        <w:szCs w:val="16"/>
                        <w:u w:val="none"/>
                        <w:shd w:fill="auto" w:val="clear"/>
                        <w:vertAlign w:val="baseline"/>
                      </w:rPr>
                    </w:pPr>
                    <w:sdt>
                      <w:sdtPr>
                        <w:tag w:val="goog_rdk_44"/>
                      </w:sdtPr>
                      <w:sdtContent>
                        <w:del w:author="Stig Syndergaard" w:id="9" w:date="2024-03-11T17:12: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delText xml:space="preserve">Add 4 to bit width</w:delText>
                          </w:r>
                        </w:del>
                      </w:sdtContent>
                    </w:sdt>
                  </w:p>
                </w:sdtContent>
              </w:sdt>
            </w:tc>
          </w:tr>
        </w:sdtContent>
      </w:sdt>
      <w:sdt>
        <w:sdtPr>
          <w:tag w:val="goog_rdk_46"/>
        </w:sdtPr>
        <w:sdtContent>
          <w:tr>
            <w:trPr>
              <w:cantSplit w:val="1"/>
              <w:tblHeader w:val="0"/>
              <w:del w:author="Stig Syndergaard" w:id="9" w:date="2024-03-11T17:12:00Z"/>
            </w:trPr>
            <w:tc>
              <w:tcPr>
                <w:shd w:fill="e0e0e0" w:val="clear"/>
                <w:tcMar>
                  <w:top w:w="0.0" w:type="dxa"/>
                  <w:left w:w="108.0" w:type="dxa"/>
                  <w:bottom w:w="0.0" w:type="dxa"/>
                  <w:right w:w="108.0" w:type="dxa"/>
                </w:tcMar>
              </w:tcPr>
              <w:sdt>
                <w:sdtPr>
                  <w:tag w:val="goog_rdk_48"/>
                </w:sdtPr>
                <w:sdtContent>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del w:author="Stig Syndergaard" w:id="9" w:date="2024-03-11T17:12:00Z"/>
                        <w:rFonts w:ascii="Arial" w:cs="Arial" w:eastAsia="Arial" w:hAnsi="Arial"/>
                        <w:b w:val="0"/>
                        <w:i w:val="0"/>
                        <w:smallCaps w:val="0"/>
                        <w:strike w:val="0"/>
                        <w:color w:val="000000"/>
                        <w:sz w:val="16"/>
                        <w:szCs w:val="16"/>
                        <w:u w:val="none"/>
                        <w:shd w:fill="auto" w:val="clear"/>
                        <w:vertAlign w:val="baseline"/>
                      </w:rPr>
                    </w:pPr>
                    <w:sdt>
                      <w:sdtPr>
                        <w:tag w:val="goog_rdk_47"/>
                      </w:sdtPr>
                      <w:sdtContent>
                        <w:del w:author="Stig Syndergaard" w:id="9" w:date="2024-03-11T17:12:00Z">
                          <w:r w:rsidDel="00000000" w:rsidR="00000000" w:rsidRPr="00000000">
                            <w:rPr>
                              <w:rtl w:val="0"/>
                            </w:rPr>
                          </w:r>
                        </w:del>
                      </w:sdtContent>
                    </w:sdt>
                  </w:p>
                </w:sdtContent>
              </w:sdt>
            </w:tc>
            <w:tc>
              <w:tcPr>
                <w:shd w:fill="e0e0e0" w:val="clear"/>
                <w:tcMar>
                  <w:top w:w="0.0" w:type="dxa"/>
                  <w:left w:w="108.0" w:type="dxa"/>
                  <w:bottom w:w="0.0" w:type="dxa"/>
                  <w:right w:w="108.0" w:type="dxa"/>
                </w:tcMar>
              </w:tcPr>
              <w:sdt>
                <w:sdtPr>
                  <w:tag w:val="goog_rdk_50"/>
                </w:sdtPr>
                <w:sdtContent>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9" w:date="2024-03-11T17:12:00Z"/>
                        <w:rFonts w:ascii="Arial" w:cs="Arial" w:eastAsia="Arial" w:hAnsi="Arial"/>
                        <w:b w:val="0"/>
                        <w:i w:val="0"/>
                        <w:smallCaps w:val="0"/>
                        <w:strike w:val="0"/>
                        <w:color w:val="000000"/>
                        <w:sz w:val="16"/>
                        <w:szCs w:val="16"/>
                        <w:u w:val="none"/>
                        <w:shd w:fill="auto" w:val="clear"/>
                        <w:vertAlign w:val="baseline"/>
                      </w:rPr>
                    </w:pPr>
                    <w:sdt>
                      <w:sdtPr>
                        <w:tag w:val="goog_rdk_49"/>
                      </w:sdtPr>
                      <w:sdtContent>
                        <w:del w:author="Stig Syndergaard" w:id="9" w:date="2024-03-11T17:12: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delText xml:space="preserve">Change Table B scale</w:delText>
                          </w:r>
                        </w:del>
                      </w:sdtContent>
                    </w:sdt>
                  </w:p>
                </w:sdtContent>
              </w:sdt>
            </w:tc>
            <w:tc>
              <w:tcPr>
                <w:shd w:fill="e0e0e0" w:val="clear"/>
                <w:tcMar>
                  <w:top w:w="0.0" w:type="dxa"/>
                  <w:left w:w="108.0" w:type="dxa"/>
                  <w:bottom w:w="0.0" w:type="dxa"/>
                  <w:right w:w="108.0" w:type="dxa"/>
                </w:tcMar>
              </w:tcPr>
              <w:sdt>
                <w:sdtPr>
                  <w:tag w:val="goog_rdk_52"/>
                </w:sdtPr>
                <w:sdtContent>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del w:author="Stig Syndergaard" w:id="9" w:date="2024-03-11T17:12:00Z"/>
                        <w:rFonts w:ascii="Arial" w:cs="Arial" w:eastAsia="Arial" w:hAnsi="Arial"/>
                        <w:b w:val="1"/>
                        <w:i w:val="0"/>
                        <w:smallCaps w:val="0"/>
                        <w:strike w:val="0"/>
                        <w:color w:val="000000"/>
                        <w:sz w:val="16"/>
                        <w:szCs w:val="16"/>
                        <w:u w:val="none"/>
                        <w:shd w:fill="auto" w:val="clear"/>
                        <w:vertAlign w:val="baseline"/>
                      </w:rPr>
                    </w:pPr>
                    <w:sdt>
                      <w:sdtPr>
                        <w:tag w:val="goog_rdk_51"/>
                      </w:sdtPr>
                      <w:sdtContent>
                        <w:del w:author="Stig Syndergaard" w:id="9" w:date="2024-03-11T17:12: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delText xml:space="preserve">2 02 130</w:delText>
                          </w:r>
                        </w:del>
                      </w:sdtContent>
                    </w:sdt>
                  </w:p>
                </w:sdtContent>
              </w:sdt>
            </w:tc>
            <w:tc>
              <w:tcPr>
                <w:shd w:fill="e0e0e0" w:val="clear"/>
                <w:tcMar>
                  <w:top w:w="0.0" w:type="dxa"/>
                  <w:left w:w="108.0" w:type="dxa"/>
                  <w:bottom w:w="0.0" w:type="dxa"/>
                  <w:right w:w="108.0" w:type="dxa"/>
                </w:tcMar>
              </w:tcPr>
              <w:sdt>
                <w:sdtPr>
                  <w:tag w:val="goog_rdk_54"/>
                </w:sdtPr>
                <w:sdtContent>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del w:author="Stig Syndergaard" w:id="9" w:date="2024-03-11T17:12:00Z"/>
                        <w:rFonts w:ascii="Arial" w:cs="Arial" w:eastAsia="Arial" w:hAnsi="Arial"/>
                        <w:b w:val="0"/>
                        <w:i w:val="0"/>
                        <w:smallCaps w:val="0"/>
                        <w:strike w:val="0"/>
                        <w:color w:val="000000"/>
                        <w:sz w:val="16"/>
                        <w:szCs w:val="16"/>
                        <w:u w:val="none"/>
                        <w:shd w:fill="auto" w:val="clear"/>
                        <w:vertAlign w:val="baseline"/>
                      </w:rPr>
                    </w:pPr>
                    <w:sdt>
                      <w:sdtPr>
                        <w:tag w:val="goog_rdk_53"/>
                      </w:sdtPr>
                      <w:sdtContent>
                        <w:del w:author="Stig Syndergaard" w:id="9" w:date="2024-03-11T17:12:00Z">
                          <w:r w:rsidDel="00000000" w:rsidR="00000000" w:rsidRPr="00000000">
                            <w:rPr>
                              <w:rtl w:val="0"/>
                            </w:rPr>
                          </w:r>
                        </w:del>
                      </w:sdtContent>
                    </w:sdt>
                  </w:p>
                </w:sdtContent>
              </w:sdt>
            </w:tc>
            <w:tc>
              <w:tcPr>
                <w:shd w:fill="e0e0e0" w:val="clear"/>
                <w:tcMar>
                  <w:top w:w="0.0" w:type="dxa"/>
                  <w:left w:w="108.0" w:type="dxa"/>
                  <w:bottom w:w="0.0" w:type="dxa"/>
                  <w:right w:w="108.0" w:type="dxa"/>
                </w:tcMar>
              </w:tcPr>
              <w:sdt>
                <w:sdtPr>
                  <w:tag w:val="goog_rdk_56"/>
                </w:sdtPr>
                <w:sdtContent>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9" w:date="2024-03-11T17:12:00Z"/>
                        <w:rFonts w:ascii="Arial" w:cs="Arial" w:eastAsia="Arial" w:hAnsi="Arial"/>
                        <w:b w:val="0"/>
                        <w:i w:val="0"/>
                        <w:smallCaps w:val="0"/>
                        <w:strike w:val="0"/>
                        <w:color w:val="000000"/>
                        <w:sz w:val="16"/>
                        <w:szCs w:val="16"/>
                        <w:u w:val="none"/>
                        <w:shd w:fill="auto" w:val="clear"/>
                        <w:vertAlign w:val="baseline"/>
                      </w:rPr>
                    </w:pPr>
                    <w:sdt>
                      <w:sdtPr>
                        <w:tag w:val="goog_rdk_55"/>
                      </w:sdtPr>
                      <w:sdtContent>
                        <w:del w:author="Stig Syndergaard" w:id="9" w:date="2024-03-11T17:12:00Z">
                          <w:r w:rsidDel="00000000" w:rsidR="00000000" w:rsidRPr="00000000">
                            <w:rPr>
                              <w:rtl w:val="0"/>
                            </w:rPr>
                          </w:r>
                        </w:del>
                      </w:sdtContent>
                    </w:sdt>
                  </w:p>
                </w:sdtContent>
              </w:sdt>
            </w:tc>
            <w:tc>
              <w:tcPr>
                <w:shd w:fill="e0e0e0" w:val="clear"/>
                <w:tcMar>
                  <w:top w:w="0.0" w:type="dxa"/>
                  <w:left w:w="108.0" w:type="dxa"/>
                  <w:bottom w:w="0.0" w:type="dxa"/>
                  <w:right w:w="108.0" w:type="dxa"/>
                </w:tcMar>
              </w:tcPr>
              <w:sdt>
                <w:sdtPr>
                  <w:tag w:val="goog_rdk_58"/>
                </w:sdtPr>
                <w:sdtContent>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del w:author="Stig Syndergaard" w:id="9" w:date="2024-03-11T17:12:00Z"/>
                        <w:rFonts w:ascii="Arial" w:cs="Arial" w:eastAsia="Arial" w:hAnsi="Arial"/>
                        <w:b w:val="0"/>
                        <w:i w:val="0"/>
                        <w:smallCaps w:val="0"/>
                        <w:strike w:val="0"/>
                        <w:color w:val="000000"/>
                        <w:sz w:val="16"/>
                        <w:szCs w:val="16"/>
                        <w:u w:val="none"/>
                        <w:shd w:fill="auto" w:val="clear"/>
                        <w:vertAlign w:val="baseline"/>
                      </w:rPr>
                    </w:pPr>
                    <w:sdt>
                      <w:sdtPr>
                        <w:tag w:val="goog_rdk_57"/>
                      </w:sdtPr>
                      <w:sdtContent>
                        <w:del w:author="Stig Syndergaard" w:id="9" w:date="2024-03-11T17:12:00Z">
                          <w:r w:rsidDel="00000000" w:rsidR="00000000" w:rsidRPr="00000000">
                            <w:rPr>
                              <w:rtl w:val="0"/>
                            </w:rPr>
                          </w:r>
                        </w:del>
                      </w:sdtContent>
                    </w:sdt>
                  </w:p>
                </w:sdtContent>
              </w:sdt>
            </w:tc>
            <w:tc>
              <w:tcPr>
                <w:shd w:fill="e0e0e0" w:val="clear"/>
                <w:tcMar>
                  <w:top w:w="0.0" w:type="dxa"/>
                  <w:left w:w="108.0" w:type="dxa"/>
                  <w:bottom w:w="0.0" w:type="dxa"/>
                  <w:right w:w="108.0" w:type="dxa"/>
                </w:tcMar>
              </w:tcPr>
              <w:sdt>
                <w:sdtPr>
                  <w:tag w:val="goog_rdk_60"/>
                </w:sdtPr>
                <w:sdtContent>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9" w:date="2024-03-11T17:12:00Z"/>
                        <w:rFonts w:ascii="Arial" w:cs="Arial" w:eastAsia="Arial" w:hAnsi="Arial"/>
                        <w:b w:val="0"/>
                        <w:i w:val="0"/>
                        <w:smallCaps w:val="0"/>
                        <w:strike w:val="0"/>
                        <w:color w:val="000000"/>
                        <w:sz w:val="16"/>
                        <w:szCs w:val="16"/>
                        <w:u w:val="none"/>
                        <w:shd w:fill="auto" w:val="clear"/>
                        <w:vertAlign w:val="baseline"/>
                      </w:rPr>
                    </w:pPr>
                    <w:sdt>
                      <w:sdtPr>
                        <w:tag w:val="goog_rdk_59"/>
                      </w:sdtPr>
                      <w:sdtContent>
                        <w:del w:author="Stig Syndergaard" w:id="9" w:date="2024-03-11T17:12:00Z">
                          <w:r w:rsidDel="00000000" w:rsidR="00000000" w:rsidRPr="00000000">
                            <w:rPr>
                              <w:rtl w:val="0"/>
                            </w:rPr>
                          </w:r>
                        </w:del>
                      </w:sdtContent>
                    </w:sdt>
                  </w:p>
                </w:sdtContent>
              </w:sdt>
            </w:tc>
            <w:tc>
              <w:tcPr>
                <w:shd w:fill="e0e0e0" w:val="clear"/>
                <w:tcMar>
                  <w:top w:w="0.0" w:type="dxa"/>
                  <w:left w:w="108.0" w:type="dxa"/>
                  <w:bottom w:w="0.0" w:type="dxa"/>
                  <w:right w:w="108.0" w:type="dxa"/>
                </w:tcMar>
              </w:tcPr>
              <w:sdt>
                <w:sdtPr>
                  <w:tag w:val="goog_rdk_62"/>
                </w:sdtPr>
                <w:sdtContent>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9" w:date="2024-03-11T17:12:00Z"/>
                        <w:rFonts w:ascii="Arial" w:cs="Arial" w:eastAsia="Arial" w:hAnsi="Arial"/>
                        <w:b w:val="0"/>
                        <w:i w:val="0"/>
                        <w:smallCaps w:val="0"/>
                        <w:strike w:val="0"/>
                        <w:color w:val="000000"/>
                        <w:sz w:val="16"/>
                        <w:szCs w:val="16"/>
                        <w:u w:val="none"/>
                        <w:shd w:fill="auto" w:val="clear"/>
                        <w:vertAlign w:val="baseline"/>
                      </w:rPr>
                    </w:pPr>
                    <w:sdt>
                      <w:sdtPr>
                        <w:tag w:val="goog_rdk_61"/>
                      </w:sdtPr>
                      <w:sdtContent>
                        <w:del w:author="Stig Syndergaard" w:id="9" w:date="2024-03-11T17:12: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delText xml:space="preserve">Add 2 to scale</w:delText>
                          </w:r>
                        </w:del>
                      </w:sdtContent>
                    </w:sdt>
                  </w:p>
                </w:sdtContent>
              </w:sdt>
            </w:tc>
          </w:tr>
        </w:sdtContent>
      </w:sdt>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29</w:t>
            </w:r>
          </w:p>
        </w:tc>
        <w:tc>
          <w:tcPr>
            <w:shd w:fill="f3f3f3" w:val="clear"/>
            <w:tcMar>
              <w:top w:w="0.0" w:type="dxa"/>
              <w:left w:w="108.0" w:type="dxa"/>
              <w:bottom w:w="0.0" w:type="dxa"/>
              <w:right w:w="108.0" w:type="dxa"/>
            </w:tcMar>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sdt>
              <w:sdtPr>
                <w:tag w:val="goog_rdk_63"/>
              </w:sdtPr>
              <w:sdtContent>
                <w:commentRangeStart w:id="12"/>
              </w:sdtContent>
            </w:sdt>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Time increment</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(between</w:t>
            </w:r>
            <w:sdt>
              <w:sdtPr>
                <w:tag w:val="goog_rdk_64"/>
              </w:sdtPr>
              <w:sdtContent>
                <w:ins w:author="Stig Syndergaard" w:id="10" w:date="2024-03-11T16:20: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reference time and</w:t>
                  </w:r>
                </w:ins>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start of occultation</w:t>
            </w:r>
            <w:sdt>
              <w:sdtPr>
                <w:tag w:val="goog_rdk_65"/>
              </w:sdtPr>
              <w:sdtContent>
                <w:del w:author="Stig Syndergaard" w:id="11" w:date="2024-03-11T16:20: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delText xml:space="preserve"> and reference time</w:delText>
                  </w:r>
                </w:del>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commentRangeEnd w:id="12"/>
            <w:r w:rsidDel="00000000" w:rsidR="00000000" w:rsidRPr="00000000">
              <w:commentReference w:id="12"/>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0 04 016</w:t>
            </w:r>
          </w:p>
        </w:tc>
        <w:tc>
          <w:tcPr>
            <w:shd w:fill="f3f3f3" w:val="clear"/>
            <w:tcMar>
              <w:top w:w="0.0" w:type="dxa"/>
              <w:left w:w="108.0" w:type="dxa"/>
              <w:bottom w:w="0.0" w:type="dxa"/>
              <w:right w:w="108.0" w:type="dxa"/>
            </w:tcMar>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sdt>
              <w:sdtPr>
                <w:tag w:val="goog_rdk_67"/>
              </w:sdtPr>
              <w:sdtContent>
                <w:del w:author="Stig Syndergaard" w:id="12" w:date="2024-03-11T16:34: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delText xml:space="preserve">(2)   </w:delText>
                  </w:r>
                </w:del>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-4096</w:t>
            </w:r>
            <w:sdt>
              <w:sdtPr>
                <w:tag w:val="goog_rdk_68"/>
              </w:sdtPr>
              <w:sdtContent>
                <w:del w:author="Stig Syndergaard" w:id="13" w:date="2024-03-11T16:22: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delText xml:space="preserve">4096</w:delText>
                  </w:r>
                </w:del>
              </w:sdtContent>
            </w:sdt>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sdt>
              <w:sdtPr>
                <w:tag w:val="goog_rdk_70"/>
              </w:sdtPr>
              <w:sdtContent>
                <w:del w:author="Stig Syndergaard" w:id="14" w:date="2024-03-11T16:35: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delText xml:space="preserve">(17)   </w:delText>
                  </w:r>
                </w:del>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13</w:t>
            </w:r>
          </w:p>
        </w:tc>
        <w:tc>
          <w:tcPr>
            <w:shd w:fill="f3f3f3" w:val="clear"/>
            <w:tcMar>
              <w:top w:w="0.0" w:type="dxa"/>
              <w:left w:w="108.0" w:type="dxa"/>
              <w:bottom w:w="0.0" w:type="dxa"/>
              <w:right w:w="108.0" w:type="dxa"/>
            </w:tcMar>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Second</w:t>
            </w:r>
          </w:p>
        </w:tc>
        <w:tc>
          <w:tcPr>
            <w:shd w:fill="f3f3f3" w:val="clear"/>
            <w:tcMar>
              <w:top w:w="0.0" w:type="dxa"/>
              <w:left w:w="108.0" w:type="dxa"/>
              <w:bottom w:w="0.0" w:type="dxa"/>
              <w:right w:w="108.0" w:type="dxa"/>
            </w:tcMar>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72"/>
              </w:sdtPr>
              <w:sdtContent>
                <w:ins w:author="Stig Syndergaard" w:id="15" w:date="2024-03-11T16:36: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-4096–4096s (normally negative)</w:t>
                  </w:r>
                </w:ins>
              </w:sdtContent>
            </w:sdt>
            <w:sdt>
              <w:sdtPr>
                <w:tag w:val="goog_rdk_73"/>
              </w:sdtPr>
              <w:sdtContent>
                <w:del w:author="Stig Syndergaard" w:id="15" w:date="2024-03-11T16:36: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delText xml:space="preserve">-40–2580s to 10ms</w:delText>
                  </w:r>
                </w:del>
              </w:sdtContent>
            </w:sdt>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30</w:t>
            </w:r>
          </w:p>
        </w:tc>
        <w:tc>
          <w:tcPr>
            <w:shd w:fill="f3f3f3" w:val="clear"/>
            <w:tcMar>
              <w:top w:w="0.0" w:type="dxa"/>
              <w:left w:w="108.0" w:type="dxa"/>
              <w:bottom w:w="0.0" w:type="dxa"/>
              <w:right w:w="108.0" w:type="dxa"/>
            </w:tcMar>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Time increment</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(between reference time and end of occultation)</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0 04 016</w:t>
            </w:r>
          </w:p>
        </w:tc>
        <w:tc>
          <w:tcPr>
            <w:shd w:fill="f3f3f3" w:val="clear"/>
            <w:tcMar>
              <w:top w:w="0.0" w:type="dxa"/>
              <w:left w:w="108.0" w:type="dxa"/>
              <w:bottom w:w="0.0" w:type="dxa"/>
              <w:right w:w="108.0" w:type="dxa"/>
            </w:tcMar>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sdt>
              <w:sdtPr>
                <w:tag w:val="goog_rdk_75"/>
              </w:sdtPr>
              <w:sdtContent>
                <w:del w:author="Stig Syndergaard" w:id="16" w:date="2024-03-11T16:34: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delText xml:space="preserve">(2)   </w:delText>
                  </w:r>
                </w:del>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-4096</w:t>
            </w:r>
          </w:p>
        </w:tc>
        <w:tc>
          <w:tcPr>
            <w:shd w:fill="f3f3f3" w:val="clear"/>
            <w:tcMar>
              <w:top w:w="0.0" w:type="dxa"/>
              <w:left w:w="108.0" w:type="dxa"/>
              <w:bottom w:w="0.0" w:type="dxa"/>
              <w:right w:w="108.0" w:type="dxa"/>
            </w:tcMar>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sdt>
              <w:sdtPr>
                <w:tag w:val="goog_rdk_77"/>
              </w:sdtPr>
              <w:sdtContent>
                <w:del w:author="Stig Syndergaard" w:id="17" w:date="2024-03-11T16:35: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delText xml:space="preserve">(17)   </w:delText>
                  </w:r>
                </w:del>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13</w:t>
            </w:r>
          </w:p>
        </w:tc>
        <w:tc>
          <w:tcPr>
            <w:shd w:fill="f3f3f3" w:val="clear"/>
            <w:tcMar>
              <w:top w:w="0.0" w:type="dxa"/>
              <w:left w:w="108.0" w:type="dxa"/>
              <w:bottom w:w="0.0" w:type="dxa"/>
              <w:right w:w="108.0" w:type="dxa"/>
            </w:tcMar>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Second</w:t>
            </w:r>
          </w:p>
        </w:tc>
        <w:tc>
          <w:tcPr>
            <w:shd w:fill="f3f3f3" w:val="clear"/>
            <w:tcMar>
              <w:top w:w="0.0" w:type="dxa"/>
              <w:left w:w="108.0" w:type="dxa"/>
              <w:bottom w:w="0.0" w:type="dxa"/>
              <w:right w:w="108.0" w:type="dxa"/>
            </w:tcMar>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sdt>
              <w:sdtPr>
                <w:tag w:val="goog_rdk_79"/>
              </w:sdtPr>
              <w:sdtContent>
                <w:del w:author="Stig Syndergaard" w:id="18" w:date="2024-03-11T16:37: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delText xml:space="preserve">-40–2580s to 10ms</w:delText>
                  </w:r>
                </w:del>
              </w:sdtContent>
            </w:sdt>
            <w:sdt>
              <w:sdtPr>
                <w:tag w:val="goog_rdk_80"/>
              </w:sdtPr>
              <w:sdtContent>
                <w:ins w:author="Stig Syndergaard" w:id="18" w:date="2024-03-11T16:37: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-4096–4096s (normally positive)</w:t>
                  </w:r>
                </w:ins>
              </w:sdtContent>
            </w:sdt>
            <w:r w:rsidDel="00000000" w:rsidR="00000000" w:rsidRPr="00000000">
              <w:rPr>
                <w:rtl w:val="0"/>
              </w:rPr>
            </w:r>
          </w:p>
        </w:tc>
      </w:tr>
      <w:sdt>
        <w:sdtPr>
          <w:tag w:val="goog_rdk_82"/>
        </w:sdtPr>
        <w:sdtContent>
          <w:tr>
            <w:trPr>
              <w:cantSplit w:val="1"/>
              <w:tblHeader w:val="0"/>
              <w:del w:author="Stig Syndergaard" w:id="19" w:date="2024-03-11T17:12:00Z"/>
            </w:trPr>
            <w:tc>
              <w:tcPr>
                <w:shd w:fill="e0e0e0" w:val="clear"/>
                <w:tcMar>
                  <w:top w:w="0.0" w:type="dxa"/>
                  <w:left w:w="108.0" w:type="dxa"/>
                  <w:bottom w:w="0.0" w:type="dxa"/>
                  <w:right w:w="108.0" w:type="dxa"/>
                </w:tcMar>
              </w:tcPr>
              <w:sdt>
                <w:sdtPr>
                  <w:tag w:val="goog_rdk_84"/>
                </w:sdtPr>
                <w:sdtContent>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del w:author="Stig Syndergaard" w:id="19" w:date="2024-03-11T17:12:00Z"/>
                        <w:rFonts w:ascii="Arial" w:cs="Arial" w:eastAsia="Arial" w:hAnsi="Arial"/>
                        <w:b w:val="0"/>
                        <w:i w:val="0"/>
                        <w:smallCaps w:val="0"/>
                        <w:strike w:val="0"/>
                        <w:color w:val="000000"/>
                        <w:sz w:val="16"/>
                        <w:szCs w:val="16"/>
                        <w:u w:val="none"/>
                        <w:shd w:fill="auto" w:val="clear"/>
                        <w:vertAlign w:val="baseline"/>
                      </w:rPr>
                    </w:pPr>
                    <w:sdt>
                      <w:sdtPr>
                        <w:tag w:val="goog_rdk_83"/>
                      </w:sdtPr>
                      <w:sdtContent>
                        <w:del w:author="Stig Syndergaard" w:id="19" w:date="2024-03-11T17:12:00Z">
                          <w:r w:rsidDel="00000000" w:rsidR="00000000" w:rsidRPr="00000000">
                            <w:rPr>
                              <w:rtl w:val="0"/>
                            </w:rPr>
                          </w:r>
                        </w:del>
                      </w:sdtContent>
                    </w:sdt>
                  </w:p>
                </w:sdtContent>
              </w:sdt>
            </w:tc>
            <w:tc>
              <w:tcPr>
                <w:shd w:fill="e0e0e0" w:val="clear"/>
                <w:tcMar>
                  <w:top w:w="0.0" w:type="dxa"/>
                  <w:left w:w="108.0" w:type="dxa"/>
                  <w:bottom w:w="0.0" w:type="dxa"/>
                  <w:right w:w="108.0" w:type="dxa"/>
                </w:tcMar>
              </w:tcPr>
              <w:sdt>
                <w:sdtPr>
                  <w:tag w:val="goog_rdk_86"/>
                </w:sdtPr>
                <w:sdtContent>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19" w:date="2024-03-11T17:12:00Z"/>
                        <w:rFonts w:ascii="Arial" w:cs="Arial" w:eastAsia="Arial" w:hAnsi="Arial"/>
                        <w:b w:val="0"/>
                        <w:i w:val="0"/>
                        <w:smallCaps w:val="0"/>
                        <w:strike w:val="0"/>
                        <w:color w:val="000000"/>
                        <w:sz w:val="16"/>
                        <w:szCs w:val="16"/>
                        <w:u w:val="none"/>
                        <w:shd w:fill="auto" w:val="clear"/>
                        <w:vertAlign w:val="baseline"/>
                      </w:rPr>
                    </w:pPr>
                    <w:sdt>
                      <w:sdtPr>
                        <w:tag w:val="goog_rdk_85"/>
                      </w:sdtPr>
                      <w:sdtContent>
                        <w:del w:author="Stig Syndergaard" w:id="19" w:date="2024-03-11T17:12: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delText xml:space="preserve">Change scale to Table B</w:delText>
                          </w:r>
                        </w:del>
                      </w:sdtContent>
                    </w:sdt>
                  </w:p>
                </w:sdtContent>
              </w:sdt>
            </w:tc>
            <w:tc>
              <w:tcPr>
                <w:shd w:fill="e0e0e0" w:val="clear"/>
                <w:tcMar>
                  <w:top w:w="0.0" w:type="dxa"/>
                  <w:left w:w="108.0" w:type="dxa"/>
                  <w:bottom w:w="0.0" w:type="dxa"/>
                  <w:right w:w="108.0" w:type="dxa"/>
                </w:tcMar>
              </w:tcPr>
              <w:sdt>
                <w:sdtPr>
                  <w:tag w:val="goog_rdk_88"/>
                </w:sdtPr>
                <w:sdtContent>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del w:author="Stig Syndergaard" w:id="19" w:date="2024-03-11T17:12:00Z"/>
                        <w:rFonts w:ascii="Arial" w:cs="Arial" w:eastAsia="Arial" w:hAnsi="Arial"/>
                        <w:b w:val="1"/>
                        <w:i w:val="0"/>
                        <w:smallCaps w:val="0"/>
                        <w:strike w:val="0"/>
                        <w:color w:val="000000"/>
                        <w:sz w:val="16"/>
                        <w:szCs w:val="16"/>
                        <w:u w:val="none"/>
                        <w:shd w:fill="auto" w:val="clear"/>
                        <w:vertAlign w:val="baseline"/>
                      </w:rPr>
                    </w:pPr>
                    <w:sdt>
                      <w:sdtPr>
                        <w:tag w:val="goog_rdk_87"/>
                      </w:sdtPr>
                      <w:sdtContent>
                        <w:del w:author="Stig Syndergaard" w:id="19" w:date="2024-03-11T17:12: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delText xml:space="preserve">2 02 000</w:delText>
                          </w:r>
                        </w:del>
                      </w:sdtContent>
                    </w:sdt>
                  </w:p>
                </w:sdtContent>
              </w:sdt>
            </w:tc>
            <w:tc>
              <w:tcPr>
                <w:shd w:fill="e0e0e0" w:val="clear"/>
                <w:tcMar>
                  <w:top w:w="0.0" w:type="dxa"/>
                  <w:left w:w="108.0" w:type="dxa"/>
                  <w:bottom w:w="0.0" w:type="dxa"/>
                  <w:right w:w="108.0" w:type="dxa"/>
                </w:tcMar>
              </w:tcPr>
              <w:sdt>
                <w:sdtPr>
                  <w:tag w:val="goog_rdk_90"/>
                </w:sdtPr>
                <w:sdtContent>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del w:author="Stig Syndergaard" w:id="19" w:date="2024-03-11T17:12:00Z"/>
                        <w:rFonts w:ascii="Arial" w:cs="Arial" w:eastAsia="Arial" w:hAnsi="Arial"/>
                        <w:b w:val="0"/>
                        <w:i w:val="0"/>
                        <w:smallCaps w:val="0"/>
                        <w:strike w:val="0"/>
                        <w:color w:val="000000"/>
                        <w:sz w:val="16"/>
                        <w:szCs w:val="16"/>
                        <w:u w:val="none"/>
                        <w:shd w:fill="auto" w:val="clear"/>
                        <w:vertAlign w:val="baseline"/>
                      </w:rPr>
                    </w:pPr>
                    <w:sdt>
                      <w:sdtPr>
                        <w:tag w:val="goog_rdk_89"/>
                      </w:sdtPr>
                      <w:sdtContent>
                        <w:del w:author="Stig Syndergaard" w:id="19" w:date="2024-03-11T17:12:00Z">
                          <w:r w:rsidDel="00000000" w:rsidR="00000000" w:rsidRPr="00000000">
                            <w:rPr>
                              <w:rtl w:val="0"/>
                            </w:rPr>
                          </w:r>
                        </w:del>
                      </w:sdtContent>
                    </w:sdt>
                  </w:p>
                </w:sdtContent>
              </w:sdt>
            </w:tc>
            <w:tc>
              <w:tcPr>
                <w:shd w:fill="e0e0e0" w:val="clear"/>
                <w:tcMar>
                  <w:top w:w="0.0" w:type="dxa"/>
                  <w:left w:w="108.0" w:type="dxa"/>
                  <w:bottom w:w="0.0" w:type="dxa"/>
                  <w:right w:w="108.0" w:type="dxa"/>
                </w:tcMar>
              </w:tcPr>
              <w:sdt>
                <w:sdtPr>
                  <w:tag w:val="goog_rdk_92"/>
                </w:sdtPr>
                <w:sdtContent>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del w:author="Stig Syndergaard" w:id="19" w:date="2024-03-11T17:12:00Z"/>
                        <w:rFonts w:ascii="Arial" w:cs="Arial" w:eastAsia="Arial" w:hAnsi="Arial"/>
                        <w:b w:val="0"/>
                        <w:i w:val="0"/>
                        <w:smallCaps w:val="0"/>
                        <w:strike w:val="0"/>
                        <w:color w:val="000000"/>
                        <w:sz w:val="16"/>
                        <w:szCs w:val="16"/>
                        <w:u w:val="none"/>
                        <w:shd w:fill="auto" w:val="clear"/>
                        <w:vertAlign w:val="baseline"/>
                      </w:rPr>
                    </w:pPr>
                    <w:sdt>
                      <w:sdtPr>
                        <w:tag w:val="goog_rdk_91"/>
                      </w:sdtPr>
                      <w:sdtContent>
                        <w:del w:author="Stig Syndergaard" w:id="19" w:date="2024-03-11T17:12:00Z">
                          <w:r w:rsidDel="00000000" w:rsidR="00000000" w:rsidRPr="00000000">
                            <w:rPr>
                              <w:rtl w:val="0"/>
                            </w:rPr>
                          </w:r>
                        </w:del>
                      </w:sdtContent>
                    </w:sdt>
                  </w:p>
                </w:sdtContent>
              </w:sdt>
            </w:tc>
            <w:tc>
              <w:tcPr>
                <w:shd w:fill="e0e0e0" w:val="clear"/>
                <w:tcMar>
                  <w:top w:w="0.0" w:type="dxa"/>
                  <w:left w:w="108.0" w:type="dxa"/>
                  <w:bottom w:w="0.0" w:type="dxa"/>
                  <w:right w:w="108.0" w:type="dxa"/>
                </w:tcMar>
              </w:tcPr>
              <w:sdt>
                <w:sdtPr>
                  <w:tag w:val="goog_rdk_94"/>
                </w:sdtPr>
                <w:sdtContent>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del w:author="Stig Syndergaard" w:id="19" w:date="2024-03-11T17:12:00Z"/>
                        <w:rFonts w:ascii="Arial" w:cs="Arial" w:eastAsia="Arial" w:hAnsi="Arial"/>
                        <w:b w:val="0"/>
                        <w:i w:val="0"/>
                        <w:smallCaps w:val="0"/>
                        <w:strike w:val="0"/>
                        <w:color w:val="000000"/>
                        <w:sz w:val="16"/>
                        <w:szCs w:val="16"/>
                        <w:u w:val="none"/>
                        <w:shd w:fill="auto" w:val="clear"/>
                        <w:vertAlign w:val="baseline"/>
                      </w:rPr>
                    </w:pPr>
                    <w:sdt>
                      <w:sdtPr>
                        <w:tag w:val="goog_rdk_93"/>
                      </w:sdtPr>
                      <w:sdtContent>
                        <w:del w:author="Stig Syndergaard" w:id="19" w:date="2024-03-11T17:12:00Z">
                          <w:r w:rsidDel="00000000" w:rsidR="00000000" w:rsidRPr="00000000">
                            <w:rPr>
                              <w:rtl w:val="0"/>
                            </w:rPr>
                          </w:r>
                        </w:del>
                      </w:sdtContent>
                    </w:sdt>
                  </w:p>
                </w:sdtContent>
              </w:sdt>
            </w:tc>
            <w:tc>
              <w:tcPr>
                <w:shd w:fill="e0e0e0" w:val="clear"/>
                <w:tcMar>
                  <w:top w:w="0.0" w:type="dxa"/>
                  <w:left w:w="108.0" w:type="dxa"/>
                  <w:bottom w:w="0.0" w:type="dxa"/>
                  <w:right w:w="108.0" w:type="dxa"/>
                </w:tcMar>
              </w:tcPr>
              <w:sdt>
                <w:sdtPr>
                  <w:tag w:val="goog_rdk_96"/>
                </w:sdtPr>
                <w:sdtContent>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19" w:date="2024-03-11T17:12:00Z"/>
                        <w:rFonts w:ascii="Arial" w:cs="Arial" w:eastAsia="Arial" w:hAnsi="Arial"/>
                        <w:b w:val="0"/>
                        <w:i w:val="0"/>
                        <w:smallCaps w:val="0"/>
                        <w:strike w:val="0"/>
                        <w:color w:val="000000"/>
                        <w:sz w:val="16"/>
                        <w:szCs w:val="16"/>
                        <w:u w:val="none"/>
                        <w:shd w:fill="auto" w:val="clear"/>
                        <w:vertAlign w:val="baseline"/>
                      </w:rPr>
                    </w:pPr>
                    <w:sdt>
                      <w:sdtPr>
                        <w:tag w:val="goog_rdk_95"/>
                      </w:sdtPr>
                      <w:sdtContent>
                        <w:del w:author="Stig Syndergaard" w:id="19" w:date="2024-03-11T17:12:00Z">
                          <w:r w:rsidDel="00000000" w:rsidR="00000000" w:rsidRPr="00000000">
                            <w:rPr>
                              <w:rtl w:val="0"/>
                            </w:rPr>
                          </w:r>
                        </w:del>
                      </w:sdtContent>
                    </w:sdt>
                  </w:p>
                </w:sdtContent>
              </w:sdt>
            </w:tc>
            <w:tc>
              <w:tcPr>
                <w:shd w:fill="e0e0e0" w:val="clear"/>
                <w:tcMar>
                  <w:top w:w="0.0" w:type="dxa"/>
                  <w:left w:w="108.0" w:type="dxa"/>
                  <w:bottom w:w="0.0" w:type="dxa"/>
                  <w:right w:w="108.0" w:type="dxa"/>
                </w:tcMar>
              </w:tcPr>
              <w:sdt>
                <w:sdtPr>
                  <w:tag w:val="goog_rdk_98"/>
                </w:sdtPr>
                <w:sdtContent>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19" w:date="2024-03-11T17:12:00Z"/>
                        <w:rFonts w:ascii="Arial" w:cs="Arial" w:eastAsia="Arial" w:hAnsi="Arial"/>
                        <w:b w:val="0"/>
                        <w:i w:val="0"/>
                        <w:smallCaps w:val="0"/>
                        <w:strike w:val="0"/>
                        <w:color w:val="000000"/>
                        <w:sz w:val="16"/>
                        <w:szCs w:val="16"/>
                        <w:u w:val="none"/>
                        <w:shd w:fill="auto" w:val="clear"/>
                        <w:vertAlign w:val="baseline"/>
                      </w:rPr>
                    </w:pPr>
                    <w:sdt>
                      <w:sdtPr>
                        <w:tag w:val="goog_rdk_97"/>
                      </w:sdtPr>
                      <w:sdtContent>
                        <w:del w:author="Stig Syndergaard" w:id="19" w:date="2024-03-11T17:12:00Z">
                          <w:r w:rsidDel="00000000" w:rsidR="00000000" w:rsidRPr="00000000">
                            <w:rPr>
                              <w:rtl w:val="0"/>
                            </w:rPr>
                          </w:r>
                        </w:del>
                      </w:sdtContent>
                    </w:sdt>
                  </w:p>
                </w:sdtContent>
              </w:sdt>
            </w:tc>
          </w:tr>
        </w:sdtContent>
      </w:sdt>
      <w:sdt>
        <w:sdtPr>
          <w:tag w:val="goog_rdk_99"/>
        </w:sdtPr>
        <w:sdtContent>
          <w:tr>
            <w:trPr>
              <w:cantSplit w:val="1"/>
              <w:tblHeader w:val="0"/>
              <w:del w:author="Stig Syndergaard" w:id="19" w:date="2024-03-11T17:12:00Z"/>
            </w:trPr>
            <w:tc>
              <w:tcPr>
                <w:shd w:fill="f3f3f3" w:val="clear"/>
                <w:tcMar>
                  <w:top w:w="0.0" w:type="dxa"/>
                  <w:left w:w="108.0" w:type="dxa"/>
                  <w:bottom w:w="0.0" w:type="dxa"/>
                  <w:right w:w="108.0" w:type="dxa"/>
                </w:tcMar>
              </w:tcPr>
              <w:sdt>
                <w:sdtPr>
                  <w:tag w:val="goog_rdk_101"/>
                </w:sdtPr>
                <w:sdtContent>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del w:author="Stig Syndergaard" w:id="19" w:date="2024-03-11T17:12:00Z"/>
                        <w:rFonts w:ascii="Arial" w:cs="Arial" w:eastAsia="Arial" w:hAnsi="Arial"/>
                        <w:b w:val="0"/>
                        <w:i w:val="0"/>
                        <w:smallCaps w:val="0"/>
                        <w:strike w:val="0"/>
                        <w:color w:val="000000"/>
                        <w:sz w:val="16"/>
                        <w:szCs w:val="16"/>
                        <w:u w:val="none"/>
                        <w:shd w:fill="auto" w:val="clear"/>
                        <w:vertAlign w:val="baseline"/>
                      </w:rPr>
                    </w:pPr>
                    <w:sdt>
                      <w:sdtPr>
                        <w:tag w:val="goog_rdk_100"/>
                      </w:sdtPr>
                      <w:sdtContent>
                        <w:del w:author="Stig Syndergaard" w:id="19" w:date="2024-03-11T17:12:00Z">
                          <w:r w:rsidDel="00000000" w:rsidR="00000000" w:rsidRPr="00000000">
                            <w:rPr>
                              <w:rtl w:val="0"/>
                            </w:rPr>
                          </w:r>
                        </w:del>
                      </w:sdtContent>
                    </w:sdt>
                  </w:p>
                </w:sdtContent>
              </w:sdt>
            </w:tc>
            <w:tc>
              <w:tcPr>
                <w:shd w:fill="f3f3f3" w:val="clear"/>
                <w:tcMar>
                  <w:top w:w="0.0" w:type="dxa"/>
                  <w:left w:w="108.0" w:type="dxa"/>
                  <w:bottom w:w="0.0" w:type="dxa"/>
                  <w:right w:w="108.0" w:type="dxa"/>
                </w:tcMar>
              </w:tcPr>
              <w:sdt>
                <w:sdtPr>
                  <w:tag w:val="goog_rdk_103"/>
                </w:sdtPr>
                <w:sdtContent>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19" w:date="2024-03-11T17:12:00Z"/>
                        <w:rFonts w:ascii="Arial" w:cs="Arial" w:eastAsia="Arial" w:hAnsi="Arial"/>
                        <w:b w:val="0"/>
                        <w:i w:val="0"/>
                        <w:smallCaps w:val="0"/>
                        <w:strike w:val="0"/>
                        <w:color w:val="000000"/>
                        <w:sz w:val="16"/>
                        <w:szCs w:val="16"/>
                        <w:u w:val="none"/>
                        <w:shd w:fill="auto" w:val="clear"/>
                        <w:vertAlign w:val="baseline"/>
                      </w:rPr>
                    </w:pPr>
                    <w:sdt>
                      <w:sdtPr>
                        <w:tag w:val="goog_rdk_102"/>
                      </w:sdtPr>
                      <w:sdtContent>
                        <w:del w:author="Stig Syndergaard" w:id="19" w:date="2024-03-11T17:12: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delText xml:space="preserve">Change width to Table B</w:delText>
                          </w:r>
                        </w:del>
                      </w:sdtContent>
                    </w:sdt>
                  </w:p>
                </w:sdtContent>
              </w:sdt>
            </w:tc>
            <w:tc>
              <w:tcPr>
                <w:shd w:fill="f3f3f3" w:val="clear"/>
                <w:tcMar>
                  <w:top w:w="0.0" w:type="dxa"/>
                  <w:left w:w="108.0" w:type="dxa"/>
                  <w:bottom w:w="0.0" w:type="dxa"/>
                  <w:right w:w="108.0" w:type="dxa"/>
                </w:tcMar>
              </w:tcPr>
              <w:sdt>
                <w:sdtPr>
                  <w:tag w:val="goog_rdk_105"/>
                </w:sdtPr>
                <w:sdtContent>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del w:author="Stig Syndergaard" w:id="19" w:date="2024-03-11T17:12:00Z"/>
                        <w:rFonts w:ascii="Arial" w:cs="Arial" w:eastAsia="Arial" w:hAnsi="Arial"/>
                        <w:b w:val="1"/>
                        <w:i w:val="0"/>
                        <w:smallCaps w:val="0"/>
                        <w:strike w:val="0"/>
                        <w:color w:val="000000"/>
                        <w:sz w:val="16"/>
                        <w:szCs w:val="16"/>
                        <w:u w:val="none"/>
                        <w:shd w:fill="auto" w:val="clear"/>
                        <w:vertAlign w:val="baseline"/>
                      </w:rPr>
                    </w:pPr>
                    <w:sdt>
                      <w:sdtPr>
                        <w:tag w:val="goog_rdk_104"/>
                      </w:sdtPr>
                      <w:sdtContent>
                        <w:del w:author="Stig Syndergaard" w:id="19" w:date="2024-03-11T17:12: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delText xml:space="preserve">2 01 000</w:delText>
                          </w:r>
                        </w:del>
                      </w:sdtContent>
                    </w:sdt>
                  </w:p>
                </w:sdtContent>
              </w:sdt>
            </w:tc>
            <w:tc>
              <w:tcPr>
                <w:shd w:fill="f3f3f3" w:val="clear"/>
                <w:tcMar>
                  <w:top w:w="0.0" w:type="dxa"/>
                  <w:left w:w="108.0" w:type="dxa"/>
                  <w:bottom w:w="0.0" w:type="dxa"/>
                  <w:right w:w="108.0" w:type="dxa"/>
                </w:tcMar>
              </w:tcPr>
              <w:sdt>
                <w:sdtPr>
                  <w:tag w:val="goog_rdk_107"/>
                </w:sdtPr>
                <w:sdtContent>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del w:author="Stig Syndergaard" w:id="19" w:date="2024-03-11T17:12:00Z"/>
                        <w:rFonts w:ascii="Arial" w:cs="Arial" w:eastAsia="Arial" w:hAnsi="Arial"/>
                        <w:b w:val="0"/>
                        <w:i w:val="0"/>
                        <w:smallCaps w:val="0"/>
                        <w:strike w:val="0"/>
                        <w:color w:val="000000"/>
                        <w:sz w:val="16"/>
                        <w:szCs w:val="16"/>
                        <w:u w:val="none"/>
                        <w:shd w:fill="auto" w:val="clear"/>
                        <w:vertAlign w:val="baseline"/>
                      </w:rPr>
                    </w:pPr>
                    <w:sdt>
                      <w:sdtPr>
                        <w:tag w:val="goog_rdk_106"/>
                      </w:sdtPr>
                      <w:sdtContent>
                        <w:del w:author="Stig Syndergaard" w:id="19" w:date="2024-03-11T17:12:00Z">
                          <w:r w:rsidDel="00000000" w:rsidR="00000000" w:rsidRPr="00000000">
                            <w:rPr>
                              <w:rtl w:val="0"/>
                            </w:rPr>
                          </w:r>
                        </w:del>
                      </w:sdtContent>
                    </w:sdt>
                  </w:p>
                </w:sdtContent>
              </w:sdt>
            </w:tc>
            <w:tc>
              <w:tcPr>
                <w:shd w:fill="f3f3f3" w:val="clear"/>
                <w:tcMar>
                  <w:top w:w="0.0" w:type="dxa"/>
                  <w:left w:w="108.0" w:type="dxa"/>
                  <w:bottom w:w="0.0" w:type="dxa"/>
                  <w:right w:w="108.0" w:type="dxa"/>
                </w:tcMar>
              </w:tcPr>
              <w:sdt>
                <w:sdtPr>
                  <w:tag w:val="goog_rdk_109"/>
                </w:sdtPr>
                <w:sdtContent>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del w:author="Stig Syndergaard" w:id="19" w:date="2024-03-11T17:12:00Z"/>
                        <w:rFonts w:ascii="Arial" w:cs="Arial" w:eastAsia="Arial" w:hAnsi="Arial"/>
                        <w:b w:val="0"/>
                        <w:i w:val="0"/>
                        <w:smallCaps w:val="0"/>
                        <w:strike w:val="0"/>
                        <w:color w:val="000000"/>
                        <w:sz w:val="16"/>
                        <w:szCs w:val="16"/>
                        <w:u w:val="none"/>
                        <w:shd w:fill="auto" w:val="clear"/>
                        <w:vertAlign w:val="baseline"/>
                      </w:rPr>
                    </w:pPr>
                    <w:sdt>
                      <w:sdtPr>
                        <w:tag w:val="goog_rdk_108"/>
                      </w:sdtPr>
                      <w:sdtContent>
                        <w:del w:author="Stig Syndergaard" w:id="19" w:date="2024-03-11T17:12:00Z">
                          <w:r w:rsidDel="00000000" w:rsidR="00000000" w:rsidRPr="00000000">
                            <w:rPr>
                              <w:rtl w:val="0"/>
                            </w:rPr>
                          </w:r>
                        </w:del>
                      </w:sdtContent>
                    </w:sdt>
                  </w:p>
                </w:sdtContent>
              </w:sdt>
            </w:tc>
            <w:tc>
              <w:tcPr>
                <w:shd w:fill="f3f3f3" w:val="clear"/>
                <w:tcMar>
                  <w:top w:w="0.0" w:type="dxa"/>
                  <w:left w:w="108.0" w:type="dxa"/>
                  <w:bottom w:w="0.0" w:type="dxa"/>
                  <w:right w:w="108.0" w:type="dxa"/>
                </w:tcMar>
              </w:tcPr>
              <w:sdt>
                <w:sdtPr>
                  <w:tag w:val="goog_rdk_111"/>
                </w:sdtPr>
                <w:sdtContent>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del w:author="Stig Syndergaard" w:id="19" w:date="2024-03-11T17:12:00Z"/>
                        <w:rFonts w:ascii="Arial" w:cs="Arial" w:eastAsia="Arial" w:hAnsi="Arial"/>
                        <w:b w:val="0"/>
                        <w:i w:val="0"/>
                        <w:smallCaps w:val="0"/>
                        <w:strike w:val="0"/>
                        <w:color w:val="000000"/>
                        <w:sz w:val="16"/>
                        <w:szCs w:val="16"/>
                        <w:u w:val="none"/>
                        <w:shd w:fill="auto" w:val="clear"/>
                        <w:vertAlign w:val="baseline"/>
                      </w:rPr>
                    </w:pPr>
                    <w:sdt>
                      <w:sdtPr>
                        <w:tag w:val="goog_rdk_110"/>
                      </w:sdtPr>
                      <w:sdtContent>
                        <w:del w:author="Stig Syndergaard" w:id="19" w:date="2024-03-11T17:12:00Z">
                          <w:r w:rsidDel="00000000" w:rsidR="00000000" w:rsidRPr="00000000">
                            <w:rPr>
                              <w:rtl w:val="0"/>
                            </w:rPr>
                          </w:r>
                        </w:del>
                      </w:sdtContent>
                    </w:sdt>
                  </w:p>
                </w:sdtContent>
              </w:sdt>
            </w:tc>
            <w:tc>
              <w:tcPr>
                <w:shd w:fill="f3f3f3" w:val="clear"/>
                <w:tcMar>
                  <w:top w:w="0.0" w:type="dxa"/>
                  <w:left w:w="108.0" w:type="dxa"/>
                  <w:bottom w:w="0.0" w:type="dxa"/>
                  <w:right w:w="108.0" w:type="dxa"/>
                </w:tcMar>
              </w:tcPr>
              <w:sdt>
                <w:sdtPr>
                  <w:tag w:val="goog_rdk_113"/>
                </w:sdtPr>
                <w:sdtContent>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19" w:date="2024-03-11T17:12:00Z"/>
                        <w:rFonts w:ascii="Arial" w:cs="Arial" w:eastAsia="Arial" w:hAnsi="Arial"/>
                        <w:b w:val="0"/>
                        <w:i w:val="0"/>
                        <w:smallCaps w:val="0"/>
                        <w:strike w:val="0"/>
                        <w:color w:val="000000"/>
                        <w:sz w:val="16"/>
                        <w:szCs w:val="16"/>
                        <w:u w:val="none"/>
                        <w:shd w:fill="auto" w:val="clear"/>
                        <w:vertAlign w:val="baseline"/>
                      </w:rPr>
                    </w:pPr>
                    <w:sdt>
                      <w:sdtPr>
                        <w:tag w:val="goog_rdk_112"/>
                      </w:sdtPr>
                      <w:sdtContent>
                        <w:del w:author="Stig Syndergaard" w:id="19" w:date="2024-03-11T17:12:00Z">
                          <w:r w:rsidDel="00000000" w:rsidR="00000000" w:rsidRPr="00000000">
                            <w:rPr>
                              <w:rtl w:val="0"/>
                            </w:rPr>
                          </w:r>
                        </w:del>
                      </w:sdtContent>
                    </w:sdt>
                  </w:p>
                </w:sdtContent>
              </w:sdt>
            </w:tc>
            <w:tc>
              <w:tcPr>
                <w:shd w:fill="f3f3f3" w:val="clear"/>
                <w:tcMar>
                  <w:top w:w="0.0" w:type="dxa"/>
                  <w:left w:w="108.0" w:type="dxa"/>
                  <w:bottom w:w="0.0" w:type="dxa"/>
                  <w:right w:w="108.0" w:type="dxa"/>
                </w:tcMar>
              </w:tcPr>
              <w:sdt>
                <w:sdtPr>
                  <w:tag w:val="goog_rdk_115"/>
                </w:sdtPr>
                <w:sdtContent>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19" w:date="2024-03-11T17:12:00Z"/>
                        <w:rFonts w:ascii="Arial" w:cs="Arial" w:eastAsia="Arial" w:hAnsi="Arial"/>
                        <w:b w:val="0"/>
                        <w:i w:val="0"/>
                        <w:smallCaps w:val="0"/>
                        <w:strike w:val="0"/>
                        <w:color w:val="000000"/>
                        <w:sz w:val="16"/>
                        <w:szCs w:val="16"/>
                        <w:u w:val="none"/>
                        <w:shd w:fill="auto" w:val="clear"/>
                        <w:vertAlign w:val="baseline"/>
                      </w:rPr>
                    </w:pPr>
                    <w:sdt>
                      <w:sdtPr>
                        <w:tag w:val="goog_rdk_114"/>
                      </w:sdtPr>
                      <w:sdtContent>
                        <w:del w:author="Stig Syndergaard" w:id="19" w:date="2024-03-11T17:12:00Z">
                          <w:r w:rsidDel="00000000" w:rsidR="00000000" w:rsidRPr="00000000">
                            <w:rPr>
                              <w:rtl w:val="0"/>
                            </w:rPr>
                          </w:r>
                        </w:del>
                      </w:sdtContent>
                    </w:sdt>
                  </w:p>
                </w:sdtContent>
              </w:sdt>
            </w:tc>
          </w:tr>
        </w:sdtContent>
      </w:sdt>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30–31</w:t>
            </w:r>
          </w:p>
        </w:tc>
        <w:tc>
          <w:tcPr>
            <w:shd w:fill="e0e0e0" w:val="clear"/>
            <w:tcMar>
              <w:top w:w="0.0" w:type="dxa"/>
              <w:left w:w="108.0" w:type="dxa"/>
              <w:bottom w:w="0.0" w:type="dxa"/>
              <w:right w:w="108.0" w:type="dxa"/>
            </w:tcMar>
          </w:tcPr>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Location</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(high accuracy)</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3 01 021</w:t>
            </w:r>
          </w:p>
        </w:tc>
        <w:tc>
          <w:tcPr>
            <w:shd w:fill="e0e0e0" w:val="clear"/>
            <w:tcMar>
              <w:top w:w="0.0" w:type="dxa"/>
              <w:left w:w="108.0" w:type="dxa"/>
              <w:bottom w:w="0.0" w:type="dxa"/>
              <w:right w:w="108.0" w:type="dxa"/>
            </w:tcMar>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30</w:t>
            </w:r>
          </w:p>
        </w:tc>
        <w:tc>
          <w:tcPr>
            <w:shd w:fill="f3f3f3" w:val="clear"/>
            <w:tcMar>
              <w:top w:w="0.0" w:type="dxa"/>
              <w:left w:w="108.0" w:type="dxa"/>
              <w:bottom w:w="0.0" w:type="dxa"/>
              <w:right w:w="108.0" w:type="dxa"/>
            </w:tcMar>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6"/>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Latitude</w:t>
            </w:r>
          </w:p>
        </w:tc>
        <w:tc>
          <w:tcPr>
            <w:shd w:fill="f3f3f3" w:val="clear"/>
            <w:tcMar>
              <w:top w:w="0.0" w:type="dxa"/>
              <w:left w:w="108.0" w:type="dxa"/>
              <w:bottom w:w="0.0" w:type="dxa"/>
              <w:right w:w="108.0" w:type="dxa"/>
            </w:tcMar>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0 05 001</w:t>
            </w:r>
          </w:p>
        </w:tc>
        <w:tc>
          <w:tcPr>
            <w:shd w:fill="f3f3f3" w:val="clear"/>
            <w:tcMar>
              <w:top w:w="0.0" w:type="dxa"/>
              <w:left w:w="108.0" w:type="dxa"/>
              <w:bottom w:w="0.0" w:type="dxa"/>
              <w:right w:w="108.0" w:type="dxa"/>
            </w:tcMar>
          </w:tcPr>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5</w:t>
            </w:r>
          </w:p>
        </w:tc>
        <w:tc>
          <w:tcPr>
            <w:shd w:fill="f3f3f3" w:val="clear"/>
            <w:tcMar>
              <w:top w:w="0.0" w:type="dxa"/>
              <w:left w:w="108.0" w:type="dxa"/>
              <w:bottom w:w="0.0" w:type="dxa"/>
              <w:right w:w="108.0" w:type="dxa"/>
            </w:tcMar>
          </w:tcPr>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-9000000</w:t>
            </w:r>
          </w:p>
        </w:tc>
        <w:tc>
          <w:tcPr>
            <w:shd w:fill="f3f3f3" w:val="clear"/>
            <w:tcMar>
              <w:top w:w="0.0" w:type="dxa"/>
              <w:left w:w="108.0" w:type="dxa"/>
              <w:bottom w:w="0.0" w:type="dxa"/>
              <w:right w:w="108.0" w:type="dxa"/>
            </w:tcMar>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25</w:t>
            </w:r>
          </w:p>
        </w:tc>
        <w:tc>
          <w:tcPr>
            <w:shd w:fill="f3f3f3" w:val="clear"/>
            <w:tcMar>
              <w:top w:w="0.0" w:type="dxa"/>
              <w:left w:w="108.0" w:type="dxa"/>
              <w:bottom w:w="0.0" w:type="dxa"/>
              <w:right w:w="108.0" w:type="dxa"/>
            </w:tcMar>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Degrees</w:t>
            </w:r>
          </w:p>
        </w:tc>
        <w:tc>
          <w:tcPr>
            <w:shd w:fill="f3f3f3" w:val="clear"/>
            <w:tcMar>
              <w:top w:w="0.0" w:type="dxa"/>
              <w:left w:w="108.0" w:type="dxa"/>
              <w:bottom w:w="0.0" w:type="dxa"/>
              <w:right w:w="108.0" w:type="dxa"/>
            </w:tcMar>
          </w:tcPr>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to 10</w:t>
            </w:r>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-5</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deg (~1m) wrt WGS-84</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6"/>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Longitude</w:t>
            </w:r>
          </w:p>
        </w:tc>
        <w:tc>
          <w:tcPr>
            <w:shd w:fill="e0e0e0" w:val="clear"/>
            <w:tcMar>
              <w:top w:w="0.0" w:type="dxa"/>
              <w:left w:w="108.0" w:type="dxa"/>
              <w:bottom w:w="0.0" w:type="dxa"/>
              <w:right w:w="108.0" w:type="dxa"/>
            </w:tcMar>
          </w:tcPr>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0 06 001</w:t>
            </w:r>
          </w:p>
        </w:tc>
        <w:tc>
          <w:tcPr>
            <w:shd w:fill="e0e0e0" w:val="clear"/>
            <w:tcMar>
              <w:top w:w="0.0" w:type="dxa"/>
              <w:left w:w="108.0" w:type="dxa"/>
              <w:bottom w:w="0.0" w:type="dxa"/>
              <w:right w:w="108.0" w:type="dxa"/>
            </w:tcMar>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5</w:t>
            </w:r>
          </w:p>
        </w:tc>
        <w:tc>
          <w:tcPr>
            <w:shd w:fill="e0e0e0" w:val="clear"/>
            <w:tcMar>
              <w:top w:w="0.0" w:type="dxa"/>
              <w:left w:w="108.0" w:type="dxa"/>
              <w:bottom w:w="0.0" w:type="dxa"/>
              <w:right w:w="108.0" w:type="dxa"/>
            </w:tcMar>
          </w:tcPr>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-18000000</w:t>
            </w:r>
          </w:p>
        </w:tc>
        <w:tc>
          <w:tcPr>
            <w:shd w:fill="e0e0e0" w:val="clear"/>
            <w:tcMar>
              <w:top w:w="0.0" w:type="dxa"/>
              <w:left w:w="108.0" w:type="dxa"/>
              <w:bottom w:w="0.0" w:type="dxa"/>
              <w:right w:w="108.0" w:type="dxa"/>
            </w:tcMar>
          </w:tcPr>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26</w:t>
            </w:r>
          </w:p>
        </w:tc>
        <w:tc>
          <w:tcPr>
            <w:shd w:fill="e0e0e0" w:val="clear"/>
            <w:tcMar>
              <w:top w:w="0.0" w:type="dxa"/>
              <w:left w:w="108.0" w:type="dxa"/>
              <w:bottom w:w="0.0" w:type="dxa"/>
              <w:right w:w="108.0" w:type="dxa"/>
            </w:tcMar>
          </w:tcPr>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Degrees</w:t>
            </w:r>
          </w:p>
        </w:tc>
        <w:tc>
          <w:tcPr>
            <w:shd w:fill="e0e0e0" w:val="clear"/>
            <w:tcMar>
              <w:top w:w="0.0" w:type="dxa"/>
              <w:left w:w="108.0" w:type="dxa"/>
              <w:bottom w:w="0.0" w:type="dxa"/>
              <w:right w:w="108.0" w:type="dxa"/>
            </w:tcMar>
          </w:tcPr>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to 10</w:t>
            </w:r>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-5</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deg (~1m) wrt WGS-84</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32–34</w:t>
            </w:r>
          </w:p>
        </w:tc>
        <w:tc>
          <w:tcPr>
            <w:shd w:fill="f3f3f3" w:val="clear"/>
            <w:tcMar>
              <w:top w:w="0.0" w:type="dxa"/>
              <w:left w:w="108.0" w:type="dxa"/>
              <w:bottom w:w="0.0" w:type="dxa"/>
              <w:right w:w="108.0" w:type="dxa"/>
            </w:tcMar>
          </w:tcPr>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Location of point</w:t>
            </w:r>
          </w:p>
        </w:tc>
        <w:tc>
          <w:tcPr>
            <w:shd w:fill="f3f3f3" w:val="clear"/>
            <w:tcMar>
              <w:top w:w="0.0" w:type="dxa"/>
              <w:left w:w="108.0" w:type="dxa"/>
              <w:bottom w:w="0.0" w:type="dxa"/>
              <w:right w:w="108.0" w:type="dxa"/>
            </w:tcMar>
          </w:tcPr>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3 04 030</w:t>
            </w:r>
          </w:p>
        </w:tc>
        <w:tc>
          <w:tcPr>
            <w:shd w:fill="f3f3f3" w:val="clear"/>
            <w:tcMar>
              <w:top w:w="0.0" w:type="dxa"/>
              <w:left w:w="108.0" w:type="dxa"/>
              <w:bottom w:w="0.0" w:type="dxa"/>
              <w:right w:w="108.0" w:type="dxa"/>
            </w:tcMar>
          </w:tcPr>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6.666666666666668"/>
                <w:szCs w:val="26.666666666666668"/>
                <w:u w:val="none"/>
                <w:shd w:fill="auto" w:val="clear"/>
                <w:vertAlign w:val="superscript"/>
                <w:rtl w:val="0"/>
              </w:rPr>
              <w:t xml:space="preserve">(X, Y, Z) centre of curvature to 1cm</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32</w:t>
            </w:r>
          </w:p>
        </w:tc>
        <w:tc>
          <w:tcPr>
            <w:shd w:fill="e0e0e0" w:val="clear"/>
            <w:tcMar>
              <w:top w:w="0.0" w:type="dxa"/>
              <w:left w:w="108.0" w:type="dxa"/>
              <w:bottom w:w="0.0" w:type="dxa"/>
              <w:right w:w="108.0" w:type="dxa"/>
            </w:tcMar>
          </w:tcPr>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Distance from Earth’s centre in direction 0</w:t>
            </w:r>
            <w:r w:rsidDel="00000000" w:rsidR="00000000" w:rsidRPr="00000000">
              <w:rPr>
                <w:rFonts w:ascii="Arial" w:cs="Arial" w:eastAsia="Arial" w:hAnsi="Arial"/>
                <w:b w:val="0"/>
                <w:i w:val="1"/>
                <w:smallCaps w:val="0"/>
                <w:strike w:val="0"/>
                <w:color w:val="000000"/>
                <w:sz w:val="16"/>
                <w:szCs w:val="16"/>
                <w:u w:val="none"/>
                <w:shd w:fill="auto" w:val="clear"/>
                <w:vertAlign w:val="superscript"/>
                <w:rtl w:val="0"/>
              </w:rPr>
              <w:t xml:space="preserve">o</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 longitude</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0 27 031</w:t>
            </w:r>
          </w:p>
        </w:tc>
        <w:tc>
          <w:tcPr>
            <w:shd w:fill="e0e0e0" w:val="clear"/>
            <w:tcMar>
              <w:top w:w="0.0" w:type="dxa"/>
              <w:left w:w="108.0" w:type="dxa"/>
              <w:bottom w:w="0.0" w:type="dxa"/>
              <w:right w:w="108.0" w:type="dxa"/>
            </w:tcMar>
          </w:tcPr>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w:t>
            </w:r>
          </w:p>
        </w:tc>
        <w:tc>
          <w:tcPr>
            <w:shd w:fill="e0e0e0" w:val="clear"/>
            <w:tcMar>
              <w:top w:w="0.0" w:type="dxa"/>
              <w:left w:w="108.0" w:type="dxa"/>
              <w:bottom w:w="0.0" w:type="dxa"/>
              <w:right w:w="108.0" w:type="dxa"/>
            </w:tcMar>
          </w:tcPr>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-1073741824</w:t>
            </w:r>
          </w:p>
        </w:tc>
        <w:tc>
          <w:tcPr>
            <w:shd w:fill="e0e0e0" w:val="clear"/>
            <w:tcMar>
              <w:top w:w="0.0" w:type="dxa"/>
              <w:left w:w="108.0" w:type="dxa"/>
              <w:bottom w:w="0.0" w:type="dxa"/>
              <w:right w:w="108.0" w:type="dxa"/>
            </w:tcMar>
          </w:tcPr>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w:t>
            </w:r>
          </w:p>
        </w:tc>
        <w:tc>
          <w:tcPr>
            <w:shd w:fill="e0e0e0" w:val="clear"/>
            <w:tcMar>
              <w:top w:w="0.0" w:type="dxa"/>
              <w:left w:w="108.0" w:type="dxa"/>
              <w:bottom w:w="0.0" w:type="dxa"/>
              <w:right w:w="108.0" w:type="dxa"/>
            </w:tcMar>
          </w:tcPr>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(X)</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33</w:t>
            </w:r>
          </w:p>
        </w:tc>
        <w:tc>
          <w:tcPr>
            <w:shd w:fill="f3f3f3" w:val="clear"/>
            <w:tcMar>
              <w:top w:w="0.0" w:type="dxa"/>
              <w:left w:w="108.0" w:type="dxa"/>
              <w:bottom w:w="0.0" w:type="dxa"/>
              <w:right w:w="108.0" w:type="dxa"/>
            </w:tcMar>
          </w:tcPr>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Distance from Earth’s centre in direction 90</w:t>
            </w:r>
            <w:r w:rsidDel="00000000" w:rsidR="00000000" w:rsidRPr="00000000">
              <w:rPr>
                <w:rFonts w:ascii="Arial" w:cs="Arial" w:eastAsia="Arial" w:hAnsi="Arial"/>
                <w:b w:val="0"/>
                <w:i w:val="1"/>
                <w:smallCaps w:val="0"/>
                <w:strike w:val="0"/>
                <w:color w:val="000000"/>
                <w:sz w:val="16"/>
                <w:szCs w:val="16"/>
                <w:u w:val="none"/>
                <w:shd w:fill="auto" w:val="clear"/>
                <w:vertAlign w:val="superscript"/>
                <w:rtl w:val="0"/>
              </w:rPr>
              <w:t xml:space="preserve">o</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  east longitude</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0 28 031</w:t>
            </w:r>
          </w:p>
        </w:tc>
        <w:tc>
          <w:tcPr>
            <w:shd w:fill="f3f3f3" w:val="clear"/>
            <w:tcMar>
              <w:top w:w="0.0" w:type="dxa"/>
              <w:left w:w="108.0" w:type="dxa"/>
              <w:bottom w:w="0.0" w:type="dxa"/>
              <w:right w:w="108.0" w:type="dxa"/>
            </w:tcMar>
          </w:tcPr>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w:t>
            </w:r>
          </w:p>
        </w:tc>
        <w:tc>
          <w:tcPr>
            <w:shd w:fill="f3f3f3" w:val="clear"/>
            <w:tcMar>
              <w:top w:w="0.0" w:type="dxa"/>
              <w:left w:w="108.0" w:type="dxa"/>
              <w:bottom w:w="0.0" w:type="dxa"/>
              <w:right w:w="108.0" w:type="dxa"/>
            </w:tcMar>
          </w:tcPr>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-1073741824</w:t>
            </w:r>
          </w:p>
        </w:tc>
        <w:tc>
          <w:tcPr>
            <w:shd w:fill="f3f3f3" w:val="clear"/>
            <w:tcMar>
              <w:top w:w="0.0" w:type="dxa"/>
              <w:left w:w="108.0" w:type="dxa"/>
              <w:bottom w:w="0.0" w:type="dxa"/>
              <w:right w:w="108.0" w:type="dxa"/>
            </w:tcMar>
          </w:tcPr>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w:t>
            </w:r>
          </w:p>
        </w:tc>
        <w:tc>
          <w:tcPr>
            <w:shd w:fill="f3f3f3" w:val="clear"/>
            <w:tcMar>
              <w:top w:w="0.0" w:type="dxa"/>
              <w:left w:w="108.0" w:type="dxa"/>
              <w:bottom w:w="0.0" w:type="dxa"/>
              <w:right w:w="108.0" w:type="dxa"/>
            </w:tcMar>
          </w:tcPr>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(Y)</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34</w:t>
            </w:r>
          </w:p>
        </w:tc>
        <w:tc>
          <w:tcPr>
            <w:shd w:fill="e0e0e0" w:val="clear"/>
            <w:tcMar>
              <w:top w:w="0.0" w:type="dxa"/>
              <w:left w:w="108.0" w:type="dxa"/>
              <w:bottom w:w="0.0" w:type="dxa"/>
              <w:right w:w="108.0" w:type="dxa"/>
            </w:tcMar>
          </w:tcPr>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Distance from Earth’s centre in direction of North pole</w:t>
            </w:r>
          </w:p>
        </w:tc>
        <w:tc>
          <w:tcPr>
            <w:shd w:fill="e0e0e0" w:val="clear"/>
            <w:tcMar>
              <w:top w:w="0.0" w:type="dxa"/>
              <w:left w:w="108.0" w:type="dxa"/>
              <w:bottom w:w="0.0" w:type="dxa"/>
              <w:right w:w="108.0" w:type="dxa"/>
            </w:tcMar>
          </w:tcPr>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0 10 031</w:t>
            </w:r>
          </w:p>
        </w:tc>
        <w:tc>
          <w:tcPr>
            <w:shd w:fill="e0e0e0" w:val="clear"/>
            <w:tcMar>
              <w:top w:w="0.0" w:type="dxa"/>
              <w:left w:w="108.0" w:type="dxa"/>
              <w:bottom w:w="0.0" w:type="dxa"/>
              <w:right w:w="108.0" w:type="dxa"/>
            </w:tcMar>
          </w:tcPr>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w:t>
            </w:r>
          </w:p>
        </w:tc>
        <w:tc>
          <w:tcPr>
            <w:shd w:fill="e0e0e0" w:val="clear"/>
            <w:tcMar>
              <w:top w:w="0.0" w:type="dxa"/>
              <w:left w:w="108.0" w:type="dxa"/>
              <w:bottom w:w="0.0" w:type="dxa"/>
              <w:right w:w="108.0" w:type="dxa"/>
            </w:tcMar>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-1073741824</w:t>
            </w:r>
          </w:p>
        </w:tc>
        <w:tc>
          <w:tcPr>
            <w:shd w:fill="e0e0e0" w:val="clear"/>
            <w:tcMar>
              <w:top w:w="0.0" w:type="dxa"/>
              <w:left w:w="108.0" w:type="dxa"/>
              <w:bottom w:w="0.0" w:type="dxa"/>
              <w:right w:w="108.0" w:type="dxa"/>
            </w:tcMar>
          </w:tcPr>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31</w:t>
            </w:r>
          </w:p>
        </w:tc>
        <w:tc>
          <w:tcPr>
            <w:shd w:fill="e0e0e0" w:val="clear"/>
            <w:tcMar>
              <w:top w:w="0.0" w:type="dxa"/>
              <w:left w:w="108.0" w:type="dxa"/>
              <w:bottom w:w="0.0" w:type="dxa"/>
              <w:right w:w="108.0" w:type="dxa"/>
            </w:tcMar>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w:t>
            </w:r>
          </w:p>
        </w:tc>
        <w:tc>
          <w:tcPr>
            <w:shd w:fill="e0e0e0" w:val="clear"/>
            <w:tcMar>
              <w:top w:w="0.0" w:type="dxa"/>
              <w:left w:w="108.0" w:type="dxa"/>
              <w:bottom w:w="0.0" w:type="dxa"/>
              <w:right w:w="108.0" w:type="dxa"/>
            </w:tcMar>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(Z)</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35</w:t>
            </w:r>
          </w:p>
        </w:tc>
        <w:tc>
          <w:tcPr>
            <w:shd w:fill="f3f3f3" w:val="clear"/>
            <w:tcMar>
              <w:top w:w="0.0" w:type="dxa"/>
              <w:left w:w="108.0" w:type="dxa"/>
              <w:bottom w:w="0.0" w:type="dxa"/>
              <w:right w:w="108.0" w:type="dxa"/>
            </w:tcMar>
          </w:tcPr>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Earth’s local  radius of curvature</w:t>
            </w:r>
          </w:p>
        </w:tc>
        <w:tc>
          <w:tcPr>
            <w:shd w:fill="f3f3f3" w:val="clear"/>
            <w:tcMar>
              <w:top w:w="0.0" w:type="dxa"/>
              <w:left w:w="108.0" w:type="dxa"/>
              <w:bottom w:w="0.0" w:type="dxa"/>
              <w:right w:w="108.0" w:type="dxa"/>
            </w:tcMar>
          </w:tcPr>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0 10 035</w:t>
            </w:r>
          </w:p>
        </w:tc>
        <w:tc>
          <w:tcPr>
            <w:shd w:fill="f3f3f3" w:val="clear"/>
            <w:tcMar>
              <w:top w:w="0.0" w:type="dxa"/>
              <w:left w:w="108.0" w:type="dxa"/>
              <w:bottom w:w="0.0" w:type="dxa"/>
              <w:right w:w="108.0" w:type="dxa"/>
            </w:tcMar>
          </w:tcPr>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1</w:t>
            </w:r>
          </w:p>
        </w:tc>
        <w:tc>
          <w:tcPr>
            <w:shd w:fill="f3f3f3" w:val="clear"/>
            <w:tcMar>
              <w:top w:w="0.0" w:type="dxa"/>
              <w:left w:w="108.0" w:type="dxa"/>
              <w:bottom w:w="0.0" w:type="dxa"/>
              <w:right w:w="108.0" w:type="dxa"/>
            </w:tcMar>
          </w:tcPr>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62 000 000</w:t>
            </w:r>
          </w:p>
        </w:tc>
        <w:tc>
          <w:tcPr>
            <w:shd w:fill="f3f3f3" w:val="clear"/>
            <w:tcMar>
              <w:top w:w="0.0" w:type="dxa"/>
              <w:left w:w="108.0" w:type="dxa"/>
              <w:bottom w:w="0.0" w:type="dxa"/>
              <w:right w:w="108.0" w:type="dxa"/>
            </w:tcMar>
          </w:tcPr>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22</w:t>
            </w:r>
          </w:p>
        </w:tc>
        <w:tc>
          <w:tcPr>
            <w:shd w:fill="f3f3f3" w:val="clear"/>
            <w:tcMar>
              <w:top w:w="0.0" w:type="dxa"/>
              <w:left w:w="108.0" w:type="dxa"/>
              <w:bottom w:w="0.0" w:type="dxa"/>
              <w:right w:w="108.0" w:type="dxa"/>
            </w:tcMar>
          </w:tcPr>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RoC of WGS-84 ellipsoid. 6200–6600 km to 10cm</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36</w:t>
            </w:r>
          </w:p>
        </w:tc>
        <w:tc>
          <w:tcPr>
            <w:shd w:fill="e0e0e0" w:val="clear"/>
            <w:tcMar>
              <w:top w:w="0.0" w:type="dxa"/>
              <w:left w:w="108.0" w:type="dxa"/>
              <w:bottom w:w="0.0" w:type="dxa"/>
              <w:right w:w="108.0" w:type="dxa"/>
            </w:tcMar>
          </w:tcPr>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Bearing or azimuth</w:t>
            </w:r>
          </w:p>
        </w:tc>
        <w:tc>
          <w:tcPr>
            <w:shd w:fill="e0e0e0" w:val="clear"/>
            <w:tcMar>
              <w:top w:w="0.0" w:type="dxa"/>
              <w:left w:w="108.0" w:type="dxa"/>
              <w:bottom w:w="0.0" w:type="dxa"/>
              <w:right w:w="108.0" w:type="dxa"/>
            </w:tcMar>
          </w:tcPr>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0 05 021</w:t>
            </w:r>
          </w:p>
        </w:tc>
        <w:tc>
          <w:tcPr>
            <w:shd w:fill="e0e0e0" w:val="clear"/>
            <w:tcMar>
              <w:top w:w="0.0" w:type="dxa"/>
              <w:left w:w="108.0" w:type="dxa"/>
              <w:bottom w:w="0.0" w:type="dxa"/>
              <w:right w:w="108.0" w:type="dxa"/>
            </w:tcMar>
          </w:tcPr>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w:t>
            </w:r>
          </w:p>
        </w:tc>
        <w:tc>
          <w:tcPr>
            <w:shd w:fill="e0e0e0" w:val="clear"/>
            <w:tcMar>
              <w:top w:w="0.0" w:type="dxa"/>
              <w:left w:w="108.0" w:type="dxa"/>
              <w:bottom w:w="0.0" w:type="dxa"/>
              <w:right w:w="108.0" w:type="dxa"/>
            </w:tcMar>
          </w:tcPr>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16</w:t>
            </w:r>
          </w:p>
        </w:tc>
        <w:tc>
          <w:tcPr>
            <w:shd w:fill="e0e0e0" w:val="clear"/>
            <w:tcMar>
              <w:top w:w="0.0" w:type="dxa"/>
              <w:left w:w="108.0" w:type="dxa"/>
              <w:bottom w:w="0.0" w:type="dxa"/>
              <w:right w:w="108.0" w:type="dxa"/>
            </w:tcMar>
          </w:tcPr>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Deg. True</w:t>
            </w:r>
          </w:p>
        </w:tc>
        <w:tc>
          <w:tcPr>
            <w:shd w:fill="e0e0e0" w:val="clear"/>
            <w:tcMar>
              <w:top w:w="0.0" w:type="dxa"/>
              <w:left w:w="108.0" w:type="dxa"/>
              <w:bottom w:w="0.0" w:type="dxa"/>
              <w:right w:w="108.0" w:type="dxa"/>
            </w:tcMar>
          </w:tcPr>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GNSS-to-LEO line of sight</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37</w:t>
            </w:r>
          </w:p>
        </w:tc>
        <w:tc>
          <w:tcPr>
            <w:shd w:fill="f3f3f3" w:val="clear"/>
            <w:tcMar>
              <w:top w:w="0.0" w:type="dxa"/>
              <w:left w:w="108.0" w:type="dxa"/>
              <w:bottom w:w="0.0" w:type="dxa"/>
              <w:right w:w="108.0" w:type="dxa"/>
            </w:tcMar>
          </w:tcPr>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Geoid undulation</w:t>
            </w:r>
          </w:p>
        </w:tc>
        <w:tc>
          <w:tcPr>
            <w:shd w:fill="f3f3f3" w:val="clear"/>
            <w:tcMar>
              <w:top w:w="0.0" w:type="dxa"/>
              <w:left w:w="108.0" w:type="dxa"/>
              <w:bottom w:w="0.0" w:type="dxa"/>
              <w:right w:w="108.0" w:type="dxa"/>
            </w:tcMar>
          </w:tcPr>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0 10 036</w:t>
            </w:r>
          </w:p>
        </w:tc>
        <w:tc>
          <w:tcPr>
            <w:shd w:fill="f3f3f3" w:val="clear"/>
            <w:tcMar>
              <w:top w:w="0.0" w:type="dxa"/>
              <w:left w:w="108.0" w:type="dxa"/>
              <w:bottom w:w="0.0" w:type="dxa"/>
              <w:right w:w="108.0" w:type="dxa"/>
            </w:tcMar>
          </w:tcPr>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2</w:t>
            </w:r>
          </w:p>
        </w:tc>
        <w:tc>
          <w:tcPr>
            <w:shd w:fill="f3f3f3" w:val="clear"/>
            <w:tcMar>
              <w:top w:w="0.0" w:type="dxa"/>
              <w:left w:w="108.0" w:type="dxa"/>
              <w:bottom w:w="0.0" w:type="dxa"/>
              <w:right w:w="108.0" w:type="dxa"/>
            </w:tcMar>
          </w:tcPr>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-15 000</w:t>
            </w:r>
          </w:p>
        </w:tc>
        <w:tc>
          <w:tcPr>
            <w:shd w:fill="f3f3f3" w:val="clear"/>
            <w:tcMar>
              <w:top w:w="0.0" w:type="dxa"/>
              <w:left w:w="108.0" w:type="dxa"/>
              <w:bottom w:w="0.0" w:type="dxa"/>
              <w:right w:w="108.0" w:type="dxa"/>
            </w:tcMar>
          </w:tcPr>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15</w:t>
            </w:r>
          </w:p>
        </w:tc>
        <w:tc>
          <w:tcPr>
            <w:shd w:fill="f3f3f3" w:val="clear"/>
            <w:tcMar>
              <w:top w:w="0.0" w:type="dxa"/>
              <w:left w:w="108.0" w:type="dxa"/>
              <w:bottom w:w="0.0" w:type="dxa"/>
              <w:right w:w="108.0" w:type="dxa"/>
            </w:tcMar>
          </w:tcPr>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EGM-96 geoid height above WGS-84 ellipsoid. ±150m to 1cm</w:t>
            </w:r>
            <w:r w:rsidDel="00000000" w:rsidR="00000000" w:rsidRPr="00000000">
              <w:rPr>
                <w:rtl w:val="0"/>
              </w:rPr>
            </w:r>
          </w:p>
        </w:tc>
      </w:tr>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Diagnostic quality information</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38</w:t>
            </w:r>
          </w:p>
        </w:tc>
        <w:tc>
          <w:tcPr>
            <w:shd w:fill="f3f3f3" w:val="clear"/>
            <w:tcMar>
              <w:top w:w="0.0" w:type="dxa"/>
              <w:left w:w="108.0" w:type="dxa"/>
              <w:bottom w:w="0.0" w:type="dxa"/>
              <w:right w:w="108.0" w:type="dxa"/>
            </w:tcMar>
          </w:tcPr>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Duct detection</w:t>
            </w:r>
          </w:p>
        </w:tc>
        <w:tc>
          <w:tcPr>
            <w:shd w:fill="f3f3f3" w:val="clear"/>
            <w:tcMar>
              <w:top w:w="0.0" w:type="dxa"/>
              <w:left w:w="108.0" w:type="dxa"/>
              <w:bottom w:w="0.0" w:type="dxa"/>
              <w:right w:w="108.0" w:type="dxa"/>
            </w:tcMar>
          </w:tcPr>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2</w:t>
            </w:r>
          </w:p>
        </w:tc>
        <w:tc>
          <w:tcPr>
            <w:shd w:fill="f3f3f3" w:val="clear"/>
            <w:tcMar>
              <w:top w:w="0.0" w:type="dxa"/>
              <w:left w:w="108.0" w:type="dxa"/>
              <w:bottom w:w="0.0" w:type="dxa"/>
              <w:right w:w="108.0" w:type="dxa"/>
            </w:tcMar>
          </w:tcPr>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39</w:t>
            </w:r>
          </w:p>
        </w:tc>
        <w:tc>
          <w:tcPr>
            <w:shd w:fill="f3f3f3" w:val="clear"/>
            <w:tcMar>
              <w:top w:w="0.0" w:type="dxa"/>
              <w:left w:w="108.0" w:type="dxa"/>
              <w:bottom w:w="0.0" w:type="dxa"/>
              <w:right w:w="108.0" w:type="dxa"/>
            </w:tcMar>
          </w:tcPr>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Height of duct</w:t>
            </w:r>
          </w:p>
        </w:tc>
        <w:tc>
          <w:tcPr>
            <w:shd w:fill="f3f3f3" w:val="clear"/>
            <w:tcMar>
              <w:top w:w="0.0" w:type="dxa"/>
              <w:left w:w="108.0" w:type="dxa"/>
              <w:bottom w:w="0.0" w:type="dxa"/>
              <w:right w:w="108.0" w:type="dxa"/>
            </w:tcMar>
          </w:tcPr>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40</w:t>
            </w:r>
          </w:p>
        </w:tc>
        <w:tc>
          <w:tcPr>
            <w:shd w:fill="f3f3f3" w:val="clear"/>
            <w:tcMar>
              <w:top w:w="0.0" w:type="dxa"/>
              <w:left w:w="108.0" w:type="dxa"/>
              <w:bottom w:w="0.0" w:type="dxa"/>
              <w:right w:w="108.0" w:type="dxa"/>
            </w:tcMar>
          </w:tcPr>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Signal-to-noise ratio</w:t>
            </w:r>
          </w:p>
        </w:tc>
        <w:tc>
          <w:tcPr>
            <w:shd w:fill="f3f3f3" w:val="clear"/>
            <w:tcMar>
              <w:top w:w="0.0" w:type="dxa"/>
              <w:left w:w="108.0" w:type="dxa"/>
              <w:bottom w:w="0.0" w:type="dxa"/>
              <w:right w:w="108.0" w:type="dxa"/>
            </w:tcMar>
          </w:tcPr>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3</w:t>
            </w:r>
          </w:p>
        </w:tc>
        <w:tc>
          <w:tcPr>
            <w:shd w:fill="f3f3f3" w:val="clear"/>
            <w:tcMar>
              <w:top w:w="0.0" w:type="dxa"/>
              <w:left w:w="108.0" w:type="dxa"/>
              <w:bottom w:w="0.0" w:type="dxa"/>
              <w:right w:w="108.0" w:type="dxa"/>
            </w:tcMar>
          </w:tcPr>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20</w:t>
            </w:r>
          </w:p>
        </w:tc>
        <w:tc>
          <w:tcPr>
            <w:shd w:fill="f3f3f3" w:val="clear"/>
            <w:tcMar>
              <w:top w:w="0.0" w:type="dxa"/>
              <w:left w:w="108.0" w:type="dxa"/>
              <w:bottom w:w="0.0" w:type="dxa"/>
              <w:right w:w="108.0" w:type="dxa"/>
            </w:tcMar>
          </w:tcPr>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Numeric</w:t>
            </w:r>
          </w:p>
        </w:tc>
        <w:tc>
          <w:tcPr>
            <w:shd w:fill="f3f3f3" w:val="clear"/>
            <w:tcMar>
              <w:top w:w="0.0" w:type="dxa"/>
              <w:left w:w="108.0" w:type="dxa"/>
              <w:bottom w:w="0.0" w:type="dxa"/>
              <w:right w:w="108.0" w:type="dxa"/>
            </w:tcMar>
          </w:tcPr>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41</w:t>
            </w:r>
          </w:p>
        </w:tc>
        <w:tc>
          <w:tcPr>
            <w:shd w:fill="f3f3f3" w:val="clear"/>
            <w:tcMar>
              <w:top w:w="0.0" w:type="dxa"/>
              <w:left w:w="108.0" w:type="dxa"/>
              <w:bottom w:w="0.0" w:type="dxa"/>
              <w:right w:w="108.0" w:type="dxa"/>
            </w:tcMar>
          </w:tcPr>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Bending angle variance 60-80km</w:t>
            </w:r>
          </w:p>
        </w:tc>
        <w:tc>
          <w:tcPr>
            <w:shd w:fill="f3f3f3" w:val="clear"/>
            <w:tcMar>
              <w:top w:w="0.0" w:type="dxa"/>
              <w:left w:w="108.0" w:type="dxa"/>
              <w:bottom w:w="0.0" w:type="dxa"/>
              <w:right w:w="108.0" w:type="dxa"/>
            </w:tcMar>
          </w:tcPr>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8</w:t>
            </w:r>
          </w:p>
        </w:tc>
        <w:tc>
          <w:tcPr>
            <w:shd w:fill="f3f3f3" w:val="clear"/>
            <w:tcMar>
              <w:top w:w="0.0" w:type="dxa"/>
              <w:left w:w="108.0" w:type="dxa"/>
              <w:bottom w:w="0.0" w:type="dxa"/>
              <w:right w:w="108.0" w:type="dxa"/>
            </w:tcMar>
          </w:tcPr>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16</w:t>
            </w:r>
          </w:p>
        </w:tc>
        <w:tc>
          <w:tcPr>
            <w:shd w:fill="f3f3f3" w:val="clear"/>
            <w:tcMar>
              <w:top w:w="0.0" w:type="dxa"/>
              <w:left w:w="108.0" w:type="dxa"/>
              <w:bottom w:w="0.0" w:type="dxa"/>
              <w:right w:w="108.0" w:type="dxa"/>
            </w:tcMar>
          </w:tcPr>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Radians</w:t>
            </w:r>
          </w:p>
        </w:tc>
        <w:tc>
          <w:tcPr>
            <w:shd w:fill="f3f3f3" w:val="clear"/>
            <w:tcMar>
              <w:top w:w="0.0" w:type="dxa"/>
              <w:left w:w="108.0" w:type="dxa"/>
              <w:bottom w:w="0.0" w:type="dxa"/>
              <w:right w:w="108.0" w:type="dxa"/>
            </w:tcMar>
          </w:tcPr>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Variance of bending angle (relative to climatology) between 60 and 80km</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42</w:t>
            </w:r>
          </w:p>
        </w:tc>
        <w:tc>
          <w:tcPr>
            <w:shd w:fill="f3f3f3" w:val="clear"/>
            <w:tcMar>
              <w:top w:w="0.0" w:type="dxa"/>
              <w:left w:w="108.0" w:type="dxa"/>
              <w:bottom w:w="0.0" w:type="dxa"/>
              <w:right w:w="108.0" w:type="dxa"/>
            </w:tcMar>
          </w:tcPr>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Retrieved dry pressure at 15km</w:t>
            </w:r>
          </w:p>
        </w:tc>
        <w:tc>
          <w:tcPr>
            <w:shd w:fill="f3f3f3" w:val="clear"/>
            <w:tcMar>
              <w:top w:w="0.0" w:type="dxa"/>
              <w:left w:w="108.0" w:type="dxa"/>
              <w:bottom w:w="0.0" w:type="dxa"/>
              <w:right w:w="108.0" w:type="dxa"/>
            </w:tcMar>
          </w:tcPr>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Pa</w:t>
            </w:r>
          </w:p>
        </w:tc>
        <w:tc>
          <w:tcPr>
            <w:shd w:fill="f3f3f3" w:val="clear"/>
            <w:tcMar>
              <w:top w:w="0.0" w:type="dxa"/>
              <w:left w:w="108.0" w:type="dxa"/>
              <w:bottom w:w="0.0" w:type="dxa"/>
              <w:right w:w="108.0" w:type="dxa"/>
            </w:tcMar>
          </w:tcPr>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43</w:t>
            </w:r>
          </w:p>
        </w:tc>
        <w:tc>
          <w:tcPr>
            <w:shd w:fill="f3f3f3" w:val="clear"/>
            <w:tcMar>
              <w:top w:w="0.0" w:type="dxa"/>
              <w:left w:w="108.0" w:type="dxa"/>
              <w:bottom w:w="0.0" w:type="dxa"/>
              <w:right w:w="108.0" w:type="dxa"/>
            </w:tcMar>
          </w:tcPr>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Planetary boundary layer height</w:t>
            </w:r>
          </w:p>
        </w:tc>
        <w:tc>
          <w:tcPr>
            <w:shd w:fill="f3f3f3" w:val="clear"/>
            <w:tcMar>
              <w:top w:w="0.0" w:type="dxa"/>
              <w:left w:w="108.0" w:type="dxa"/>
              <w:bottom w:w="0.0" w:type="dxa"/>
              <w:right w:w="108.0" w:type="dxa"/>
            </w:tcMar>
          </w:tcPr>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44</w:t>
            </w:r>
          </w:p>
        </w:tc>
        <w:tc>
          <w:tcPr>
            <w:shd w:fill="f3f3f3" w:val="clear"/>
            <w:tcMar>
              <w:top w:w="0.0" w:type="dxa"/>
              <w:left w:w="108.0" w:type="dxa"/>
              <w:bottom w:w="0.0" w:type="dxa"/>
              <w:right w:w="108.0" w:type="dxa"/>
            </w:tcMar>
          </w:tcPr>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Tropopause height</w:t>
            </w:r>
          </w:p>
        </w:tc>
        <w:tc>
          <w:tcPr>
            <w:shd w:fill="f3f3f3" w:val="clear"/>
            <w:tcMar>
              <w:top w:w="0.0" w:type="dxa"/>
              <w:left w:w="108.0" w:type="dxa"/>
              <w:bottom w:w="0.0" w:type="dxa"/>
              <w:right w:w="108.0" w:type="dxa"/>
            </w:tcMar>
          </w:tcPr>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45</w:t>
            </w:r>
          </w:p>
        </w:tc>
        <w:tc>
          <w:tcPr>
            <w:shd w:fill="f3f3f3" w:val="clear"/>
            <w:tcMar>
              <w:top w:w="0.0" w:type="dxa"/>
              <w:left w:w="108.0" w:type="dxa"/>
              <w:bottom w:w="0.0" w:type="dxa"/>
              <w:right w:w="108.0" w:type="dxa"/>
            </w:tcMar>
          </w:tcPr>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L2-extrapolation height</w:t>
            </w:r>
          </w:p>
        </w:tc>
        <w:tc>
          <w:tcPr>
            <w:shd w:fill="f3f3f3" w:val="clear"/>
            <w:tcMar>
              <w:top w:w="0.0" w:type="dxa"/>
              <w:left w:w="108.0" w:type="dxa"/>
              <w:bottom w:w="0.0" w:type="dxa"/>
              <w:right w:w="108.0" w:type="dxa"/>
            </w:tcMar>
          </w:tcPr>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46</w:t>
            </w:r>
          </w:p>
        </w:tc>
        <w:tc>
          <w:tcPr>
            <w:shd w:fill="f3f3f3" w:val="clear"/>
            <w:tcMar>
              <w:top w:w="0.0" w:type="dxa"/>
              <w:left w:w="108.0" w:type="dxa"/>
              <w:bottom w:w="0.0" w:type="dxa"/>
              <w:right w:w="108.0" w:type="dxa"/>
            </w:tcMar>
          </w:tcPr>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GO/WO transition height</w:t>
            </w:r>
          </w:p>
        </w:tc>
        <w:tc>
          <w:tcPr>
            <w:shd w:fill="f3f3f3" w:val="clear"/>
            <w:tcMar>
              <w:top w:w="0.0" w:type="dxa"/>
              <w:left w:w="108.0" w:type="dxa"/>
              <w:bottom w:w="0.0" w:type="dxa"/>
              <w:right w:w="108.0" w:type="dxa"/>
            </w:tcMar>
          </w:tcPr>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47</w:t>
            </w:r>
          </w:p>
        </w:tc>
        <w:tc>
          <w:tcPr>
            <w:shd w:fill="f3f3f3" w:val="clear"/>
            <w:tcMar>
              <w:top w:w="0.0" w:type="dxa"/>
              <w:left w:w="108.0" w:type="dxa"/>
              <w:bottom w:w="0.0" w:type="dxa"/>
              <w:right w:w="108.0" w:type="dxa"/>
            </w:tcMar>
          </w:tcPr>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CL/OL transition height</w:t>
            </w:r>
          </w:p>
        </w:tc>
        <w:tc>
          <w:tcPr>
            <w:shd w:fill="f3f3f3" w:val="clear"/>
            <w:tcMar>
              <w:top w:w="0.0" w:type="dxa"/>
              <w:left w:w="108.0" w:type="dxa"/>
              <w:bottom w:w="0.0" w:type="dxa"/>
              <w:right w:w="108.0" w:type="dxa"/>
            </w:tcMar>
          </w:tcPr>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r>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RO 'Step 1b' data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(see Notes 2 &amp; 5)</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Delayed replication</w:t>
            </w:r>
          </w:p>
        </w:tc>
        <w:tc>
          <w:tcPr>
            <w:shd w:fill="f3f3f3" w:val="clear"/>
            <w:tcMar>
              <w:top w:w="0.0" w:type="dxa"/>
              <w:left w:w="108.0" w:type="dxa"/>
              <w:bottom w:w="0.0" w:type="dxa"/>
              <w:right w:w="108.0" w:type="dxa"/>
            </w:tcMar>
          </w:tcPr>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 </w:t>
            </w:r>
            <w:sdt>
              <w:sdtPr>
                <w:tag w:val="goog_rdk_116"/>
              </w:sdtPr>
              <w:sdtContent>
                <w:ins w:author="Stig Syndergaard" w:id="20" w:date="2024-03-19T19:11: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w:t>
                  </w:r>
                </w:ins>
              </w:sdtContent>
            </w:sdt>
            <w:sdt>
              <w:sdtPr>
                <w:tag w:val="goog_rdk_117"/>
              </w:sdtPr>
              <w:sdtContent>
                <w:del w:author="Stig Syndergaard" w:id="20" w:date="2024-03-19T19:11: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delText xml:space="preserve">1</w:delText>
                  </w:r>
                </w:del>
              </w:sdtContent>
            </w:sdt>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3 000</w:t>
            </w:r>
          </w:p>
        </w:tc>
        <w:tc>
          <w:tcPr>
            <w:shd w:fill="f3f3f3" w:val="clear"/>
            <w:tcMar>
              <w:top w:w="0.0" w:type="dxa"/>
              <w:left w:w="108.0" w:type="dxa"/>
              <w:bottom w:w="0.0" w:type="dxa"/>
              <w:right w:w="108.0" w:type="dxa"/>
            </w:tcMar>
          </w:tcPr>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Delayed replication of next </w:t>
            </w:r>
            <w:sdt>
              <w:sdtPr>
                <w:tag w:val="goog_rdk_118"/>
              </w:sdtPr>
              <w:sdtContent>
                <w:ins w:author="Stig Syndergaard" w:id="21" w:date="2024-03-19T19:11: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w:t>
                  </w:r>
                </w:ins>
              </w:sdtContent>
            </w:sdt>
            <w:sdt>
              <w:sdtPr>
                <w:tag w:val="goog_rdk_119"/>
              </w:sdtPr>
              <w:sdtContent>
                <w:del w:author="Stig Syndergaard" w:id="21" w:date="2024-03-19T19:11: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delText xml:space="preserve">1</w:delText>
                  </w:r>
                </w:del>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 descriptors</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38</w:t>
            </w:r>
          </w:p>
        </w:tc>
        <w:tc>
          <w:tcPr>
            <w:shd w:fill="e0e0e0" w:val="clear"/>
            <w:tcMar>
              <w:top w:w="0.0" w:type="dxa"/>
              <w:left w:w="108.0" w:type="dxa"/>
              <w:bottom w:w="0.0" w:type="dxa"/>
              <w:right w:w="108.0" w:type="dxa"/>
            </w:tcMar>
          </w:tcPr>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Replication factor</w:t>
            </w:r>
          </w:p>
        </w:tc>
        <w:tc>
          <w:tcPr>
            <w:shd w:fill="e0e0e0" w:val="clear"/>
            <w:tcMar>
              <w:top w:w="0.0" w:type="dxa"/>
              <w:left w:w="108.0" w:type="dxa"/>
              <w:bottom w:w="0.0" w:type="dxa"/>
              <w:right w:w="108.0" w:type="dxa"/>
            </w:tcMar>
          </w:tcPr>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0 31 002</w:t>
            </w:r>
          </w:p>
        </w:tc>
        <w:tc>
          <w:tcPr>
            <w:shd w:fill="e0e0e0" w:val="clear"/>
            <w:tcMar>
              <w:top w:w="0.0" w:type="dxa"/>
              <w:left w:w="108.0" w:type="dxa"/>
              <w:bottom w:w="0.0" w:type="dxa"/>
              <w:right w:w="108.0" w:type="dxa"/>
            </w:tcMar>
          </w:tcPr>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16</w:t>
            </w:r>
          </w:p>
        </w:tc>
        <w:tc>
          <w:tcPr>
            <w:shd w:fill="e0e0e0" w:val="clear"/>
            <w:tcMar>
              <w:top w:w="0.0" w:type="dxa"/>
              <w:left w:w="108.0" w:type="dxa"/>
              <w:bottom w:w="0.0" w:type="dxa"/>
              <w:right w:w="108.0" w:type="dxa"/>
            </w:tcMar>
          </w:tcPr>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Number of Step 1b samples,</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 n1</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39–40</w:t>
            </w:r>
          </w:p>
        </w:tc>
        <w:tc>
          <w:tcPr>
            <w:shd w:fill="f3f3f3" w:val="clear"/>
            <w:tcMar>
              <w:top w:w="0.0" w:type="dxa"/>
              <w:left w:w="108.0" w:type="dxa"/>
              <w:bottom w:w="0.0" w:type="dxa"/>
              <w:right w:w="108.0" w:type="dxa"/>
            </w:tcMar>
          </w:tcPr>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Location</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(high accuracy)</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3 01 021</w:t>
            </w:r>
          </w:p>
        </w:tc>
        <w:tc>
          <w:tcPr>
            <w:shd w:fill="f3f3f3" w:val="clear"/>
            <w:tcMar>
              <w:top w:w="0.0" w:type="dxa"/>
              <w:left w:w="108.0" w:type="dxa"/>
              <w:bottom w:w="0.0" w:type="dxa"/>
              <w:right w:w="108.0" w:type="dxa"/>
            </w:tcMar>
          </w:tcPr>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39</w:t>
            </w:r>
          </w:p>
        </w:tc>
        <w:tc>
          <w:tcPr>
            <w:shd w:fill="e0e0e0" w:val="clear"/>
            <w:tcMar>
              <w:top w:w="0.0" w:type="dxa"/>
              <w:left w:w="108.0" w:type="dxa"/>
              <w:bottom w:w="0.0" w:type="dxa"/>
              <w:right w:w="108.0" w:type="dxa"/>
            </w:tcMar>
          </w:tcPr>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6"/>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Latitude</w:t>
            </w:r>
          </w:p>
        </w:tc>
        <w:tc>
          <w:tcPr>
            <w:shd w:fill="e0e0e0" w:val="clear"/>
            <w:tcMar>
              <w:top w:w="0.0" w:type="dxa"/>
              <w:left w:w="108.0" w:type="dxa"/>
              <w:bottom w:w="0.0" w:type="dxa"/>
              <w:right w:w="108.0" w:type="dxa"/>
            </w:tcMar>
          </w:tcPr>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0 05 001</w:t>
            </w:r>
          </w:p>
        </w:tc>
        <w:tc>
          <w:tcPr>
            <w:shd w:fill="e0e0e0" w:val="clear"/>
            <w:tcMar>
              <w:top w:w="0.0" w:type="dxa"/>
              <w:left w:w="108.0" w:type="dxa"/>
              <w:bottom w:w="0.0" w:type="dxa"/>
              <w:right w:w="108.0" w:type="dxa"/>
            </w:tcMar>
          </w:tcPr>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5</w:t>
            </w:r>
          </w:p>
        </w:tc>
        <w:tc>
          <w:tcPr>
            <w:shd w:fill="e0e0e0" w:val="clear"/>
            <w:tcMar>
              <w:top w:w="0.0" w:type="dxa"/>
              <w:left w:w="108.0" w:type="dxa"/>
              <w:bottom w:w="0.0" w:type="dxa"/>
              <w:right w:w="108.0" w:type="dxa"/>
            </w:tcMar>
          </w:tcPr>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-9000000</w:t>
            </w:r>
          </w:p>
        </w:tc>
        <w:tc>
          <w:tcPr>
            <w:shd w:fill="e0e0e0" w:val="clear"/>
            <w:tcMar>
              <w:top w:w="0.0" w:type="dxa"/>
              <w:left w:w="108.0" w:type="dxa"/>
              <w:bottom w:w="0.0" w:type="dxa"/>
              <w:right w:w="108.0" w:type="dxa"/>
            </w:tcMar>
          </w:tcPr>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25</w:t>
            </w:r>
          </w:p>
        </w:tc>
        <w:tc>
          <w:tcPr>
            <w:shd w:fill="e0e0e0" w:val="clear"/>
            <w:tcMar>
              <w:top w:w="0.0" w:type="dxa"/>
              <w:left w:w="108.0" w:type="dxa"/>
              <w:bottom w:w="0.0" w:type="dxa"/>
              <w:right w:w="108.0" w:type="dxa"/>
            </w:tcMar>
          </w:tcPr>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Degrees</w:t>
            </w:r>
          </w:p>
        </w:tc>
        <w:tc>
          <w:tcPr>
            <w:shd w:fill="e0e0e0" w:val="clear"/>
            <w:tcMar>
              <w:top w:w="0.0" w:type="dxa"/>
              <w:left w:w="108.0" w:type="dxa"/>
              <w:bottom w:w="0.0" w:type="dxa"/>
              <w:right w:w="108.0" w:type="dxa"/>
            </w:tcMar>
          </w:tcPr>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to 10</w:t>
            </w:r>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-5</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deg (~1m) wrt WGS-84</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40</w:t>
            </w:r>
          </w:p>
        </w:tc>
        <w:tc>
          <w:tcPr>
            <w:shd w:fill="f3f3f3" w:val="clear"/>
            <w:tcMar>
              <w:top w:w="0.0" w:type="dxa"/>
              <w:left w:w="108.0" w:type="dxa"/>
              <w:bottom w:w="0.0" w:type="dxa"/>
              <w:right w:w="108.0" w:type="dxa"/>
            </w:tcMar>
          </w:tcPr>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6"/>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Longitude</w:t>
            </w:r>
          </w:p>
        </w:tc>
        <w:tc>
          <w:tcPr>
            <w:shd w:fill="f3f3f3" w:val="clear"/>
            <w:tcMar>
              <w:top w:w="0.0" w:type="dxa"/>
              <w:left w:w="108.0" w:type="dxa"/>
              <w:bottom w:w="0.0" w:type="dxa"/>
              <w:right w:w="108.0" w:type="dxa"/>
            </w:tcMar>
          </w:tcPr>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0 06 001</w:t>
            </w:r>
          </w:p>
        </w:tc>
        <w:tc>
          <w:tcPr>
            <w:shd w:fill="f3f3f3" w:val="clear"/>
            <w:tcMar>
              <w:top w:w="0.0" w:type="dxa"/>
              <w:left w:w="108.0" w:type="dxa"/>
              <w:bottom w:w="0.0" w:type="dxa"/>
              <w:right w:w="108.0" w:type="dxa"/>
            </w:tcMar>
          </w:tcPr>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5</w:t>
            </w:r>
          </w:p>
        </w:tc>
        <w:tc>
          <w:tcPr>
            <w:shd w:fill="f3f3f3" w:val="clear"/>
            <w:tcMar>
              <w:top w:w="0.0" w:type="dxa"/>
              <w:left w:w="108.0" w:type="dxa"/>
              <w:bottom w:w="0.0" w:type="dxa"/>
              <w:right w:w="108.0" w:type="dxa"/>
            </w:tcMar>
          </w:tcPr>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-18000000</w:t>
            </w:r>
          </w:p>
        </w:tc>
        <w:tc>
          <w:tcPr>
            <w:shd w:fill="f3f3f3" w:val="clear"/>
            <w:tcMar>
              <w:top w:w="0.0" w:type="dxa"/>
              <w:left w:w="108.0" w:type="dxa"/>
              <w:bottom w:w="0.0" w:type="dxa"/>
              <w:right w:w="108.0" w:type="dxa"/>
            </w:tcMar>
          </w:tcPr>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26</w:t>
            </w:r>
          </w:p>
        </w:tc>
        <w:tc>
          <w:tcPr>
            <w:shd w:fill="f3f3f3" w:val="clear"/>
            <w:tcMar>
              <w:top w:w="0.0" w:type="dxa"/>
              <w:left w:w="108.0" w:type="dxa"/>
              <w:bottom w:w="0.0" w:type="dxa"/>
              <w:right w:w="108.0" w:type="dxa"/>
            </w:tcMar>
          </w:tcPr>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Degrees</w:t>
            </w:r>
          </w:p>
        </w:tc>
        <w:tc>
          <w:tcPr>
            <w:shd w:fill="f3f3f3" w:val="clear"/>
            <w:tcMar>
              <w:top w:w="0.0" w:type="dxa"/>
              <w:left w:w="108.0" w:type="dxa"/>
              <w:bottom w:w="0.0" w:type="dxa"/>
              <w:right w:w="108.0" w:type="dxa"/>
            </w:tcMar>
          </w:tcPr>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to 10</w:t>
            </w:r>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-5</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deg (~1m) wrt WGS-84</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41</w:t>
            </w:r>
          </w:p>
        </w:tc>
        <w:tc>
          <w:tcPr>
            <w:shd w:fill="f3f3f3" w:val="clear"/>
            <w:tcMar>
              <w:top w:w="0.0" w:type="dxa"/>
              <w:left w:w="108.0" w:type="dxa"/>
              <w:bottom w:w="0.0" w:type="dxa"/>
              <w:right w:w="108.0" w:type="dxa"/>
            </w:tcMar>
          </w:tcPr>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6"/>
              <w:jc w:val="left"/>
              <w:rPr>
                <w:rFonts w:ascii="Arial" w:cs="Arial" w:eastAsia="Arial" w:hAnsi="Arial"/>
                <w:b w:val="0"/>
                <w:i w:val="1"/>
                <w:smallCaps w:val="0"/>
                <w:strike w:val="0"/>
                <w:color w:val="000000"/>
                <w:sz w:val="16"/>
                <w:szCs w:val="16"/>
                <w:u w:val="none"/>
                <w:shd w:fill="auto" w:val="clear"/>
                <w:vertAlign w:val="baseline"/>
              </w:rPr>
            </w:pPr>
            <w:sdt>
              <w:sdtPr>
                <w:tag w:val="goog_rdk_120"/>
              </w:sdtPr>
              <w:sdtContent>
                <w:commentRangeStart w:id="13"/>
              </w:sdtContent>
            </w:sdt>
            <w:sdt>
              <w:sdtPr>
                <w:tag w:val="goog_rdk_121"/>
              </w:sdtPr>
              <w:sdtContent>
                <w:commentRangeStart w:id="14"/>
              </w:sdtContent>
            </w:sdt>
            <w:sdt>
              <w:sdtPr>
                <w:tag w:val="goog_rdk_122"/>
              </w:sdtPr>
              <w:sdtContent>
                <w:commentRangeStart w:id="15"/>
              </w:sdtContent>
            </w:sdt>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Time increment</w:t>
            </w:r>
          </w:p>
        </w:tc>
        <w:tc>
          <w:tcPr>
            <w:shd w:fill="f3f3f3" w:val="clear"/>
            <w:tcMar>
              <w:top w:w="0.0" w:type="dxa"/>
              <w:left w:w="108.0" w:type="dxa"/>
              <w:bottom w:w="0.0" w:type="dxa"/>
              <w:right w:w="108.0" w:type="dxa"/>
            </w:tcMar>
          </w:tcPr>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0 04 016</w:t>
            </w:r>
          </w:p>
        </w:tc>
        <w:tc>
          <w:tcPr>
            <w:shd w:fill="f3f3f3" w:val="clear"/>
            <w:tcMar>
              <w:top w:w="0.0" w:type="dxa"/>
              <w:left w:w="108.0" w:type="dxa"/>
              <w:bottom w:w="0.0" w:type="dxa"/>
              <w:right w:w="108.0" w:type="dxa"/>
            </w:tcMar>
          </w:tcPr>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   0</w:t>
            </w:r>
          </w:p>
        </w:tc>
        <w:tc>
          <w:tcPr>
            <w:shd w:fill="f3f3f3" w:val="clear"/>
            <w:tcMar>
              <w:top w:w="0.0" w:type="dxa"/>
              <w:left w:w="108.0" w:type="dxa"/>
              <w:bottom w:w="0.0" w:type="dxa"/>
              <w:right w:w="108.0" w:type="dxa"/>
            </w:tcMar>
          </w:tcPr>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(-2,097,152)</w:t>
              <w:br w:type="textWrapping"/>
              <w:t xml:space="preserve">-4096</w:t>
            </w:r>
          </w:p>
        </w:tc>
        <w:tc>
          <w:tcPr>
            <w:shd w:fill="f3f3f3" w:val="clear"/>
            <w:tcMar>
              <w:top w:w="0.0" w:type="dxa"/>
              <w:left w:w="108.0" w:type="dxa"/>
              <w:bottom w:w="0.0" w:type="dxa"/>
              <w:right w:w="108.0" w:type="dxa"/>
            </w:tcMar>
          </w:tcPr>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(22)   13</w:t>
            </w:r>
          </w:p>
        </w:tc>
        <w:tc>
          <w:tcPr>
            <w:shd w:fill="f3f3f3" w:val="clear"/>
            <w:tcMar>
              <w:top w:w="0.0" w:type="dxa"/>
              <w:left w:w="108.0" w:type="dxa"/>
              <w:bottom w:w="0.0" w:type="dxa"/>
              <w:right w:w="108.0" w:type="dxa"/>
            </w:tcMar>
          </w:tcPr>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Second</w:t>
            </w:r>
          </w:p>
        </w:tc>
        <w:tc>
          <w:tcPr>
            <w:shd w:fill="f3f3f3" w:val="clear"/>
            <w:tcMar>
              <w:top w:w="0.0" w:type="dxa"/>
              <w:left w:w="108.0" w:type="dxa"/>
              <w:bottom w:w="0.0" w:type="dxa"/>
              <w:right w:w="108.0" w:type="dxa"/>
            </w:tcMar>
          </w:tcPr>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-2000-2000s to 1ms</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Time of occultation, relative to reference time</w:t>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41</w:t>
            </w:r>
          </w:p>
        </w:tc>
        <w:tc>
          <w:tcPr>
            <w:shd w:fill="e0e0e0" w:val="clear"/>
            <w:tcMar>
              <w:top w:w="0.0" w:type="dxa"/>
              <w:left w:w="108.0" w:type="dxa"/>
              <w:bottom w:w="0.0" w:type="dxa"/>
              <w:right w:w="108.0" w:type="dxa"/>
            </w:tcMar>
          </w:tcPr>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Bearing or azimuth</w:t>
            </w:r>
          </w:p>
        </w:tc>
        <w:tc>
          <w:tcPr>
            <w:shd w:fill="e0e0e0" w:val="clear"/>
            <w:tcMar>
              <w:top w:w="0.0" w:type="dxa"/>
              <w:left w:w="108.0" w:type="dxa"/>
              <w:bottom w:w="0.0" w:type="dxa"/>
              <w:right w:w="108.0" w:type="dxa"/>
            </w:tcMar>
          </w:tcPr>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0 05 021</w:t>
            </w:r>
          </w:p>
        </w:tc>
        <w:tc>
          <w:tcPr>
            <w:shd w:fill="e0e0e0" w:val="clear"/>
            <w:tcMar>
              <w:top w:w="0.0" w:type="dxa"/>
              <w:left w:w="108.0" w:type="dxa"/>
              <w:bottom w:w="0.0" w:type="dxa"/>
              <w:right w:w="108.0" w:type="dxa"/>
            </w:tcMar>
          </w:tcPr>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w:t>
            </w:r>
          </w:p>
        </w:tc>
        <w:tc>
          <w:tcPr>
            <w:shd w:fill="e0e0e0" w:val="clear"/>
            <w:tcMar>
              <w:top w:w="0.0" w:type="dxa"/>
              <w:left w:w="108.0" w:type="dxa"/>
              <w:bottom w:w="0.0" w:type="dxa"/>
              <w:right w:w="108.0" w:type="dxa"/>
            </w:tcMar>
          </w:tcPr>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16</w:t>
            </w:r>
          </w:p>
        </w:tc>
        <w:tc>
          <w:tcPr>
            <w:shd w:fill="e0e0e0" w:val="clear"/>
            <w:tcMar>
              <w:top w:w="0.0" w:type="dxa"/>
              <w:left w:w="108.0" w:type="dxa"/>
              <w:bottom w:w="0.0" w:type="dxa"/>
              <w:right w:w="108.0" w:type="dxa"/>
            </w:tcMar>
          </w:tcPr>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Deg. True</w:t>
            </w:r>
          </w:p>
        </w:tc>
        <w:tc>
          <w:tcPr>
            <w:shd w:fill="e0e0e0" w:val="clear"/>
            <w:tcMar>
              <w:top w:w="0.0" w:type="dxa"/>
              <w:left w:w="108.0" w:type="dxa"/>
              <w:bottom w:w="0.0" w:type="dxa"/>
              <w:right w:w="108.0" w:type="dxa"/>
            </w:tcMar>
          </w:tcPr>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GNSS-to-LEO line of sight</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Delayed Replication</w:t>
            </w:r>
          </w:p>
        </w:tc>
        <w:tc>
          <w:tcPr>
            <w:shd w:fill="f3f3f3" w:val="clear"/>
            <w:tcMar>
              <w:top w:w="0.0" w:type="dxa"/>
              <w:left w:w="108.0" w:type="dxa"/>
              <w:bottom w:w="0.0" w:type="dxa"/>
              <w:right w:w="108.0" w:type="dxa"/>
            </w:tcMar>
          </w:tcPr>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1 0</w:t>
            </w:r>
            <w:sdt>
              <w:sdtPr>
                <w:tag w:val="goog_rdk_123"/>
              </w:sdtPr>
              <w:sdtContent>
                <w:ins w:author="Stig Syndergaard" w:id="22" w:date="2024-03-19T19:16: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6</w:t>
                  </w:r>
                </w:ins>
              </w:sdtContent>
            </w:sdt>
            <w:sdt>
              <w:sdtPr>
                <w:tag w:val="goog_rdk_124"/>
              </w:sdtPr>
              <w:sdtContent>
                <w:del w:author="Stig Syndergaard" w:id="22" w:date="2024-03-19T19:16: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delText xml:space="preserve">8</w:delText>
                  </w:r>
                </w:del>
              </w:sdtContent>
            </w:sdt>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 000</w:t>
            </w:r>
          </w:p>
        </w:tc>
        <w:tc>
          <w:tcPr>
            <w:shd w:fill="f3f3f3" w:val="clear"/>
            <w:tcMar>
              <w:top w:w="0.0" w:type="dxa"/>
              <w:left w:w="108.0" w:type="dxa"/>
              <w:bottom w:w="0.0" w:type="dxa"/>
              <w:right w:w="108.0" w:type="dxa"/>
            </w:tcMar>
          </w:tcPr>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Delayed replication of next </w:t>
            </w:r>
            <w:sdt>
              <w:sdtPr>
                <w:tag w:val="goog_rdk_125"/>
              </w:sdtPr>
              <w:sdtContent>
                <w:ins w:author="Stig Syndergaard" w:id="23" w:date="2024-03-19T19:16: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6</w:t>
                  </w:r>
                </w:ins>
              </w:sdtContent>
            </w:sdt>
            <w:sdt>
              <w:sdtPr>
                <w:tag w:val="goog_rdk_126"/>
              </w:sdtPr>
              <w:sdtContent>
                <w:del w:author="Stig Syndergaard" w:id="23" w:date="2024-03-19T19:16: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delText xml:space="preserve">8</w:delText>
                  </w:r>
                </w:del>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descriptors</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42</w:t>
            </w:r>
          </w:p>
        </w:tc>
        <w:tc>
          <w:tcPr>
            <w:shd w:fill="e0e0e0" w:val="clear"/>
            <w:tcMar>
              <w:top w:w="0.0" w:type="dxa"/>
              <w:left w:w="108.0" w:type="dxa"/>
              <w:bottom w:w="0.0" w:type="dxa"/>
              <w:right w:w="108.0" w:type="dxa"/>
            </w:tcMar>
          </w:tcPr>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Replication factor</w:t>
            </w:r>
          </w:p>
        </w:tc>
        <w:tc>
          <w:tcPr>
            <w:shd w:fill="e0e0e0" w:val="clear"/>
            <w:tcMar>
              <w:top w:w="0.0" w:type="dxa"/>
              <w:left w:w="108.0" w:type="dxa"/>
              <w:bottom w:w="0.0" w:type="dxa"/>
              <w:right w:w="108.0" w:type="dxa"/>
            </w:tcMar>
          </w:tcPr>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0 31 001</w:t>
            </w:r>
          </w:p>
        </w:tc>
        <w:tc>
          <w:tcPr>
            <w:shd w:fill="e0e0e0" w:val="clear"/>
            <w:tcMar>
              <w:top w:w="0.0" w:type="dxa"/>
              <w:left w:w="108.0" w:type="dxa"/>
              <w:bottom w:w="0.0" w:type="dxa"/>
              <w:right w:w="108.0" w:type="dxa"/>
            </w:tcMar>
          </w:tcPr>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8</w:t>
            </w:r>
          </w:p>
        </w:tc>
        <w:tc>
          <w:tcPr>
            <w:shd w:fill="e0e0e0" w:val="clear"/>
            <w:tcMar>
              <w:top w:w="0.0" w:type="dxa"/>
              <w:left w:w="108.0" w:type="dxa"/>
              <w:bottom w:w="0.0" w:type="dxa"/>
              <w:right w:w="108.0" w:type="dxa"/>
            </w:tcMar>
          </w:tcPr>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Number of frequencies,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n0</w:t>
            </w:r>
            <w:r w:rsidDel="00000000" w:rsidR="00000000" w:rsidRPr="00000000">
              <w:rPr>
                <w:rtl w:val="0"/>
              </w:rPr>
            </w:r>
          </w:p>
        </w:tc>
      </w:tr>
      <w:sdt>
        <w:sdtPr>
          <w:tag w:val="goog_rdk_128"/>
        </w:sdtPr>
        <w:sdtContent>
          <w:tr>
            <w:trPr>
              <w:cantSplit w:val="1"/>
              <w:tblHeader w:val="0"/>
              <w:ins w:author="Stig Syndergaard" w:id="24" w:date="2024-03-19T19:18:00Z"/>
            </w:trPr>
            <w:tc>
              <w:tcPr>
                <w:shd w:fill="f3f3f3" w:val="clear"/>
                <w:tcMar>
                  <w:top w:w="0.0" w:type="dxa"/>
                  <w:left w:w="108.0" w:type="dxa"/>
                  <w:bottom w:w="0.0" w:type="dxa"/>
                  <w:right w:w="108.0" w:type="dxa"/>
                </w:tcMar>
              </w:tcPr>
              <w:sdt>
                <w:sdtPr>
                  <w:tag w:val="goog_rdk_130"/>
                </w:sdtPr>
                <w:sdtContent>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24" w:date="2024-03-19T19:18:00Z"/>
                        <w:rFonts w:ascii="Arial" w:cs="Arial" w:eastAsia="Arial" w:hAnsi="Arial"/>
                        <w:b w:val="0"/>
                        <w:i w:val="0"/>
                        <w:smallCaps w:val="0"/>
                        <w:strike w:val="0"/>
                        <w:color w:val="000000"/>
                        <w:sz w:val="16"/>
                        <w:szCs w:val="16"/>
                        <w:u w:val="none"/>
                        <w:shd w:fill="auto" w:val="clear"/>
                        <w:vertAlign w:val="baseline"/>
                      </w:rPr>
                    </w:pPr>
                    <w:sdt>
                      <w:sdtPr>
                        <w:tag w:val="goog_rdk_129"/>
                      </w:sdtPr>
                      <w:sdtContent>
                        <w:ins w:author="Stig Syndergaard" w:id="24" w:date="2024-03-19T19:18: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132"/>
                </w:sdtPr>
                <w:sdtContent>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24" w:date="2024-03-19T19:18:00Z"/>
                        <w:rFonts w:ascii="Arial" w:cs="Arial" w:eastAsia="Arial" w:hAnsi="Arial"/>
                        <w:b w:val="1"/>
                        <w:i w:val="0"/>
                        <w:smallCaps w:val="0"/>
                        <w:strike w:val="0"/>
                        <w:color w:val="000000"/>
                        <w:sz w:val="16"/>
                        <w:szCs w:val="16"/>
                        <w:u w:val="none"/>
                        <w:shd w:fill="auto" w:val="clear"/>
                        <w:vertAlign w:val="baseline"/>
                      </w:rPr>
                    </w:pPr>
                    <w:sdt>
                      <w:sdtPr>
                        <w:tag w:val="goog_rdk_131"/>
                      </w:sdtPr>
                      <w:sdtContent>
                        <w:ins w:author="Stig Syndergaard" w:id="24" w:date="2024-03-19T19:18: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Change Table B scale</w:t>
                          </w:r>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134"/>
                </w:sdtPr>
                <w:sdtContent>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24" w:date="2024-03-19T19:18:00Z"/>
                        <w:rFonts w:ascii="Arial" w:cs="Arial" w:eastAsia="Arial" w:hAnsi="Arial"/>
                        <w:b w:val="1"/>
                        <w:i w:val="0"/>
                        <w:smallCaps w:val="0"/>
                        <w:strike w:val="0"/>
                        <w:color w:val="000000"/>
                        <w:sz w:val="16"/>
                        <w:szCs w:val="16"/>
                        <w:u w:val="none"/>
                        <w:shd w:fill="auto" w:val="clear"/>
                        <w:vertAlign w:val="baseline"/>
                      </w:rPr>
                    </w:pPr>
                    <w:sdt>
                      <w:sdtPr>
                        <w:tag w:val="goog_rdk_133"/>
                      </w:sdtPr>
                      <w:sdtContent>
                        <w:ins w:author="Stig Syndergaard" w:id="24" w:date="2024-03-19T19:18: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2 02 134</w:t>
                          </w:r>
                        </w:ins>
                      </w:sdtContent>
                    </w:sdt>
                  </w:p>
                </w:sdtContent>
              </w:sdt>
            </w:tc>
            <w:tc>
              <w:tcPr>
                <w:shd w:fill="f3f3f3" w:val="clear"/>
                <w:tcMar>
                  <w:top w:w="0.0" w:type="dxa"/>
                  <w:left w:w="108.0" w:type="dxa"/>
                  <w:bottom w:w="0.0" w:type="dxa"/>
                  <w:right w:w="108.0" w:type="dxa"/>
                </w:tcMar>
              </w:tcPr>
              <w:sdt>
                <w:sdtPr>
                  <w:tag w:val="goog_rdk_136"/>
                </w:sdtPr>
                <w:sdtContent>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24" w:date="2024-03-19T19:18:00Z"/>
                        <w:rFonts w:ascii="Arial" w:cs="Arial" w:eastAsia="Arial" w:hAnsi="Arial"/>
                        <w:b w:val="0"/>
                        <w:i w:val="0"/>
                        <w:smallCaps w:val="0"/>
                        <w:strike w:val="0"/>
                        <w:color w:val="000000"/>
                        <w:sz w:val="16"/>
                        <w:szCs w:val="16"/>
                        <w:u w:val="none"/>
                        <w:shd w:fill="auto" w:val="clear"/>
                        <w:vertAlign w:val="baseline"/>
                      </w:rPr>
                    </w:pPr>
                    <w:sdt>
                      <w:sdtPr>
                        <w:tag w:val="goog_rdk_135"/>
                      </w:sdtPr>
                      <w:sdtContent>
                        <w:ins w:author="Stig Syndergaard" w:id="24" w:date="2024-03-19T19:18: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138"/>
                </w:sdtPr>
                <w:sdtContent>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24" w:date="2024-03-19T19:18:00Z"/>
                        <w:rFonts w:ascii="Arial" w:cs="Arial" w:eastAsia="Arial" w:hAnsi="Arial"/>
                        <w:b w:val="0"/>
                        <w:i w:val="0"/>
                        <w:smallCaps w:val="0"/>
                        <w:strike w:val="0"/>
                        <w:color w:val="000000"/>
                        <w:sz w:val="16"/>
                        <w:szCs w:val="16"/>
                        <w:u w:val="none"/>
                        <w:shd w:fill="auto" w:val="clear"/>
                        <w:vertAlign w:val="baseline"/>
                      </w:rPr>
                    </w:pPr>
                    <w:sdt>
                      <w:sdtPr>
                        <w:tag w:val="goog_rdk_137"/>
                      </w:sdtPr>
                      <w:sdtContent>
                        <w:ins w:author="Stig Syndergaard" w:id="24" w:date="2024-03-19T19:18: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140"/>
                </w:sdtPr>
                <w:sdtContent>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24" w:date="2024-03-19T19:18:00Z"/>
                        <w:rFonts w:ascii="Arial" w:cs="Arial" w:eastAsia="Arial" w:hAnsi="Arial"/>
                        <w:b w:val="0"/>
                        <w:i w:val="0"/>
                        <w:smallCaps w:val="0"/>
                        <w:strike w:val="0"/>
                        <w:color w:val="000000"/>
                        <w:sz w:val="16"/>
                        <w:szCs w:val="16"/>
                        <w:u w:val="none"/>
                        <w:shd w:fill="auto" w:val="clear"/>
                        <w:vertAlign w:val="baseline"/>
                      </w:rPr>
                    </w:pPr>
                    <w:sdt>
                      <w:sdtPr>
                        <w:tag w:val="goog_rdk_139"/>
                      </w:sdtPr>
                      <w:sdtContent>
                        <w:ins w:author="Stig Syndergaard" w:id="24" w:date="2024-03-19T19:18: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142"/>
                </w:sdtPr>
                <w:sdtContent>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24" w:date="2024-03-19T19:18:00Z"/>
                        <w:rFonts w:ascii="Arial" w:cs="Arial" w:eastAsia="Arial" w:hAnsi="Arial"/>
                        <w:b w:val="0"/>
                        <w:i w:val="0"/>
                        <w:smallCaps w:val="0"/>
                        <w:strike w:val="0"/>
                        <w:color w:val="000000"/>
                        <w:sz w:val="16"/>
                        <w:szCs w:val="16"/>
                        <w:u w:val="none"/>
                        <w:shd w:fill="auto" w:val="clear"/>
                        <w:vertAlign w:val="baseline"/>
                      </w:rPr>
                    </w:pPr>
                    <w:sdt>
                      <w:sdtPr>
                        <w:tag w:val="goog_rdk_141"/>
                      </w:sdtPr>
                      <w:sdtContent>
                        <w:ins w:author="Stig Syndergaard" w:id="24" w:date="2024-03-19T19:18: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144"/>
                </w:sdtPr>
                <w:sdtContent>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24" w:date="2024-03-19T19:18:00Z"/>
                        <w:rFonts w:ascii="Arial" w:cs="Arial" w:eastAsia="Arial" w:hAnsi="Arial"/>
                        <w:b w:val="0"/>
                        <w:i w:val="0"/>
                        <w:smallCaps w:val="0"/>
                        <w:strike w:val="0"/>
                        <w:color w:val="000000"/>
                        <w:sz w:val="16"/>
                        <w:szCs w:val="16"/>
                        <w:u w:val="none"/>
                        <w:shd w:fill="auto" w:val="clear"/>
                        <w:vertAlign w:val="baseline"/>
                      </w:rPr>
                    </w:pPr>
                    <w:sdt>
                      <w:sdtPr>
                        <w:tag w:val="goog_rdk_143"/>
                      </w:sdtPr>
                      <w:sdtContent>
                        <w:ins w:author="Stig Syndergaard" w:id="24" w:date="2024-03-19T19:18: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Add 6 to scale</w:t>
                          </w:r>
                        </w:ins>
                      </w:sdtContent>
                    </w:sdt>
                  </w:p>
                </w:sdtContent>
              </w:sdt>
            </w:tc>
          </w:tr>
        </w:sdtContent>
      </w:sdt>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43</w:t>
            </w:r>
          </w:p>
        </w:tc>
        <w:tc>
          <w:tcPr>
            <w:shd w:fill="f3f3f3" w:val="clear"/>
            <w:tcMar>
              <w:top w:w="0.0" w:type="dxa"/>
              <w:left w:w="108.0" w:type="dxa"/>
              <w:bottom w:w="0.0" w:type="dxa"/>
              <w:right w:w="108.0" w:type="dxa"/>
            </w:tcMar>
          </w:tcPr>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Satellite channel centre frequency</w:t>
            </w:r>
          </w:p>
        </w:tc>
        <w:tc>
          <w:tcPr>
            <w:shd w:fill="f3f3f3" w:val="clear"/>
            <w:tcMar>
              <w:top w:w="0.0" w:type="dxa"/>
              <w:left w:w="108.0" w:type="dxa"/>
              <w:bottom w:w="0.0" w:type="dxa"/>
              <w:right w:w="108.0" w:type="dxa"/>
            </w:tcMar>
          </w:tcPr>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0 02 153</w:t>
            </w:r>
          </w:p>
        </w:tc>
        <w:tc>
          <w:tcPr>
            <w:shd w:fill="f3f3f3" w:val="clear"/>
            <w:tcMar>
              <w:top w:w="0.0" w:type="dxa"/>
              <w:left w:w="108.0" w:type="dxa"/>
              <w:bottom w:w="0.0" w:type="dxa"/>
              <w:right w:w="108.0" w:type="dxa"/>
            </w:tcMar>
          </w:tcPr>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  -8</w:t>
            </w:r>
          </w:p>
        </w:tc>
        <w:tc>
          <w:tcPr>
            <w:shd w:fill="f3f3f3" w:val="clear"/>
            <w:tcMar>
              <w:top w:w="0.0" w:type="dxa"/>
              <w:left w:w="108.0" w:type="dxa"/>
              <w:bottom w:w="0.0" w:type="dxa"/>
              <w:right w:w="108.0" w:type="dxa"/>
            </w:tcMar>
          </w:tcPr>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26</w:t>
            </w:r>
          </w:p>
        </w:tc>
        <w:tc>
          <w:tcPr>
            <w:shd w:fill="f3f3f3" w:val="clear"/>
            <w:tcMar>
              <w:top w:w="0.0" w:type="dxa"/>
              <w:left w:w="108.0" w:type="dxa"/>
              <w:bottom w:w="0.0" w:type="dxa"/>
              <w:right w:w="108.0" w:type="dxa"/>
            </w:tcMar>
          </w:tcPr>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Hz</w:t>
            </w:r>
          </w:p>
        </w:tc>
        <w:tc>
          <w:tcPr>
            <w:shd w:fill="f3f3f3" w:val="clear"/>
            <w:tcMar>
              <w:top w:w="0.0" w:type="dxa"/>
              <w:left w:w="108.0" w:type="dxa"/>
              <w:bottom w:w="0.0" w:type="dxa"/>
              <w:right w:w="108.0" w:type="dxa"/>
            </w:tcMar>
          </w:tcPr>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 6.7GHz, to 0.1</w:t>
            </w:r>
            <w:sdt>
              <w:sdtPr>
                <w:tag w:val="goog_rdk_145"/>
              </w:sdtPr>
              <w:sdtContent>
                <w:ins w:author="Stig Syndergaard" w:id="25" w:date="2024-03-19T19:2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k</w:t>
                  </w:r>
                </w:ins>
              </w:sdtContent>
            </w:sdt>
            <w:sdt>
              <w:sdtPr>
                <w:tag w:val="goog_rdk_146"/>
              </w:sdtPr>
              <w:sdtContent>
                <w:del w:author="Stig Syndergaard" w:id="25" w:date="2024-03-19T19:2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delText xml:space="preserve">M</w:delText>
                  </w:r>
                </w:del>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Hz, Ionosphere corrected = 0</w:t>
            </w:r>
          </w:p>
        </w:tc>
      </w:tr>
      <w:tr>
        <w:trPr>
          <w:cantSplit w:val="1"/>
          <w:trHeight w:val="213" w:hRule="atLeast"/>
          <w:tblHeader w:val="0"/>
        </w:trPr>
        <w:tc>
          <w:tcPr>
            <w:shd w:fill="e0e0e0" w:val="clear"/>
            <w:tcMar>
              <w:top w:w="0.0" w:type="dxa"/>
              <w:left w:w="108.0" w:type="dxa"/>
              <w:bottom w:w="0.0" w:type="dxa"/>
              <w:right w:w="108.0" w:type="dxa"/>
            </w:tcMar>
          </w:tcPr>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44</w:t>
            </w:r>
          </w:p>
        </w:tc>
        <w:tc>
          <w:tcPr>
            <w:shd w:fill="e0e0e0" w:val="clear"/>
            <w:tcMar>
              <w:top w:w="0.0" w:type="dxa"/>
              <w:left w:w="108.0" w:type="dxa"/>
              <w:bottom w:w="0.0" w:type="dxa"/>
              <w:right w:w="108.0" w:type="dxa"/>
            </w:tcMar>
          </w:tcPr>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Impact Parameter</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0 07 040</w:t>
            </w:r>
          </w:p>
        </w:tc>
        <w:tc>
          <w:tcPr>
            <w:shd w:fill="e0e0e0" w:val="clear"/>
            <w:tcMar>
              <w:top w:w="0.0" w:type="dxa"/>
              <w:left w:w="108.0" w:type="dxa"/>
              <w:bottom w:w="0.0" w:type="dxa"/>
              <w:right w:w="108.0" w:type="dxa"/>
            </w:tcMar>
          </w:tcPr>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1</w:t>
            </w:r>
          </w:p>
        </w:tc>
        <w:tc>
          <w:tcPr>
            <w:shd w:fill="e0e0e0" w:val="clear"/>
            <w:tcMar>
              <w:top w:w="0.0" w:type="dxa"/>
              <w:left w:w="108.0" w:type="dxa"/>
              <w:bottom w:w="0.0" w:type="dxa"/>
              <w:right w:w="108.0" w:type="dxa"/>
            </w:tcMar>
          </w:tcPr>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62 000 000</w:t>
            </w:r>
          </w:p>
        </w:tc>
        <w:tc>
          <w:tcPr>
            <w:shd w:fill="e0e0e0" w:val="clear"/>
            <w:tcMar>
              <w:top w:w="0.0" w:type="dxa"/>
              <w:left w:w="108.0" w:type="dxa"/>
              <w:bottom w:w="0.0" w:type="dxa"/>
              <w:right w:w="108.0" w:type="dxa"/>
            </w:tcMar>
          </w:tcPr>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22</w:t>
            </w:r>
          </w:p>
        </w:tc>
        <w:tc>
          <w:tcPr>
            <w:shd w:fill="e0e0e0" w:val="clear"/>
            <w:tcMar>
              <w:top w:w="0.0" w:type="dxa"/>
              <w:left w:w="108.0" w:type="dxa"/>
              <w:bottom w:w="0.0" w:type="dxa"/>
              <w:right w:w="108.0" w:type="dxa"/>
            </w:tcMar>
          </w:tcPr>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Metres</w:t>
            </w:r>
          </w:p>
        </w:tc>
        <w:tc>
          <w:tcPr>
            <w:shd w:fill="e0e0e0" w:val="clear"/>
            <w:tcMar>
              <w:top w:w="0.0" w:type="dxa"/>
              <w:left w:w="108.0" w:type="dxa"/>
              <w:bottom w:w="0.0" w:type="dxa"/>
              <w:right w:w="108.0" w:type="dxa"/>
            </w:tcMar>
          </w:tcPr>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6200–6600 km to 10cm</w:t>
            </w:r>
            <w:r w:rsidDel="00000000" w:rsidR="00000000" w:rsidRPr="00000000">
              <w:rPr>
                <w:rtl w:val="0"/>
              </w:rPr>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(distance from centre of curvature)</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45</w:t>
            </w:r>
          </w:p>
        </w:tc>
        <w:tc>
          <w:tcPr>
            <w:shd w:fill="f3f3f3" w:val="clear"/>
            <w:tcMar>
              <w:top w:w="0.0" w:type="dxa"/>
              <w:left w:w="108.0" w:type="dxa"/>
              <w:bottom w:w="0.0" w:type="dxa"/>
              <w:right w:w="108.0" w:type="dxa"/>
            </w:tcMar>
          </w:tcPr>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Bending Angle</w:t>
            </w:r>
          </w:p>
        </w:tc>
        <w:tc>
          <w:tcPr>
            <w:shd w:fill="f3f3f3" w:val="clear"/>
            <w:tcMar>
              <w:top w:w="0.0" w:type="dxa"/>
              <w:left w:w="108.0" w:type="dxa"/>
              <w:bottom w:w="0.0" w:type="dxa"/>
              <w:right w:w="108.0" w:type="dxa"/>
            </w:tcMar>
          </w:tcPr>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0 15 037</w:t>
            </w:r>
          </w:p>
        </w:tc>
        <w:tc>
          <w:tcPr>
            <w:shd w:fill="f3f3f3" w:val="clear"/>
            <w:tcMar>
              <w:top w:w="0.0" w:type="dxa"/>
              <w:left w:w="108.0" w:type="dxa"/>
              <w:bottom w:w="0.0" w:type="dxa"/>
              <w:right w:w="108.0" w:type="dxa"/>
            </w:tcMar>
          </w:tcPr>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8</w:t>
            </w:r>
          </w:p>
        </w:tc>
        <w:tc>
          <w:tcPr>
            <w:shd w:fill="f3f3f3" w:val="clear"/>
            <w:tcMar>
              <w:top w:w="0.0" w:type="dxa"/>
              <w:left w:w="108.0" w:type="dxa"/>
              <w:bottom w:w="0.0" w:type="dxa"/>
              <w:right w:w="108.0" w:type="dxa"/>
            </w:tcMar>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-100 000</w:t>
            </w:r>
          </w:p>
        </w:tc>
        <w:tc>
          <w:tcPr>
            <w:shd w:fill="f3f3f3" w:val="clear"/>
            <w:tcMar>
              <w:top w:w="0.0" w:type="dxa"/>
              <w:left w:w="108.0" w:type="dxa"/>
              <w:bottom w:w="0.0" w:type="dxa"/>
              <w:right w:w="108.0" w:type="dxa"/>
            </w:tcMar>
          </w:tcPr>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23</w:t>
            </w:r>
          </w:p>
        </w:tc>
        <w:tc>
          <w:tcPr>
            <w:shd w:fill="f3f3f3" w:val="clear"/>
            <w:tcMar>
              <w:top w:w="0.0" w:type="dxa"/>
              <w:left w:w="108.0" w:type="dxa"/>
              <w:bottom w:w="0.0" w:type="dxa"/>
              <w:right w:w="108.0" w:type="dxa"/>
            </w:tcMar>
          </w:tcPr>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Radians</w:t>
            </w:r>
          </w:p>
        </w:tc>
        <w:tc>
          <w:tcPr>
            <w:shd w:fill="f3f3f3" w:val="clear"/>
            <w:tcMar>
              <w:top w:w="0.0" w:type="dxa"/>
              <w:left w:w="108.0" w:type="dxa"/>
              <w:bottom w:w="0.0" w:type="dxa"/>
              <w:right w:w="108.0" w:type="dxa"/>
            </w:tcMar>
          </w:tcPr>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-10</w:t>
            </w:r>
            <w:r w:rsidDel="00000000" w:rsidR="00000000" w:rsidRPr="00000000">
              <w:rPr>
                <w:rFonts w:ascii="Arial" w:cs="Arial" w:eastAsia="Arial" w:hAnsi="Arial"/>
                <w:b w:val="1"/>
                <w:i w:val="0"/>
                <w:smallCaps w:val="0"/>
                <w:strike w:val="0"/>
                <w:color w:val="0000ff"/>
                <w:sz w:val="16"/>
                <w:szCs w:val="16"/>
                <w:u w:val="none"/>
                <w:shd w:fill="auto" w:val="clear"/>
                <w:vertAlign w:val="superscript"/>
                <w:rtl w:val="0"/>
              </w:rPr>
              <w:t xml:space="preserve">-3</w:t>
            </w: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 – 8x10</w:t>
            </w:r>
            <w:r w:rsidDel="00000000" w:rsidR="00000000" w:rsidRPr="00000000">
              <w:rPr>
                <w:rFonts w:ascii="Arial" w:cs="Arial" w:eastAsia="Arial" w:hAnsi="Arial"/>
                <w:b w:val="1"/>
                <w:i w:val="0"/>
                <w:smallCaps w:val="0"/>
                <w:strike w:val="0"/>
                <w:color w:val="0000ff"/>
                <w:sz w:val="16"/>
                <w:szCs w:val="16"/>
                <w:u w:val="none"/>
                <w:shd w:fill="auto" w:val="clear"/>
                <w:vertAlign w:val="superscript"/>
                <w:rtl w:val="0"/>
              </w:rPr>
              <w:t xml:space="preserve">-2</w:t>
            </w: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 rad to 10</w:t>
            </w:r>
            <w:r w:rsidDel="00000000" w:rsidR="00000000" w:rsidRPr="00000000">
              <w:rPr>
                <w:rFonts w:ascii="Arial" w:cs="Arial" w:eastAsia="Arial" w:hAnsi="Arial"/>
                <w:b w:val="1"/>
                <w:i w:val="0"/>
                <w:smallCaps w:val="0"/>
                <w:strike w:val="0"/>
                <w:color w:val="0000ff"/>
                <w:sz w:val="16"/>
                <w:szCs w:val="16"/>
                <w:u w:val="none"/>
                <w:shd w:fill="auto" w:val="clear"/>
                <w:vertAlign w:val="superscript"/>
                <w:rtl w:val="0"/>
              </w:rPr>
              <w:t xml:space="preserve">-8</w:t>
            </w: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 rad</w:t>
            </w:r>
            <w:r w:rsidDel="00000000" w:rsidR="00000000" w:rsidRPr="00000000">
              <w:rPr>
                <w:rtl w:val="0"/>
              </w:rPr>
            </w:r>
          </w:p>
        </w:tc>
      </w:tr>
      <w:sdt>
        <w:sdtPr>
          <w:tag w:val="goog_rdk_148"/>
        </w:sdtPr>
        <w:sdtContent>
          <w:tr>
            <w:trPr>
              <w:cantSplit w:val="1"/>
              <w:tblHeader w:val="0"/>
              <w:ins w:author="Stig Syndergaard" w:id="26" w:date="2024-03-19T19:19:00Z"/>
            </w:trPr>
            <w:tc>
              <w:tcPr>
                <w:shd w:fill="e0e0e0" w:val="clear"/>
                <w:tcMar>
                  <w:top w:w="0.0" w:type="dxa"/>
                  <w:left w:w="108.0" w:type="dxa"/>
                  <w:bottom w:w="0.0" w:type="dxa"/>
                  <w:right w:w="108.0" w:type="dxa"/>
                </w:tcMar>
              </w:tcPr>
              <w:sdt>
                <w:sdtPr>
                  <w:tag w:val="goog_rdk_150"/>
                </w:sdtPr>
                <w:sdtContent>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26" w:date="2024-03-19T19:19:00Z"/>
                        <w:rFonts w:ascii="Arial" w:cs="Arial" w:eastAsia="Arial" w:hAnsi="Arial"/>
                        <w:b w:val="0"/>
                        <w:i w:val="0"/>
                        <w:smallCaps w:val="0"/>
                        <w:strike w:val="0"/>
                        <w:color w:val="000000"/>
                        <w:sz w:val="16"/>
                        <w:szCs w:val="16"/>
                        <w:u w:val="none"/>
                        <w:shd w:fill="auto" w:val="clear"/>
                        <w:vertAlign w:val="baseline"/>
                      </w:rPr>
                    </w:pPr>
                    <w:sdt>
                      <w:sdtPr>
                        <w:tag w:val="goog_rdk_149"/>
                      </w:sdtPr>
                      <w:sdtContent>
                        <w:ins w:author="Stig Syndergaard" w:id="26" w:date="2024-03-19T19:19: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46</w:t>
                          </w:r>
                        </w:ins>
                      </w:sdtContent>
                    </w:sdt>
                  </w:p>
                </w:sdtContent>
              </w:sdt>
            </w:tc>
            <w:tc>
              <w:tcPr>
                <w:shd w:fill="e0e0e0" w:val="clear"/>
                <w:tcMar>
                  <w:top w:w="0.0" w:type="dxa"/>
                  <w:left w:w="108.0" w:type="dxa"/>
                  <w:bottom w:w="0.0" w:type="dxa"/>
                  <w:right w:w="108.0" w:type="dxa"/>
                </w:tcMar>
              </w:tcPr>
              <w:sdt>
                <w:sdtPr>
                  <w:tag w:val="goog_rdk_153"/>
                </w:sdtPr>
                <w:sdtContent>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26" w:date="2024-03-19T19:19:00Z"/>
                        <w:rFonts w:ascii="Arial" w:cs="Arial" w:eastAsia="Arial" w:hAnsi="Arial"/>
                        <w:b w:val="1"/>
                        <w:i w:val="0"/>
                        <w:smallCaps w:val="0"/>
                        <w:strike w:val="0"/>
                        <w:color w:val="0000ff"/>
                        <w:sz w:val="16"/>
                        <w:szCs w:val="16"/>
                        <w:u w:val="none"/>
                        <w:shd w:fill="auto" w:val="clear"/>
                        <w:vertAlign w:val="baseline"/>
                      </w:rPr>
                    </w:pPr>
                    <w:sdt>
                      <w:sdtPr>
                        <w:tag w:val="goog_rdk_151"/>
                      </w:sdtPr>
                      <w:sdtContent>
                        <w:ins w:author="Stig Syndergaard" w:id="26" w:date="2024-03-19T19:19:00Z"/>
                        <w:sdt>
                          <w:sdtPr>
                            <w:tag w:val="goog_rdk_152"/>
                          </w:sdtPr>
                          <w:sdtContent>
                            <w:commentRangeStart w:id="16"/>
                          </w:sdtContent>
                        </w:sdt>
                        <w:ins w:author="Stig Syndergaard" w:id="26" w:date="2024-03-19T19:19: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Estimated error in bending angle</w:t>
                          </w:r>
                          <w:commentRangeEnd w:id="16"/>
                          <w:r w:rsidDel="00000000" w:rsidR="00000000" w:rsidRPr="00000000">
                            <w:commentReference w:id="16"/>
                          </w:r>
                          <w:r w:rsidDel="00000000" w:rsidR="00000000" w:rsidRPr="00000000">
                            <w:rPr>
                              <w:rtl w:val="0"/>
                            </w:rPr>
                          </w:r>
                        </w:ins>
                      </w:sdtContent>
                    </w:sdt>
                  </w:p>
                </w:sdtContent>
              </w:sdt>
            </w:tc>
            <w:tc>
              <w:tcPr>
                <w:shd w:fill="e0e0e0" w:val="clear"/>
                <w:tcMar>
                  <w:top w:w="0.0" w:type="dxa"/>
                  <w:left w:w="108.0" w:type="dxa"/>
                  <w:bottom w:w="0.0" w:type="dxa"/>
                  <w:right w:w="108.0" w:type="dxa"/>
                </w:tcMar>
              </w:tcPr>
              <w:sdt>
                <w:sdtPr>
                  <w:tag w:val="goog_rdk_155"/>
                </w:sdtPr>
                <w:sdtContent>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26" w:date="2024-03-19T19:19:00Z"/>
                        <w:rFonts w:ascii="Arial" w:cs="Arial" w:eastAsia="Arial" w:hAnsi="Arial"/>
                        <w:b w:val="1"/>
                        <w:i w:val="0"/>
                        <w:smallCaps w:val="0"/>
                        <w:strike w:val="0"/>
                        <w:color w:val="0000ff"/>
                        <w:sz w:val="16"/>
                        <w:szCs w:val="16"/>
                        <w:u w:val="none"/>
                        <w:shd w:fill="auto" w:val="clear"/>
                        <w:vertAlign w:val="baseline"/>
                      </w:rPr>
                    </w:pPr>
                    <w:sdt>
                      <w:sdtPr>
                        <w:tag w:val="goog_rdk_154"/>
                      </w:sdtPr>
                      <w:sdtContent>
                        <w:ins w:author="Stig Syndergaard" w:id="26" w:date="2024-03-19T19:19: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 15 043 (New)</w:t>
                          </w:r>
                        </w:ins>
                      </w:sdtContent>
                    </w:sdt>
                  </w:p>
                </w:sdtContent>
              </w:sdt>
            </w:tc>
            <w:tc>
              <w:tcPr>
                <w:shd w:fill="e0e0e0" w:val="clear"/>
                <w:tcMar>
                  <w:top w:w="0.0" w:type="dxa"/>
                  <w:left w:w="108.0" w:type="dxa"/>
                  <w:bottom w:w="0.0" w:type="dxa"/>
                  <w:right w:w="108.0" w:type="dxa"/>
                </w:tcMar>
              </w:tcPr>
              <w:sdt>
                <w:sdtPr>
                  <w:tag w:val="goog_rdk_157"/>
                </w:sdtPr>
                <w:sdtContent>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26" w:date="2024-03-19T19:19:00Z"/>
                        <w:rFonts w:ascii="Arial" w:cs="Arial" w:eastAsia="Arial" w:hAnsi="Arial"/>
                        <w:b w:val="1"/>
                        <w:i w:val="0"/>
                        <w:smallCaps w:val="0"/>
                        <w:strike w:val="0"/>
                        <w:color w:val="0000ff"/>
                        <w:sz w:val="16"/>
                        <w:szCs w:val="16"/>
                        <w:u w:val="none"/>
                        <w:shd w:fill="auto" w:val="clear"/>
                        <w:vertAlign w:val="baseline"/>
                      </w:rPr>
                    </w:pPr>
                    <w:sdt>
                      <w:sdtPr>
                        <w:tag w:val="goog_rdk_156"/>
                      </w:sdtPr>
                      <w:sdtContent>
                        <w:ins w:author="Stig Syndergaard" w:id="26" w:date="2024-03-19T19:19: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8</w:t>
                          </w:r>
                        </w:ins>
                      </w:sdtContent>
                    </w:sdt>
                  </w:p>
                </w:sdtContent>
              </w:sdt>
            </w:tc>
            <w:tc>
              <w:tcPr>
                <w:shd w:fill="e0e0e0" w:val="clear"/>
                <w:tcMar>
                  <w:top w:w="0.0" w:type="dxa"/>
                  <w:left w:w="108.0" w:type="dxa"/>
                  <w:bottom w:w="0.0" w:type="dxa"/>
                  <w:right w:w="108.0" w:type="dxa"/>
                </w:tcMar>
              </w:tcPr>
              <w:sdt>
                <w:sdtPr>
                  <w:tag w:val="goog_rdk_159"/>
                </w:sdtPr>
                <w:sdtContent>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26" w:date="2024-03-19T19:19:00Z"/>
                        <w:rFonts w:ascii="Arial" w:cs="Arial" w:eastAsia="Arial" w:hAnsi="Arial"/>
                        <w:b w:val="1"/>
                        <w:i w:val="0"/>
                        <w:smallCaps w:val="0"/>
                        <w:strike w:val="0"/>
                        <w:color w:val="0000ff"/>
                        <w:sz w:val="16"/>
                        <w:szCs w:val="16"/>
                        <w:u w:val="none"/>
                        <w:shd w:fill="auto" w:val="clear"/>
                        <w:vertAlign w:val="baseline"/>
                      </w:rPr>
                    </w:pPr>
                    <w:sdt>
                      <w:sdtPr>
                        <w:tag w:val="goog_rdk_158"/>
                      </w:sdtPr>
                      <w:sdtContent>
                        <w:ins w:author="Stig Syndergaard" w:id="26" w:date="2024-03-19T19:19: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w:t>
                          </w:r>
                        </w:ins>
                      </w:sdtContent>
                    </w:sdt>
                  </w:p>
                </w:sdtContent>
              </w:sdt>
            </w:tc>
            <w:tc>
              <w:tcPr>
                <w:shd w:fill="e0e0e0" w:val="clear"/>
                <w:tcMar>
                  <w:top w:w="0.0" w:type="dxa"/>
                  <w:left w:w="108.0" w:type="dxa"/>
                  <w:bottom w:w="0.0" w:type="dxa"/>
                  <w:right w:w="108.0" w:type="dxa"/>
                </w:tcMar>
              </w:tcPr>
              <w:sdt>
                <w:sdtPr>
                  <w:tag w:val="goog_rdk_161"/>
                </w:sdtPr>
                <w:sdtContent>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26" w:date="2024-03-19T19:19:00Z"/>
                        <w:rFonts w:ascii="Arial" w:cs="Arial" w:eastAsia="Arial" w:hAnsi="Arial"/>
                        <w:b w:val="1"/>
                        <w:i w:val="0"/>
                        <w:smallCaps w:val="0"/>
                        <w:strike w:val="0"/>
                        <w:color w:val="0000ff"/>
                        <w:sz w:val="16"/>
                        <w:szCs w:val="16"/>
                        <w:u w:val="none"/>
                        <w:shd w:fill="auto" w:val="clear"/>
                        <w:vertAlign w:val="baseline"/>
                      </w:rPr>
                    </w:pPr>
                    <w:sdt>
                      <w:sdtPr>
                        <w:tag w:val="goog_rdk_160"/>
                      </w:sdtPr>
                      <w:sdtContent>
                        <w:ins w:author="Stig Syndergaard" w:id="26" w:date="2024-03-19T19:19: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20</w:t>
                          </w:r>
                        </w:ins>
                      </w:sdtContent>
                    </w:sdt>
                  </w:p>
                </w:sdtContent>
              </w:sdt>
            </w:tc>
            <w:tc>
              <w:tcPr>
                <w:shd w:fill="e0e0e0" w:val="clear"/>
                <w:tcMar>
                  <w:top w:w="0.0" w:type="dxa"/>
                  <w:left w:w="108.0" w:type="dxa"/>
                  <w:bottom w:w="0.0" w:type="dxa"/>
                  <w:right w:w="108.0" w:type="dxa"/>
                </w:tcMar>
              </w:tcPr>
              <w:sdt>
                <w:sdtPr>
                  <w:tag w:val="goog_rdk_163"/>
                </w:sdtPr>
                <w:sdtContent>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26" w:date="2024-03-19T19:19:00Z"/>
                        <w:rFonts w:ascii="Arial" w:cs="Arial" w:eastAsia="Arial" w:hAnsi="Arial"/>
                        <w:b w:val="1"/>
                        <w:i w:val="0"/>
                        <w:smallCaps w:val="0"/>
                        <w:strike w:val="0"/>
                        <w:color w:val="0000ff"/>
                        <w:sz w:val="16"/>
                        <w:szCs w:val="16"/>
                        <w:u w:val="none"/>
                        <w:shd w:fill="auto" w:val="clear"/>
                        <w:vertAlign w:val="baseline"/>
                      </w:rPr>
                    </w:pPr>
                    <w:sdt>
                      <w:sdtPr>
                        <w:tag w:val="goog_rdk_162"/>
                      </w:sdtPr>
                      <w:sdtContent>
                        <w:ins w:author="Stig Syndergaard" w:id="26" w:date="2024-03-19T19:19: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Radians</w:t>
                          </w:r>
                        </w:ins>
                      </w:sdtContent>
                    </w:sdt>
                  </w:p>
                </w:sdtContent>
              </w:sdt>
            </w:tc>
            <w:tc>
              <w:tcPr>
                <w:shd w:fill="e0e0e0" w:val="clear"/>
                <w:tcMar>
                  <w:top w:w="0.0" w:type="dxa"/>
                  <w:left w:w="108.0" w:type="dxa"/>
                  <w:bottom w:w="0.0" w:type="dxa"/>
                  <w:right w:w="108.0" w:type="dxa"/>
                </w:tcMar>
              </w:tcPr>
              <w:sdt>
                <w:sdtPr>
                  <w:tag w:val="goog_rdk_165"/>
                </w:sdtPr>
                <w:sdtContent>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26" w:date="2024-03-19T19:19:00Z"/>
                        <w:rFonts w:ascii="Arial" w:cs="Arial" w:eastAsia="Arial" w:hAnsi="Arial"/>
                        <w:b w:val="1"/>
                        <w:i w:val="0"/>
                        <w:smallCaps w:val="0"/>
                        <w:strike w:val="0"/>
                        <w:color w:val="0000ff"/>
                        <w:sz w:val="16"/>
                        <w:szCs w:val="16"/>
                        <w:u w:val="none"/>
                        <w:shd w:fill="auto" w:val="clear"/>
                        <w:vertAlign w:val="baseline"/>
                      </w:rPr>
                    </w:pPr>
                    <w:sdt>
                      <w:sdtPr>
                        <w:tag w:val="goog_rdk_164"/>
                      </w:sdtPr>
                      <w:sdtContent>
                        <w:ins w:author="Stig Syndergaard" w:id="26" w:date="2024-03-19T19:19: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 – 10</w:t>
                          </w:r>
                          <w:r w:rsidDel="00000000" w:rsidR="00000000" w:rsidRPr="00000000">
                            <w:rPr>
                              <w:rFonts w:ascii="Arial" w:cs="Arial" w:eastAsia="Arial" w:hAnsi="Arial"/>
                              <w:b w:val="1"/>
                              <w:i w:val="0"/>
                              <w:smallCaps w:val="0"/>
                              <w:strike w:val="0"/>
                              <w:color w:val="0000ff"/>
                              <w:sz w:val="16"/>
                              <w:szCs w:val="16"/>
                              <w:u w:val="none"/>
                              <w:shd w:fill="auto" w:val="clear"/>
                              <w:vertAlign w:val="superscript"/>
                              <w:rtl w:val="0"/>
                            </w:rPr>
                            <w:t xml:space="preserve">-2</w:t>
                          </w: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 rad to 10</w:t>
                          </w:r>
                          <w:r w:rsidDel="00000000" w:rsidR="00000000" w:rsidRPr="00000000">
                            <w:rPr>
                              <w:rFonts w:ascii="Arial" w:cs="Arial" w:eastAsia="Arial" w:hAnsi="Arial"/>
                              <w:b w:val="1"/>
                              <w:i w:val="0"/>
                              <w:smallCaps w:val="0"/>
                              <w:strike w:val="0"/>
                              <w:color w:val="0000ff"/>
                              <w:sz w:val="16"/>
                              <w:szCs w:val="16"/>
                              <w:u w:val="none"/>
                              <w:shd w:fill="auto" w:val="clear"/>
                              <w:vertAlign w:val="superscript"/>
                              <w:rtl w:val="0"/>
                            </w:rPr>
                            <w:t xml:space="preserve">-8</w:t>
                          </w: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 rad</w:t>
                          </w:r>
                        </w:ins>
                      </w:sdtContent>
                    </w:sdt>
                  </w:p>
                </w:sdtContent>
              </w:sdt>
            </w:tc>
          </w:tr>
        </w:sdtContent>
      </w:sdt>
      <w:sdt>
        <w:sdtPr>
          <w:tag w:val="goog_rdk_167"/>
        </w:sdtPr>
        <w:sdtContent>
          <w:tr>
            <w:trPr>
              <w:cantSplit w:val="1"/>
              <w:tblHeader w:val="0"/>
              <w:del w:author="Stig Syndergaard" w:id="27" w:date="2024-03-19T19:20:00Z"/>
            </w:trPr>
            <w:tc>
              <w:tcPr>
                <w:shd w:fill="e0e0e0" w:val="clear"/>
                <w:tcMar>
                  <w:top w:w="0.0" w:type="dxa"/>
                  <w:left w:w="108.0" w:type="dxa"/>
                  <w:bottom w:w="0.0" w:type="dxa"/>
                  <w:right w:w="108.0" w:type="dxa"/>
                </w:tcMar>
              </w:tcPr>
              <w:sdt>
                <w:sdtPr>
                  <w:tag w:val="goog_rdk_169"/>
                </w:sdtPr>
                <w:sdtContent>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del w:author="Stig Syndergaard" w:id="27" w:date="2024-03-19T19:20:00Z"/>
                        <w:rFonts w:ascii="Arial" w:cs="Arial" w:eastAsia="Arial" w:hAnsi="Arial"/>
                        <w:b w:val="0"/>
                        <w:i w:val="0"/>
                        <w:smallCaps w:val="0"/>
                        <w:strike w:val="0"/>
                        <w:color w:val="000000"/>
                        <w:sz w:val="16"/>
                        <w:szCs w:val="16"/>
                        <w:u w:val="none"/>
                        <w:shd w:fill="auto" w:val="clear"/>
                        <w:vertAlign w:val="baseline"/>
                      </w:rPr>
                    </w:pPr>
                    <w:sdt>
                      <w:sdtPr>
                        <w:tag w:val="goog_rdk_168"/>
                      </w:sdtPr>
                      <w:sdtContent>
                        <w:del w:author="Stig Syndergaard" w:id="27" w:date="2024-03-19T19:20: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delText xml:space="preserve">46</w:delText>
                          </w:r>
                        </w:del>
                      </w:sdtContent>
                    </w:sdt>
                  </w:p>
                </w:sdtContent>
              </w:sdt>
            </w:tc>
            <w:tc>
              <w:tcPr>
                <w:shd w:fill="e0e0e0" w:val="clear"/>
                <w:tcMar>
                  <w:top w:w="0.0" w:type="dxa"/>
                  <w:left w:w="108.0" w:type="dxa"/>
                  <w:bottom w:w="0.0" w:type="dxa"/>
                  <w:right w:w="108.0" w:type="dxa"/>
                </w:tcMar>
              </w:tcPr>
              <w:sdt>
                <w:sdtPr>
                  <w:tag w:val="goog_rdk_171"/>
                </w:sdtPr>
                <w:sdtContent>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27" w:date="2024-03-19T19:20:00Z"/>
                        <w:rFonts w:ascii="Arial" w:cs="Arial" w:eastAsia="Arial" w:hAnsi="Arial"/>
                        <w:b w:val="1"/>
                        <w:i w:val="0"/>
                        <w:smallCaps w:val="0"/>
                        <w:strike w:val="0"/>
                        <w:color w:val="0000ff"/>
                        <w:sz w:val="16"/>
                        <w:szCs w:val="16"/>
                        <w:u w:val="none"/>
                        <w:shd w:fill="auto" w:val="clear"/>
                        <w:vertAlign w:val="baseline"/>
                      </w:rPr>
                    </w:pPr>
                    <w:sdt>
                      <w:sdtPr>
                        <w:tag w:val="goog_rdk_170"/>
                      </w:sdtPr>
                      <w:sdtContent>
                        <w:del w:author="Stig Syndergaard" w:id="27" w:date="2024-03-19T19:20: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delText xml:space="preserve">Estimated error in bending angle</w:delText>
                          </w:r>
                        </w:del>
                      </w:sdtContent>
                    </w:sdt>
                  </w:p>
                </w:sdtContent>
              </w:sdt>
            </w:tc>
            <w:tc>
              <w:tcPr>
                <w:shd w:fill="e0e0e0" w:val="clear"/>
                <w:tcMar>
                  <w:top w:w="0.0" w:type="dxa"/>
                  <w:left w:w="108.0" w:type="dxa"/>
                  <w:bottom w:w="0.0" w:type="dxa"/>
                  <w:right w:w="108.0" w:type="dxa"/>
                </w:tcMar>
              </w:tcPr>
              <w:sdt>
                <w:sdtPr>
                  <w:tag w:val="goog_rdk_173"/>
                </w:sdtPr>
                <w:sdtContent>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del w:author="Stig Syndergaard" w:id="27" w:date="2024-03-19T19:20:00Z"/>
                        <w:rFonts w:ascii="Arial" w:cs="Arial" w:eastAsia="Arial" w:hAnsi="Arial"/>
                        <w:b w:val="1"/>
                        <w:i w:val="0"/>
                        <w:smallCaps w:val="0"/>
                        <w:strike w:val="0"/>
                        <w:color w:val="0000ff"/>
                        <w:sz w:val="16"/>
                        <w:szCs w:val="16"/>
                        <w:u w:val="none"/>
                        <w:shd w:fill="auto" w:val="clear"/>
                        <w:vertAlign w:val="baseline"/>
                      </w:rPr>
                    </w:pPr>
                    <w:sdt>
                      <w:sdtPr>
                        <w:tag w:val="goog_rdk_172"/>
                      </w:sdtPr>
                      <w:sdtContent>
                        <w:del w:author="Stig Syndergaard" w:id="27" w:date="2024-03-19T19:20: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delText xml:space="preserve">0 15 043 (New)</w:delText>
                          </w:r>
                        </w:del>
                      </w:sdtContent>
                    </w:sdt>
                  </w:p>
                </w:sdtContent>
              </w:sdt>
            </w:tc>
            <w:tc>
              <w:tcPr>
                <w:shd w:fill="e0e0e0" w:val="clear"/>
                <w:tcMar>
                  <w:top w:w="0.0" w:type="dxa"/>
                  <w:left w:w="108.0" w:type="dxa"/>
                  <w:bottom w:w="0.0" w:type="dxa"/>
                  <w:right w:w="108.0" w:type="dxa"/>
                </w:tcMar>
              </w:tcPr>
              <w:sdt>
                <w:sdtPr>
                  <w:tag w:val="goog_rdk_175"/>
                </w:sdtPr>
                <w:sdtContent>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del w:author="Stig Syndergaard" w:id="27" w:date="2024-03-19T19:20:00Z"/>
                        <w:rFonts w:ascii="Arial" w:cs="Arial" w:eastAsia="Arial" w:hAnsi="Arial"/>
                        <w:b w:val="0"/>
                        <w:i w:val="0"/>
                        <w:smallCaps w:val="0"/>
                        <w:strike w:val="0"/>
                        <w:color w:val="0000ff"/>
                        <w:sz w:val="16"/>
                        <w:szCs w:val="16"/>
                        <w:u w:val="none"/>
                        <w:shd w:fill="auto" w:val="clear"/>
                        <w:vertAlign w:val="baseline"/>
                      </w:rPr>
                    </w:pPr>
                    <w:sdt>
                      <w:sdtPr>
                        <w:tag w:val="goog_rdk_174"/>
                      </w:sdtPr>
                      <w:sdtContent>
                        <w:del w:author="Stig Syndergaard" w:id="27" w:date="2024-03-19T19:20:00Z">
                          <w:r w:rsidDel="00000000" w:rsidR="00000000" w:rsidRPr="00000000">
                            <w:rPr>
                              <w:rFonts w:ascii="Arial" w:cs="Arial" w:eastAsia="Arial" w:hAnsi="Arial"/>
                              <w:b w:val="0"/>
                              <w:i w:val="0"/>
                              <w:smallCaps w:val="0"/>
                              <w:strike w:val="0"/>
                              <w:color w:val="0000ff"/>
                              <w:sz w:val="16"/>
                              <w:szCs w:val="16"/>
                              <w:u w:val="none"/>
                              <w:shd w:fill="auto" w:val="clear"/>
                              <w:vertAlign w:val="baseline"/>
                              <w:rtl w:val="0"/>
                            </w:rPr>
                            <w:delText xml:space="preserve">8</w:delText>
                          </w:r>
                        </w:del>
                      </w:sdtContent>
                    </w:sdt>
                  </w:p>
                </w:sdtContent>
              </w:sdt>
            </w:tc>
            <w:tc>
              <w:tcPr>
                <w:shd w:fill="e0e0e0" w:val="clear"/>
                <w:tcMar>
                  <w:top w:w="0.0" w:type="dxa"/>
                  <w:left w:w="108.0" w:type="dxa"/>
                  <w:bottom w:w="0.0" w:type="dxa"/>
                  <w:right w:w="108.0" w:type="dxa"/>
                </w:tcMar>
              </w:tcPr>
              <w:sdt>
                <w:sdtPr>
                  <w:tag w:val="goog_rdk_177"/>
                </w:sdtPr>
                <w:sdtContent>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del w:author="Stig Syndergaard" w:id="27" w:date="2024-03-19T19:20:00Z"/>
                        <w:rFonts w:ascii="Arial" w:cs="Arial" w:eastAsia="Arial" w:hAnsi="Arial"/>
                        <w:b w:val="0"/>
                        <w:i w:val="0"/>
                        <w:smallCaps w:val="0"/>
                        <w:strike w:val="0"/>
                        <w:color w:val="0000ff"/>
                        <w:sz w:val="16"/>
                        <w:szCs w:val="16"/>
                        <w:u w:val="none"/>
                        <w:shd w:fill="auto" w:val="clear"/>
                        <w:vertAlign w:val="baseline"/>
                      </w:rPr>
                    </w:pPr>
                    <w:sdt>
                      <w:sdtPr>
                        <w:tag w:val="goog_rdk_176"/>
                      </w:sdtPr>
                      <w:sdtContent>
                        <w:del w:author="Stig Syndergaard" w:id="27" w:date="2024-03-19T19:20:00Z">
                          <w:r w:rsidDel="00000000" w:rsidR="00000000" w:rsidRPr="00000000">
                            <w:rPr>
                              <w:rFonts w:ascii="Arial" w:cs="Arial" w:eastAsia="Arial" w:hAnsi="Arial"/>
                              <w:b w:val="0"/>
                              <w:i w:val="0"/>
                              <w:smallCaps w:val="0"/>
                              <w:strike w:val="0"/>
                              <w:color w:val="0000ff"/>
                              <w:sz w:val="16"/>
                              <w:szCs w:val="16"/>
                              <w:u w:val="none"/>
                              <w:shd w:fill="auto" w:val="clear"/>
                              <w:vertAlign w:val="baseline"/>
                              <w:rtl w:val="0"/>
                            </w:rPr>
                            <w:delText xml:space="preserve">-100 000</w:delText>
                          </w:r>
                        </w:del>
                      </w:sdtContent>
                    </w:sdt>
                  </w:p>
                </w:sdtContent>
              </w:sdt>
            </w:tc>
            <w:tc>
              <w:tcPr>
                <w:shd w:fill="e0e0e0" w:val="clear"/>
                <w:tcMar>
                  <w:top w:w="0.0" w:type="dxa"/>
                  <w:left w:w="108.0" w:type="dxa"/>
                  <w:bottom w:w="0.0" w:type="dxa"/>
                  <w:right w:w="108.0" w:type="dxa"/>
                </w:tcMar>
              </w:tcPr>
              <w:sdt>
                <w:sdtPr>
                  <w:tag w:val="goog_rdk_179"/>
                </w:sdtPr>
                <w:sdtContent>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del w:author="Stig Syndergaard" w:id="27" w:date="2024-03-19T19:20:00Z"/>
                        <w:rFonts w:ascii="Arial" w:cs="Arial" w:eastAsia="Arial" w:hAnsi="Arial"/>
                        <w:b w:val="0"/>
                        <w:i w:val="0"/>
                        <w:smallCaps w:val="0"/>
                        <w:strike w:val="0"/>
                        <w:color w:val="0000ff"/>
                        <w:sz w:val="16"/>
                        <w:szCs w:val="16"/>
                        <w:u w:val="none"/>
                        <w:shd w:fill="auto" w:val="clear"/>
                        <w:vertAlign w:val="baseline"/>
                      </w:rPr>
                    </w:pPr>
                    <w:sdt>
                      <w:sdtPr>
                        <w:tag w:val="goog_rdk_178"/>
                      </w:sdtPr>
                      <w:sdtContent>
                        <w:del w:author="Stig Syndergaard" w:id="27" w:date="2024-03-19T19:20:00Z">
                          <w:r w:rsidDel="00000000" w:rsidR="00000000" w:rsidRPr="00000000">
                            <w:rPr>
                              <w:rFonts w:ascii="Arial" w:cs="Arial" w:eastAsia="Arial" w:hAnsi="Arial"/>
                              <w:b w:val="0"/>
                              <w:i w:val="0"/>
                              <w:smallCaps w:val="0"/>
                              <w:strike w:val="0"/>
                              <w:color w:val="0000ff"/>
                              <w:sz w:val="16"/>
                              <w:szCs w:val="16"/>
                              <w:u w:val="none"/>
                              <w:shd w:fill="auto" w:val="clear"/>
                              <w:vertAlign w:val="baseline"/>
                              <w:rtl w:val="0"/>
                            </w:rPr>
                            <w:delText xml:space="preserve">23</w:delText>
                          </w:r>
                        </w:del>
                      </w:sdtContent>
                    </w:sdt>
                  </w:p>
                </w:sdtContent>
              </w:sdt>
            </w:tc>
            <w:tc>
              <w:tcPr>
                <w:shd w:fill="e0e0e0" w:val="clear"/>
                <w:tcMar>
                  <w:top w:w="0.0" w:type="dxa"/>
                  <w:left w:w="108.0" w:type="dxa"/>
                  <w:bottom w:w="0.0" w:type="dxa"/>
                  <w:right w:w="108.0" w:type="dxa"/>
                </w:tcMar>
              </w:tcPr>
              <w:sdt>
                <w:sdtPr>
                  <w:tag w:val="goog_rdk_181"/>
                </w:sdtPr>
                <w:sdtContent>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27" w:date="2024-03-19T19:20:00Z"/>
                        <w:rFonts w:ascii="Arial" w:cs="Arial" w:eastAsia="Arial" w:hAnsi="Arial"/>
                        <w:b w:val="0"/>
                        <w:i w:val="0"/>
                        <w:smallCaps w:val="0"/>
                        <w:strike w:val="0"/>
                        <w:color w:val="0000ff"/>
                        <w:sz w:val="16"/>
                        <w:szCs w:val="16"/>
                        <w:u w:val="none"/>
                        <w:shd w:fill="auto" w:val="clear"/>
                        <w:vertAlign w:val="baseline"/>
                      </w:rPr>
                    </w:pPr>
                    <w:sdt>
                      <w:sdtPr>
                        <w:tag w:val="goog_rdk_180"/>
                      </w:sdtPr>
                      <w:sdtContent>
                        <w:del w:author="Stig Syndergaard" w:id="27" w:date="2024-03-19T19:20:00Z">
                          <w:r w:rsidDel="00000000" w:rsidR="00000000" w:rsidRPr="00000000">
                            <w:rPr>
                              <w:rFonts w:ascii="Arial" w:cs="Arial" w:eastAsia="Arial" w:hAnsi="Arial"/>
                              <w:b w:val="0"/>
                              <w:i w:val="0"/>
                              <w:smallCaps w:val="0"/>
                              <w:strike w:val="0"/>
                              <w:color w:val="0000ff"/>
                              <w:sz w:val="16"/>
                              <w:szCs w:val="16"/>
                              <w:u w:val="none"/>
                              <w:shd w:fill="auto" w:val="clear"/>
                              <w:vertAlign w:val="baseline"/>
                              <w:rtl w:val="0"/>
                            </w:rPr>
                            <w:delText xml:space="preserve">Radians</w:delText>
                          </w:r>
                        </w:del>
                      </w:sdtContent>
                    </w:sdt>
                  </w:p>
                </w:sdtContent>
              </w:sdt>
            </w:tc>
            <w:tc>
              <w:tcPr>
                <w:shd w:fill="e0e0e0" w:val="clear"/>
                <w:tcMar>
                  <w:top w:w="0.0" w:type="dxa"/>
                  <w:left w:w="108.0" w:type="dxa"/>
                  <w:bottom w:w="0.0" w:type="dxa"/>
                  <w:right w:w="108.0" w:type="dxa"/>
                </w:tcMar>
              </w:tcPr>
              <w:sdt>
                <w:sdtPr>
                  <w:tag w:val="goog_rdk_183"/>
                </w:sdtPr>
                <w:sdtContent>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27" w:date="2024-03-19T19:20:00Z"/>
                        <w:rFonts w:ascii="Arial" w:cs="Arial" w:eastAsia="Arial" w:hAnsi="Arial"/>
                        <w:b w:val="0"/>
                        <w:i w:val="0"/>
                        <w:smallCaps w:val="0"/>
                        <w:strike w:val="0"/>
                        <w:color w:val="000000"/>
                        <w:sz w:val="16"/>
                        <w:szCs w:val="16"/>
                        <w:u w:val="none"/>
                        <w:shd w:fill="auto" w:val="clear"/>
                        <w:vertAlign w:val="baseline"/>
                      </w:rPr>
                    </w:pPr>
                    <w:sdt>
                      <w:sdtPr>
                        <w:tag w:val="goog_rdk_182"/>
                      </w:sdtPr>
                      <w:sdtContent>
                        <w:del w:author="Stig Syndergaard" w:id="27" w:date="2024-03-19T19:20: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delText xml:space="preserve">-10</w:delText>
                          </w:r>
                          <w:r w:rsidDel="00000000" w:rsidR="00000000" w:rsidRPr="00000000">
                            <w:rPr>
                              <w:rFonts w:ascii="Arial" w:cs="Arial" w:eastAsia="Arial" w:hAnsi="Arial"/>
                              <w:b w:val="1"/>
                              <w:i w:val="0"/>
                              <w:smallCaps w:val="0"/>
                              <w:strike w:val="0"/>
                              <w:color w:val="0000ff"/>
                              <w:sz w:val="16"/>
                              <w:szCs w:val="16"/>
                              <w:u w:val="none"/>
                              <w:shd w:fill="auto" w:val="clear"/>
                              <w:vertAlign w:val="superscript"/>
                              <w:rtl w:val="0"/>
                            </w:rPr>
                            <w:delText xml:space="preserve">-3</w:delText>
                          </w: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delText xml:space="preserve"> – 8x10</w:delText>
                          </w:r>
                          <w:r w:rsidDel="00000000" w:rsidR="00000000" w:rsidRPr="00000000">
                            <w:rPr>
                              <w:rFonts w:ascii="Arial" w:cs="Arial" w:eastAsia="Arial" w:hAnsi="Arial"/>
                              <w:b w:val="1"/>
                              <w:i w:val="0"/>
                              <w:smallCaps w:val="0"/>
                              <w:strike w:val="0"/>
                              <w:color w:val="0000ff"/>
                              <w:sz w:val="16"/>
                              <w:szCs w:val="16"/>
                              <w:u w:val="none"/>
                              <w:shd w:fill="auto" w:val="clear"/>
                              <w:vertAlign w:val="superscript"/>
                              <w:rtl w:val="0"/>
                            </w:rPr>
                            <w:delText xml:space="preserve">-2</w:delText>
                          </w: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delText xml:space="preserve"> rad to 10</w:delText>
                          </w:r>
                          <w:r w:rsidDel="00000000" w:rsidR="00000000" w:rsidRPr="00000000">
                            <w:rPr>
                              <w:rFonts w:ascii="Arial" w:cs="Arial" w:eastAsia="Arial" w:hAnsi="Arial"/>
                              <w:b w:val="1"/>
                              <w:i w:val="0"/>
                              <w:smallCaps w:val="0"/>
                              <w:strike w:val="0"/>
                              <w:color w:val="0000ff"/>
                              <w:sz w:val="16"/>
                              <w:szCs w:val="16"/>
                              <w:u w:val="none"/>
                              <w:shd w:fill="auto" w:val="clear"/>
                              <w:vertAlign w:val="superscript"/>
                              <w:rtl w:val="0"/>
                            </w:rPr>
                            <w:delText xml:space="preserve">-8</w:delText>
                          </w: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delText xml:space="preserve"> rad</w:delText>
                          </w:r>
                          <w:r w:rsidDel="00000000" w:rsidR="00000000" w:rsidRPr="00000000">
                            <w:rPr>
                              <w:rtl w:val="0"/>
                            </w:rPr>
                          </w:r>
                        </w:del>
                      </w:sdtContent>
                    </w:sdt>
                  </w:p>
                </w:sdtContent>
              </w:sdt>
            </w:tc>
          </w:tr>
        </w:sdtContent>
      </w:sdt>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N0</w:t>
            </w:r>
          </w:p>
        </w:tc>
        <w:tc>
          <w:tcPr>
            <w:shd w:fill="f3f3f3" w:val="clear"/>
            <w:tcMar>
              <w:top w:w="0.0" w:type="dxa"/>
              <w:left w:w="108.0" w:type="dxa"/>
              <w:bottom w:w="0.0" w:type="dxa"/>
              <w:right w:w="108.0" w:type="dxa"/>
            </w:tcMar>
          </w:tcPr>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(end delayed replication)</w:t>
            </w:r>
          </w:p>
        </w:tc>
        <w:tc>
          <w:tcPr>
            <w:shd w:fill="f3f3f3" w:val="clear"/>
            <w:tcMar>
              <w:top w:w="0.0" w:type="dxa"/>
              <w:left w:w="108.0" w:type="dxa"/>
              <w:bottom w:w="0.0" w:type="dxa"/>
              <w:right w:w="108.0" w:type="dxa"/>
            </w:tcMar>
          </w:tcPr>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N0 = 42+</w:t>
            </w:r>
            <w:sdt>
              <w:sdtPr>
                <w:tag w:val="goog_rdk_184"/>
              </w:sdtPr>
              <w:sdtContent>
                <w:ins w:author="Stig Syndergaard" w:id="28" w:date="2024-03-19T19:21:00Z">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4</w:t>
                  </w:r>
                </w:ins>
              </w:sdtContent>
            </w:sdt>
            <w:sdt>
              <w:sdtPr>
                <w:tag w:val="goog_rdk_185"/>
              </w:sdtPr>
              <w:sdtContent>
                <w:del w:author="Stig Syndergaard" w:id="28" w:date="2024-03-19T19:21:00Z">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delText xml:space="preserve">6</w:delText>
                  </w:r>
                </w:del>
              </w:sdtContent>
            </w:sdt>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.n0 elements</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N0+1</w:t>
            </w:r>
          </w:p>
        </w:tc>
        <w:tc>
          <w:tcPr>
            <w:shd w:fill="e0e0e0" w:val="clear"/>
            <w:tcMar>
              <w:top w:w="0.0" w:type="dxa"/>
              <w:left w:w="108.0" w:type="dxa"/>
              <w:bottom w:w="0.0" w:type="dxa"/>
              <w:right w:w="108.0" w:type="dxa"/>
            </w:tcMar>
          </w:tcPr>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Percent confidence</w:t>
            </w:r>
          </w:p>
        </w:tc>
        <w:tc>
          <w:tcPr>
            <w:shd w:fill="e0e0e0" w:val="clear"/>
            <w:tcMar>
              <w:top w:w="0.0" w:type="dxa"/>
              <w:left w:w="108.0" w:type="dxa"/>
              <w:bottom w:w="0.0" w:type="dxa"/>
              <w:right w:w="108.0" w:type="dxa"/>
            </w:tcMar>
          </w:tcPr>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0 33 007</w:t>
            </w:r>
          </w:p>
        </w:tc>
        <w:tc>
          <w:tcPr>
            <w:shd w:fill="e0e0e0" w:val="clear"/>
            <w:tcMar>
              <w:top w:w="0.0" w:type="dxa"/>
              <w:left w:w="108.0" w:type="dxa"/>
              <w:bottom w:w="0.0" w:type="dxa"/>
              <w:right w:w="108.0" w:type="dxa"/>
            </w:tcMar>
          </w:tcPr>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7</w:t>
            </w:r>
          </w:p>
        </w:tc>
        <w:tc>
          <w:tcPr>
            <w:shd w:fill="e0e0e0" w:val="clear"/>
            <w:tcMar>
              <w:top w:w="0.0" w:type="dxa"/>
              <w:left w:w="108.0" w:type="dxa"/>
              <w:bottom w:w="0.0" w:type="dxa"/>
              <w:right w:w="108.0" w:type="dxa"/>
            </w:tcMar>
          </w:tcPr>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p>
        </w:tc>
        <w:tc>
          <w:tcPr>
            <w:shd w:fill="e0e0e0" w:val="clear"/>
            <w:tcMar>
              <w:top w:w="0.0" w:type="dxa"/>
              <w:left w:w="108.0" w:type="dxa"/>
              <w:bottom w:w="0.0" w:type="dxa"/>
              <w:right w:w="108.0" w:type="dxa"/>
            </w:tcMar>
          </w:tcPr>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 bad, 100 = good</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Fonts w:ascii="Arial" w:cs="Arial" w:eastAsia="Arial" w:hAnsi="Arial"/>
                <w:b w:val="0"/>
                <w:i w:val="0"/>
                <w:smallCaps w:val="0"/>
                <w:strike w:val="0"/>
                <w:color w:val="c00000"/>
                <w:sz w:val="16"/>
                <w:szCs w:val="16"/>
                <w:u w:val="none"/>
                <w:shd w:fill="auto" w:val="clear"/>
                <w:vertAlign w:val="baseline"/>
                <w:rtl w:val="0"/>
              </w:rPr>
              <w:t xml:space="preserve">N0+2</w:t>
            </w:r>
          </w:p>
        </w:tc>
        <w:tc>
          <w:tcPr>
            <w:shd w:fill="e0e0e0" w:val="clear"/>
            <w:tcMar>
              <w:top w:w="0.0" w:type="dxa"/>
              <w:left w:w="108.0" w:type="dxa"/>
              <w:bottom w:w="0.0" w:type="dxa"/>
              <w:right w:w="108.0" w:type="dxa"/>
            </w:tcMar>
          </w:tcPr>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c00000"/>
                <w:sz w:val="16"/>
                <w:szCs w:val="16"/>
                <w:u w:val="none"/>
                <w:shd w:fill="auto" w:val="clear"/>
                <w:vertAlign w:val="baseline"/>
              </w:rPr>
            </w:pPr>
            <w:r w:rsidDel="00000000" w:rsidR="00000000" w:rsidRPr="00000000">
              <w:rPr>
                <w:rFonts w:ascii="Arial" w:cs="Arial" w:eastAsia="Arial" w:hAnsi="Arial"/>
                <w:b w:val="1"/>
                <w:i w:val="0"/>
                <w:smallCaps w:val="0"/>
                <w:strike w:val="0"/>
                <w:color w:val="c00000"/>
                <w:sz w:val="16"/>
                <w:szCs w:val="16"/>
                <w:u w:val="none"/>
                <w:shd w:fill="auto" w:val="clear"/>
                <w:vertAlign w:val="baseline"/>
                <w:rtl w:val="0"/>
              </w:rPr>
              <w:t xml:space="preserve">Short delayed replication factor</w:t>
            </w:r>
          </w:p>
        </w:tc>
        <w:tc>
          <w:tcPr>
            <w:shd w:fill="e0e0e0" w:val="clear"/>
            <w:tcMar>
              <w:top w:w="0.0" w:type="dxa"/>
              <w:left w:w="108.0" w:type="dxa"/>
              <w:bottom w:w="0.0" w:type="dxa"/>
              <w:right w:w="108.0" w:type="dxa"/>
            </w:tcMar>
          </w:tcPr>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c00000"/>
                <w:sz w:val="16"/>
                <w:szCs w:val="16"/>
                <w:u w:val="none"/>
                <w:shd w:fill="auto" w:val="clear"/>
                <w:vertAlign w:val="baseline"/>
              </w:rPr>
            </w:pPr>
            <w:r w:rsidDel="00000000" w:rsidR="00000000" w:rsidRPr="00000000">
              <w:rPr>
                <w:rFonts w:ascii="Arial" w:cs="Arial" w:eastAsia="Arial" w:hAnsi="Arial"/>
                <w:b w:val="1"/>
                <w:i w:val="0"/>
                <w:smallCaps w:val="0"/>
                <w:strike w:val="0"/>
                <w:color w:val="c00000"/>
                <w:sz w:val="16"/>
                <w:szCs w:val="16"/>
                <w:u w:val="none"/>
                <w:shd w:fill="auto" w:val="clear"/>
                <w:vertAlign w:val="baseline"/>
                <w:rtl w:val="0"/>
              </w:rPr>
              <w:t xml:space="preserve">0 31 000</w:t>
            </w:r>
          </w:p>
        </w:tc>
        <w:tc>
          <w:tcPr>
            <w:shd w:fill="e0e0e0" w:val="clear"/>
            <w:tcMar>
              <w:top w:w="0.0" w:type="dxa"/>
              <w:left w:w="108.0" w:type="dxa"/>
              <w:bottom w:w="0.0" w:type="dxa"/>
              <w:right w:w="108.0" w:type="dxa"/>
            </w:tcMar>
          </w:tcPr>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Fonts w:ascii="Arial" w:cs="Arial" w:eastAsia="Arial" w:hAnsi="Arial"/>
                <w:b w:val="0"/>
                <w:i w:val="0"/>
                <w:smallCaps w:val="0"/>
                <w:strike w:val="0"/>
                <w:color w:val="c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Fonts w:ascii="Arial" w:cs="Arial" w:eastAsia="Arial" w:hAnsi="Arial"/>
                <w:b w:val="0"/>
                <w:i w:val="0"/>
                <w:smallCaps w:val="0"/>
                <w:strike w:val="0"/>
                <w:color w:val="c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Fonts w:ascii="Arial" w:cs="Arial" w:eastAsia="Arial" w:hAnsi="Arial"/>
                <w:b w:val="0"/>
                <w:i w:val="0"/>
                <w:smallCaps w:val="0"/>
                <w:strike w:val="0"/>
                <w:color w:val="c00000"/>
                <w:sz w:val="16"/>
                <w:szCs w:val="16"/>
                <w:u w:val="none"/>
                <w:shd w:fill="auto" w:val="clear"/>
                <w:vertAlign w:val="baseline"/>
                <w:rtl w:val="0"/>
              </w:rPr>
              <w:t xml:space="preserve">1</w:t>
            </w:r>
          </w:p>
        </w:tc>
        <w:tc>
          <w:tcPr>
            <w:shd w:fill="e0e0e0" w:val="clear"/>
            <w:tcMar>
              <w:top w:w="0.0" w:type="dxa"/>
              <w:left w:w="108.0" w:type="dxa"/>
              <w:bottom w:w="0.0" w:type="dxa"/>
              <w:right w:w="108.0" w:type="dxa"/>
            </w:tcMar>
          </w:tcPr>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Fonts w:ascii="Arial" w:cs="Arial" w:eastAsia="Arial" w:hAnsi="Arial"/>
                <w:b w:val="0"/>
                <w:i w:val="0"/>
                <w:smallCaps w:val="0"/>
                <w:strike w:val="0"/>
                <w:color w:val="c00000"/>
                <w:sz w:val="16"/>
                <w:szCs w:val="16"/>
                <w:u w:val="none"/>
                <w:shd w:fill="auto" w:val="clear"/>
                <w:vertAlign w:val="baseline"/>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Fonts w:ascii="Arial" w:cs="Arial" w:eastAsia="Arial" w:hAnsi="Arial"/>
                <w:b w:val="0"/>
                <w:i w:val="0"/>
                <w:smallCaps w:val="0"/>
                <w:strike w:val="0"/>
                <w:color w:val="c00000"/>
                <w:sz w:val="16"/>
                <w:szCs w:val="16"/>
                <w:u w:val="none"/>
                <w:shd w:fill="auto" w:val="clear"/>
                <w:vertAlign w:val="baseline"/>
                <w:rtl w:val="0"/>
              </w:rPr>
              <w:t xml:space="preserve">Indicate presence of PRO variables</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Fonts w:ascii="Arial" w:cs="Arial" w:eastAsia="Arial" w:hAnsi="Arial"/>
                <w:b w:val="0"/>
                <w:i w:val="0"/>
                <w:smallCaps w:val="0"/>
                <w:strike w:val="0"/>
                <w:color w:val="c00000"/>
                <w:sz w:val="16"/>
                <w:szCs w:val="16"/>
                <w:u w:val="none"/>
                <w:shd w:fill="auto" w:val="clear"/>
                <w:vertAlign w:val="baseline"/>
                <w:rtl w:val="0"/>
              </w:rPr>
              <w:t xml:space="preserve">N0+3</w:t>
            </w:r>
          </w:p>
        </w:tc>
        <w:tc>
          <w:tcPr>
            <w:shd w:fill="e0e0e0" w:val="clear"/>
            <w:tcMar>
              <w:top w:w="0.0" w:type="dxa"/>
              <w:left w:w="108.0" w:type="dxa"/>
              <w:bottom w:w="0.0" w:type="dxa"/>
              <w:right w:w="108.0" w:type="dxa"/>
            </w:tcMar>
          </w:tcPr>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c00000"/>
                <w:sz w:val="16"/>
                <w:szCs w:val="16"/>
                <w:u w:val="none"/>
                <w:shd w:fill="auto" w:val="clear"/>
                <w:vertAlign w:val="baseline"/>
              </w:rPr>
            </w:pPr>
            <w:r w:rsidDel="00000000" w:rsidR="00000000" w:rsidRPr="00000000">
              <w:rPr>
                <w:rFonts w:ascii="Arial" w:cs="Arial" w:eastAsia="Arial" w:hAnsi="Arial"/>
                <w:b w:val="1"/>
                <w:i w:val="0"/>
                <w:smallCaps w:val="0"/>
                <w:strike w:val="0"/>
                <w:color w:val="c00000"/>
                <w:sz w:val="16"/>
                <w:szCs w:val="16"/>
                <w:u w:val="none"/>
                <w:shd w:fill="auto" w:val="clear"/>
                <w:vertAlign w:val="baseline"/>
                <w:rtl w:val="0"/>
              </w:rPr>
              <w:t xml:space="preserve">Impact Parameter</w:t>
            </w:r>
          </w:p>
        </w:tc>
        <w:tc>
          <w:tcPr>
            <w:shd w:fill="e0e0e0" w:val="clear"/>
            <w:tcMar>
              <w:top w:w="0.0" w:type="dxa"/>
              <w:left w:w="108.0" w:type="dxa"/>
              <w:bottom w:w="0.0" w:type="dxa"/>
              <w:right w:w="108.0" w:type="dxa"/>
            </w:tcMar>
          </w:tcPr>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c00000"/>
                <w:sz w:val="16"/>
                <w:szCs w:val="16"/>
                <w:u w:val="none"/>
                <w:shd w:fill="auto" w:val="clear"/>
                <w:vertAlign w:val="baseline"/>
              </w:rPr>
            </w:pPr>
            <w:r w:rsidDel="00000000" w:rsidR="00000000" w:rsidRPr="00000000">
              <w:rPr>
                <w:rFonts w:ascii="Arial" w:cs="Arial" w:eastAsia="Arial" w:hAnsi="Arial"/>
                <w:b w:val="1"/>
                <w:i w:val="0"/>
                <w:smallCaps w:val="0"/>
                <w:strike w:val="0"/>
                <w:color w:val="c00000"/>
                <w:sz w:val="16"/>
                <w:szCs w:val="16"/>
                <w:u w:val="none"/>
                <w:shd w:fill="auto" w:val="clear"/>
                <w:vertAlign w:val="baseline"/>
                <w:rtl w:val="0"/>
              </w:rPr>
              <w:t xml:space="preserve">0 07 040</w:t>
            </w:r>
          </w:p>
        </w:tc>
        <w:tc>
          <w:tcPr>
            <w:shd w:fill="e0e0e0" w:val="clear"/>
            <w:tcMar>
              <w:top w:w="0.0" w:type="dxa"/>
              <w:left w:w="108.0" w:type="dxa"/>
              <w:bottom w:w="0.0" w:type="dxa"/>
              <w:right w:w="108.0" w:type="dxa"/>
            </w:tcMar>
          </w:tcPr>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Fonts w:ascii="Arial" w:cs="Arial" w:eastAsia="Arial" w:hAnsi="Arial"/>
                <w:b w:val="1"/>
                <w:i w:val="0"/>
                <w:smallCaps w:val="0"/>
                <w:strike w:val="0"/>
                <w:color w:val="c00000"/>
                <w:sz w:val="16"/>
                <w:szCs w:val="16"/>
                <w:u w:val="none"/>
                <w:shd w:fill="auto" w:val="clear"/>
                <w:vertAlign w:val="baseline"/>
                <w:rtl w:val="0"/>
              </w:rPr>
              <w:t xml:space="preserve">1</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Fonts w:ascii="Arial" w:cs="Arial" w:eastAsia="Arial" w:hAnsi="Arial"/>
                <w:b w:val="1"/>
                <w:i w:val="0"/>
                <w:smallCaps w:val="0"/>
                <w:strike w:val="0"/>
                <w:color w:val="c00000"/>
                <w:sz w:val="16"/>
                <w:szCs w:val="16"/>
                <w:u w:val="none"/>
                <w:shd w:fill="auto" w:val="clear"/>
                <w:vertAlign w:val="baseline"/>
                <w:rtl w:val="0"/>
              </w:rPr>
              <w:t xml:space="preserve">62 000 000</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Fonts w:ascii="Arial" w:cs="Arial" w:eastAsia="Arial" w:hAnsi="Arial"/>
                <w:b w:val="1"/>
                <w:i w:val="0"/>
                <w:smallCaps w:val="0"/>
                <w:strike w:val="0"/>
                <w:color w:val="c00000"/>
                <w:sz w:val="16"/>
                <w:szCs w:val="16"/>
                <w:u w:val="none"/>
                <w:shd w:fill="auto" w:val="clear"/>
                <w:vertAlign w:val="baseline"/>
                <w:rtl w:val="0"/>
              </w:rPr>
              <w:t xml:space="preserve">22</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Fonts w:ascii="Arial" w:cs="Arial" w:eastAsia="Arial" w:hAnsi="Arial"/>
                <w:b w:val="1"/>
                <w:i w:val="0"/>
                <w:smallCaps w:val="0"/>
                <w:strike w:val="0"/>
                <w:color w:val="c00000"/>
                <w:sz w:val="16"/>
                <w:szCs w:val="16"/>
                <w:u w:val="none"/>
                <w:shd w:fill="auto" w:val="clear"/>
                <w:vertAlign w:val="baseline"/>
                <w:rtl w:val="0"/>
              </w:rPr>
              <w:t xml:space="preserve">Metres</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c00000"/>
                <w:sz w:val="24"/>
                <w:szCs w:val="24"/>
                <w:u w:val="none"/>
                <w:shd w:fill="auto" w:val="clear"/>
                <w:vertAlign w:val="baseline"/>
              </w:rPr>
            </w:pPr>
            <w:r w:rsidDel="00000000" w:rsidR="00000000" w:rsidRPr="00000000">
              <w:rPr>
                <w:rFonts w:ascii="Arial" w:cs="Arial" w:eastAsia="Arial" w:hAnsi="Arial"/>
                <w:b w:val="1"/>
                <w:i w:val="0"/>
                <w:smallCaps w:val="0"/>
                <w:strike w:val="0"/>
                <w:color w:val="c00000"/>
                <w:sz w:val="16"/>
                <w:szCs w:val="16"/>
                <w:u w:val="none"/>
                <w:shd w:fill="auto" w:val="clear"/>
                <w:vertAlign w:val="baseline"/>
                <w:rtl w:val="0"/>
              </w:rPr>
              <w:t xml:space="preserve">6200–6600 km to 10cm</w:t>
            </w:r>
            <w:r w:rsidDel="00000000" w:rsidR="00000000" w:rsidRPr="00000000">
              <w:rPr>
                <w:rtl w:val="0"/>
              </w:rPr>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Fonts w:ascii="Arial" w:cs="Arial" w:eastAsia="Arial" w:hAnsi="Arial"/>
                <w:b w:val="1"/>
                <w:i w:val="0"/>
                <w:smallCaps w:val="0"/>
                <w:strike w:val="0"/>
                <w:color w:val="c00000"/>
                <w:sz w:val="16"/>
                <w:szCs w:val="16"/>
                <w:u w:val="none"/>
                <w:shd w:fill="auto" w:val="clear"/>
                <w:vertAlign w:val="baseline"/>
                <w:rtl w:val="0"/>
              </w:rPr>
              <w:t xml:space="preserve">(distance from centre of curvature)</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Fonts w:ascii="Arial" w:cs="Arial" w:eastAsia="Arial" w:hAnsi="Arial"/>
                <w:b w:val="0"/>
                <w:i w:val="0"/>
                <w:smallCaps w:val="0"/>
                <w:strike w:val="0"/>
                <w:color w:val="c00000"/>
                <w:sz w:val="16"/>
                <w:szCs w:val="16"/>
                <w:u w:val="none"/>
                <w:shd w:fill="auto" w:val="clear"/>
                <w:vertAlign w:val="baseline"/>
                <w:rtl w:val="0"/>
              </w:rPr>
              <w:t xml:space="preserve">N0+4</w:t>
            </w:r>
          </w:p>
        </w:tc>
        <w:tc>
          <w:tcPr>
            <w:shd w:fill="e0e0e0" w:val="clear"/>
            <w:tcMar>
              <w:top w:w="0.0" w:type="dxa"/>
              <w:left w:w="108.0" w:type="dxa"/>
              <w:bottom w:w="0.0" w:type="dxa"/>
              <w:right w:w="108.0" w:type="dxa"/>
            </w:tcMar>
          </w:tcPr>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c00000"/>
                <w:sz w:val="16"/>
                <w:szCs w:val="16"/>
                <w:u w:val="none"/>
                <w:shd w:fill="auto" w:val="clear"/>
                <w:vertAlign w:val="baseline"/>
              </w:rPr>
            </w:pPr>
            <w:r w:rsidDel="00000000" w:rsidR="00000000" w:rsidRPr="00000000">
              <w:rPr>
                <w:rFonts w:ascii="Arial" w:cs="Arial" w:eastAsia="Arial" w:hAnsi="Arial"/>
                <w:b w:val="1"/>
                <w:i w:val="0"/>
                <w:smallCaps w:val="0"/>
                <w:strike w:val="0"/>
                <w:color w:val="c00000"/>
                <w:sz w:val="16"/>
                <w:szCs w:val="16"/>
                <w:u w:val="none"/>
                <w:shd w:fill="auto" w:val="clear"/>
                <w:vertAlign w:val="baseline"/>
                <w:rtl w:val="0"/>
              </w:rPr>
              <w:t xml:space="preserve">Calibrated phase difference</w:t>
            </w:r>
          </w:p>
        </w:tc>
        <w:tc>
          <w:tcPr>
            <w:shd w:fill="e0e0e0" w:val="clear"/>
            <w:tcMar>
              <w:top w:w="0.0" w:type="dxa"/>
              <w:left w:w="108.0" w:type="dxa"/>
              <w:bottom w:w="0.0" w:type="dxa"/>
              <w:right w:w="108.0" w:type="dxa"/>
            </w:tcMar>
          </w:tcPr>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c00000"/>
                <w:sz w:val="16"/>
                <w:szCs w:val="16"/>
                <w:u w:val="none"/>
                <w:shd w:fill="auto" w:val="clear"/>
                <w:vertAlign w:val="baseline"/>
              </w:rPr>
            </w:pPr>
            <w:r w:rsidDel="00000000" w:rsidR="00000000" w:rsidRPr="00000000">
              <w:rPr>
                <w:rFonts w:ascii="Arial" w:cs="Arial" w:eastAsia="Arial" w:hAnsi="Arial"/>
                <w:b w:val="1"/>
                <w:i w:val="0"/>
                <w:smallCaps w:val="0"/>
                <w:strike w:val="0"/>
                <w:color w:val="c00000"/>
                <w:sz w:val="16"/>
                <w:szCs w:val="16"/>
                <w:u w:val="none"/>
                <w:shd w:fill="auto" w:val="clear"/>
                <w:vertAlign w:val="baseline"/>
                <w:rtl w:val="0"/>
              </w:rPr>
              <w:t xml:space="preserve">New</w:t>
            </w:r>
          </w:p>
        </w:tc>
        <w:tc>
          <w:tcPr>
            <w:shd w:fill="e0e0e0" w:val="clear"/>
            <w:tcMar>
              <w:top w:w="0.0" w:type="dxa"/>
              <w:left w:w="108.0" w:type="dxa"/>
              <w:bottom w:w="0.0" w:type="dxa"/>
              <w:right w:w="108.0" w:type="dxa"/>
            </w:tcMar>
          </w:tcPr>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Fonts w:ascii="Arial" w:cs="Arial" w:eastAsia="Arial" w:hAnsi="Arial"/>
                <w:b w:val="0"/>
                <w:i w:val="0"/>
                <w:smallCaps w:val="0"/>
                <w:strike w:val="0"/>
                <w:color w:val="c00000"/>
                <w:sz w:val="16"/>
                <w:szCs w:val="16"/>
                <w:u w:val="none"/>
                <w:shd w:fill="auto" w:val="clear"/>
                <w:vertAlign w:val="baseline"/>
                <w:rtl w:val="0"/>
              </w:rPr>
              <w:t xml:space="preserve">N0+5</w:t>
            </w:r>
          </w:p>
        </w:tc>
        <w:tc>
          <w:tcPr>
            <w:shd w:fill="e0e0e0" w:val="clear"/>
            <w:tcMar>
              <w:top w:w="0.0" w:type="dxa"/>
              <w:left w:w="108.0" w:type="dxa"/>
              <w:bottom w:w="0.0" w:type="dxa"/>
              <w:right w:w="108.0" w:type="dxa"/>
            </w:tcMar>
          </w:tcPr>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c00000"/>
                <w:sz w:val="16"/>
                <w:szCs w:val="16"/>
                <w:u w:val="none"/>
                <w:shd w:fill="auto" w:val="clear"/>
                <w:vertAlign w:val="baseline"/>
              </w:rPr>
            </w:pPr>
            <w:r w:rsidDel="00000000" w:rsidR="00000000" w:rsidRPr="00000000">
              <w:rPr>
                <w:rFonts w:ascii="Arial" w:cs="Arial" w:eastAsia="Arial" w:hAnsi="Arial"/>
                <w:b w:val="1"/>
                <w:i w:val="0"/>
                <w:smallCaps w:val="0"/>
                <w:strike w:val="0"/>
                <w:color w:val="c00000"/>
                <w:sz w:val="16"/>
                <w:szCs w:val="16"/>
                <w:u w:val="none"/>
                <w:shd w:fill="auto" w:val="clear"/>
                <w:vertAlign w:val="baseline"/>
                <w:rtl w:val="0"/>
              </w:rPr>
              <w:t xml:space="preserve">Estimated error in calibrated phase difference</w:t>
            </w:r>
          </w:p>
        </w:tc>
        <w:tc>
          <w:tcPr>
            <w:shd w:fill="e0e0e0" w:val="clear"/>
            <w:tcMar>
              <w:top w:w="0.0" w:type="dxa"/>
              <w:left w:w="108.0" w:type="dxa"/>
              <w:bottom w:w="0.0" w:type="dxa"/>
              <w:right w:w="108.0" w:type="dxa"/>
            </w:tcMar>
          </w:tcPr>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c00000"/>
                <w:sz w:val="16"/>
                <w:szCs w:val="16"/>
                <w:u w:val="none"/>
                <w:shd w:fill="auto" w:val="clear"/>
                <w:vertAlign w:val="baseline"/>
              </w:rPr>
            </w:pPr>
            <w:r w:rsidDel="00000000" w:rsidR="00000000" w:rsidRPr="00000000">
              <w:rPr>
                <w:rFonts w:ascii="Arial" w:cs="Arial" w:eastAsia="Arial" w:hAnsi="Arial"/>
                <w:b w:val="1"/>
                <w:i w:val="0"/>
                <w:smallCaps w:val="0"/>
                <w:strike w:val="0"/>
                <w:color w:val="c00000"/>
                <w:sz w:val="16"/>
                <w:szCs w:val="16"/>
                <w:u w:val="none"/>
                <w:shd w:fill="auto" w:val="clear"/>
                <w:vertAlign w:val="baseline"/>
                <w:rtl w:val="0"/>
              </w:rPr>
              <w:t xml:space="preserve">New</w:t>
            </w:r>
          </w:p>
        </w:tc>
        <w:tc>
          <w:tcPr>
            <w:shd w:fill="e0e0e0" w:val="clear"/>
            <w:tcMar>
              <w:top w:w="0.0" w:type="dxa"/>
              <w:left w:w="108.0" w:type="dxa"/>
              <w:bottom w:w="0.0" w:type="dxa"/>
              <w:right w:w="108.0" w:type="dxa"/>
            </w:tcMar>
          </w:tcPr>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Fonts w:ascii="Arial" w:cs="Arial" w:eastAsia="Arial" w:hAnsi="Arial"/>
                <w:b w:val="0"/>
                <w:i w:val="0"/>
                <w:smallCaps w:val="0"/>
                <w:strike w:val="0"/>
                <w:color w:val="c00000"/>
                <w:sz w:val="16"/>
                <w:szCs w:val="16"/>
                <w:u w:val="none"/>
                <w:shd w:fill="auto" w:val="clear"/>
                <w:vertAlign w:val="baseline"/>
                <w:rtl w:val="0"/>
              </w:rPr>
              <w:t xml:space="preserve">N0+6</w:t>
            </w:r>
          </w:p>
        </w:tc>
        <w:tc>
          <w:tcPr>
            <w:shd w:fill="e0e0e0" w:val="clear"/>
            <w:tcMar>
              <w:top w:w="0.0" w:type="dxa"/>
              <w:left w:w="108.0" w:type="dxa"/>
              <w:bottom w:w="0.0" w:type="dxa"/>
              <w:right w:w="108.0" w:type="dxa"/>
            </w:tcMar>
          </w:tcPr>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c00000"/>
                <w:sz w:val="16"/>
                <w:szCs w:val="16"/>
                <w:u w:val="none"/>
                <w:shd w:fill="auto" w:val="clear"/>
                <w:vertAlign w:val="baseline"/>
              </w:rPr>
            </w:pPr>
            <w:r w:rsidDel="00000000" w:rsidR="00000000" w:rsidRPr="00000000">
              <w:rPr>
                <w:rFonts w:ascii="Arial" w:cs="Arial" w:eastAsia="Arial" w:hAnsi="Arial"/>
                <w:b w:val="1"/>
                <w:i w:val="0"/>
                <w:smallCaps w:val="0"/>
                <w:strike w:val="0"/>
                <w:color w:val="c00000"/>
                <w:sz w:val="16"/>
                <w:szCs w:val="16"/>
                <w:u w:val="none"/>
                <w:shd w:fill="auto" w:val="clear"/>
                <w:vertAlign w:val="baseline"/>
                <w:rtl w:val="0"/>
              </w:rPr>
              <w:t xml:space="preserve">(end delayed replication)</w:t>
            </w:r>
          </w:p>
        </w:tc>
        <w:tc>
          <w:tcPr>
            <w:shd w:fill="e0e0e0" w:val="clear"/>
            <w:tcMar>
              <w:top w:w="0.0" w:type="dxa"/>
              <w:left w:w="108.0" w:type="dxa"/>
              <w:bottom w:w="0.0" w:type="dxa"/>
              <w:right w:w="108.0" w:type="dxa"/>
            </w:tcMar>
          </w:tcPr>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c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c00000"/>
                <w:sz w:val="16"/>
                <w:szCs w:val="16"/>
                <w:u w:val="none"/>
                <w:shd w:fill="auto" w:val="clear"/>
                <w:vertAlign w:val="baseline"/>
              </w:rPr>
            </w:pP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N0+7</w:t>
            </w:r>
          </w:p>
        </w:tc>
        <w:tc>
          <w:tcPr>
            <w:shd w:fill="e0e0e0" w:val="clear"/>
            <w:tcMar>
              <w:top w:w="0.0" w:type="dxa"/>
              <w:left w:w="108.0" w:type="dxa"/>
              <w:bottom w:w="0.0" w:type="dxa"/>
              <w:right w:w="108.0" w:type="dxa"/>
            </w:tcMar>
          </w:tcPr>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Short delayed replication factor</w:t>
            </w:r>
          </w:p>
        </w:tc>
        <w:tc>
          <w:tcPr>
            <w:shd w:fill="e0e0e0" w:val="clear"/>
            <w:tcMar>
              <w:top w:w="0.0" w:type="dxa"/>
              <w:left w:w="108.0" w:type="dxa"/>
              <w:bottom w:w="0.0" w:type="dxa"/>
              <w:right w:w="108.0" w:type="dxa"/>
            </w:tcMar>
          </w:tcPr>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0 31 000</w:t>
            </w:r>
          </w:p>
        </w:tc>
        <w:tc>
          <w:tcPr>
            <w:shd w:fill="e0e0e0" w:val="clear"/>
            <w:tcMar>
              <w:top w:w="0.0" w:type="dxa"/>
              <w:left w:w="108.0" w:type="dxa"/>
              <w:bottom w:w="0.0" w:type="dxa"/>
              <w:right w:w="108.0" w:type="dxa"/>
            </w:tcMar>
          </w:tcPr>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1</w:t>
            </w:r>
          </w:p>
        </w:tc>
        <w:tc>
          <w:tcPr>
            <w:shd w:fill="e0e0e0" w:val="clear"/>
            <w:tcMar>
              <w:top w:w="0.0" w:type="dxa"/>
              <w:left w:w="108.0" w:type="dxa"/>
              <w:bottom w:w="0.0" w:type="dxa"/>
              <w:right w:w="108.0" w:type="dxa"/>
            </w:tcMar>
          </w:tcPr>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Indicate presence of absence of following aircraft block</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N0+8</w:t>
            </w:r>
          </w:p>
        </w:tc>
        <w:tc>
          <w:tcPr>
            <w:tcBorders>
              <w:top w:color="000000" w:space="0" w:sz="0" w:val="nil"/>
              <w:left w:color="000000" w:space="0" w:sz="0" w:val="nil"/>
              <w:bottom w:color="000000" w:space="0" w:sz="0" w:val="nil"/>
              <w:right w:color="000000" w:space="0" w:sz="0" w:val="nil"/>
            </w:tcBorders>
            <w:shd w:fill="f3f3f3" w:val="clear"/>
            <w:tcMar>
              <w:top w:w="0.0" w:type="dxa"/>
              <w:left w:w="108.0" w:type="dxa"/>
              <w:bottom w:w="0.0" w:type="dxa"/>
              <w:right w:w="108.0" w:type="dxa"/>
            </w:tcMar>
          </w:tcPr>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538135"/>
                <w:sz w:val="16"/>
                <w:szCs w:val="16"/>
                <w:u w:val="none"/>
                <w:shd w:fill="auto" w:val="clear"/>
                <w:vertAlign w:val="baseline"/>
              </w:rPr>
            </w:pPr>
            <w:sdt>
              <w:sdtPr>
                <w:tag w:val="goog_rdk_186"/>
              </w:sdtPr>
              <w:sdtContent>
                <w:commentRangeStart w:id="17"/>
              </w:sdtContent>
            </w:sdt>
            <w:sdt>
              <w:sdtPr>
                <w:tag w:val="goog_rdk_187"/>
              </w:sdtPr>
              <w:sdtContent>
                <w:commentRangeStart w:id="18"/>
              </w:sdtContent>
            </w:sdt>
            <w:sdt>
              <w:sdtPr>
                <w:tag w:val="goog_rdk_188"/>
              </w:sdtPr>
              <w:sdtContent>
                <w:commentRangeStart w:id="19"/>
              </w:sdtContent>
            </w:sdt>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Aircraft height</w:t>
            </w:r>
          </w:p>
        </w:tc>
        <w:tc>
          <w:tcPr>
            <w:tcBorders>
              <w:top w:color="000000" w:space="0" w:sz="0" w:val="nil"/>
              <w:left w:color="000000" w:space="0" w:sz="0" w:val="nil"/>
              <w:bottom w:color="000000" w:space="0" w:sz="0" w:val="nil"/>
              <w:right w:color="000000" w:space="0" w:sz="0" w:val="nil"/>
            </w:tcBorders>
            <w:shd w:fill="f3f3f3" w:val="clear"/>
            <w:tcMar>
              <w:top w:w="0.0" w:type="dxa"/>
              <w:left w:w="108.0" w:type="dxa"/>
              <w:bottom w:w="0.0" w:type="dxa"/>
              <w:right w:w="108.0" w:type="dxa"/>
            </w:tcMar>
          </w:tcPr>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0 07 002</w:t>
            </w:r>
          </w:p>
        </w:tc>
        <w:tc>
          <w:tcPr>
            <w:tcBorders>
              <w:top w:color="000000" w:space="0" w:sz="0" w:val="nil"/>
              <w:left w:color="000000" w:space="0" w:sz="0" w:val="nil"/>
              <w:bottom w:color="000000" w:space="0" w:sz="0" w:val="nil"/>
              <w:right w:color="000000" w:space="0" w:sz="0" w:val="nil"/>
            </w:tcBorders>
            <w:shd w:fill="f3f3f3" w:val="clear"/>
            <w:tcMar>
              <w:top w:w="0.0" w:type="dxa"/>
              <w:left w:w="108.0" w:type="dxa"/>
              <w:bottom w:w="0.0" w:type="dxa"/>
              <w:right w:w="108.0" w:type="dxa"/>
            </w:tcMar>
          </w:tcPr>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0</w:t>
            </w:r>
          </w:p>
        </w:tc>
        <w:tc>
          <w:tcPr>
            <w:tcBorders>
              <w:top w:color="000000" w:space="0" w:sz="0" w:val="nil"/>
              <w:left w:color="000000" w:space="0" w:sz="0" w:val="nil"/>
              <w:bottom w:color="000000" w:space="0" w:sz="0" w:val="nil"/>
              <w:right w:color="000000" w:space="0" w:sz="0" w:val="nil"/>
            </w:tcBorders>
            <w:shd w:fill="f3f3f3" w:val="clear"/>
            <w:tcMar>
              <w:top w:w="0.0" w:type="dxa"/>
              <w:left w:w="108.0" w:type="dxa"/>
              <w:bottom w:w="0.0" w:type="dxa"/>
              <w:right w:w="108.0" w:type="dxa"/>
            </w:tcMar>
          </w:tcPr>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-1 000</w:t>
            </w:r>
          </w:p>
        </w:tc>
        <w:tc>
          <w:tcPr>
            <w:tcBorders>
              <w:top w:color="000000" w:space="0" w:sz="0" w:val="nil"/>
              <w:left w:color="000000" w:space="0" w:sz="0" w:val="nil"/>
              <w:bottom w:color="000000" w:space="0" w:sz="0" w:val="nil"/>
              <w:right w:color="000000" w:space="0" w:sz="0" w:val="nil"/>
            </w:tcBorders>
            <w:shd w:fill="f3f3f3" w:val="clear"/>
            <w:tcMar>
              <w:top w:w="0.0" w:type="dxa"/>
              <w:left w:w="108.0" w:type="dxa"/>
              <w:bottom w:w="0.0" w:type="dxa"/>
              <w:right w:w="108.0" w:type="dxa"/>
            </w:tcMar>
          </w:tcPr>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17</w:t>
            </w:r>
          </w:p>
        </w:tc>
        <w:tc>
          <w:tcPr>
            <w:tcBorders>
              <w:top w:color="000000" w:space="0" w:sz="0" w:val="nil"/>
              <w:left w:color="000000" w:space="0" w:sz="0" w:val="nil"/>
              <w:bottom w:color="000000" w:space="0" w:sz="0" w:val="nil"/>
              <w:right w:color="000000" w:space="0" w:sz="0" w:val="nil"/>
            </w:tcBorders>
            <w:shd w:fill="f3f3f3" w:val="clear"/>
            <w:tcMar>
              <w:top w:w="0.0" w:type="dxa"/>
              <w:left w:w="108.0" w:type="dxa"/>
              <w:bottom w:w="0.0" w:type="dxa"/>
              <w:right w:w="108.0" w:type="dxa"/>
            </w:tcMar>
          </w:tcPr>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Metres</w:t>
            </w:r>
          </w:p>
        </w:tc>
        <w:tc>
          <w:tcPr>
            <w:tcBorders>
              <w:top w:color="000000" w:space="0" w:sz="0" w:val="nil"/>
              <w:left w:color="000000" w:space="0" w:sz="0" w:val="nil"/>
              <w:bottom w:color="000000" w:space="0" w:sz="0" w:val="nil"/>
              <w:right w:color="000000" w:space="0" w:sz="0" w:val="nil"/>
            </w:tcBorders>
            <w:shd w:fill="f3f3f3" w:val="clear"/>
            <w:tcMar>
              <w:top w:w="0.0" w:type="dxa"/>
              <w:left w:w="108.0" w:type="dxa"/>
              <w:bottom w:w="0.0" w:type="dxa"/>
              <w:right w:w="108.0" w:type="dxa"/>
            </w:tcMar>
          </w:tcPr>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Geometric altitude, -1km to 100km, wrt EGM-96 geoid (MSL)</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538135"/>
                <w:sz w:val="16"/>
                <w:szCs w:val="16"/>
                <w:u w:val="none"/>
                <w:shd w:fill="auto" w:val="clear"/>
                <w:vertAlign w:val="baseline"/>
              </w:rPr>
            </w:pP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N0+9</w:t>
            </w:r>
          </w:p>
        </w:tc>
        <w:tc>
          <w:tcPr>
            <w:tcBorders>
              <w:top w:color="000000" w:space="0" w:sz="0" w:val="nil"/>
              <w:left w:color="000000" w:space="0" w:sz="0" w:val="nil"/>
              <w:bottom w:color="000000" w:space="0" w:sz="0" w:val="nil"/>
              <w:right w:color="000000" w:space="0" w:sz="0" w:val="nil"/>
            </w:tcBorders>
            <w:shd w:fill="e0e0e0" w:val="clear"/>
            <w:tcMar>
              <w:top w:w="0.0" w:type="dxa"/>
              <w:left w:w="108.0" w:type="dxa"/>
              <w:bottom w:w="0.0" w:type="dxa"/>
              <w:right w:w="108.0" w:type="dxa"/>
            </w:tcMar>
          </w:tcPr>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Atmospheric refractivity (in-situ aircraft N(p,T,rh))</w:t>
            </w:r>
          </w:p>
        </w:tc>
        <w:tc>
          <w:tcPr>
            <w:tcBorders>
              <w:top w:color="000000" w:space="0" w:sz="0" w:val="nil"/>
              <w:left w:color="000000" w:space="0" w:sz="0" w:val="nil"/>
              <w:bottom w:color="000000" w:space="0" w:sz="0" w:val="nil"/>
              <w:right w:color="000000" w:space="0" w:sz="0" w:val="nil"/>
            </w:tcBorders>
            <w:shd w:fill="e0e0e0" w:val="clear"/>
            <w:tcMar>
              <w:top w:w="0.0" w:type="dxa"/>
              <w:left w:w="108.0" w:type="dxa"/>
              <w:bottom w:w="0.0" w:type="dxa"/>
              <w:right w:w="108.0" w:type="dxa"/>
            </w:tcMar>
          </w:tcPr>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0 15 036</w:t>
            </w:r>
          </w:p>
        </w:tc>
        <w:tc>
          <w:tcPr>
            <w:tcBorders>
              <w:top w:color="000000" w:space="0" w:sz="0" w:val="nil"/>
              <w:left w:color="000000" w:space="0" w:sz="0" w:val="nil"/>
              <w:bottom w:color="000000" w:space="0" w:sz="0" w:val="nil"/>
              <w:right w:color="000000" w:space="0" w:sz="0" w:val="nil"/>
            </w:tcBorders>
            <w:shd w:fill="e0e0e0" w:val="clear"/>
            <w:tcMar>
              <w:top w:w="0.0" w:type="dxa"/>
              <w:left w:w="108.0" w:type="dxa"/>
              <w:bottom w:w="0.0" w:type="dxa"/>
              <w:right w:w="108.0" w:type="dxa"/>
            </w:tcMar>
          </w:tcPr>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3</w:t>
            </w:r>
          </w:p>
        </w:tc>
        <w:tc>
          <w:tcPr>
            <w:tcBorders>
              <w:top w:color="000000" w:space="0" w:sz="0" w:val="nil"/>
              <w:left w:color="000000" w:space="0" w:sz="0" w:val="nil"/>
              <w:bottom w:color="000000" w:space="0" w:sz="0" w:val="nil"/>
              <w:right w:color="000000" w:space="0" w:sz="0" w:val="nil"/>
            </w:tcBorders>
            <w:shd w:fill="e0e0e0" w:val="clear"/>
            <w:tcMar>
              <w:top w:w="0.0" w:type="dxa"/>
              <w:left w:w="108.0" w:type="dxa"/>
              <w:bottom w:w="0.0" w:type="dxa"/>
              <w:right w:w="108.0" w:type="dxa"/>
            </w:tcMar>
          </w:tcPr>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0</w:t>
            </w:r>
          </w:p>
        </w:tc>
        <w:tc>
          <w:tcPr>
            <w:tcBorders>
              <w:top w:color="000000" w:space="0" w:sz="0" w:val="nil"/>
              <w:left w:color="000000" w:space="0" w:sz="0" w:val="nil"/>
              <w:bottom w:color="000000" w:space="0" w:sz="0" w:val="nil"/>
              <w:right w:color="000000" w:space="0" w:sz="0" w:val="nil"/>
            </w:tcBorders>
            <w:shd w:fill="e0e0e0" w:val="clear"/>
            <w:tcMar>
              <w:top w:w="0.0" w:type="dxa"/>
              <w:left w:w="108.0" w:type="dxa"/>
              <w:bottom w:w="0.0" w:type="dxa"/>
              <w:right w:w="108.0" w:type="dxa"/>
            </w:tcMar>
          </w:tcPr>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19</w:t>
            </w:r>
          </w:p>
        </w:tc>
        <w:tc>
          <w:tcPr>
            <w:tcBorders>
              <w:top w:color="000000" w:space="0" w:sz="0" w:val="nil"/>
              <w:left w:color="000000" w:space="0" w:sz="0" w:val="nil"/>
              <w:bottom w:color="000000" w:space="0" w:sz="0" w:val="nil"/>
              <w:right w:color="000000" w:space="0" w:sz="0" w:val="nil"/>
            </w:tcBorders>
            <w:shd w:fill="e0e0e0" w:val="clear"/>
            <w:tcMar>
              <w:top w:w="0.0" w:type="dxa"/>
              <w:left w:w="108.0" w:type="dxa"/>
              <w:bottom w:w="0.0" w:type="dxa"/>
              <w:right w:w="108.0" w:type="dxa"/>
            </w:tcMar>
          </w:tcPr>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N-units</w:t>
            </w:r>
          </w:p>
        </w:tc>
        <w:tc>
          <w:tcPr>
            <w:tcBorders>
              <w:top w:color="000000" w:space="0" w:sz="0" w:val="nil"/>
              <w:left w:color="000000" w:space="0" w:sz="0" w:val="nil"/>
              <w:bottom w:color="000000" w:space="0" w:sz="0" w:val="nil"/>
              <w:right w:color="000000" w:space="0" w:sz="0" w:val="nil"/>
            </w:tcBorders>
            <w:shd w:fill="e0e0e0" w:val="clear"/>
            <w:tcMar>
              <w:top w:w="0.0" w:type="dxa"/>
              <w:left w:w="108.0" w:type="dxa"/>
              <w:bottom w:w="0.0" w:type="dxa"/>
              <w:right w:w="108.0" w:type="dxa"/>
            </w:tcMar>
          </w:tcPr>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0-500, to 10</w:t>
            </w:r>
            <w:r w:rsidDel="00000000" w:rsidR="00000000" w:rsidRPr="00000000">
              <w:rPr>
                <w:rFonts w:ascii="Arial" w:cs="Arial" w:eastAsia="Arial" w:hAnsi="Arial"/>
                <w:b w:val="1"/>
                <w:i w:val="0"/>
                <w:smallCaps w:val="0"/>
                <w:strike w:val="0"/>
                <w:color w:val="538135"/>
                <w:sz w:val="16"/>
                <w:szCs w:val="16"/>
                <w:u w:val="none"/>
                <w:shd w:fill="auto" w:val="clear"/>
                <w:vertAlign w:val="superscript"/>
                <w:rtl w:val="0"/>
              </w:rPr>
              <w:t xml:space="preserve">-3</w:t>
            </w: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 N-units</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N0+10</w:t>
            </w:r>
          </w:p>
        </w:tc>
        <w:tc>
          <w:tcPr>
            <w:tcBorders>
              <w:top w:color="000000" w:space="0" w:sz="0" w:val="nil"/>
              <w:left w:color="000000" w:space="0" w:sz="0" w:val="nil"/>
              <w:bottom w:color="000000" w:space="0" w:sz="0" w:val="nil"/>
              <w:right w:color="000000" w:space="0" w:sz="0" w:val="nil"/>
            </w:tcBorders>
            <w:shd w:fill="d9d9d9" w:val="clear"/>
            <w:tcMar>
              <w:top w:w="0.0" w:type="dxa"/>
              <w:left w:w="108.0" w:type="dxa"/>
              <w:bottom w:w="0.0" w:type="dxa"/>
              <w:right w:w="108.0" w:type="dxa"/>
            </w:tcMar>
          </w:tcPr>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Partial bending angle</w:t>
            </w:r>
          </w:p>
        </w:tc>
        <w:tc>
          <w:tcPr>
            <w:tcBorders>
              <w:top w:color="000000" w:space="0" w:sz="0" w:val="nil"/>
              <w:left w:color="000000" w:space="0" w:sz="0" w:val="nil"/>
              <w:bottom w:color="000000" w:space="0" w:sz="0" w:val="nil"/>
              <w:right w:color="000000" w:space="0" w:sz="0" w:val="nil"/>
            </w:tcBorders>
            <w:shd w:fill="d9d9d9" w:val="clear"/>
            <w:tcMar>
              <w:top w:w="0.0" w:type="dxa"/>
              <w:left w:w="108.0" w:type="dxa"/>
              <w:bottom w:w="0.0" w:type="dxa"/>
              <w:right w:w="108.0" w:type="dxa"/>
            </w:tcMar>
          </w:tcPr>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New</w:t>
            </w:r>
          </w:p>
        </w:tc>
        <w:tc>
          <w:tcPr>
            <w:tcBorders>
              <w:top w:color="000000" w:space="0" w:sz="0" w:val="nil"/>
              <w:left w:color="000000" w:space="0" w:sz="0" w:val="nil"/>
              <w:bottom w:color="000000" w:space="0" w:sz="0" w:val="nil"/>
              <w:right w:color="000000" w:space="0" w:sz="0" w:val="nil"/>
            </w:tcBorders>
            <w:shd w:fill="d9d9d9" w:val="clear"/>
            <w:tcMar>
              <w:top w:w="0.0" w:type="dxa"/>
              <w:left w:w="108.0" w:type="dxa"/>
              <w:bottom w:w="0.0" w:type="dxa"/>
              <w:right w:w="108.0" w:type="dxa"/>
            </w:tcMar>
          </w:tcPr>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8</w:t>
            </w:r>
          </w:p>
        </w:tc>
        <w:tc>
          <w:tcPr>
            <w:tcBorders>
              <w:top w:color="000000" w:space="0" w:sz="0" w:val="nil"/>
              <w:left w:color="000000" w:space="0" w:sz="0" w:val="nil"/>
              <w:bottom w:color="000000" w:space="0" w:sz="0" w:val="nil"/>
              <w:right w:color="000000" w:space="0" w:sz="0" w:val="nil"/>
            </w:tcBorders>
            <w:shd w:fill="d9d9d9" w:val="clear"/>
            <w:tcMar>
              <w:top w:w="0.0" w:type="dxa"/>
              <w:left w:w="108.0" w:type="dxa"/>
              <w:bottom w:w="0.0" w:type="dxa"/>
              <w:right w:w="108.0" w:type="dxa"/>
            </w:tcMar>
          </w:tcPr>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-100 000</w:t>
            </w:r>
          </w:p>
        </w:tc>
        <w:tc>
          <w:tcPr>
            <w:tcBorders>
              <w:top w:color="000000" w:space="0" w:sz="0" w:val="nil"/>
              <w:left w:color="000000" w:space="0" w:sz="0" w:val="nil"/>
              <w:bottom w:color="000000" w:space="0" w:sz="0" w:val="nil"/>
              <w:right w:color="000000" w:space="0" w:sz="0" w:val="nil"/>
            </w:tcBorders>
            <w:shd w:fill="d9d9d9" w:val="clear"/>
            <w:tcMar>
              <w:top w:w="0.0" w:type="dxa"/>
              <w:left w:w="108.0" w:type="dxa"/>
              <w:bottom w:w="0.0" w:type="dxa"/>
              <w:right w:w="108.0" w:type="dxa"/>
            </w:tcMar>
          </w:tcPr>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23</w:t>
            </w:r>
          </w:p>
        </w:tc>
        <w:tc>
          <w:tcPr>
            <w:tcBorders>
              <w:top w:color="000000" w:space="0" w:sz="0" w:val="nil"/>
              <w:left w:color="000000" w:space="0" w:sz="0" w:val="nil"/>
              <w:bottom w:color="000000" w:space="0" w:sz="0" w:val="nil"/>
              <w:right w:color="000000" w:space="0" w:sz="0" w:val="nil"/>
            </w:tcBorders>
            <w:shd w:fill="d9d9d9" w:val="clear"/>
            <w:tcMar>
              <w:top w:w="0.0" w:type="dxa"/>
              <w:left w:w="108.0" w:type="dxa"/>
              <w:bottom w:w="0.0" w:type="dxa"/>
              <w:right w:w="108.0" w:type="dxa"/>
            </w:tcMar>
          </w:tcPr>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Radians</w:t>
            </w:r>
          </w:p>
        </w:tc>
        <w:tc>
          <w:tcPr>
            <w:tcBorders>
              <w:top w:color="000000" w:space="0" w:sz="0" w:val="nil"/>
              <w:left w:color="000000" w:space="0" w:sz="0" w:val="nil"/>
              <w:bottom w:color="000000" w:space="0" w:sz="0" w:val="nil"/>
              <w:right w:color="000000" w:space="0" w:sz="0" w:val="nil"/>
            </w:tcBorders>
            <w:shd w:fill="d9d9d9" w:val="clear"/>
            <w:tcMar>
              <w:top w:w="0.0" w:type="dxa"/>
              <w:left w:w="108.0" w:type="dxa"/>
              <w:bottom w:w="0.0" w:type="dxa"/>
              <w:right w:w="108.0" w:type="dxa"/>
            </w:tcMar>
          </w:tcPr>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-10</w:t>
            </w:r>
            <w:r w:rsidDel="00000000" w:rsidR="00000000" w:rsidRPr="00000000">
              <w:rPr>
                <w:rFonts w:ascii="Arial" w:cs="Arial" w:eastAsia="Arial" w:hAnsi="Arial"/>
                <w:b w:val="1"/>
                <w:i w:val="0"/>
                <w:smallCaps w:val="0"/>
                <w:strike w:val="0"/>
                <w:color w:val="538135"/>
                <w:sz w:val="16"/>
                <w:szCs w:val="16"/>
                <w:u w:val="none"/>
                <w:shd w:fill="auto" w:val="clear"/>
                <w:vertAlign w:val="superscript"/>
                <w:rtl w:val="0"/>
              </w:rPr>
              <w:t xml:space="preserve">-3</w:t>
            </w: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 – 8x10</w:t>
            </w:r>
            <w:r w:rsidDel="00000000" w:rsidR="00000000" w:rsidRPr="00000000">
              <w:rPr>
                <w:rFonts w:ascii="Arial" w:cs="Arial" w:eastAsia="Arial" w:hAnsi="Arial"/>
                <w:b w:val="1"/>
                <w:i w:val="0"/>
                <w:smallCaps w:val="0"/>
                <w:strike w:val="0"/>
                <w:color w:val="538135"/>
                <w:sz w:val="16"/>
                <w:szCs w:val="16"/>
                <w:u w:val="none"/>
                <w:shd w:fill="auto" w:val="clear"/>
                <w:vertAlign w:val="superscript"/>
                <w:rtl w:val="0"/>
              </w:rPr>
              <w:t xml:space="preserve">-2</w:t>
            </w: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 rad to 10</w:t>
            </w:r>
            <w:r w:rsidDel="00000000" w:rsidR="00000000" w:rsidRPr="00000000">
              <w:rPr>
                <w:rFonts w:ascii="Arial" w:cs="Arial" w:eastAsia="Arial" w:hAnsi="Arial"/>
                <w:b w:val="1"/>
                <w:i w:val="0"/>
                <w:smallCaps w:val="0"/>
                <w:strike w:val="0"/>
                <w:color w:val="538135"/>
                <w:sz w:val="16"/>
                <w:szCs w:val="16"/>
                <w:u w:val="none"/>
                <w:shd w:fill="auto" w:val="clear"/>
                <w:vertAlign w:val="superscript"/>
                <w:rtl w:val="0"/>
              </w:rPr>
              <w:t xml:space="preserve">-8</w:t>
            </w: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 rad</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N0+12</w:t>
            </w:r>
          </w:p>
        </w:tc>
        <w:tc>
          <w:tcPr>
            <w:tcBorders>
              <w:top w:color="000000" w:space="0" w:sz="0" w:val="nil"/>
              <w:left w:color="000000" w:space="0" w:sz="0" w:val="nil"/>
              <w:bottom w:color="000000" w:space="0" w:sz="0" w:val="nil"/>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Estimated error in partial bending angle</w:t>
            </w:r>
          </w:p>
        </w:tc>
        <w:tc>
          <w:tcPr>
            <w:tcBorders>
              <w:top w:color="000000" w:space="0" w:sz="0" w:val="nil"/>
              <w:left w:color="000000" w:space="0" w:sz="0" w:val="nil"/>
              <w:bottom w:color="000000" w:space="0" w:sz="0" w:val="nil"/>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New</w:t>
            </w:r>
          </w:p>
        </w:tc>
        <w:tc>
          <w:tcPr>
            <w:tcBorders>
              <w:top w:color="000000" w:space="0" w:sz="0" w:val="nil"/>
              <w:left w:color="000000" w:space="0" w:sz="0" w:val="nil"/>
              <w:bottom w:color="000000" w:space="0" w:sz="0" w:val="nil"/>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8</w:t>
            </w:r>
          </w:p>
        </w:tc>
        <w:tc>
          <w:tcPr>
            <w:tcBorders>
              <w:top w:color="000000" w:space="0" w:sz="0" w:val="nil"/>
              <w:left w:color="000000" w:space="0" w:sz="0" w:val="nil"/>
              <w:bottom w:color="000000" w:space="0" w:sz="0" w:val="nil"/>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-100 000</w:t>
            </w:r>
          </w:p>
        </w:tc>
        <w:tc>
          <w:tcPr>
            <w:tcBorders>
              <w:top w:color="000000" w:space="0" w:sz="0" w:val="nil"/>
              <w:left w:color="000000" w:space="0" w:sz="0" w:val="nil"/>
              <w:bottom w:color="000000" w:space="0" w:sz="0" w:val="nil"/>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23</w:t>
            </w:r>
          </w:p>
        </w:tc>
        <w:tc>
          <w:tcPr>
            <w:tcBorders>
              <w:top w:color="000000" w:space="0" w:sz="0" w:val="nil"/>
              <w:left w:color="000000" w:space="0" w:sz="0" w:val="nil"/>
              <w:bottom w:color="000000" w:space="0" w:sz="0" w:val="nil"/>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Radians</w:t>
            </w:r>
          </w:p>
        </w:tc>
        <w:tc>
          <w:tcPr>
            <w:tcBorders>
              <w:top w:color="000000" w:space="0" w:sz="0" w:val="nil"/>
              <w:left w:color="000000" w:space="0" w:sz="0" w:val="nil"/>
              <w:bottom w:color="000000" w:space="0" w:sz="0" w:val="nil"/>
              <w:right w:color="000000" w:space="0" w:sz="0" w:val="nil"/>
            </w:tcBorders>
            <w:shd w:fill="f2f2f2" w:val="clear"/>
            <w:tcMar>
              <w:top w:w="0.0" w:type="dxa"/>
              <w:left w:w="108.0" w:type="dxa"/>
              <w:bottom w:w="0.0" w:type="dxa"/>
              <w:right w:w="108.0" w:type="dxa"/>
            </w:tcMar>
          </w:tcPr>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-10</w:t>
            </w:r>
            <w:r w:rsidDel="00000000" w:rsidR="00000000" w:rsidRPr="00000000">
              <w:rPr>
                <w:rFonts w:ascii="Arial" w:cs="Arial" w:eastAsia="Arial" w:hAnsi="Arial"/>
                <w:b w:val="1"/>
                <w:i w:val="0"/>
                <w:smallCaps w:val="0"/>
                <w:strike w:val="0"/>
                <w:color w:val="538135"/>
                <w:sz w:val="16"/>
                <w:szCs w:val="16"/>
                <w:u w:val="none"/>
                <w:shd w:fill="auto" w:val="clear"/>
                <w:vertAlign w:val="superscript"/>
                <w:rtl w:val="0"/>
              </w:rPr>
              <w:t xml:space="preserve">-3</w:t>
            </w: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 – 8x10</w:t>
            </w:r>
            <w:r w:rsidDel="00000000" w:rsidR="00000000" w:rsidRPr="00000000">
              <w:rPr>
                <w:rFonts w:ascii="Arial" w:cs="Arial" w:eastAsia="Arial" w:hAnsi="Arial"/>
                <w:b w:val="1"/>
                <w:i w:val="0"/>
                <w:smallCaps w:val="0"/>
                <w:strike w:val="0"/>
                <w:color w:val="538135"/>
                <w:sz w:val="16"/>
                <w:szCs w:val="16"/>
                <w:u w:val="none"/>
                <w:shd w:fill="auto" w:val="clear"/>
                <w:vertAlign w:val="superscript"/>
                <w:rtl w:val="0"/>
              </w:rPr>
              <w:t xml:space="preserve">-2</w:t>
            </w: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 rad to 10</w:t>
            </w:r>
            <w:r w:rsidDel="00000000" w:rsidR="00000000" w:rsidRPr="00000000">
              <w:rPr>
                <w:rFonts w:ascii="Arial" w:cs="Arial" w:eastAsia="Arial" w:hAnsi="Arial"/>
                <w:b w:val="1"/>
                <w:i w:val="0"/>
                <w:smallCaps w:val="0"/>
                <w:strike w:val="0"/>
                <w:color w:val="538135"/>
                <w:sz w:val="16"/>
                <w:szCs w:val="16"/>
                <w:u w:val="none"/>
                <w:shd w:fill="auto" w:val="clear"/>
                <w:vertAlign w:val="superscript"/>
                <w:rtl w:val="0"/>
              </w:rPr>
              <w:t xml:space="preserve">-8</w:t>
            </w: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 rad</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N0+15</w:t>
            </w:r>
          </w:p>
        </w:tc>
        <w:tc>
          <w:tcPr>
            <w:shd w:fill="e0e0e0" w:val="clear"/>
            <w:tcMar>
              <w:top w:w="0.0" w:type="dxa"/>
              <w:left w:w="108.0" w:type="dxa"/>
              <w:bottom w:w="0.0" w:type="dxa"/>
              <w:right w:w="108.0" w:type="dxa"/>
            </w:tcMar>
          </w:tcPr>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Fonts w:ascii="Arial" w:cs="Arial" w:eastAsia="Arial" w:hAnsi="Arial"/>
                <w:b w:val="1"/>
                <w:i w:val="0"/>
                <w:smallCaps w:val="0"/>
                <w:strike w:val="0"/>
                <w:color w:val="538135"/>
                <w:sz w:val="16"/>
                <w:szCs w:val="16"/>
                <w:u w:val="none"/>
                <w:shd w:fill="auto" w:val="clear"/>
                <w:vertAlign w:val="baseline"/>
                <w:rtl w:val="0"/>
              </w:rPr>
              <w:t xml:space="preserve">(end delayed replication)</w:t>
            </w:r>
          </w:p>
        </w:tc>
        <w:tc>
          <w:tcPr>
            <w:shd w:fill="e0e0e0" w:val="clear"/>
            <w:tcMar>
              <w:top w:w="0.0" w:type="dxa"/>
              <w:left w:w="108.0" w:type="dxa"/>
              <w:bottom w:w="0.0" w:type="dxa"/>
              <w:right w:w="108.0" w:type="dxa"/>
            </w:tcMar>
          </w:tcPr>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538135"/>
                <w:sz w:val="16"/>
                <w:szCs w:val="16"/>
                <w:u w:val="none"/>
                <w:shd w:fill="auto" w:val="clear"/>
                <w:vertAlign w:val="baseline"/>
              </w:rPr>
            </w:pPr>
            <w:r w:rsidDel="00000000" w:rsidR="00000000" w:rsidRPr="00000000">
              <w:rPr>
                <w:rtl w:val="0"/>
              </w:rPr>
            </w:r>
          </w:p>
        </w:tc>
      </w:tr>
      <w:sdt>
        <w:sdtPr>
          <w:tag w:val="goog_rdk_190"/>
        </w:sdtPr>
        <w:sdtContent>
          <w:tr>
            <w:trPr>
              <w:cantSplit w:val="1"/>
              <w:tblHeader w:val="0"/>
              <w:ins w:author="Stig Syndergaard" w:id="29" w:date="2024-03-19T20:03:00Z"/>
            </w:trPr>
            <w:tc>
              <w:tcPr>
                <w:shd w:fill="f3f3f3" w:val="clear"/>
                <w:tcMar>
                  <w:top w:w="0.0" w:type="dxa"/>
                  <w:left w:w="108.0" w:type="dxa"/>
                  <w:bottom w:w="0.0" w:type="dxa"/>
                  <w:right w:w="108.0" w:type="dxa"/>
                </w:tcMar>
              </w:tcPr>
              <w:sdt>
                <w:sdtPr>
                  <w:tag w:val="goog_rdk_192"/>
                </w:sdtPr>
                <w:sdtContent>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29" w:date="2024-03-19T20:03:00Z"/>
                        <w:rFonts w:ascii="Arial" w:cs="Arial" w:eastAsia="Arial" w:hAnsi="Arial"/>
                        <w:b w:val="0"/>
                        <w:i w:val="0"/>
                        <w:smallCaps w:val="0"/>
                        <w:strike w:val="0"/>
                        <w:color w:val="000000"/>
                        <w:sz w:val="16"/>
                        <w:szCs w:val="16"/>
                        <w:u w:val="none"/>
                        <w:shd w:fill="auto" w:val="clear"/>
                        <w:vertAlign w:val="baseline"/>
                      </w:rPr>
                    </w:pPr>
                    <w:sdt>
                      <w:sdtPr>
                        <w:tag w:val="goog_rdk_191"/>
                      </w:sdtPr>
                      <w:sdtContent>
                        <w:ins w:author="Stig Syndergaard" w:id="29" w:date="2024-03-19T20:03: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194"/>
                </w:sdtPr>
                <w:sdtContent>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29" w:date="2024-03-19T20:03:00Z"/>
                        <w:rFonts w:ascii="Arial" w:cs="Arial" w:eastAsia="Arial" w:hAnsi="Arial"/>
                        <w:b w:val="0"/>
                        <w:i w:val="0"/>
                        <w:smallCaps w:val="0"/>
                        <w:strike w:val="0"/>
                        <w:color w:val="000000"/>
                        <w:sz w:val="16"/>
                        <w:szCs w:val="16"/>
                        <w:u w:val="none"/>
                        <w:shd w:fill="auto" w:val="clear"/>
                        <w:vertAlign w:val="baseline"/>
                      </w:rPr>
                    </w:pPr>
                    <w:sdt>
                      <w:sdtPr>
                        <w:tag w:val="goog_rdk_193"/>
                      </w:sdtPr>
                      <w:sdtContent>
                        <w:ins w:author="Stig Syndergaard" w:id="29" w:date="2024-03-19T20:03:00Z">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Delayed Replication</w:t>
                          </w:r>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196"/>
                </w:sdtPr>
                <w:sdtContent>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29" w:date="2024-03-19T20:03:00Z"/>
                        <w:rFonts w:ascii="Arial" w:cs="Arial" w:eastAsia="Arial" w:hAnsi="Arial"/>
                        <w:b w:val="1"/>
                        <w:i w:val="0"/>
                        <w:smallCaps w:val="0"/>
                        <w:strike w:val="0"/>
                        <w:color w:val="000000"/>
                        <w:sz w:val="16"/>
                        <w:szCs w:val="16"/>
                        <w:u w:val="none"/>
                        <w:shd w:fill="auto" w:val="clear"/>
                        <w:vertAlign w:val="baseline"/>
                      </w:rPr>
                    </w:pPr>
                    <w:sdt>
                      <w:sdtPr>
                        <w:tag w:val="goog_rdk_195"/>
                      </w:sdtPr>
                      <w:sdtContent>
                        <w:ins w:author="Stig Syndergaard" w:id="29" w:date="2024-03-19T20:03: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1 04 000</w:t>
                          </w:r>
                        </w:ins>
                      </w:sdtContent>
                    </w:sdt>
                  </w:p>
                </w:sdtContent>
              </w:sdt>
            </w:tc>
            <w:tc>
              <w:tcPr>
                <w:shd w:fill="f3f3f3" w:val="clear"/>
                <w:tcMar>
                  <w:top w:w="0.0" w:type="dxa"/>
                  <w:left w:w="108.0" w:type="dxa"/>
                  <w:bottom w:w="0.0" w:type="dxa"/>
                  <w:right w:w="108.0" w:type="dxa"/>
                </w:tcMar>
              </w:tcPr>
              <w:sdt>
                <w:sdtPr>
                  <w:tag w:val="goog_rdk_198"/>
                </w:sdtPr>
                <w:sdtContent>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29" w:date="2024-03-19T20:03:00Z"/>
                        <w:rFonts w:ascii="Arial" w:cs="Arial" w:eastAsia="Arial" w:hAnsi="Arial"/>
                        <w:b w:val="0"/>
                        <w:i w:val="0"/>
                        <w:smallCaps w:val="0"/>
                        <w:strike w:val="0"/>
                        <w:color w:val="000000"/>
                        <w:sz w:val="16"/>
                        <w:szCs w:val="16"/>
                        <w:u w:val="none"/>
                        <w:shd w:fill="auto" w:val="clear"/>
                        <w:vertAlign w:val="baseline"/>
                      </w:rPr>
                    </w:pPr>
                    <w:sdt>
                      <w:sdtPr>
                        <w:tag w:val="goog_rdk_197"/>
                      </w:sdtPr>
                      <w:sdtContent>
                        <w:ins w:author="Stig Syndergaard" w:id="29" w:date="2024-03-19T20:03: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200"/>
                </w:sdtPr>
                <w:sdtContent>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29" w:date="2024-03-19T20:03:00Z"/>
                        <w:rFonts w:ascii="Arial" w:cs="Arial" w:eastAsia="Arial" w:hAnsi="Arial"/>
                        <w:b w:val="0"/>
                        <w:i w:val="0"/>
                        <w:smallCaps w:val="0"/>
                        <w:strike w:val="0"/>
                        <w:color w:val="000000"/>
                        <w:sz w:val="16"/>
                        <w:szCs w:val="16"/>
                        <w:u w:val="none"/>
                        <w:shd w:fill="auto" w:val="clear"/>
                        <w:vertAlign w:val="baseline"/>
                      </w:rPr>
                    </w:pPr>
                    <w:sdt>
                      <w:sdtPr>
                        <w:tag w:val="goog_rdk_199"/>
                      </w:sdtPr>
                      <w:sdtContent>
                        <w:ins w:author="Stig Syndergaard" w:id="29" w:date="2024-03-19T20:03: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202"/>
                </w:sdtPr>
                <w:sdtContent>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29" w:date="2024-03-19T20:03:00Z"/>
                        <w:rFonts w:ascii="Arial" w:cs="Arial" w:eastAsia="Arial" w:hAnsi="Arial"/>
                        <w:b w:val="0"/>
                        <w:i w:val="0"/>
                        <w:smallCaps w:val="0"/>
                        <w:strike w:val="0"/>
                        <w:color w:val="000000"/>
                        <w:sz w:val="16"/>
                        <w:szCs w:val="16"/>
                        <w:u w:val="none"/>
                        <w:shd w:fill="auto" w:val="clear"/>
                        <w:vertAlign w:val="baseline"/>
                      </w:rPr>
                    </w:pPr>
                    <w:sdt>
                      <w:sdtPr>
                        <w:tag w:val="goog_rdk_201"/>
                      </w:sdtPr>
                      <w:sdtContent>
                        <w:ins w:author="Stig Syndergaard" w:id="29" w:date="2024-03-19T20:03: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204"/>
                </w:sdtPr>
                <w:sdtContent>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29" w:date="2024-03-19T20:03:00Z"/>
                        <w:rFonts w:ascii="Arial" w:cs="Arial" w:eastAsia="Arial" w:hAnsi="Arial"/>
                        <w:b w:val="0"/>
                        <w:i w:val="0"/>
                        <w:smallCaps w:val="0"/>
                        <w:strike w:val="0"/>
                        <w:color w:val="000000"/>
                        <w:sz w:val="16"/>
                        <w:szCs w:val="16"/>
                        <w:u w:val="none"/>
                        <w:shd w:fill="auto" w:val="clear"/>
                        <w:vertAlign w:val="baseline"/>
                      </w:rPr>
                    </w:pPr>
                    <w:sdt>
                      <w:sdtPr>
                        <w:tag w:val="goog_rdk_203"/>
                      </w:sdtPr>
                      <w:sdtContent>
                        <w:ins w:author="Stig Syndergaard" w:id="29" w:date="2024-03-19T20:03:00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206"/>
                </w:sdtPr>
                <w:sdtContent>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29" w:date="2024-03-19T20:03:00Z"/>
                        <w:rFonts w:ascii="Arial" w:cs="Arial" w:eastAsia="Arial" w:hAnsi="Arial"/>
                        <w:b w:val="0"/>
                        <w:i w:val="0"/>
                        <w:smallCaps w:val="0"/>
                        <w:strike w:val="0"/>
                        <w:color w:val="000000"/>
                        <w:sz w:val="16"/>
                        <w:szCs w:val="16"/>
                        <w:u w:val="none"/>
                        <w:shd w:fill="auto" w:val="clear"/>
                        <w:vertAlign w:val="baseline"/>
                      </w:rPr>
                    </w:pPr>
                    <w:sdt>
                      <w:sdtPr>
                        <w:tag w:val="goog_rdk_205"/>
                      </w:sdtPr>
                      <w:sdtContent>
                        <w:ins w:author="Stig Syndergaard" w:id="29" w:date="2024-03-19T20:0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Delayed replication of next 4 descriptors</w:t>
                          </w:r>
                        </w:ins>
                      </w:sdtContent>
                    </w:sdt>
                  </w:p>
                </w:sdtContent>
              </w:sdt>
            </w:tc>
          </w:tr>
        </w:sdtContent>
      </w:sdt>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N2+1</w:t>
            </w:r>
          </w:p>
        </w:tc>
        <w:tc>
          <w:tcPr>
            <w:shd w:fill="e0e0e0" w:val="clear"/>
            <w:tcMar>
              <w:top w:w="0.0" w:type="dxa"/>
              <w:left w:w="108.0" w:type="dxa"/>
              <w:bottom w:w="0.0" w:type="dxa"/>
              <w:right w:w="108.0" w:type="dxa"/>
            </w:tcMar>
          </w:tcPr>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Replication factor</w:t>
            </w:r>
          </w:p>
        </w:tc>
        <w:tc>
          <w:tcPr>
            <w:shd w:fill="e0e0e0" w:val="clear"/>
            <w:tcMar>
              <w:top w:w="0.0" w:type="dxa"/>
              <w:left w:w="108.0" w:type="dxa"/>
              <w:bottom w:w="0.0" w:type="dxa"/>
              <w:right w:w="108.0" w:type="dxa"/>
            </w:tcMar>
          </w:tcPr>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0 31 00</w:t>
            </w:r>
            <w:sdt>
              <w:sdtPr>
                <w:tag w:val="goog_rdk_207"/>
              </w:sdtPr>
              <w:sdtContent>
                <w:ins w:author="Stig Syndergaard" w:id="30" w:date="2024-03-19T20:06: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w:t>
                  </w:r>
                </w:ins>
              </w:sdtContent>
            </w:sdt>
            <w:sdt>
              <w:sdtPr>
                <w:tag w:val="goog_rdk_208"/>
              </w:sdtPr>
              <w:sdtContent>
                <w:del w:author="Stig Syndergaard" w:id="30" w:date="2024-03-19T20:06: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delText xml:space="preserve">2</w:delText>
                  </w:r>
                </w:del>
              </w:sdtContent>
            </w:sdt>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8</w:t>
            </w:r>
          </w:p>
        </w:tc>
        <w:tc>
          <w:tcPr>
            <w:shd w:fill="e0e0e0" w:val="clear"/>
            <w:tcMar>
              <w:top w:w="0.0" w:type="dxa"/>
              <w:left w:w="108.0" w:type="dxa"/>
              <w:bottom w:w="0.0" w:type="dxa"/>
              <w:right w:w="108.0" w:type="dxa"/>
            </w:tcMar>
          </w:tcPr>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Number of diagnostic entries</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N2+2</w:t>
            </w:r>
          </w:p>
        </w:tc>
        <w:tc>
          <w:tcPr>
            <w:shd w:fill="e0e0e0" w:val="clear"/>
            <w:tcMar>
              <w:top w:w="0.0" w:type="dxa"/>
              <w:left w:w="108.0" w:type="dxa"/>
              <w:bottom w:w="0.0" w:type="dxa"/>
              <w:right w:w="108.0" w:type="dxa"/>
            </w:tcMar>
          </w:tcPr>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Diagnostic type</w:t>
            </w:r>
          </w:p>
        </w:tc>
        <w:tc>
          <w:tcPr>
            <w:shd w:fill="e0e0e0" w:val="clear"/>
            <w:tcMar>
              <w:top w:w="0.0" w:type="dxa"/>
              <w:left w:w="108.0" w:type="dxa"/>
              <w:bottom w:w="0.0" w:type="dxa"/>
              <w:right w:w="108.0" w:type="dxa"/>
            </w:tcMar>
          </w:tcPr>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 08 027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New</w:t>
            </w: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8</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Code Table</w:t>
            </w:r>
          </w:p>
        </w:tc>
        <w:tc>
          <w:tcPr>
            <w:shd w:fill="e0e0e0" w:val="clear"/>
            <w:tcMar>
              <w:top w:w="0.0" w:type="dxa"/>
              <w:left w:w="108.0" w:type="dxa"/>
              <w:bottom w:w="0.0" w:type="dxa"/>
              <w:right w:w="108.0" w:type="dxa"/>
            </w:tcMar>
          </w:tcPr>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See Table 9</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N2+3</w:t>
            </w:r>
          </w:p>
        </w:tc>
        <w:tc>
          <w:tcPr>
            <w:shd w:fill="e0e0e0" w:val="clear"/>
            <w:tcMar>
              <w:top w:w="0.0" w:type="dxa"/>
              <w:left w:w="108.0" w:type="dxa"/>
              <w:bottom w:w="0.0" w:type="dxa"/>
              <w:right w:w="108.0" w:type="dxa"/>
            </w:tcMar>
          </w:tcPr>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Decimal scale of following significands</w:t>
            </w:r>
          </w:p>
        </w:tc>
        <w:tc>
          <w:tcPr>
            <w:shd w:fill="e0e0e0" w:val="clear"/>
            <w:tcMar>
              <w:top w:w="0.0" w:type="dxa"/>
              <w:left w:w="108.0" w:type="dxa"/>
              <w:bottom w:w="0.0" w:type="dxa"/>
              <w:right w:w="108.0" w:type="dxa"/>
            </w:tcMar>
          </w:tcPr>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0 08 090</w:t>
            </w:r>
          </w:p>
        </w:tc>
        <w:tc>
          <w:tcPr>
            <w:shd w:fill="e0e0e0" w:val="clear"/>
            <w:tcMar>
              <w:top w:w="0.0" w:type="dxa"/>
              <w:left w:w="108.0" w:type="dxa"/>
              <w:bottom w:w="0.0" w:type="dxa"/>
              <w:right w:w="108.0" w:type="dxa"/>
            </w:tcMar>
          </w:tcPr>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-127</w:t>
            </w:r>
          </w:p>
        </w:tc>
        <w:tc>
          <w:tcPr>
            <w:shd w:fill="e0e0e0" w:val="clear"/>
            <w:tcMar>
              <w:top w:w="0.0" w:type="dxa"/>
              <w:left w:w="108.0" w:type="dxa"/>
              <w:bottom w:w="0.0" w:type="dxa"/>
              <w:right w:w="108.0" w:type="dxa"/>
            </w:tcMar>
          </w:tcPr>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8</w:t>
            </w:r>
          </w:p>
        </w:tc>
        <w:tc>
          <w:tcPr>
            <w:shd w:fill="e0e0e0" w:val="clear"/>
            <w:tcMar>
              <w:top w:w="0.0" w:type="dxa"/>
              <w:left w:w="108.0" w:type="dxa"/>
              <w:bottom w:w="0.0" w:type="dxa"/>
              <w:right w:w="108.0" w:type="dxa"/>
            </w:tcMar>
          </w:tcPr>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Decimal scale (see next descriptor)</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N2+4</w:t>
            </w:r>
          </w:p>
        </w:tc>
        <w:tc>
          <w:tcPr>
            <w:shd w:fill="e0e0e0" w:val="clear"/>
            <w:tcMar>
              <w:top w:w="0.0" w:type="dxa"/>
              <w:left w:w="108.0" w:type="dxa"/>
              <w:bottom w:w="0.0" w:type="dxa"/>
              <w:right w:w="108.0" w:type="dxa"/>
            </w:tcMar>
          </w:tcPr>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Scaled diagnostic</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 33 008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New</w:t>
            </w: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 </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131 071</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18</w:t>
            </w:r>
          </w:p>
        </w:tc>
        <w:tc>
          <w:tcPr>
            <w:shd w:fill="e0e0e0" w:val="clear"/>
            <w:tcMar>
              <w:top w:w="0.0" w:type="dxa"/>
              <w:left w:w="108.0" w:type="dxa"/>
              <w:bottom w:w="0.0" w:type="dxa"/>
              <w:right w:w="108.0" w:type="dxa"/>
            </w:tcMar>
          </w:tcPr>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Scaled value (actual value = scaled value x 10</w:t>
            </w:r>
            <w:r w:rsidDel="00000000" w:rsidR="00000000" w:rsidRPr="00000000">
              <w:rPr>
                <w:rFonts w:ascii="Arial" w:cs="Arial" w:eastAsia="Arial" w:hAnsi="Arial"/>
                <w:b w:val="1"/>
                <w:i w:val="0"/>
                <w:smallCaps w:val="0"/>
                <w:strike w:val="0"/>
                <w:color w:val="0000ff"/>
                <w:sz w:val="16"/>
                <w:szCs w:val="16"/>
                <w:u w:val="none"/>
                <w:shd w:fill="auto" w:val="clear"/>
                <w:vertAlign w:val="superscript"/>
                <w:rtl w:val="0"/>
              </w:rPr>
              <w:t xml:space="preserve">decimal scale</w:t>
            </w: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N2+5</w:t>
            </w:r>
          </w:p>
        </w:tc>
        <w:tc>
          <w:tcPr>
            <w:shd w:fill="e0e0e0" w:val="clear"/>
            <w:tcMar>
              <w:top w:w="0.0" w:type="dxa"/>
              <w:left w:w="108.0" w:type="dxa"/>
              <w:bottom w:w="0.0" w:type="dxa"/>
              <w:right w:w="108.0" w:type="dxa"/>
            </w:tcMar>
          </w:tcPr>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Decimal scale of following significands</w:t>
            </w:r>
          </w:p>
        </w:tc>
        <w:tc>
          <w:tcPr>
            <w:shd w:fill="e0e0e0" w:val="clear"/>
            <w:tcMar>
              <w:top w:w="0.0" w:type="dxa"/>
              <w:left w:w="108.0" w:type="dxa"/>
              <w:bottom w:w="0.0" w:type="dxa"/>
              <w:right w:w="108.0" w:type="dxa"/>
            </w:tcMar>
          </w:tcPr>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0 08 090</w:t>
            </w:r>
          </w:p>
        </w:tc>
        <w:tc>
          <w:tcPr>
            <w:shd w:fill="e0e0e0" w:val="clear"/>
            <w:tcMar>
              <w:top w:w="0.0" w:type="dxa"/>
              <w:left w:w="108.0" w:type="dxa"/>
              <w:bottom w:w="0.0" w:type="dxa"/>
              <w:right w:w="108.0" w:type="dxa"/>
            </w:tcMar>
          </w:tcPr>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-127</w:t>
            </w:r>
          </w:p>
        </w:tc>
        <w:tc>
          <w:tcPr>
            <w:shd w:fill="e0e0e0" w:val="clear"/>
            <w:tcMar>
              <w:top w:w="0.0" w:type="dxa"/>
              <w:left w:w="108.0" w:type="dxa"/>
              <w:bottom w:w="0.0" w:type="dxa"/>
              <w:right w:w="108.0" w:type="dxa"/>
            </w:tcMar>
          </w:tcPr>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8</w:t>
            </w:r>
          </w:p>
        </w:tc>
        <w:tc>
          <w:tcPr>
            <w:shd w:fill="e0e0e0" w:val="clear"/>
            <w:tcMar>
              <w:top w:w="0.0" w:type="dxa"/>
              <w:left w:w="108.0" w:type="dxa"/>
              <w:bottom w:w="0.0" w:type="dxa"/>
              <w:right w:w="108.0" w:type="dxa"/>
            </w:tcMar>
          </w:tcPr>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Missing = off</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N3</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w:t>
            </w:r>
            <w:sdt>
              <w:sdtPr>
                <w:tag w:val="goog_rdk_209"/>
              </w:sdtPr>
              <w:sdtContent>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Change w:author="Stig Syndergaard" w:id="31" w:date="2024-03-19T20:06:00Z">
                      <w:rPr>
                        <w:rFonts w:ascii="Arial" w:cs="Arial" w:eastAsia="Arial" w:hAnsi="Arial"/>
                        <w:b w:val="1"/>
                        <w:i w:val="0"/>
                        <w:smallCaps w:val="0"/>
                        <w:strike w:val="0"/>
                        <w:color w:val="000000"/>
                        <w:sz w:val="16"/>
                        <w:szCs w:val="16"/>
                        <w:u w:val="none"/>
                        <w:shd w:fill="auto" w:val="clear"/>
                        <w:vertAlign w:val="baseline"/>
                      </w:rPr>
                    </w:rPrChange>
                  </w:rPr>
                  <w:t xml:space="preserve">end delayed replication</w:t>
                </w:r>
              </w:sdtContent>
            </w:sdt>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w:t>
            </w:r>
          </w:p>
        </w:tc>
        <w:tc>
          <w:tcPr>
            <w:shd w:fill="e0e0e0" w:val="clear"/>
            <w:tcMar>
              <w:top w:w="0.0" w:type="dxa"/>
              <w:left w:w="108.0" w:type="dxa"/>
              <w:bottom w:w="0.0" w:type="dxa"/>
              <w:right w:w="108.0" w:type="dxa"/>
            </w:tcMar>
          </w:tcPr>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N3 = N2+4.n3 elements</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N1</w:t>
            </w:r>
          </w:p>
        </w:tc>
        <w:tc>
          <w:tcPr>
            <w:shd w:fill="f3f3f3" w:val="clear"/>
            <w:tcMar>
              <w:top w:w="0.0" w:type="dxa"/>
              <w:left w:w="108.0" w:type="dxa"/>
              <w:bottom w:w="0.0" w:type="dxa"/>
              <w:right w:w="108.0" w:type="dxa"/>
            </w:tcMar>
          </w:tcPr>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(end delayed replication)</w:t>
            </w:r>
          </w:p>
        </w:tc>
        <w:tc>
          <w:tcPr>
            <w:shd w:fill="f3f3f3" w:val="clear"/>
            <w:tcMar>
              <w:top w:w="0.0" w:type="dxa"/>
              <w:left w:w="108.0" w:type="dxa"/>
              <w:bottom w:w="0.0" w:type="dxa"/>
              <w:right w:w="108.0" w:type="dxa"/>
            </w:tcMar>
          </w:tcPr>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N1 = 38+(5+6.n0).n1 elements</w:t>
            </w:r>
            <w:r w:rsidDel="00000000" w:rsidR="00000000" w:rsidRPr="00000000">
              <w:rPr>
                <w:rtl w:val="0"/>
              </w:rPr>
            </w:r>
          </w:p>
        </w:tc>
      </w:tr>
      <w:tr>
        <w:trPr>
          <w:cantSplit w:val="1"/>
          <w:trHeight w:val="148" w:hRule="atLeast"/>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RO 'Step 2a' data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(see Notes 3–5 &amp; 11)</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Delayed replication</w:t>
            </w:r>
          </w:p>
        </w:tc>
        <w:tc>
          <w:tcPr>
            <w:shd w:fill="f3f3f3" w:val="clear"/>
            <w:tcMar>
              <w:top w:w="0.0" w:type="dxa"/>
              <w:left w:w="108.0" w:type="dxa"/>
              <w:bottom w:w="0.0" w:type="dxa"/>
              <w:right w:w="108.0" w:type="dxa"/>
            </w:tcMar>
          </w:tcPr>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 </w:t>
            </w:r>
            <w:sdt>
              <w:sdtPr>
                <w:tag w:val="goog_rdk_210"/>
              </w:sdtPr>
              <w:sdtContent>
                <w:ins w:author="Stig Syndergaard" w:id="32" w:date="2024-03-19T20:08: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12</w:t>
                  </w:r>
                </w:ins>
              </w:sdtContent>
            </w:sdt>
            <w:sdt>
              <w:sdtPr>
                <w:tag w:val="goog_rdk_211"/>
              </w:sdtPr>
              <w:sdtContent>
                <w:del w:author="Stig Syndergaard" w:id="32" w:date="2024-03-19T20:08: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delText xml:space="preserve">08</w:delText>
                  </w:r>
                </w:del>
              </w:sdtContent>
            </w:sdt>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 000</w:t>
            </w:r>
          </w:p>
        </w:tc>
        <w:tc>
          <w:tcPr>
            <w:shd w:fill="f3f3f3" w:val="clear"/>
            <w:tcMar>
              <w:top w:w="0.0" w:type="dxa"/>
              <w:left w:w="108.0" w:type="dxa"/>
              <w:bottom w:w="0.0" w:type="dxa"/>
              <w:right w:w="108.0" w:type="dxa"/>
            </w:tcMar>
          </w:tcPr>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Delayed replication of next </w:t>
            </w:r>
            <w:sdt>
              <w:sdtPr>
                <w:tag w:val="goog_rdk_212"/>
              </w:sdtPr>
              <w:sdtContent>
                <w:ins w:author="Stig Syndergaard" w:id="33" w:date="2024-03-19T20:08: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12</w:t>
                  </w:r>
                </w:ins>
              </w:sdtContent>
            </w:sdt>
            <w:sdt>
              <w:sdtPr>
                <w:tag w:val="goog_rdk_213"/>
              </w:sdtPr>
              <w:sdtContent>
                <w:del w:author="Stig Syndergaard" w:id="33" w:date="2024-03-19T20:08: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delText xml:space="preserve">8</w:delText>
                  </w:r>
                </w:del>
              </w:sdtContent>
            </w:sdt>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descriptors</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N1+1</w:t>
            </w:r>
          </w:p>
        </w:tc>
        <w:tc>
          <w:tcPr>
            <w:shd w:fill="e0e0e0" w:val="clear"/>
            <w:tcMar>
              <w:top w:w="0.0" w:type="dxa"/>
              <w:left w:w="108.0" w:type="dxa"/>
              <w:bottom w:w="0.0" w:type="dxa"/>
              <w:right w:w="108.0" w:type="dxa"/>
            </w:tcMar>
          </w:tcPr>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Replication factor</w:t>
            </w:r>
          </w:p>
        </w:tc>
        <w:tc>
          <w:tcPr>
            <w:shd w:fill="e0e0e0" w:val="clear"/>
            <w:tcMar>
              <w:top w:w="0.0" w:type="dxa"/>
              <w:left w:w="108.0" w:type="dxa"/>
              <w:bottom w:w="0.0" w:type="dxa"/>
              <w:right w:w="108.0" w:type="dxa"/>
            </w:tcMar>
          </w:tcPr>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0 31 002</w:t>
            </w:r>
          </w:p>
        </w:tc>
        <w:tc>
          <w:tcPr>
            <w:shd w:fill="e0e0e0" w:val="clear"/>
            <w:tcMar>
              <w:top w:w="0.0" w:type="dxa"/>
              <w:left w:w="108.0" w:type="dxa"/>
              <w:bottom w:w="0.0" w:type="dxa"/>
              <w:right w:w="108.0" w:type="dxa"/>
            </w:tcMar>
          </w:tcPr>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16</w:t>
            </w:r>
          </w:p>
        </w:tc>
        <w:tc>
          <w:tcPr>
            <w:shd w:fill="e0e0e0" w:val="clear"/>
            <w:tcMar>
              <w:top w:w="0.0" w:type="dxa"/>
              <w:left w:w="108.0" w:type="dxa"/>
              <w:bottom w:w="0.0" w:type="dxa"/>
              <w:right w:w="108.0" w:type="dxa"/>
            </w:tcMar>
          </w:tcPr>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Number of Step 2a samples,</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 n</w:t>
            </w:r>
            <w:sdt>
              <w:sdtPr>
                <w:tag w:val="goog_rdk_214"/>
              </w:sdtPr>
              <w:sdtContent>
                <w:ins w:author="Stig Syndergaard" w:id="34" w:date="2024-03-19T20:08:00Z">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5</w:t>
                  </w:r>
                </w:ins>
              </w:sdtContent>
            </w:sdt>
            <w:sdt>
              <w:sdtPr>
                <w:tag w:val="goog_rdk_215"/>
              </w:sdtPr>
              <w:sdtContent>
                <w:del w:author="Stig Syndergaard" w:id="34" w:date="2024-03-19T20:08:00Z">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delText xml:space="preserve">2</w:delText>
                  </w:r>
                </w:del>
              </w:sdtContent>
            </w:sdt>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N1+2</w:t>
            </w:r>
          </w:p>
        </w:tc>
        <w:tc>
          <w:tcPr>
            <w:shd w:fill="f3f3f3" w:val="clear"/>
            <w:tcMar>
              <w:top w:w="0.0" w:type="dxa"/>
              <w:left w:w="108.0" w:type="dxa"/>
              <w:bottom w:w="0.0" w:type="dxa"/>
              <w:right w:w="108.0" w:type="dxa"/>
            </w:tcMar>
          </w:tcPr>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Height</w:t>
            </w:r>
          </w:p>
        </w:tc>
        <w:tc>
          <w:tcPr>
            <w:shd w:fill="f3f3f3" w:val="clear"/>
            <w:tcMar>
              <w:top w:w="0.0" w:type="dxa"/>
              <w:left w:w="108.0" w:type="dxa"/>
              <w:bottom w:w="0.0" w:type="dxa"/>
              <w:right w:w="108.0" w:type="dxa"/>
            </w:tcMar>
          </w:tcPr>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0 07 007</w:t>
            </w:r>
          </w:p>
        </w:tc>
        <w:tc>
          <w:tcPr>
            <w:shd w:fill="f3f3f3" w:val="clear"/>
            <w:tcMar>
              <w:top w:w="0.0" w:type="dxa"/>
              <w:left w:w="108.0" w:type="dxa"/>
              <w:bottom w:w="0.0" w:type="dxa"/>
              <w:right w:w="108.0" w:type="dxa"/>
            </w:tcMar>
          </w:tcPr>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-1 000</w:t>
            </w:r>
          </w:p>
        </w:tc>
        <w:tc>
          <w:tcPr>
            <w:shd w:fill="f3f3f3" w:val="clear"/>
            <w:tcMar>
              <w:top w:w="0.0" w:type="dxa"/>
              <w:left w:w="108.0" w:type="dxa"/>
              <w:bottom w:w="0.0" w:type="dxa"/>
              <w:right w:w="108.0" w:type="dxa"/>
            </w:tcMar>
          </w:tcPr>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17</w:t>
            </w:r>
          </w:p>
        </w:tc>
        <w:tc>
          <w:tcPr>
            <w:shd w:fill="f3f3f3" w:val="clear"/>
            <w:tcMar>
              <w:top w:w="0.0" w:type="dxa"/>
              <w:left w:w="108.0" w:type="dxa"/>
              <w:bottom w:w="0.0" w:type="dxa"/>
              <w:right w:w="108.0" w:type="dxa"/>
            </w:tcMar>
          </w:tcPr>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metres</w:t>
            </w:r>
          </w:p>
        </w:tc>
        <w:tc>
          <w:tcPr>
            <w:shd w:fill="f3f3f3" w:val="clear"/>
            <w:tcMar>
              <w:top w:w="0.0" w:type="dxa"/>
              <w:left w:w="108.0" w:type="dxa"/>
              <w:bottom w:w="0.0" w:type="dxa"/>
              <w:right w:w="108.0" w:type="dxa"/>
            </w:tcMar>
          </w:tcPr>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Geometric altitude, -1km to 100km, wrt EGM-96 geoid (MSL)</w:t>
            </w:r>
            <w:r w:rsidDel="00000000" w:rsidR="00000000" w:rsidRPr="00000000">
              <w:rPr>
                <w:rtl w:val="0"/>
              </w:rPr>
            </w:r>
          </w:p>
        </w:tc>
      </w:tr>
      <w:sdt>
        <w:sdtPr>
          <w:tag w:val="goog_rdk_217"/>
        </w:sdtPr>
        <w:sdtContent>
          <w:tr>
            <w:trPr>
              <w:cantSplit w:val="1"/>
              <w:tblHeader w:val="0"/>
              <w:ins w:author="Stig Syndergaard" w:id="35" w:date="2024-03-19T20:13:00Z"/>
            </w:trPr>
            <w:tc>
              <w:tcPr>
                <w:shd w:fill="e0e0e0" w:val="clear"/>
                <w:tcMar>
                  <w:top w:w="0.0" w:type="dxa"/>
                  <w:left w:w="108.0" w:type="dxa"/>
                  <w:bottom w:w="0.0" w:type="dxa"/>
                  <w:right w:w="108.0" w:type="dxa"/>
                </w:tcMar>
              </w:tcPr>
              <w:sdt>
                <w:sdtPr>
                  <w:tag w:val="goog_rdk_219"/>
                </w:sdtPr>
                <w:sdtContent>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218"/>
                      </w:sdtPr>
                      <w:sdtContent>
                        <w:ins w:author="Stig Syndergaard" w:id="35" w:date="2024-03-19T20: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N1+3</w:t>
                          </w:r>
                        </w:ins>
                      </w:sdtContent>
                    </w:sdt>
                  </w:p>
                </w:sdtContent>
              </w:sdt>
            </w:tc>
            <w:tc>
              <w:tcPr>
                <w:shd w:fill="e0e0e0" w:val="clear"/>
                <w:tcMar>
                  <w:top w:w="0.0" w:type="dxa"/>
                  <w:left w:w="108.0" w:type="dxa"/>
                  <w:bottom w:w="0.0" w:type="dxa"/>
                  <w:right w:w="108.0" w:type="dxa"/>
                </w:tcMar>
              </w:tcPr>
              <w:sdt>
                <w:sdtPr>
                  <w:tag w:val="goog_rdk_221"/>
                </w:sdtPr>
                <w:sdtContent>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5" w:date="2024-03-19T20:13:00Z"/>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220"/>
                      </w:sdtPr>
                      <w:sdtContent>
                        <w:ins w:author="Stig Syndergaard" w:id="35" w:date="2024-03-19T20:13: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Geopotential height</w:t>
                          </w:r>
                          <w:r w:rsidDel="00000000" w:rsidR="00000000" w:rsidRPr="00000000">
                            <w:rPr>
                              <w:rtl w:val="0"/>
                            </w:rPr>
                          </w:r>
                        </w:ins>
                      </w:sdtContent>
                    </w:sdt>
                  </w:p>
                </w:sdtContent>
              </w:sdt>
            </w:tc>
            <w:tc>
              <w:tcPr>
                <w:shd w:fill="e0e0e0" w:val="clear"/>
                <w:tcMar>
                  <w:top w:w="0.0" w:type="dxa"/>
                  <w:left w:w="108.0" w:type="dxa"/>
                  <w:bottom w:w="0.0" w:type="dxa"/>
                  <w:right w:w="108.0" w:type="dxa"/>
                </w:tcMar>
              </w:tcPr>
              <w:sdt>
                <w:sdtPr>
                  <w:tag w:val="goog_rdk_224"/>
                </w:sdtPr>
                <w:sdtContent>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35" w:date="2024-03-19T20:13:00Z"/>
                        <w:rFonts w:ascii="Arial" w:cs="Arial" w:eastAsia="Arial" w:hAnsi="Arial"/>
                        <w:b w:val="1"/>
                        <w:i w:val="0"/>
                        <w:smallCaps w:val="0"/>
                        <w:strike w:val="0"/>
                        <w:color w:val="000000"/>
                        <w:sz w:val="16"/>
                        <w:szCs w:val="16"/>
                        <w:u w:val="none"/>
                        <w:shd w:fill="auto" w:val="clear"/>
                        <w:vertAlign w:val="baseline"/>
                      </w:rPr>
                    </w:pPr>
                    <w:sdt>
                      <w:sdtPr>
                        <w:tag w:val="goog_rdk_222"/>
                      </w:sdtPr>
                      <w:sdtContent>
                        <w:ins w:author="Stig Syndergaard" w:id="35" w:date="2024-03-19T20:13: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w:t>
                          </w:r>
                        </w:ins>
                        <w:sdt>
                          <w:sdtPr>
                            <w:tag w:val="goog_rdk_223"/>
                          </w:sdtPr>
                          <w:sdtContent>
                            <w:commentRangeStart w:id="20"/>
                          </w:sdtContent>
                        </w:sdt>
                        <w:ins w:author="Stig Syndergaard" w:id="35" w:date="2024-03-19T20:13: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10</w:t>
                          </w:r>
                          <w:commentRangeEnd w:id="20"/>
                          <w:r w:rsidDel="00000000" w:rsidR="00000000" w:rsidRPr="00000000">
                            <w:commentReference w:id="20"/>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 009</w:t>
                          </w:r>
                        </w:ins>
                      </w:sdtContent>
                    </w:sdt>
                  </w:p>
                </w:sdtContent>
              </w:sdt>
            </w:tc>
            <w:tc>
              <w:tcPr>
                <w:shd w:fill="e0e0e0" w:val="clear"/>
                <w:tcMar>
                  <w:top w:w="0.0" w:type="dxa"/>
                  <w:left w:w="108.0" w:type="dxa"/>
                  <w:bottom w:w="0.0" w:type="dxa"/>
                  <w:right w:w="108.0" w:type="dxa"/>
                </w:tcMar>
              </w:tcPr>
              <w:sdt>
                <w:sdtPr>
                  <w:tag w:val="goog_rdk_226"/>
                </w:sdtPr>
                <w:sdtContent>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225"/>
                      </w:sdtPr>
                      <w:sdtContent>
                        <w:ins w:author="Stig Syndergaard" w:id="35" w:date="2024-03-19T20: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ins>
                      </w:sdtContent>
                    </w:sdt>
                  </w:p>
                </w:sdtContent>
              </w:sdt>
            </w:tc>
            <w:tc>
              <w:tcPr>
                <w:shd w:fill="e0e0e0" w:val="clear"/>
                <w:tcMar>
                  <w:top w:w="0.0" w:type="dxa"/>
                  <w:left w:w="108.0" w:type="dxa"/>
                  <w:bottom w:w="0.0" w:type="dxa"/>
                  <w:right w:w="108.0" w:type="dxa"/>
                </w:tcMar>
              </w:tcPr>
              <w:sdt>
                <w:sdtPr>
                  <w:tag w:val="goog_rdk_228"/>
                </w:sdtPr>
                <w:sdtContent>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227"/>
                      </w:sdtPr>
                      <w:sdtContent>
                        <w:ins w:author="Stig Syndergaard" w:id="35" w:date="2024-03-19T20: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-1 000</w:t>
                          </w:r>
                        </w:ins>
                      </w:sdtContent>
                    </w:sdt>
                  </w:p>
                </w:sdtContent>
              </w:sdt>
            </w:tc>
            <w:tc>
              <w:tcPr>
                <w:shd w:fill="e0e0e0" w:val="clear"/>
                <w:tcMar>
                  <w:top w:w="0.0" w:type="dxa"/>
                  <w:left w:w="108.0" w:type="dxa"/>
                  <w:bottom w:w="0.0" w:type="dxa"/>
                  <w:right w:w="108.0" w:type="dxa"/>
                </w:tcMar>
              </w:tcPr>
              <w:sdt>
                <w:sdtPr>
                  <w:tag w:val="goog_rdk_230"/>
                </w:sdtPr>
                <w:sdtContent>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229"/>
                      </w:sdtPr>
                      <w:sdtContent>
                        <w:ins w:author="Stig Syndergaard" w:id="35" w:date="2024-03-19T20: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17</w:t>
                          </w:r>
                        </w:ins>
                      </w:sdtContent>
                    </w:sdt>
                  </w:p>
                </w:sdtContent>
              </w:sdt>
            </w:tc>
            <w:tc>
              <w:tcPr>
                <w:shd w:fill="e0e0e0" w:val="clear"/>
                <w:tcMar>
                  <w:top w:w="0.0" w:type="dxa"/>
                  <w:left w:w="108.0" w:type="dxa"/>
                  <w:bottom w:w="0.0" w:type="dxa"/>
                  <w:right w:w="108.0" w:type="dxa"/>
                </w:tcMar>
              </w:tcPr>
              <w:sdt>
                <w:sdtPr>
                  <w:tag w:val="goog_rdk_232"/>
                </w:sdtPr>
                <w:sdtContent>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231"/>
                      </w:sdtPr>
                      <w:sdtContent>
                        <w:ins w:author="Stig Syndergaard" w:id="35" w:date="2024-03-19T20: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gpm</w:t>
                          </w:r>
                        </w:ins>
                      </w:sdtContent>
                    </w:sdt>
                  </w:p>
                </w:sdtContent>
              </w:sdt>
            </w:tc>
            <w:tc>
              <w:tcPr>
                <w:shd w:fill="e0e0e0" w:val="clear"/>
                <w:tcMar>
                  <w:top w:w="0.0" w:type="dxa"/>
                  <w:left w:w="108.0" w:type="dxa"/>
                  <w:bottom w:w="0.0" w:type="dxa"/>
                  <w:right w:w="108.0" w:type="dxa"/>
                </w:tcMar>
              </w:tcPr>
              <w:sdt>
                <w:sdtPr>
                  <w:tag w:val="goog_rdk_234"/>
                </w:sdtPr>
                <w:sdtContent>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5" w:date="2024-03-19T20:13:00Z"/>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233"/>
                      </w:sdtPr>
                      <w:sdtContent>
                        <w:ins w:author="Stig Syndergaard" w:id="35" w:date="2024-03-19T20: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Geopot. altitude, -1km to 100km, wrt EGM-96 geoid (MSL)</w:t>
                          </w:r>
                          <w:r w:rsidDel="00000000" w:rsidR="00000000" w:rsidRPr="00000000">
                            <w:rPr>
                              <w:rtl w:val="0"/>
                            </w:rPr>
                          </w:r>
                        </w:ins>
                      </w:sdtContent>
                    </w:sdt>
                  </w:p>
                </w:sdtContent>
              </w:sdt>
            </w:tc>
          </w:tr>
        </w:sdtContent>
      </w:sdt>
      <w:sdt>
        <w:sdtPr>
          <w:tag w:val="goog_rdk_235"/>
        </w:sdtPr>
        <w:sdtContent>
          <w:tr>
            <w:trPr>
              <w:cantSplit w:val="1"/>
              <w:tblHeader w:val="0"/>
              <w:ins w:author="Stig Syndergaard" w:id="35" w:date="2024-03-19T20:13:00Z"/>
            </w:trPr>
            <w:tc>
              <w:tcPr>
                <w:shd w:fill="e0e0e0" w:val="clear"/>
                <w:tcMar>
                  <w:top w:w="0.0" w:type="dxa"/>
                  <w:left w:w="108.0" w:type="dxa"/>
                  <w:bottom w:w="0.0" w:type="dxa"/>
                  <w:right w:w="108.0" w:type="dxa"/>
                </w:tcMar>
              </w:tcPr>
              <w:sdt>
                <w:sdtPr>
                  <w:tag w:val="goog_rdk_237"/>
                </w:sdtPr>
                <w:sdtContent>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236"/>
                      </w:sdtPr>
                      <w:sdtContent>
                        <w:ins w:author="Stig Syndergaard" w:id="35" w:date="2024-03-19T20: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N1+4</w:t>
                          </w:r>
                        </w:ins>
                      </w:sdtContent>
                    </w:sdt>
                  </w:p>
                </w:sdtContent>
              </w:sdt>
            </w:tc>
            <w:tc>
              <w:tcPr>
                <w:shd w:fill="e0e0e0" w:val="clear"/>
                <w:tcMar>
                  <w:top w:w="0.0" w:type="dxa"/>
                  <w:left w:w="108.0" w:type="dxa"/>
                  <w:bottom w:w="0.0" w:type="dxa"/>
                  <w:right w:w="108.0" w:type="dxa"/>
                </w:tcMar>
              </w:tcPr>
              <w:sdt>
                <w:sdtPr>
                  <w:tag w:val="goog_rdk_239"/>
                </w:sdtPr>
                <w:sdtContent>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5" w:date="2024-03-19T20:13:00Z"/>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238"/>
                      </w:sdtPr>
                      <w:sdtContent>
                        <w:ins w:author="Stig Syndergaard" w:id="35" w:date="2024-03-19T20:13: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Atmospheric refractivity</w:t>
                          </w:r>
                          <w:r w:rsidDel="00000000" w:rsidR="00000000" w:rsidRPr="00000000">
                            <w:rPr>
                              <w:rtl w:val="0"/>
                            </w:rPr>
                          </w:r>
                        </w:ins>
                      </w:sdtContent>
                    </w:sdt>
                  </w:p>
                </w:sdtContent>
              </w:sdt>
            </w:tc>
            <w:tc>
              <w:tcPr>
                <w:shd w:fill="e0e0e0" w:val="clear"/>
                <w:tcMar>
                  <w:top w:w="0.0" w:type="dxa"/>
                  <w:left w:w="108.0" w:type="dxa"/>
                  <w:bottom w:w="0.0" w:type="dxa"/>
                  <w:right w:w="108.0" w:type="dxa"/>
                </w:tcMar>
              </w:tcPr>
              <w:sdt>
                <w:sdtPr>
                  <w:tag w:val="goog_rdk_241"/>
                </w:sdtPr>
                <w:sdtContent>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35" w:date="2024-03-19T20:13:00Z"/>
                        <w:rFonts w:ascii="Arial" w:cs="Arial" w:eastAsia="Arial" w:hAnsi="Arial"/>
                        <w:b w:val="1"/>
                        <w:i w:val="0"/>
                        <w:smallCaps w:val="0"/>
                        <w:strike w:val="0"/>
                        <w:color w:val="0000ff"/>
                        <w:sz w:val="16"/>
                        <w:szCs w:val="16"/>
                        <w:u w:val="none"/>
                        <w:shd w:fill="auto" w:val="clear"/>
                        <w:vertAlign w:val="baseline"/>
                      </w:rPr>
                    </w:pPr>
                    <w:sdt>
                      <w:sdtPr>
                        <w:tag w:val="goog_rdk_240"/>
                      </w:sdtPr>
                      <w:sdtContent>
                        <w:ins w:author="Stig Syndergaard" w:id="35" w:date="2024-03-19T20:13: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0 15 036</w:t>
                          </w:r>
                        </w:ins>
                      </w:sdtContent>
                    </w:sdt>
                  </w:p>
                </w:sdtContent>
              </w:sdt>
            </w:tc>
            <w:tc>
              <w:tcPr>
                <w:shd w:fill="e0e0e0" w:val="clear"/>
                <w:tcMar>
                  <w:top w:w="0.0" w:type="dxa"/>
                  <w:left w:w="108.0" w:type="dxa"/>
                  <w:bottom w:w="0.0" w:type="dxa"/>
                  <w:right w:w="108.0" w:type="dxa"/>
                </w:tcMar>
              </w:tcPr>
              <w:sdt>
                <w:sdtPr>
                  <w:tag w:val="goog_rdk_243"/>
                </w:sdtPr>
                <w:sdtContent>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1"/>
                        <w:i w:val="0"/>
                        <w:smallCaps w:val="0"/>
                        <w:strike w:val="0"/>
                        <w:color w:val="0000ff"/>
                        <w:sz w:val="16"/>
                        <w:szCs w:val="16"/>
                        <w:u w:val="none"/>
                        <w:shd w:fill="auto" w:val="clear"/>
                        <w:vertAlign w:val="baseline"/>
                      </w:rPr>
                    </w:pPr>
                    <w:sdt>
                      <w:sdtPr>
                        <w:tag w:val="goog_rdk_242"/>
                      </w:sdtPr>
                      <w:sdtContent>
                        <w:ins w:author="Stig Syndergaard" w:id="35" w:date="2024-03-19T20:13: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3</w:t>
                          </w:r>
                        </w:ins>
                      </w:sdtContent>
                    </w:sdt>
                  </w:p>
                </w:sdtContent>
              </w:sdt>
            </w:tc>
            <w:tc>
              <w:tcPr>
                <w:shd w:fill="e0e0e0" w:val="clear"/>
                <w:tcMar>
                  <w:top w:w="0.0" w:type="dxa"/>
                  <w:left w:w="108.0" w:type="dxa"/>
                  <w:bottom w:w="0.0" w:type="dxa"/>
                  <w:right w:w="108.0" w:type="dxa"/>
                </w:tcMar>
              </w:tcPr>
              <w:sdt>
                <w:sdtPr>
                  <w:tag w:val="goog_rdk_245"/>
                </w:sdtPr>
                <w:sdtContent>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1"/>
                        <w:i w:val="0"/>
                        <w:smallCaps w:val="0"/>
                        <w:strike w:val="0"/>
                        <w:color w:val="0000ff"/>
                        <w:sz w:val="16"/>
                        <w:szCs w:val="16"/>
                        <w:u w:val="none"/>
                        <w:shd w:fill="auto" w:val="clear"/>
                        <w:vertAlign w:val="baseline"/>
                      </w:rPr>
                    </w:pPr>
                    <w:sdt>
                      <w:sdtPr>
                        <w:tag w:val="goog_rdk_244"/>
                      </w:sdtPr>
                      <w:sdtContent>
                        <w:ins w:author="Stig Syndergaard" w:id="35" w:date="2024-03-19T20:13: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w:t>
                          </w:r>
                        </w:ins>
                      </w:sdtContent>
                    </w:sdt>
                  </w:p>
                </w:sdtContent>
              </w:sdt>
            </w:tc>
            <w:tc>
              <w:tcPr>
                <w:shd w:fill="e0e0e0" w:val="clear"/>
                <w:tcMar>
                  <w:top w:w="0.0" w:type="dxa"/>
                  <w:left w:w="108.0" w:type="dxa"/>
                  <w:bottom w:w="0.0" w:type="dxa"/>
                  <w:right w:w="108.0" w:type="dxa"/>
                </w:tcMar>
              </w:tcPr>
              <w:sdt>
                <w:sdtPr>
                  <w:tag w:val="goog_rdk_247"/>
                </w:sdtPr>
                <w:sdtContent>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1"/>
                        <w:i w:val="0"/>
                        <w:smallCaps w:val="0"/>
                        <w:strike w:val="0"/>
                        <w:color w:val="0000ff"/>
                        <w:sz w:val="16"/>
                        <w:szCs w:val="16"/>
                        <w:u w:val="none"/>
                        <w:shd w:fill="auto" w:val="clear"/>
                        <w:vertAlign w:val="baseline"/>
                      </w:rPr>
                    </w:pPr>
                    <w:sdt>
                      <w:sdtPr>
                        <w:tag w:val="goog_rdk_246"/>
                      </w:sdtPr>
                      <w:sdtContent>
                        <w:ins w:author="Stig Syndergaard" w:id="35" w:date="2024-03-19T20:13: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19</w:t>
                          </w:r>
                        </w:ins>
                      </w:sdtContent>
                    </w:sdt>
                  </w:p>
                </w:sdtContent>
              </w:sdt>
            </w:tc>
            <w:tc>
              <w:tcPr>
                <w:shd w:fill="e0e0e0" w:val="clear"/>
                <w:tcMar>
                  <w:top w:w="0.0" w:type="dxa"/>
                  <w:left w:w="108.0" w:type="dxa"/>
                  <w:bottom w:w="0.0" w:type="dxa"/>
                  <w:right w:w="108.0" w:type="dxa"/>
                </w:tcMar>
              </w:tcPr>
              <w:sdt>
                <w:sdtPr>
                  <w:tag w:val="goog_rdk_249"/>
                </w:sdtPr>
                <w:sdtContent>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5" w:date="2024-03-19T20:13:00Z"/>
                        <w:rFonts w:ascii="Arial" w:cs="Arial" w:eastAsia="Arial" w:hAnsi="Arial"/>
                        <w:b w:val="1"/>
                        <w:i w:val="0"/>
                        <w:smallCaps w:val="0"/>
                        <w:strike w:val="0"/>
                        <w:color w:val="0000ff"/>
                        <w:sz w:val="16"/>
                        <w:szCs w:val="16"/>
                        <w:u w:val="none"/>
                        <w:shd w:fill="auto" w:val="clear"/>
                        <w:vertAlign w:val="baseline"/>
                      </w:rPr>
                    </w:pPr>
                    <w:sdt>
                      <w:sdtPr>
                        <w:tag w:val="goog_rdk_248"/>
                      </w:sdtPr>
                      <w:sdtContent>
                        <w:ins w:author="Stig Syndergaard" w:id="35" w:date="2024-03-19T20:13: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N-units</w:t>
                          </w:r>
                        </w:ins>
                      </w:sdtContent>
                    </w:sdt>
                  </w:p>
                </w:sdtContent>
              </w:sdt>
            </w:tc>
            <w:tc>
              <w:tcPr>
                <w:shd w:fill="e0e0e0" w:val="clear"/>
                <w:tcMar>
                  <w:top w:w="0.0" w:type="dxa"/>
                  <w:left w:w="108.0" w:type="dxa"/>
                  <w:bottom w:w="0.0" w:type="dxa"/>
                  <w:right w:w="108.0" w:type="dxa"/>
                </w:tcMar>
              </w:tcPr>
              <w:sdt>
                <w:sdtPr>
                  <w:tag w:val="goog_rdk_251"/>
                </w:sdtPr>
                <w:sdtContent>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5" w:date="2024-03-19T20:13:00Z"/>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250"/>
                      </w:sdtPr>
                      <w:sdtContent>
                        <w:ins w:author="Stig Syndergaard" w:id="35" w:date="2024-03-19T20:13: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 – 500, to 10</w:t>
                          </w:r>
                          <w:r w:rsidDel="00000000" w:rsidR="00000000" w:rsidRPr="00000000">
                            <w:rPr>
                              <w:rFonts w:ascii="Arial" w:cs="Arial" w:eastAsia="Arial" w:hAnsi="Arial"/>
                              <w:b w:val="1"/>
                              <w:i w:val="0"/>
                              <w:smallCaps w:val="0"/>
                              <w:strike w:val="0"/>
                              <w:color w:val="0000ff"/>
                              <w:sz w:val="16"/>
                              <w:szCs w:val="16"/>
                              <w:u w:val="none"/>
                              <w:shd w:fill="auto" w:val="clear"/>
                              <w:vertAlign w:val="superscript"/>
                              <w:rtl w:val="0"/>
                            </w:rPr>
                            <w:t xml:space="preserve">-3</w:t>
                          </w: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 N-units</w:t>
                          </w:r>
                          <w:r w:rsidDel="00000000" w:rsidR="00000000" w:rsidRPr="00000000">
                            <w:rPr>
                              <w:rtl w:val="0"/>
                            </w:rPr>
                          </w:r>
                        </w:ins>
                      </w:sdtContent>
                    </w:sdt>
                  </w:p>
                </w:sdtContent>
              </w:sdt>
            </w:tc>
          </w:tr>
        </w:sdtContent>
      </w:sdt>
      <w:sdt>
        <w:sdtPr>
          <w:tag w:val="goog_rdk_252"/>
        </w:sdtPr>
        <w:sdtContent>
          <w:tr>
            <w:trPr>
              <w:cantSplit w:val="1"/>
              <w:tblHeader w:val="0"/>
              <w:ins w:author="Stig Syndergaard" w:id="35" w:date="2024-03-19T20:13:00Z"/>
            </w:trPr>
            <w:tc>
              <w:tcPr>
                <w:shd w:fill="e0e0e0" w:val="clear"/>
                <w:tcMar>
                  <w:top w:w="0.0" w:type="dxa"/>
                  <w:left w:w="108.0" w:type="dxa"/>
                  <w:bottom w:w="0.0" w:type="dxa"/>
                  <w:right w:w="108.0" w:type="dxa"/>
                </w:tcMar>
              </w:tcPr>
              <w:sdt>
                <w:sdtPr>
                  <w:tag w:val="goog_rdk_254"/>
                </w:sdtPr>
                <w:sdtContent>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253"/>
                      </w:sdtPr>
                      <w:sdtContent>
                        <w:ins w:author="Stig Syndergaard" w:id="35" w:date="2024-03-19T20: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N1+5</w:t>
                          </w:r>
                        </w:ins>
                      </w:sdtContent>
                    </w:sdt>
                  </w:p>
                </w:sdtContent>
              </w:sdt>
            </w:tc>
            <w:tc>
              <w:tcPr>
                <w:shd w:fill="e0e0e0" w:val="clear"/>
                <w:tcMar>
                  <w:top w:w="0.0" w:type="dxa"/>
                  <w:left w:w="108.0" w:type="dxa"/>
                  <w:bottom w:w="0.0" w:type="dxa"/>
                  <w:right w:w="108.0" w:type="dxa"/>
                </w:tcMar>
              </w:tcPr>
              <w:sdt>
                <w:sdtPr>
                  <w:tag w:val="goog_rdk_256"/>
                </w:sdtPr>
                <w:sdtContent>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5" w:date="2024-03-19T20:13:00Z"/>
                        <w:rFonts w:ascii="Times New Roman" w:cs="Times New Roman" w:eastAsia="Times New Roman" w:hAnsi="Times New Roman"/>
                        <w:b w:val="0"/>
                        <w:i w:val="0"/>
                        <w:smallCaps w:val="0"/>
                        <w:strike w:val="0"/>
                        <w:color w:val="0000ff"/>
                        <w:sz w:val="24"/>
                        <w:szCs w:val="24"/>
                        <w:u w:val="none"/>
                        <w:shd w:fill="auto" w:val="clear"/>
                        <w:vertAlign w:val="baseline"/>
                      </w:rPr>
                    </w:pPr>
                    <w:sdt>
                      <w:sdtPr>
                        <w:tag w:val="goog_rdk_255"/>
                      </w:sdtPr>
                      <w:sdtContent>
                        <w:ins w:author="Stig Syndergaard" w:id="35" w:date="2024-03-19T20:13: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Estimated error in atmospheric refractivity</w:t>
                          </w:r>
                          <w:r w:rsidDel="00000000" w:rsidR="00000000" w:rsidRPr="00000000">
                            <w:rPr>
                              <w:rtl w:val="0"/>
                            </w:rPr>
                          </w:r>
                        </w:ins>
                      </w:sdtContent>
                    </w:sdt>
                  </w:p>
                </w:sdtContent>
              </w:sdt>
            </w:tc>
            <w:tc>
              <w:tcPr>
                <w:shd w:fill="e0e0e0" w:val="clear"/>
                <w:tcMar>
                  <w:top w:w="0.0" w:type="dxa"/>
                  <w:left w:w="108.0" w:type="dxa"/>
                  <w:bottom w:w="0.0" w:type="dxa"/>
                  <w:right w:w="108.0" w:type="dxa"/>
                </w:tcMar>
              </w:tcPr>
              <w:sdt>
                <w:sdtPr>
                  <w:tag w:val="goog_rdk_258"/>
                </w:sdtPr>
                <w:sdtContent>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35" w:date="2024-03-19T20:13:00Z"/>
                        <w:rFonts w:ascii="Arial" w:cs="Arial" w:eastAsia="Arial" w:hAnsi="Arial"/>
                        <w:b w:val="1"/>
                        <w:i w:val="0"/>
                        <w:smallCaps w:val="0"/>
                        <w:strike w:val="0"/>
                        <w:color w:val="0000ff"/>
                        <w:sz w:val="16"/>
                        <w:szCs w:val="16"/>
                        <w:u w:val="none"/>
                        <w:shd w:fill="auto" w:val="clear"/>
                        <w:vertAlign w:val="baseline"/>
                      </w:rPr>
                    </w:pPr>
                    <w:sdt>
                      <w:sdtPr>
                        <w:tag w:val="goog_rdk_257"/>
                      </w:sdtPr>
                      <w:sdtContent>
                        <w:ins w:author="Stig Syndergaard" w:id="35" w:date="2024-03-19T20:13: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 15 040 (New)</w:t>
                          </w:r>
                        </w:ins>
                      </w:sdtContent>
                    </w:sdt>
                  </w:p>
                </w:sdtContent>
              </w:sdt>
            </w:tc>
            <w:tc>
              <w:tcPr>
                <w:shd w:fill="e0e0e0" w:val="clear"/>
                <w:tcMar>
                  <w:top w:w="0.0" w:type="dxa"/>
                  <w:left w:w="108.0" w:type="dxa"/>
                  <w:bottom w:w="0.0" w:type="dxa"/>
                  <w:right w:w="108.0" w:type="dxa"/>
                </w:tcMar>
              </w:tcPr>
              <w:sdt>
                <w:sdtPr>
                  <w:tag w:val="goog_rdk_260"/>
                </w:sdtPr>
                <w:sdtContent>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1"/>
                        <w:i w:val="0"/>
                        <w:smallCaps w:val="0"/>
                        <w:strike w:val="0"/>
                        <w:color w:val="0000ff"/>
                        <w:sz w:val="16"/>
                        <w:szCs w:val="16"/>
                        <w:u w:val="none"/>
                        <w:shd w:fill="auto" w:val="clear"/>
                        <w:vertAlign w:val="baseline"/>
                      </w:rPr>
                    </w:pPr>
                    <w:sdt>
                      <w:sdtPr>
                        <w:tag w:val="goog_rdk_259"/>
                      </w:sdtPr>
                      <w:sdtContent>
                        <w:ins w:author="Stig Syndergaard" w:id="35" w:date="2024-03-19T20:13: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3</w:t>
                          </w:r>
                        </w:ins>
                      </w:sdtContent>
                    </w:sdt>
                  </w:p>
                </w:sdtContent>
              </w:sdt>
            </w:tc>
            <w:tc>
              <w:tcPr>
                <w:shd w:fill="e0e0e0" w:val="clear"/>
                <w:tcMar>
                  <w:top w:w="0.0" w:type="dxa"/>
                  <w:left w:w="108.0" w:type="dxa"/>
                  <w:bottom w:w="0.0" w:type="dxa"/>
                  <w:right w:w="108.0" w:type="dxa"/>
                </w:tcMar>
              </w:tcPr>
              <w:sdt>
                <w:sdtPr>
                  <w:tag w:val="goog_rdk_262"/>
                </w:sdtPr>
                <w:sdtContent>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1"/>
                        <w:i w:val="0"/>
                        <w:smallCaps w:val="0"/>
                        <w:strike w:val="0"/>
                        <w:color w:val="0000ff"/>
                        <w:sz w:val="16"/>
                        <w:szCs w:val="16"/>
                        <w:u w:val="none"/>
                        <w:shd w:fill="auto" w:val="clear"/>
                        <w:vertAlign w:val="baseline"/>
                      </w:rPr>
                    </w:pPr>
                    <w:sdt>
                      <w:sdtPr>
                        <w:tag w:val="goog_rdk_261"/>
                      </w:sdtPr>
                      <w:sdtContent>
                        <w:ins w:author="Stig Syndergaard" w:id="35" w:date="2024-03-19T20:13: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w:t>
                          </w:r>
                        </w:ins>
                      </w:sdtContent>
                    </w:sdt>
                  </w:p>
                </w:sdtContent>
              </w:sdt>
            </w:tc>
            <w:tc>
              <w:tcPr>
                <w:shd w:fill="e0e0e0" w:val="clear"/>
                <w:tcMar>
                  <w:top w:w="0.0" w:type="dxa"/>
                  <w:left w:w="108.0" w:type="dxa"/>
                  <w:bottom w:w="0.0" w:type="dxa"/>
                  <w:right w:w="108.0" w:type="dxa"/>
                </w:tcMar>
              </w:tcPr>
              <w:sdt>
                <w:sdtPr>
                  <w:tag w:val="goog_rdk_264"/>
                </w:sdtPr>
                <w:sdtContent>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1"/>
                        <w:i w:val="0"/>
                        <w:smallCaps w:val="0"/>
                        <w:strike w:val="0"/>
                        <w:color w:val="0000ff"/>
                        <w:sz w:val="16"/>
                        <w:szCs w:val="16"/>
                        <w:u w:val="none"/>
                        <w:shd w:fill="auto" w:val="clear"/>
                        <w:vertAlign w:val="baseline"/>
                      </w:rPr>
                    </w:pPr>
                    <w:sdt>
                      <w:sdtPr>
                        <w:tag w:val="goog_rdk_263"/>
                      </w:sdtPr>
                      <w:sdtContent>
                        <w:ins w:author="Stig Syndergaard" w:id="35" w:date="2024-03-19T20:13: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16</w:t>
                          </w:r>
                        </w:ins>
                      </w:sdtContent>
                    </w:sdt>
                  </w:p>
                </w:sdtContent>
              </w:sdt>
            </w:tc>
            <w:tc>
              <w:tcPr>
                <w:shd w:fill="e0e0e0" w:val="clear"/>
                <w:tcMar>
                  <w:top w:w="0.0" w:type="dxa"/>
                  <w:left w:w="108.0" w:type="dxa"/>
                  <w:bottom w:w="0.0" w:type="dxa"/>
                  <w:right w:w="108.0" w:type="dxa"/>
                </w:tcMar>
              </w:tcPr>
              <w:sdt>
                <w:sdtPr>
                  <w:tag w:val="goog_rdk_266"/>
                </w:sdtPr>
                <w:sdtContent>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5" w:date="2024-03-19T20:13:00Z"/>
                        <w:rFonts w:ascii="Arial" w:cs="Arial" w:eastAsia="Arial" w:hAnsi="Arial"/>
                        <w:b w:val="1"/>
                        <w:i w:val="0"/>
                        <w:smallCaps w:val="0"/>
                        <w:strike w:val="0"/>
                        <w:color w:val="0000ff"/>
                        <w:sz w:val="16"/>
                        <w:szCs w:val="16"/>
                        <w:u w:val="none"/>
                        <w:shd w:fill="auto" w:val="clear"/>
                        <w:vertAlign w:val="baseline"/>
                      </w:rPr>
                    </w:pPr>
                    <w:sdt>
                      <w:sdtPr>
                        <w:tag w:val="goog_rdk_265"/>
                      </w:sdtPr>
                      <w:sdtContent>
                        <w:ins w:author="Stig Syndergaard" w:id="35" w:date="2024-03-19T20:13: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N-units</w:t>
                          </w:r>
                        </w:ins>
                      </w:sdtContent>
                    </w:sdt>
                  </w:p>
                </w:sdtContent>
              </w:sdt>
            </w:tc>
            <w:tc>
              <w:tcPr>
                <w:shd w:fill="e0e0e0" w:val="clear"/>
                <w:tcMar>
                  <w:top w:w="0.0" w:type="dxa"/>
                  <w:left w:w="108.0" w:type="dxa"/>
                  <w:bottom w:w="0.0" w:type="dxa"/>
                  <w:right w:w="108.0" w:type="dxa"/>
                </w:tcMar>
              </w:tcPr>
              <w:sdt>
                <w:sdtPr>
                  <w:tag w:val="goog_rdk_268"/>
                </w:sdtPr>
                <w:sdtContent>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5" w:date="2024-03-19T20:13:00Z"/>
                        <w:rFonts w:ascii="Times New Roman" w:cs="Times New Roman" w:eastAsia="Times New Roman" w:hAnsi="Times New Roman"/>
                        <w:b w:val="1"/>
                        <w:i w:val="0"/>
                        <w:smallCaps w:val="0"/>
                        <w:strike w:val="0"/>
                        <w:color w:val="0000ff"/>
                        <w:sz w:val="24"/>
                        <w:szCs w:val="24"/>
                        <w:u w:val="none"/>
                        <w:shd w:fill="auto" w:val="clear"/>
                        <w:vertAlign w:val="baseline"/>
                      </w:rPr>
                    </w:pPr>
                    <w:sdt>
                      <w:sdtPr>
                        <w:tag w:val="goog_rdk_267"/>
                      </w:sdtPr>
                      <w:sdtContent>
                        <w:ins w:author="Stig Syndergaard" w:id="35" w:date="2024-03-19T20:13: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 – 65, to 10</w:t>
                          </w:r>
                          <w:r w:rsidDel="00000000" w:rsidR="00000000" w:rsidRPr="00000000">
                            <w:rPr>
                              <w:rFonts w:ascii="Arial" w:cs="Arial" w:eastAsia="Arial" w:hAnsi="Arial"/>
                              <w:b w:val="1"/>
                              <w:i w:val="0"/>
                              <w:smallCaps w:val="0"/>
                              <w:strike w:val="0"/>
                              <w:color w:val="0000ff"/>
                              <w:sz w:val="16"/>
                              <w:szCs w:val="16"/>
                              <w:u w:val="none"/>
                              <w:shd w:fill="auto" w:val="clear"/>
                              <w:vertAlign w:val="superscript"/>
                              <w:rtl w:val="0"/>
                            </w:rPr>
                            <w:t xml:space="preserve">-3</w:t>
                          </w: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 N-units</w:t>
                          </w:r>
                          <w:r w:rsidDel="00000000" w:rsidR="00000000" w:rsidRPr="00000000">
                            <w:rPr>
                              <w:rtl w:val="0"/>
                            </w:rPr>
                          </w:r>
                        </w:ins>
                      </w:sdtContent>
                    </w:sdt>
                  </w:p>
                </w:sdtContent>
              </w:sdt>
            </w:tc>
          </w:tr>
        </w:sdtContent>
      </w:sdt>
      <w:sdt>
        <w:sdtPr>
          <w:tag w:val="goog_rdk_269"/>
        </w:sdtPr>
        <w:sdtContent>
          <w:tr>
            <w:trPr>
              <w:cantSplit w:val="1"/>
              <w:tblHeader w:val="0"/>
              <w:ins w:author="Stig Syndergaard" w:id="35" w:date="2024-03-19T20:13:00Z"/>
            </w:trPr>
            <w:tc>
              <w:tcPr>
                <w:shd w:fill="f3f3f3" w:val="clear"/>
                <w:tcMar>
                  <w:top w:w="0.0" w:type="dxa"/>
                  <w:left w:w="108.0" w:type="dxa"/>
                  <w:bottom w:w="0.0" w:type="dxa"/>
                  <w:right w:w="108.0" w:type="dxa"/>
                </w:tcMar>
              </w:tcPr>
              <w:sdt>
                <w:sdtPr>
                  <w:tag w:val="goog_rdk_271"/>
                </w:sdtPr>
                <w:sdtContent>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270"/>
                      </w:sdtPr>
                      <w:sdtContent>
                        <w:ins w:author="Stig Syndergaard" w:id="35" w:date="2024-03-19T20: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N1+6</w:t>
                          </w:r>
                        </w:ins>
                      </w:sdtContent>
                    </w:sdt>
                  </w:p>
                </w:sdtContent>
              </w:sdt>
            </w:tc>
            <w:tc>
              <w:tcPr>
                <w:shd w:fill="f3f3f3" w:val="clear"/>
                <w:tcMar>
                  <w:top w:w="0.0" w:type="dxa"/>
                  <w:left w:w="108.0" w:type="dxa"/>
                  <w:bottom w:w="0.0" w:type="dxa"/>
                  <w:right w:w="108.0" w:type="dxa"/>
                </w:tcMar>
              </w:tcPr>
              <w:sdt>
                <w:sdtPr>
                  <w:tag w:val="goog_rdk_273"/>
                </w:sdtPr>
                <w:sdtContent>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5" w:date="2024-03-19T20:13:00Z"/>
                        <w:rFonts w:ascii="Arial" w:cs="Arial" w:eastAsia="Arial" w:hAnsi="Arial"/>
                        <w:b w:val="1"/>
                        <w:i w:val="0"/>
                        <w:smallCaps w:val="0"/>
                        <w:strike w:val="0"/>
                        <w:color w:val="0000ff"/>
                        <w:sz w:val="16"/>
                        <w:szCs w:val="16"/>
                        <w:u w:val="none"/>
                        <w:shd w:fill="auto" w:val="clear"/>
                        <w:vertAlign w:val="baseline"/>
                      </w:rPr>
                    </w:pPr>
                    <w:sdt>
                      <w:sdtPr>
                        <w:tag w:val="goog_rdk_272"/>
                      </w:sdtPr>
                      <w:sdtContent>
                        <w:ins w:author="Stig Syndergaard" w:id="35" w:date="2024-03-19T20:13: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Dry temperature</w:t>
                          </w:r>
                        </w:ins>
                      </w:sdtContent>
                    </w:sdt>
                  </w:p>
                </w:sdtContent>
              </w:sdt>
            </w:tc>
            <w:tc>
              <w:tcPr>
                <w:shd w:fill="f3f3f3" w:val="clear"/>
                <w:tcMar>
                  <w:top w:w="0.0" w:type="dxa"/>
                  <w:left w:w="108.0" w:type="dxa"/>
                  <w:bottom w:w="0.0" w:type="dxa"/>
                  <w:right w:w="108.0" w:type="dxa"/>
                </w:tcMar>
              </w:tcPr>
              <w:sdt>
                <w:sdtPr>
                  <w:tag w:val="goog_rdk_275"/>
                </w:sdtPr>
                <w:sdtContent>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35" w:date="2024-03-19T20:13:00Z"/>
                        <w:rFonts w:ascii="Arial" w:cs="Arial" w:eastAsia="Arial" w:hAnsi="Arial"/>
                        <w:b w:val="1"/>
                        <w:i w:val="0"/>
                        <w:smallCaps w:val="0"/>
                        <w:strike w:val="0"/>
                        <w:color w:val="0000ff"/>
                        <w:sz w:val="16"/>
                        <w:szCs w:val="16"/>
                        <w:u w:val="none"/>
                        <w:shd w:fill="auto" w:val="clear"/>
                        <w:vertAlign w:val="baseline"/>
                      </w:rPr>
                    </w:pPr>
                    <w:sdt>
                      <w:sdtPr>
                        <w:tag w:val="goog_rdk_274"/>
                      </w:sdtPr>
                      <w:sdtContent>
                        <w:ins w:author="Stig Syndergaard" w:id="35" w:date="2024-03-19T20:13: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 12 009 (New)</w:t>
                          </w:r>
                        </w:ins>
                      </w:sdtContent>
                    </w:sdt>
                  </w:p>
                </w:sdtContent>
              </w:sdt>
            </w:tc>
            <w:tc>
              <w:tcPr>
                <w:shd w:fill="f3f3f3" w:val="clear"/>
                <w:tcMar>
                  <w:top w:w="0.0" w:type="dxa"/>
                  <w:left w:w="108.0" w:type="dxa"/>
                  <w:bottom w:w="0.0" w:type="dxa"/>
                  <w:right w:w="108.0" w:type="dxa"/>
                </w:tcMar>
              </w:tcPr>
              <w:sdt>
                <w:sdtPr>
                  <w:tag w:val="goog_rdk_277"/>
                </w:sdtPr>
                <w:sdtContent>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1"/>
                        <w:i w:val="0"/>
                        <w:smallCaps w:val="0"/>
                        <w:strike w:val="0"/>
                        <w:color w:val="0000ff"/>
                        <w:sz w:val="16"/>
                        <w:szCs w:val="16"/>
                        <w:u w:val="none"/>
                        <w:shd w:fill="auto" w:val="clear"/>
                        <w:vertAlign w:val="baseline"/>
                      </w:rPr>
                    </w:pPr>
                    <w:sdt>
                      <w:sdtPr>
                        <w:tag w:val="goog_rdk_276"/>
                      </w:sdtPr>
                      <w:sdtContent>
                        <w:ins w:author="Stig Syndergaard" w:id="35" w:date="2024-03-19T20:13: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1</w:t>
                          </w:r>
                        </w:ins>
                      </w:sdtContent>
                    </w:sdt>
                  </w:p>
                </w:sdtContent>
              </w:sdt>
            </w:tc>
            <w:tc>
              <w:tcPr>
                <w:shd w:fill="f3f3f3" w:val="clear"/>
                <w:tcMar>
                  <w:top w:w="0.0" w:type="dxa"/>
                  <w:left w:w="108.0" w:type="dxa"/>
                  <w:bottom w:w="0.0" w:type="dxa"/>
                  <w:right w:w="108.0" w:type="dxa"/>
                </w:tcMar>
              </w:tcPr>
              <w:sdt>
                <w:sdtPr>
                  <w:tag w:val="goog_rdk_279"/>
                </w:sdtPr>
                <w:sdtContent>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1"/>
                        <w:i w:val="0"/>
                        <w:smallCaps w:val="0"/>
                        <w:strike w:val="0"/>
                        <w:color w:val="0000ff"/>
                        <w:sz w:val="16"/>
                        <w:szCs w:val="16"/>
                        <w:u w:val="none"/>
                        <w:shd w:fill="auto" w:val="clear"/>
                        <w:vertAlign w:val="baseline"/>
                      </w:rPr>
                    </w:pPr>
                    <w:sdt>
                      <w:sdtPr>
                        <w:tag w:val="goog_rdk_278"/>
                      </w:sdtPr>
                      <w:sdtContent>
                        <w:ins w:author="Stig Syndergaard" w:id="35" w:date="2024-03-19T20:13: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w:t>
                          </w:r>
                        </w:ins>
                      </w:sdtContent>
                    </w:sdt>
                  </w:p>
                </w:sdtContent>
              </w:sdt>
            </w:tc>
            <w:tc>
              <w:tcPr>
                <w:shd w:fill="f3f3f3" w:val="clear"/>
                <w:tcMar>
                  <w:top w:w="0.0" w:type="dxa"/>
                  <w:left w:w="108.0" w:type="dxa"/>
                  <w:bottom w:w="0.0" w:type="dxa"/>
                  <w:right w:w="108.0" w:type="dxa"/>
                </w:tcMar>
              </w:tcPr>
              <w:sdt>
                <w:sdtPr>
                  <w:tag w:val="goog_rdk_281"/>
                </w:sdtPr>
                <w:sdtContent>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1"/>
                        <w:i w:val="0"/>
                        <w:smallCaps w:val="0"/>
                        <w:strike w:val="0"/>
                        <w:color w:val="0000ff"/>
                        <w:sz w:val="16"/>
                        <w:szCs w:val="16"/>
                        <w:u w:val="none"/>
                        <w:shd w:fill="auto" w:val="clear"/>
                        <w:vertAlign w:val="baseline"/>
                      </w:rPr>
                    </w:pPr>
                    <w:sdt>
                      <w:sdtPr>
                        <w:tag w:val="goog_rdk_280"/>
                      </w:sdtPr>
                      <w:sdtContent>
                        <w:ins w:author="Stig Syndergaard" w:id="35" w:date="2024-03-19T20:13: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12</w:t>
                          </w:r>
                        </w:ins>
                      </w:sdtContent>
                    </w:sdt>
                  </w:p>
                </w:sdtContent>
              </w:sdt>
            </w:tc>
            <w:tc>
              <w:tcPr>
                <w:shd w:fill="f3f3f3" w:val="clear"/>
                <w:tcMar>
                  <w:top w:w="0.0" w:type="dxa"/>
                  <w:left w:w="108.0" w:type="dxa"/>
                  <w:bottom w:w="0.0" w:type="dxa"/>
                  <w:right w:w="108.0" w:type="dxa"/>
                </w:tcMar>
              </w:tcPr>
              <w:sdt>
                <w:sdtPr>
                  <w:tag w:val="goog_rdk_283"/>
                </w:sdtPr>
                <w:sdtContent>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5" w:date="2024-03-19T20:13:00Z"/>
                        <w:rFonts w:ascii="Arial" w:cs="Arial" w:eastAsia="Arial" w:hAnsi="Arial"/>
                        <w:b w:val="1"/>
                        <w:i w:val="0"/>
                        <w:smallCaps w:val="0"/>
                        <w:strike w:val="0"/>
                        <w:color w:val="0000ff"/>
                        <w:sz w:val="16"/>
                        <w:szCs w:val="16"/>
                        <w:u w:val="none"/>
                        <w:shd w:fill="auto" w:val="clear"/>
                        <w:vertAlign w:val="baseline"/>
                      </w:rPr>
                    </w:pPr>
                    <w:sdt>
                      <w:sdtPr>
                        <w:tag w:val="goog_rdk_282"/>
                      </w:sdtPr>
                      <w:sdtContent>
                        <w:ins w:author="Stig Syndergaard" w:id="35" w:date="2024-03-19T20:13: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K</w:t>
                          </w:r>
                        </w:ins>
                      </w:sdtContent>
                    </w:sdt>
                  </w:p>
                </w:sdtContent>
              </w:sdt>
            </w:tc>
            <w:tc>
              <w:tcPr>
                <w:shd w:fill="f3f3f3" w:val="clear"/>
                <w:tcMar>
                  <w:top w:w="0.0" w:type="dxa"/>
                  <w:left w:w="108.0" w:type="dxa"/>
                  <w:bottom w:w="0.0" w:type="dxa"/>
                  <w:right w:w="108.0" w:type="dxa"/>
                </w:tcMar>
              </w:tcPr>
              <w:sdt>
                <w:sdtPr>
                  <w:tag w:val="goog_rdk_285"/>
                </w:sdtPr>
                <w:sdtContent>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5" w:date="2024-03-19T20:13:00Z"/>
                        <w:rFonts w:ascii="Arial" w:cs="Arial" w:eastAsia="Arial" w:hAnsi="Arial"/>
                        <w:b w:val="1"/>
                        <w:i w:val="0"/>
                        <w:smallCaps w:val="0"/>
                        <w:strike w:val="0"/>
                        <w:color w:val="0000ff"/>
                        <w:sz w:val="16"/>
                        <w:szCs w:val="16"/>
                        <w:u w:val="none"/>
                        <w:shd w:fill="auto" w:val="clear"/>
                        <w:vertAlign w:val="baseline"/>
                      </w:rPr>
                    </w:pPr>
                    <w:sdt>
                      <w:sdtPr>
                        <w:tag w:val="goog_rdk_284"/>
                      </w:sdtPr>
                      <w:sdtContent>
                        <w:ins w:author="Stig Syndergaard" w:id="35" w:date="2024-03-19T20:13: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150 – 350K, to 0.1 K</w:t>
                          </w:r>
                        </w:ins>
                      </w:sdtContent>
                    </w:sdt>
                  </w:p>
                </w:sdtContent>
              </w:sdt>
            </w:tc>
          </w:tr>
        </w:sdtContent>
      </w:sdt>
      <w:sdt>
        <w:sdtPr>
          <w:tag w:val="goog_rdk_286"/>
        </w:sdtPr>
        <w:sdtContent>
          <w:tr>
            <w:trPr>
              <w:cantSplit w:val="1"/>
              <w:tblHeader w:val="0"/>
              <w:ins w:author="Stig Syndergaard" w:id="35" w:date="2024-03-19T20:13:00Z"/>
            </w:trPr>
            <w:tc>
              <w:tcPr>
                <w:shd w:fill="e0e0e0" w:val="clear"/>
                <w:tcMar>
                  <w:top w:w="0.0" w:type="dxa"/>
                  <w:left w:w="108.0" w:type="dxa"/>
                  <w:bottom w:w="0.0" w:type="dxa"/>
                  <w:right w:w="108.0" w:type="dxa"/>
                </w:tcMar>
              </w:tcPr>
              <w:sdt>
                <w:sdtPr>
                  <w:tag w:val="goog_rdk_288"/>
                </w:sdtPr>
                <w:sdtContent>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287"/>
                      </w:sdtPr>
                      <w:sdtContent>
                        <w:ins w:author="Stig Syndergaard" w:id="35" w:date="2024-03-19T20: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N1+7</w:t>
                          </w:r>
                        </w:ins>
                      </w:sdtContent>
                    </w:sdt>
                  </w:p>
                </w:sdtContent>
              </w:sdt>
            </w:tc>
            <w:tc>
              <w:tcPr>
                <w:shd w:fill="e0e0e0" w:val="clear"/>
                <w:tcMar>
                  <w:top w:w="0.0" w:type="dxa"/>
                  <w:left w:w="108.0" w:type="dxa"/>
                  <w:bottom w:w="0.0" w:type="dxa"/>
                  <w:right w:w="108.0" w:type="dxa"/>
                </w:tcMar>
              </w:tcPr>
              <w:sdt>
                <w:sdtPr>
                  <w:tag w:val="goog_rdk_290"/>
                </w:sdtPr>
                <w:sdtContent>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5" w:date="2024-03-19T20:13:00Z"/>
                        <w:rFonts w:ascii="Arial" w:cs="Arial" w:eastAsia="Arial" w:hAnsi="Arial"/>
                        <w:b w:val="1"/>
                        <w:i w:val="0"/>
                        <w:smallCaps w:val="0"/>
                        <w:strike w:val="0"/>
                        <w:color w:val="000000"/>
                        <w:sz w:val="16"/>
                        <w:szCs w:val="16"/>
                        <w:u w:val="none"/>
                        <w:shd w:fill="auto" w:val="clear"/>
                        <w:vertAlign w:val="baseline"/>
                      </w:rPr>
                    </w:pPr>
                    <w:sdt>
                      <w:sdtPr>
                        <w:tag w:val="goog_rdk_289"/>
                      </w:sdtPr>
                      <w:sdtContent>
                        <w:ins w:author="Stig Syndergaard" w:id="35" w:date="2024-03-19T20:13: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Percent confidence</w:t>
                          </w:r>
                        </w:ins>
                      </w:sdtContent>
                    </w:sdt>
                  </w:p>
                </w:sdtContent>
              </w:sdt>
            </w:tc>
            <w:tc>
              <w:tcPr>
                <w:shd w:fill="e0e0e0" w:val="clear"/>
                <w:tcMar>
                  <w:top w:w="0.0" w:type="dxa"/>
                  <w:left w:w="108.0" w:type="dxa"/>
                  <w:bottom w:w="0.0" w:type="dxa"/>
                  <w:right w:w="108.0" w:type="dxa"/>
                </w:tcMar>
              </w:tcPr>
              <w:sdt>
                <w:sdtPr>
                  <w:tag w:val="goog_rdk_292"/>
                </w:sdtPr>
                <w:sdtContent>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35" w:date="2024-03-19T20:13:00Z"/>
                        <w:rFonts w:ascii="Arial" w:cs="Arial" w:eastAsia="Arial" w:hAnsi="Arial"/>
                        <w:b w:val="1"/>
                        <w:i w:val="0"/>
                        <w:smallCaps w:val="0"/>
                        <w:strike w:val="0"/>
                        <w:color w:val="000000"/>
                        <w:sz w:val="16"/>
                        <w:szCs w:val="16"/>
                        <w:u w:val="none"/>
                        <w:shd w:fill="auto" w:val="clear"/>
                        <w:vertAlign w:val="baseline"/>
                      </w:rPr>
                    </w:pPr>
                    <w:sdt>
                      <w:sdtPr>
                        <w:tag w:val="goog_rdk_291"/>
                      </w:sdtPr>
                      <w:sdtContent>
                        <w:ins w:author="Stig Syndergaard" w:id="35" w:date="2024-03-19T20:13: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0 33 007</w:t>
                          </w:r>
                        </w:ins>
                      </w:sdtContent>
                    </w:sdt>
                  </w:p>
                </w:sdtContent>
              </w:sdt>
            </w:tc>
            <w:tc>
              <w:tcPr>
                <w:shd w:fill="e0e0e0" w:val="clear"/>
                <w:tcMar>
                  <w:top w:w="0.0" w:type="dxa"/>
                  <w:left w:w="108.0" w:type="dxa"/>
                  <w:bottom w:w="0.0" w:type="dxa"/>
                  <w:right w:w="108.0" w:type="dxa"/>
                </w:tcMar>
              </w:tcPr>
              <w:sdt>
                <w:sdtPr>
                  <w:tag w:val="goog_rdk_294"/>
                </w:sdtPr>
                <w:sdtContent>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293"/>
                      </w:sdtPr>
                      <w:sdtContent>
                        <w:ins w:author="Stig Syndergaard" w:id="35" w:date="2024-03-19T20: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ins>
                      </w:sdtContent>
                    </w:sdt>
                  </w:p>
                </w:sdtContent>
              </w:sdt>
            </w:tc>
            <w:tc>
              <w:tcPr>
                <w:shd w:fill="e0e0e0" w:val="clear"/>
                <w:tcMar>
                  <w:top w:w="0.0" w:type="dxa"/>
                  <w:left w:w="108.0" w:type="dxa"/>
                  <w:bottom w:w="0.0" w:type="dxa"/>
                  <w:right w:w="108.0" w:type="dxa"/>
                </w:tcMar>
              </w:tcPr>
              <w:sdt>
                <w:sdtPr>
                  <w:tag w:val="goog_rdk_296"/>
                </w:sdtPr>
                <w:sdtContent>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295"/>
                      </w:sdtPr>
                      <w:sdtContent>
                        <w:ins w:author="Stig Syndergaard" w:id="35" w:date="2024-03-19T20: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ins>
                      </w:sdtContent>
                    </w:sdt>
                  </w:p>
                </w:sdtContent>
              </w:sdt>
            </w:tc>
            <w:tc>
              <w:tcPr>
                <w:shd w:fill="e0e0e0" w:val="clear"/>
                <w:tcMar>
                  <w:top w:w="0.0" w:type="dxa"/>
                  <w:left w:w="108.0" w:type="dxa"/>
                  <w:bottom w:w="0.0" w:type="dxa"/>
                  <w:right w:w="108.0" w:type="dxa"/>
                </w:tcMar>
              </w:tcPr>
              <w:sdt>
                <w:sdtPr>
                  <w:tag w:val="goog_rdk_298"/>
                </w:sdtPr>
                <w:sdtContent>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297"/>
                      </w:sdtPr>
                      <w:sdtContent>
                        <w:ins w:author="Stig Syndergaard" w:id="35" w:date="2024-03-19T20: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7</w:t>
                          </w:r>
                        </w:ins>
                      </w:sdtContent>
                    </w:sdt>
                  </w:p>
                </w:sdtContent>
              </w:sdt>
            </w:tc>
            <w:tc>
              <w:tcPr>
                <w:shd w:fill="e0e0e0" w:val="clear"/>
                <w:tcMar>
                  <w:top w:w="0.0" w:type="dxa"/>
                  <w:left w:w="108.0" w:type="dxa"/>
                  <w:bottom w:w="0.0" w:type="dxa"/>
                  <w:right w:w="108.0" w:type="dxa"/>
                </w:tcMar>
              </w:tcPr>
              <w:sdt>
                <w:sdtPr>
                  <w:tag w:val="goog_rdk_300"/>
                </w:sdtPr>
                <w:sdtContent>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299"/>
                      </w:sdtPr>
                      <w:sdtContent>
                        <w:ins w:author="Stig Syndergaard" w:id="35" w:date="2024-03-19T20: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ins>
                      </w:sdtContent>
                    </w:sdt>
                  </w:p>
                </w:sdtContent>
              </w:sdt>
            </w:tc>
            <w:tc>
              <w:tcPr>
                <w:shd w:fill="e0e0e0" w:val="clear"/>
                <w:tcMar>
                  <w:top w:w="0.0" w:type="dxa"/>
                  <w:left w:w="108.0" w:type="dxa"/>
                  <w:bottom w:w="0.0" w:type="dxa"/>
                  <w:right w:w="108.0" w:type="dxa"/>
                </w:tcMar>
              </w:tcPr>
              <w:sdt>
                <w:sdtPr>
                  <w:tag w:val="goog_rdk_302"/>
                </w:sdtPr>
                <w:sdtContent>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301"/>
                      </w:sdtPr>
                      <w:sdtContent>
                        <w:ins w:author="Stig Syndergaard" w:id="35" w:date="2024-03-19T20: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 bad, 100 = good</w:t>
                          </w:r>
                        </w:ins>
                      </w:sdtContent>
                    </w:sdt>
                  </w:p>
                </w:sdtContent>
              </w:sdt>
            </w:tc>
          </w:tr>
        </w:sdtContent>
      </w:sdt>
      <w:sdt>
        <w:sdtPr>
          <w:tag w:val="goog_rdk_303"/>
        </w:sdtPr>
        <w:sdtContent>
          <w:tr>
            <w:trPr>
              <w:cantSplit w:val="1"/>
              <w:tblHeader w:val="0"/>
              <w:ins w:author="Stig Syndergaard" w:id="35" w:date="2024-03-19T20:13:00Z"/>
            </w:trPr>
            <w:tc>
              <w:tcPr>
                <w:shd w:fill="e0e0e0" w:val="clear"/>
                <w:tcMar>
                  <w:top w:w="0.0" w:type="dxa"/>
                  <w:left w:w="108.0" w:type="dxa"/>
                  <w:bottom w:w="0.0" w:type="dxa"/>
                  <w:right w:w="108.0" w:type="dxa"/>
                </w:tcMar>
              </w:tcPr>
              <w:sdt>
                <w:sdtPr>
                  <w:tag w:val="goog_rdk_305"/>
                </w:sdtPr>
                <w:sdtContent>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304"/>
                      </w:sdtPr>
                      <w:sdtContent>
                        <w:ins w:author="Stig Syndergaard" w:id="35" w:date="2024-03-19T20:13:00Z">
                          <w:r w:rsidDel="00000000" w:rsidR="00000000" w:rsidRPr="00000000">
                            <w:rPr>
                              <w:rtl w:val="0"/>
                            </w:rPr>
                          </w:r>
                        </w:ins>
                      </w:sdtContent>
                    </w:sdt>
                  </w:p>
                </w:sdtContent>
              </w:sdt>
            </w:tc>
            <w:tc>
              <w:tcPr>
                <w:shd w:fill="e0e0e0" w:val="clear"/>
                <w:tcMar>
                  <w:top w:w="0.0" w:type="dxa"/>
                  <w:left w:w="108.0" w:type="dxa"/>
                  <w:bottom w:w="0.0" w:type="dxa"/>
                  <w:right w:w="108.0" w:type="dxa"/>
                </w:tcMar>
              </w:tcPr>
              <w:sdt>
                <w:sdtPr>
                  <w:tag w:val="goog_rdk_307"/>
                </w:sdtPr>
                <w:sdtContent>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5" w:date="2024-03-19T20:13:00Z"/>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306"/>
                      </w:sdtPr>
                      <w:sdtContent>
                        <w:ins w:author="Stig Syndergaard" w:id="35" w:date="2024-03-19T20:13:00Z">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Delayed Replication</w:t>
                          </w:r>
                          <w:r w:rsidDel="00000000" w:rsidR="00000000" w:rsidRPr="00000000">
                            <w:rPr>
                              <w:rtl w:val="0"/>
                            </w:rPr>
                          </w:r>
                        </w:ins>
                      </w:sdtContent>
                    </w:sdt>
                  </w:p>
                </w:sdtContent>
              </w:sdt>
            </w:tc>
            <w:tc>
              <w:tcPr>
                <w:shd w:fill="e0e0e0" w:val="clear"/>
                <w:tcMar>
                  <w:top w:w="0.0" w:type="dxa"/>
                  <w:left w:w="108.0" w:type="dxa"/>
                  <w:bottom w:w="0.0" w:type="dxa"/>
                  <w:right w:w="108.0" w:type="dxa"/>
                </w:tcMar>
              </w:tcPr>
              <w:sdt>
                <w:sdtPr>
                  <w:tag w:val="goog_rdk_309"/>
                </w:sdtPr>
                <w:sdtContent>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35" w:date="2024-03-19T20:13:00Z"/>
                        <w:rFonts w:ascii="Arial" w:cs="Arial" w:eastAsia="Arial" w:hAnsi="Arial"/>
                        <w:b w:val="1"/>
                        <w:i w:val="0"/>
                        <w:smallCaps w:val="0"/>
                        <w:strike w:val="0"/>
                        <w:color w:val="000000"/>
                        <w:sz w:val="16"/>
                        <w:szCs w:val="16"/>
                        <w:u w:val="none"/>
                        <w:shd w:fill="auto" w:val="clear"/>
                        <w:vertAlign w:val="baseline"/>
                      </w:rPr>
                    </w:pPr>
                    <w:sdt>
                      <w:sdtPr>
                        <w:tag w:val="goog_rdk_308"/>
                      </w:sdtPr>
                      <w:sdtContent>
                        <w:ins w:author="Stig Syndergaard" w:id="35" w:date="2024-03-19T20:13: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1 04 000</w:t>
                          </w:r>
                        </w:ins>
                      </w:sdtContent>
                    </w:sdt>
                  </w:p>
                </w:sdtContent>
              </w:sdt>
            </w:tc>
            <w:tc>
              <w:tcPr>
                <w:shd w:fill="e0e0e0" w:val="clear"/>
                <w:tcMar>
                  <w:top w:w="0.0" w:type="dxa"/>
                  <w:left w:w="108.0" w:type="dxa"/>
                  <w:bottom w:w="0.0" w:type="dxa"/>
                  <w:right w:w="108.0" w:type="dxa"/>
                </w:tcMar>
              </w:tcPr>
              <w:sdt>
                <w:sdtPr>
                  <w:tag w:val="goog_rdk_311"/>
                </w:sdtPr>
                <w:sdtContent>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310"/>
                      </w:sdtPr>
                      <w:sdtContent>
                        <w:ins w:author="Stig Syndergaard" w:id="35" w:date="2024-03-19T20:13:00Z">
                          <w:r w:rsidDel="00000000" w:rsidR="00000000" w:rsidRPr="00000000">
                            <w:rPr>
                              <w:rtl w:val="0"/>
                            </w:rPr>
                          </w:r>
                        </w:ins>
                      </w:sdtContent>
                    </w:sdt>
                  </w:p>
                </w:sdtContent>
              </w:sdt>
            </w:tc>
            <w:tc>
              <w:tcPr>
                <w:shd w:fill="e0e0e0" w:val="clear"/>
                <w:tcMar>
                  <w:top w:w="0.0" w:type="dxa"/>
                  <w:left w:w="108.0" w:type="dxa"/>
                  <w:bottom w:w="0.0" w:type="dxa"/>
                  <w:right w:w="108.0" w:type="dxa"/>
                </w:tcMar>
              </w:tcPr>
              <w:sdt>
                <w:sdtPr>
                  <w:tag w:val="goog_rdk_313"/>
                </w:sdtPr>
                <w:sdtContent>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312"/>
                      </w:sdtPr>
                      <w:sdtContent>
                        <w:ins w:author="Stig Syndergaard" w:id="35" w:date="2024-03-19T20:13:00Z">
                          <w:r w:rsidDel="00000000" w:rsidR="00000000" w:rsidRPr="00000000">
                            <w:rPr>
                              <w:rtl w:val="0"/>
                            </w:rPr>
                          </w:r>
                        </w:ins>
                      </w:sdtContent>
                    </w:sdt>
                  </w:p>
                </w:sdtContent>
              </w:sdt>
            </w:tc>
            <w:tc>
              <w:tcPr>
                <w:shd w:fill="e0e0e0" w:val="clear"/>
                <w:tcMar>
                  <w:top w:w="0.0" w:type="dxa"/>
                  <w:left w:w="108.0" w:type="dxa"/>
                  <w:bottom w:w="0.0" w:type="dxa"/>
                  <w:right w:w="108.0" w:type="dxa"/>
                </w:tcMar>
              </w:tcPr>
              <w:sdt>
                <w:sdtPr>
                  <w:tag w:val="goog_rdk_315"/>
                </w:sdtPr>
                <w:sdtContent>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314"/>
                      </w:sdtPr>
                      <w:sdtContent>
                        <w:ins w:author="Stig Syndergaard" w:id="35" w:date="2024-03-19T20:13:00Z">
                          <w:r w:rsidDel="00000000" w:rsidR="00000000" w:rsidRPr="00000000">
                            <w:rPr>
                              <w:rtl w:val="0"/>
                            </w:rPr>
                          </w:r>
                        </w:ins>
                      </w:sdtContent>
                    </w:sdt>
                  </w:p>
                </w:sdtContent>
              </w:sdt>
            </w:tc>
            <w:tc>
              <w:tcPr>
                <w:shd w:fill="e0e0e0" w:val="clear"/>
                <w:tcMar>
                  <w:top w:w="0.0" w:type="dxa"/>
                  <w:left w:w="108.0" w:type="dxa"/>
                  <w:bottom w:w="0.0" w:type="dxa"/>
                  <w:right w:w="108.0" w:type="dxa"/>
                </w:tcMar>
              </w:tcPr>
              <w:sdt>
                <w:sdtPr>
                  <w:tag w:val="goog_rdk_317"/>
                </w:sdtPr>
                <w:sdtContent>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316"/>
                      </w:sdtPr>
                      <w:sdtContent>
                        <w:ins w:author="Stig Syndergaard" w:id="35" w:date="2024-03-19T20:13:00Z">
                          <w:r w:rsidDel="00000000" w:rsidR="00000000" w:rsidRPr="00000000">
                            <w:rPr>
                              <w:rtl w:val="0"/>
                            </w:rPr>
                          </w:r>
                        </w:ins>
                      </w:sdtContent>
                    </w:sdt>
                  </w:p>
                </w:sdtContent>
              </w:sdt>
            </w:tc>
            <w:tc>
              <w:tcPr>
                <w:shd w:fill="e0e0e0" w:val="clear"/>
                <w:tcMar>
                  <w:top w:w="0.0" w:type="dxa"/>
                  <w:left w:w="108.0" w:type="dxa"/>
                  <w:bottom w:w="0.0" w:type="dxa"/>
                  <w:right w:w="108.0" w:type="dxa"/>
                </w:tcMar>
              </w:tcPr>
              <w:sdt>
                <w:sdtPr>
                  <w:tag w:val="goog_rdk_319"/>
                </w:sdtPr>
                <w:sdtContent>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5" w:date="2024-03-19T20:13:00Z"/>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318"/>
                      </w:sdtPr>
                      <w:sdtContent>
                        <w:ins w:author="Stig Syndergaard" w:id="35" w:date="2024-03-19T20: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Delayed replication of next 4 descriptors</w:t>
                          </w:r>
                          <w:r w:rsidDel="00000000" w:rsidR="00000000" w:rsidRPr="00000000">
                            <w:rPr>
                              <w:rtl w:val="0"/>
                            </w:rPr>
                          </w:r>
                        </w:ins>
                      </w:sdtContent>
                    </w:sdt>
                  </w:p>
                </w:sdtContent>
              </w:sdt>
            </w:tc>
          </w:tr>
        </w:sdtContent>
      </w:sdt>
      <w:sdt>
        <w:sdtPr>
          <w:tag w:val="goog_rdk_320"/>
        </w:sdtPr>
        <w:sdtContent>
          <w:tr>
            <w:trPr>
              <w:cantSplit w:val="1"/>
              <w:tblHeader w:val="0"/>
              <w:ins w:author="Stig Syndergaard" w:id="35" w:date="2024-03-19T20:13:00Z"/>
            </w:trPr>
            <w:tc>
              <w:tcPr>
                <w:shd w:fill="f3f3f3" w:val="clear"/>
                <w:tcMar>
                  <w:top w:w="0.0" w:type="dxa"/>
                  <w:left w:w="108.0" w:type="dxa"/>
                  <w:bottom w:w="0.0" w:type="dxa"/>
                  <w:right w:w="108.0" w:type="dxa"/>
                </w:tcMar>
              </w:tcPr>
              <w:sdt>
                <w:sdtPr>
                  <w:tag w:val="goog_rdk_322"/>
                </w:sdtPr>
                <w:sdtContent>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321"/>
                      </w:sdtPr>
                      <w:sdtContent>
                        <w:ins w:author="Stig Syndergaard" w:id="35" w:date="2024-03-19T20: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N1+8</w:t>
                          </w:r>
                        </w:ins>
                      </w:sdtContent>
                    </w:sdt>
                  </w:p>
                </w:sdtContent>
              </w:sdt>
            </w:tc>
            <w:tc>
              <w:tcPr>
                <w:shd w:fill="f3f3f3" w:val="clear"/>
                <w:tcMar>
                  <w:top w:w="0.0" w:type="dxa"/>
                  <w:left w:w="108.0" w:type="dxa"/>
                  <w:bottom w:w="0.0" w:type="dxa"/>
                  <w:right w:w="108.0" w:type="dxa"/>
                </w:tcMar>
              </w:tcPr>
              <w:sdt>
                <w:sdtPr>
                  <w:tag w:val="goog_rdk_324"/>
                </w:sdtPr>
                <w:sdtContent>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5" w:date="2024-03-19T20:13:00Z"/>
                        <w:rFonts w:ascii="Arial" w:cs="Arial" w:eastAsia="Arial" w:hAnsi="Arial"/>
                        <w:b w:val="1"/>
                        <w:i w:val="0"/>
                        <w:smallCaps w:val="0"/>
                        <w:strike w:val="0"/>
                        <w:color w:val="000000"/>
                        <w:sz w:val="16"/>
                        <w:szCs w:val="16"/>
                        <w:u w:val="none"/>
                        <w:shd w:fill="auto" w:val="clear"/>
                        <w:vertAlign w:val="baseline"/>
                      </w:rPr>
                    </w:pPr>
                    <w:sdt>
                      <w:sdtPr>
                        <w:tag w:val="goog_rdk_323"/>
                      </w:sdtPr>
                      <w:sdtContent>
                        <w:ins w:author="Stig Syndergaard" w:id="35" w:date="2024-03-19T20:13: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Replication factor</w:t>
                          </w:r>
                        </w:ins>
                      </w:sdtContent>
                    </w:sdt>
                  </w:p>
                </w:sdtContent>
              </w:sdt>
            </w:tc>
            <w:tc>
              <w:tcPr>
                <w:shd w:fill="f3f3f3" w:val="clear"/>
                <w:tcMar>
                  <w:top w:w="0.0" w:type="dxa"/>
                  <w:left w:w="108.0" w:type="dxa"/>
                  <w:bottom w:w="0.0" w:type="dxa"/>
                  <w:right w:w="108.0" w:type="dxa"/>
                </w:tcMar>
              </w:tcPr>
              <w:sdt>
                <w:sdtPr>
                  <w:tag w:val="goog_rdk_326"/>
                </w:sdtPr>
                <w:sdtContent>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35" w:date="2024-03-19T20:13:00Z"/>
                        <w:rFonts w:ascii="Arial" w:cs="Arial" w:eastAsia="Arial" w:hAnsi="Arial"/>
                        <w:b w:val="1"/>
                        <w:i w:val="0"/>
                        <w:smallCaps w:val="0"/>
                        <w:strike w:val="0"/>
                        <w:color w:val="000000"/>
                        <w:sz w:val="16"/>
                        <w:szCs w:val="16"/>
                        <w:u w:val="none"/>
                        <w:shd w:fill="auto" w:val="clear"/>
                        <w:vertAlign w:val="baseline"/>
                      </w:rPr>
                    </w:pPr>
                    <w:sdt>
                      <w:sdtPr>
                        <w:tag w:val="goog_rdk_325"/>
                      </w:sdtPr>
                      <w:sdtContent>
                        <w:ins w:author="Stig Syndergaard" w:id="35" w:date="2024-03-19T20:13: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0 31 001</w:t>
                          </w:r>
                        </w:ins>
                      </w:sdtContent>
                    </w:sdt>
                  </w:p>
                </w:sdtContent>
              </w:sdt>
            </w:tc>
            <w:tc>
              <w:tcPr>
                <w:shd w:fill="f3f3f3" w:val="clear"/>
                <w:tcMar>
                  <w:top w:w="0.0" w:type="dxa"/>
                  <w:left w:w="108.0" w:type="dxa"/>
                  <w:bottom w:w="0.0" w:type="dxa"/>
                  <w:right w:w="108.0" w:type="dxa"/>
                </w:tcMar>
              </w:tcPr>
              <w:sdt>
                <w:sdtPr>
                  <w:tag w:val="goog_rdk_328"/>
                </w:sdtPr>
                <w:sdtContent>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327"/>
                      </w:sdtPr>
                      <w:sdtContent>
                        <w:ins w:author="Stig Syndergaard" w:id="35" w:date="2024-03-19T20: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ins>
                      </w:sdtContent>
                    </w:sdt>
                  </w:p>
                </w:sdtContent>
              </w:sdt>
            </w:tc>
            <w:tc>
              <w:tcPr>
                <w:shd w:fill="f3f3f3" w:val="clear"/>
                <w:tcMar>
                  <w:top w:w="0.0" w:type="dxa"/>
                  <w:left w:w="108.0" w:type="dxa"/>
                  <w:bottom w:w="0.0" w:type="dxa"/>
                  <w:right w:w="108.0" w:type="dxa"/>
                </w:tcMar>
              </w:tcPr>
              <w:sdt>
                <w:sdtPr>
                  <w:tag w:val="goog_rdk_330"/>
                </w:sdtPr>
                <w:sdtContent>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329"/>
                      </w:sdtPr>
                      <w:sdtContent>
                        <w:ins w:author="Stig Syndergaard" w:id="35" w:date="2024-03-19T20: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ins>
                      </w:sdtContent>
                    </w:sdt>
                  </w:p>
                </w:sdtContent>
              </w:sdt>
            </w:tc>
            <w:tc>
              <w:tcPr>
                <w:shd w:fill="f3f3f3" w:val="clear"/>
                <w:tcMar>
                  <w:top w:w="0.0" w:type="dxa"/>
                  <w:left w:w="108.0" w:type="dxa"/>
                  <w:bottom w:w="0.0" w:type="dxa"/>
                  <w:right w:w="108.0" w:type="dxa"/>
                </w:tcMar>
              </w:tcPr>
              <w:sdt>
                <w:sdtPr>
                  <w:tag w:val="goog_rdk_332"/>
                </w:sdtPr>
                <w:sdtContent>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331"/>
                      </w:sdtPr>
                      <w:sdtContent>
                        <w:ins w:author="Stig Syndergaard" w:id="35" w:date="2024-03-19T20: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8</w:t>
                          </w:r>
                        </w:ins>
                      </w:sdtContent>
                    </w:sdt>
                  </w:p>
                </w:sdtContent>
              </w:sdt>
            </w:tc>
            <w:tc>
              <w:tcPr>
                <w:shd w:fill="f3f3f3" w:val="clear"/>
                <w:tcMar>
                  <w:top w:w="0.0" w:type="dxa"/>
                  <w:left w:w="108.0" w:type="dxa"/>
                  <w:bottom w:w="0.0" w:type="dxa"/>
                  <w:right w:w="108.0" w:type="dxa"/>
                </w:tcMar>
              </w:tcPr>
              <w:sdt>
                <w:sdtPr>
                  <w:tag w:val="goog_rdk_334"/>
                </w:sdtPr>
                <w:sdtContent>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333"/>
                      </w:sdtPr>
                      <w:sdtContent>
                        <w:ins w:author="Stig Syndergaard" w:id="35" w:date="2024-03-19T20: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ins>
                      </w:sdtContent>
                    </w:sdt>
                  </w:p>
                </w:sdtContent>
              </w:sdt>
            </w:tc>
            <w:tc>
              <w:tcPr>
                <w:shd w:fill="f3f3f3" w:val="clear"/>
                <w:tcMar>
                  <w:top w:w="0.0" w:type="dxa"/>
                  <w:left w:w="108.0" w:type="dxa"/>
                  <w:bottom w:w="0.0" w:type="dxa"/>
                  <w:right w:w="108.0" w:type="dxa"/>
                </w:tcMar>
              </w:tcPr>
              <w:sdt>
                <w:sdtPr>
                  <w:tag w:val="goog_rdk_336"/>
                </w:sdtPr>
                <w:sdtContent>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335"/>
                      </w:sdtPr>
                      <w:sdtContent>
                        <w:ins w:author="Stig Syndergaard" w:id="35" w:date="2024-03-19T20: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Number of diagnostic entries,</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n4</w:t>
                          </w:r>
                          <w:r w:rsidDel="00000000" w:rsidR="00000000" w:rsidRPr="00000000">
                            <w:rPr>
                              <w:rtl w:val="0"/>
                            </w:rPr>
                          </w:r>
                        </w:ins>
                      </w:sdtContent>
                    </w:sdt>
                  </w:p>
                </w:sdtContent>
              </w:sdt>
            </w:tc>
          </w:tr>
        </w:sdtContent>
      </w:sdt>
      <w:sdt>
        <w:sdtPr>
          <w:tag w:val="goog_rdk_337"/>
        </w:sdtPr>
        <w:sdtContent>
          <w:tr>
            <w:trPr>
              <w:cantSplit w:val="1"/>
              <w:tblHeader w:val="0"/>
              <w:ins w:author="Stig Syndergaard" w:id="35" w:date="2024-03-19T20:13:00Z"/>
            </w:trPr>
            <w:tc>
              <w:tcPr>
                <w:shd w:fill="e0e0e0" w:val="clear"/>
                <w:tcMar>
                  <w:top w:w="0.0" w:type="dxa"/>
                  <w:left w:w="108.0" w:type="dxa"/>
                  <w:bottom w:w="0.0" w:type="dxa"/>
                  <w:right w:w="108.0" w:type="dxa"/>
                </w:tcMar>
              </w:tcPr>
              <w:sdt>
                <w:sdtPr>
                  <w:tag w:val="goog_rdk_339"/>
                </w:sdtPr>
                <w:sdtContent>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338"/>
                      </w:sdtPr>
                      <w:sdtContent>
                        <w:ins w:author="Stig Syndergaard" w:id="35" w:date="2024-03-19T20: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N1+9</w:t>
                          </w:r>
                        </w:ins>
                      </w:sdtContent>
                    </w:sdt>
                  </w:p>
                </w:sdtContent>
              </w:sdt>
            </w:tc>
            <w:tc>
              <w:tcPr>
                <w:shd w:fill="e0e0e0" w:val="clear"/>
                <w:tcMar>
                  <w:top w:w="0.0" w:type="dxa"/>
                  <w:left w:w="108.0" w:type="dxa"/>
                  <w:bottom w:w="0.0" w:type="dxa"/>
                  <w:right w:w="108.0" w:type="dxa"/>
                </w:tcMar>
              </w:tcPr>
              <w:sdt>
                <w:sdtPr>
                  <w:tag w:val="goog_rdk_341"/>
                </w:sdtPr>
                <w:sdtContent>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5" w:date="2024-03-19T20:13:00Z"/>
                        <w:rFonts w:ascii="Arial" w:cs="Arial" w:eastAsia="Arial" w:hAnsi="Arial"/>
                        <w:b w:val="0"/>
                        <w:i w:val="0"/>
                        <w:smallCaps w:val="0"/>
                        <w:strike w:val="0"/>
                        <w:color w:val="0000ff"/>
                        <w:sz w:val="16"/>
                        <w:szCs w:val="16"/>
                        <w:u w:val="none"/>
                        <w:shd w:fill="auto" w:val="clear"/>
                        <w:vertAlign w:val="baseline"/>
                      </w:rPr>
                    </w:pPr>
                    <w:sdt>
                      <w:sdtPr>
                        <w:tag w:val="goog_rdk_340"/>
                      </w:sdtPr>
                      <w:sdtContent>
                        <w:ins w:author="Stig Syndergaard" w:id="35" w:date="2024-03-19T20:13: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Diagnostic type</w:t>
                          </w:r>
                          <w:r w:rsidDel="00000000" w:rsidR="00000000" w:rsidRPr="00000000">
                            <w:rPr>
                              <w:rtl w:val="0"/>
                            </w:rPr>
                          </w:r>
                        </w:ins>
                      </w:sdtContent>
                    </w:sdt>
                  </w:p>
                </w:sdtContent>
              </w:sdt>
            </w:tc>
            <w:tc>
              <w:tcPr>
                <w:shd w:fill="e0e0e0" w:val="clear"/>
                <w:tcMar>
                  <w:top w:w="0.0" w:type="dxa"/>
                  <w:left w:w="108.0" w:type="dxa"/>
                  <w:bottom w:w="0.0" w:type="dxa"/>
                  <w:right w:w="108.0" w:type="dxa"/>
                </w:tcMar>
              </w:tcPr>
              <w:sdt>
                <w:sdtPr>
                  <w:tag w:val="goog_rdk_343"/>
                </w:sdtPr>
                <w:sdtContent>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35" w:date="2024-03-19T20:13:00Z"/>
                        <w:rFonts w:ascii="Arial" w:cs="Arial" w:eastAsia="Arial" w:hAnsi="Arial"/>
                        <w:b w:val="1"/>
                        <w:i w:val="0"/>
                        <w:smallCaps w:val="0"/>
                        <w:strike w:val="0"/>
                        <w:color w:val="0000ff"/>
                        <w:sz w:val="16"/>
                        <w:szCs w:val="16"/>
                        <w:u w:val="none"/>
                        <w:shd w:fill="auto" w:val="clear"/>
                        <w:vertAlign w:val="baseline"/>
                      </w:rPr>
                    </w:pPr>
                    <w:sdt>
                      <w:sdtPr>
                        <w:tag w:val="goog_rdk_342"/>
                      </w:sdtPr>
                      <w:sdtContent>
                        <w:ins w:author="Stig Syndergaard" w:id="35" w:date="2024-03-19T20:13: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 08 027 (New)</w:t>
                          </w:r>
                        </w:ins>
                      </w:sdtContent>
                    </w:sdt>
                  </w:p>
                </w:sdtContent>
              </w:sdt>
            </w:tc>
            <w:tc>
              <w:tcPr>
                <w:shd w:fill="e0e0e0" w:val="clear"/>
                <w:tcMar>
                  <w:top w:w="0.0" w:type="dxa"/>
                  <w:left w:w="108.0" w:type="dxa"/>
                  <w:bottom w:w="0.0" w:type="dxa"/>
                  <w:right w:w="108.0" w:type="dxa"/>
                </w:tcMar>
              </w:tcPr>
              <w:sdt>
                <w:sdtPr>
                  <w:tag w:val="goog_rdk_345"/>
                </w:sdtPr>
                <w:sdtContent>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1"/>
                        <w:i w:val="0"/>
                        <w:smallCaps w:val="0"/>
                        <w:strike w:val="0"/>
                        <w:color w:val="0000ff"/>
                        <w:sz w:val="16"/>
                        <w:szCs w:val="16"/>
                        <w:u w:val="none"/>
                        <w:shd w:fill="auto" w:val="clear"/>
                        <w:vertAlign w:val="baseline"/>
                      </w:rPr>
                    </w:pPr>
                    <w:sdt>
                      <w:sdtPr>
                        <w:tag w:val="goog_rdk_344"/>
                      </w:sdtPr>
                      <w:sdtContent>
                        <w:ins w:author="Stig Syndergaard" w:id="35" w:date="2024-03-19T20:13: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w:t>
                          </w:r>
                        </w:ins>
                      </w:sdtContent>
                    </w:sdt>
                  </w:p>
                </w:sdtContent>
              </w:sdt>
            </w:tc>
            <w:tc>
              <w:tcPr>
                <w:shd w:fill="e0e0e0" w:val="clear"/>
                <w:tcMar>
                  <w:top w:w="0.0" w:type="dxa"/>
                  <w:left w:w="108.0" w:type="dxa"/>
                  <w:bottom w:w="0.0" w:type="dxa"/>
                  <w:right w:w="108.0" w:type="dxa"/>
                </w:tcMar>
              </w:tcPr>
              <w:sdt>
                <w:sdtPr>
                  <w:tag w:val="goog_rdk_347"/>
                </w:sdtPr>
                <w:sdtContent>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1"/>
                        <w:i w:val="0"/>
                        <w:smallCaps w:val="0"/>
                        <w:strike w:val="0"/>
                        <w:color w:val="0000ff"/>
                        <w:sz w:val="16"/>
                        <w:szCs w:val="16"/>
                        <w:u w:val="none"/>
                        <w:shd w:fill="auto" w:val="clear"/>
                        <w:vertAlign w:val="baseline"/>
                      </w:rPr>
                    </w:pPr>
                    <w:sdt>
                      <w:sdtPr>
                        <w:tag w:val="goog_rdk_346"/>
                      </w:sdtPr>
                      <w:sdtContent>
                        <w:ins w:author="Stig Syndergaard" w:id="35" w:date="2024-03-19T20:13: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w:t>
                          </w:r>
                        </w:ins>
                      </w:sdtContent>
                    </w:sdt>
                  </w:p>
                </w:sdtContent>
              </w:sdt>
            </w:tc>
            <w:tc>
              <w:tcPr>
                <w:shd w:fill="e0e0e0" w:val="clear"/>
                <w:tcMar>
                  <w:top w:w="0.0" w:type="dxa"/>
                  <w:left w:w="108.0" w:type="dxa"/>
                  <w:bottom w:w="0.0" w:type="dxa"/>
                  <w:right w:w="108.0" w:type="dxa"/>
                </w:tcMar>
              </w:tcPr>
              <w:sdt>
                <w:sdtPr>
                  <w:tag w:val="goog_rdk_349"/>
                </w:sdtPr>
                <w:sdtContent>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1"/>
                        <w:i w:val="0"/>
                        <w:smallCaps w:val="0"/>
                        <w:strike w:val="0"/>
                        <w:color w:val="0000ff"/>
                        <w:sz w:val="16"/>
                        <w:szCs w:val="16"/>
                        <w:u w:val="none"/>
                        <w:shd w:fill="auto" w:val="clear"/>
                        <w:vertAlign w:val="baseline"/>
                      </w:rPr>
                    </w:pPr>
                    <w:sdt>
                      <w:sdtPr>
                        <w:tag w:val="goog_rdk_348"/>
                      </w:sdtPr>
                      <w:sdtContent>
                        <w:ins w:author="Stig Syndergaard" w:id="35" w:date="2024-03-19T20:13: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8</w:t>
                          </w:r>
                        </w:ins>
                      </w:sdtContent>
                    </w:sdt>
                  </w:p>
                </w:sdtContent>
              </w:sdt>
            </w:tc>
            <w:tc>
              <w:tcPr>
                <w:shd w:fill="e0e0e0" w:val="clear"/>
                <w:tcMar>
                  <w:top w:w="0.0" w:type="dxa"/>
                  <w:left w:w="108.0" w:type="dxa"/>
                  <w:bottom w:w="0.0" w:type="dxa"/>
                  <w:right w:w="108.0" w:type="dxa"/>
                </w:tcMar>
              </w:tcPr>
              <w:sdt>
                <w:sdtPr>
                  <w:tag w:val="goog_rdk_351"/>
                </w:sdtPr>
                <w:sdtContent>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5" w:date="2024-03-19T20:13:00Z"/>
                        <w:rFonts w:ascii="Arial" w:cs="Arial" w:eastAsia="Arial" w:hAnsi="Arial"/>
                        <w:b w:val="1"/>
                        <w:i w:val="0"/>
                        <w:smallCaps w:val="0"/>
                        <w:strike w:val="0"/>
                        <w:color w:val="0000ff"/>
                        <w:sz w:val="16"/>
                        <w:szCs w:val="16"/>
                        <w:u w:val="none"/>
                        <w:shd w:fill="auto" w:val="clear"/>
                        <w:vertAlign w:val="baseline"/>
                      </w:rPr>
                    </w:pPr>
                    <w:sdt>
                      <w:sdtPr>
                        <w:tag w:val="goog_rdk_350"/>
                      </w:sdtPr>
                      <w:sdtContent>
                        <w:ins w:author="Stig Syndergaard" w:id="35" w:date="2024-03-19T20:13: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Code Table</w:t>
                          </w:r>
                        </w:ins>
                      </w:sdtContent>
                    </w:sdt>
                  </w:p>
                </w:sdtContent>
              </w:sdt>
            </w:tc>
            <w:tc>
              <w:tcPr>
                <w:shd w:fill="e0e0e0" w:val="clear"/>
                <w:tcMar>
                  <w:top w:w="0.0" w:type="dxa"/>
                  <w:left w:w="108.0" w:type="dxa"/>
                  <w:bottom w:w="0.0" w:type="dxa"/>
                  <w:right w:w="108.0" w:type="dxa"/>
                </w:tcMar>
              </w:tcPr>
              <w:sdt>
                <w:sdtPr>
                  <w:tag w:val="goog_rdk_353"/>
                </w:sdtPr>
                <w:sdtContent>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5" w:date="2024-03-19T20:13:00Z"/>
                        <w:rFonts w:ascii="Arial" w:cs="Arial" w:eastAsia="Arial" w:hAnsi="Arial"/>
                        <w:b w:val="1"/>
                        <w:i w:val="0"/>
                        <w:smallCaps w:val="0"/>
                        <w:strike w:val="0"/>
                        <w:color w:val="0000ff"/>
                        <w:sz w:val="16"/>
                        <w:szCs w:val="16"/>
                        <w:u w:val="none"/>
                        <w:shd w:fill="auto" w:val="clear"/>
                        <w:vertAlign w:val="baseline"/>
                      </w:rPr>
                    </w:pPr>
                    <w:sdt>
                      <w:sdtPr>
                        <w:tag w:val="goog_rdk_352"/>
                      </w:sdtPr>
                      <w:sdtContent>
                        <w:ins w:author="Stig Syndergaard" w:id="35" w:date="2024-03-19T20:13: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See Table 9</w:t>
                          </w:r>
                        </w:ins>
                      </w:sdtContent>
                    </w:sdt>
                  </w:p>
                </w:sdtContent>
              </w:sdt>
            </w:tc>
          </w:tr>
        </w:sdtContent>
      </w:sdt>
      <w:sdt>
        <w:sdtPr>
          <w:tag w:val="goog_rdk_354"/>
        </w:sdtPr>
        <w:sdtContent>
          <w:tr>
            <w:trPr>
              <w:cantSplit w:val="1"/>
              <w:tblHeader w:val="0"/>
              <w:ins w:author="Stig Syndergaard" w:id="35" w:date="2024-03-19T20:13:00Z"/>
            </w:trPr>
            <w:tc>
              <w:tcPr>
                <w:shd w:fill="f3f3f3" w:val="clear"/>
                <w:tcMar>
                  <w:top w:w="0.0" w:type="dxa"/>
                  <w:left w:w="108.0" w:type="dxa"/>
                  <w:bottom w:w="0.0" w:type="dxa"/>
                  <w:right w:w="108.0" w:type="dxa"/>
                </w:tcMar>
              </w:tcPr>
              <w:sdt>
                <w:sdtPr>
                  <w:tag w:val="goog_rdk_356"/>
                </w:sdtPr>
                <w:sdtContent>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355"/>
                      </w:sdtPr>
                      <w:sdtContent>
                        <w:ins w:author="Stig Syndergaard" w:id="35" w:date="2024-03-19T20: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N1+10</w:t>
                          </w:r>
                        </w:ins>
                      </w:sdtContent>
                    </w:sdt>
                  </w:p>
                </w:sdtContent>
              </w:sdt>
            </w:tc>
            <w:tc>
              <w:tcPr>
                <w:shd w:fill="f3f3f3" w:val="clear"/>
                <w:tcMar>
                  <w:top w:w="0.0" w:type="dxa"/>
                  <w:left w:w="108.0" w:type="dxa"/>
                  <w:bottom w:w="0.0" w:type="dxa"/>
                  <w:right w:w="108.0" w:type="dxa"/>
                </w:tcMar>
              </w:tcPr>
              <w:sdt>
                <w:sdtPr>
                  <w:tag w:val="goog_rdk_358"/>
                </w:sdtPr>
                <w:sdtContent>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5" w:date="2024-03-19T20:13:00Z"/>
                        <w:rFonts w:ascii="Arial" w:cs="Arial" w:eastAsia="Arial" w:hAnsi="Arial"/>
                        <w:b w:val="1"/>
                        <w:i w:val="0"/>
                        <w:smallCaps w:val="0"/>
                        <w:strike w:val="0"/>
                        <w:color w:val="000000"/>
                        <w:sz w:val="16"/>
                        <w:szCs w:val="16"/>
                        <w:u w:val="none"/>
                        <w:shd w:fill="auto" w:val="clear"/>
                        <w:vertAlign w:val="baseline"/>
                      </w:rPr>
                    </w:pPr>
                    <w:sdt>
                      <w:sdtPr>
                        <w:tag w:val="goog_rdk_357"/>
                      </w:sdtPr>
                      <w:sdtContent>
                        <w:ins w:author="Stig Syndergaard" w:id="35" w:date="2024-03-19T20:13: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Decimal scale of following significands</w:t>
                          </w:r>
                        </w:ins>
                      </w:sdtContent>
                    </w:sdt>
                  </w:p>
                </w:sdtContent>
              </w:sdt>
            </w:tc>
            <w:tc>
              <w:tcPr>
                <w:shd w:fill="f3f3f3" w:val="clear"/>
                <w:tcMar>
                  <w:top w:w="0.0" w:type="dxa"/>
                  <w:left w:w="108.0" w:type="dxa"/>
                  <w:bottom w:w="0.0" w:type="dxa"/>
                  <w:right w:w="108.0" w:type="dxa"/>
                </w:tcMar>
              </w:tcPr>
              <w:sdt>
                <w:sdtPr>
                  <w:tag w:val="goog_rdk_360"/>
                </w:sdtPr>
                <w:sdtContent>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35" w:date="2024-03-19T20:13:00Z"/>
                        <w:rFonts w:ascii="Arial" w:cs="Arial" w:eastAsia="Arial" w:hAnsi="Arial"/>
                        <w:b w:val="1"/>
                        <w:i w:val="0"/>
                        <w:smallCaps w:val="0"/>
                        <w:strike w:val="0"/>
                        <w:color w:val="000000"/>
                        <w:sz w:val="16"/>
                        <w:szCs w:val="16"/>
                        <w:u w:val="none"/>
                        <w:shd w:fill="auto" w:val="clear"/>
                        <w:vertAlign w:val="baseline"/>
                      </w:rPr>
                    </w:pPr>
                    <w:sdt>
                      <w:sdtPr>
                        <w:tag w:val="goog_rdk_359"/>
                      </w:sdtPr>
                      <w:sdtContent>
                        <w:ins w:author="Stig Syndergaard" w:id="35" w:date="2024-03-19T20:13: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0 08 090</w:t>
                          </w:r>
                        </w:ins>
                      </w:sdtContent>
                    </w:sdt>
                  </w:p>
                </w:sdtContent>
              </w:sdt>
            </w:tc>
            <w:tc>
              <w:tcPr>
                <w:shd w:fill="f3f3f3" w:val="clear"/>
                <w:tcMar>
                  <w:top w:w="0.0" w:type="dxa"/>
                  <w:left w:w="108.0" w:type="dxa"/>
                  <w:bottom w:w="0.0" w:type="dxa"/>
                  <w:right w:w="108.0" w:type="dxa"/>
                </w:tcMar>
              </w:tcPr>
              <w:sdt>
                <w:sdtPr>
                  <w:tag w:val="goog_rdk_362"/>
                </w:sdtPr>
                <w:sdtContent>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361"/>
                      </w:sdtPr>
                      <w:sdtContent>
                        <w:ins w:author="Stig Syndergaard" w:id="35" w:date="2024-03-19T20: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ins>
                      </w:sdtContent>
                    </w:sdt>
                  </w:p>
                </w:sdtContent>
              </w:sdt>
            </w:tc>
            <w:tc>
              <w:tcPr>
                <w:shd w:fill="f3f3f3" w:val="clear"/>
                <w:tcMar>
                  <w:top w:w="0.0" w:type="dxa"/>
                  <w:left w:w="108.0" w:type="dxa"/>
                  <w:bottom w:w="0.0" w:type="dxa"/>
                  <w:right w:w="108.0" w:type="dxa"/>
                </w:tcMar>
              </w:tcPr>
              <w:sdt>
                <w:sdtPr>
                  <w:tag w:val="goog_rdk_364"/>
                </w:sdtPr>
                <w:sdtContent>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363"/>
                      </w:sdtPr>
                      <w:sdtContent>
                        <w:ins w:author="Stig Syndergaard" w:id="35" w:date="2024-03-19T20: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-127</w:t>
                          </w:r>
                        </w:ins>
                      </w:sdtContent>
                    </w:sdt>
                  </w:p>
                </w:sdtContent>
              </w:sdt>
            </w:tc>
            <w:tc>
              <w:tcPr>
                <w:shd w:fill="f3f3f3" w:val="clear"/>
                <w:tcMar>
                  <w:top w:w="0.0" w:type="dxa"/>
                  <w:left w:w="108.0" w:type="dxa"/>
                  <w:bottom w:w="0.0" w:type="dxa"/>
                  <w:right w:w="108.0" w:type="dxa"/>
                </w:tcMar>
              </w:tcPr>
              <w:sdt>
                <w:sdtPr>
                  <w:tag w:val="goog_rdk_366"/>
                </w:sdtPr>
                <w:sdtContent>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365"/>
                      </w:sdtPr>
                      <w:sdtContent>
                        <w:ins w:author="Stig Syndergaard" w:id="35" w:date="2024-03-19T20: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8</w:t>
                          </w:r>
                        </w:ins>
                      </w:sdtContent>
                    </w:sdt>
                  </w:p>
                </w:sdtContent>
              </w:sdt>
            </w:tc>
            <w:tc>
              <w:tcPr>
                <w:shd w:fill="f3f3f3" w:val="clear"/>
                <w:tcMar>
                  <w:top w:w="0.0" w:type="dxa"/>
                  <w:left w:w="108.0" w:type="dxa"/>
                  <w:bottom w:w="0.0" w:type="dxa"/>
                  <w:right w:w="108.0" w:type="dxa"/>
                </w:tcMar>
              </w:tcPr>
              <w:sdt>
                <w:sdtPr>
                  <w:tag w:val="goog_rdk_368"/>
                </w:sdtPr>
                <w:sdtContent>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367"/>
                      </w:sdtPr>
                      <w:sdtContent>
                        <w:ins w:author="Stig Syndergaard" w:id="35" w:date="2024-03-19T20: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ins>
                      </w:sdtContent>
                    </w:sdt>
                  </w:p>
                </w:sdtContent>
              </w:sdt>
            </w:tc>
            <w:tc>
              <w:tcPr>
                <w:shd w:fill="f3f3f3" w:val="clear"/>
                <w:tcMar>
                  <w:top w:w="0.0" w:type="dxa"/>
                  <w:left w:w="108.0" w:type="dxa"/>
                  <w:bottom w:w="0.0" w:type="dxa"/>
                  <w:right w:w="108.0" w:type="dxa"/>
                </w:tcMar>
              </w:tcPr>
              <w:sdt>
                <w:sdtPr>
                  <w:tag w:val="goog_rdk_370"/>
                </w:sdtPr>
                <w:sdtContent>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5" w:date="2024-03-19T20:13:00Z"/>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369"/>
                      </w:sdtPr>
                      <w:sdtContent>
                        <w:ins w:author="Stig Syndergaard" w:id="35" w:date="2024-03-19T20: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Decimal scale (see next descriptor)</w:t>
                          </w:r>
                          <w:r w:rsidDel="00000000" w:rsidR="00000000" w:rsidRPr="00000000">
                            <w:rPr>
                              <w:rtl w:val="0"/>
                            </w:rPr>
                          </w:r>
                        </w:ins>
                      </w:sdtContent>
                    </w:sdt>
                  </w:p>
                </w:sdtContent>
              </w:sdt>
            </w:tc>
          </w:tr>
        </w:sdtContent>
      </w:sdt>
      <w:sdt>
        <w:sdtPr>
          <w:tag w:val="goog_rdk_371"/>
        </w:sdtPr>
        <w:sdtContent>
          <w:tr>
            <w:trPr>
              <w:cantSplit w:val="1"/>
              <w:trHeight w:val="123" w:hRule="atLeast"/>
              <w:tblHeader w:val="0"/>
              <w:ins w:author="Stig Syndergaard" w:id="35" w:date="2024-03-19T20:13:00Z"/>
            </w:trPr>
            <w:tc>
              <w:tcPr>
                <w:shd w:fill="e0e0e0" w:val="clear"/>
                <w:tcMar>
                  <w:top w:w="0.0" w:type="dxa"/>
                  <w:left w:w="108.0" w:type="dxa"/>
                  <w:bottom w:w="0.0" w:type="dxa"/>
                  <w:right w:w="108.0" w:type="dxa"/>
                </w:tcMar>
              </w:tcPr>
              <w:sdt>
                <w:sdtPr>
                  <w:tag w:val="goog_rdk_373"/>
                </w:sdtPr>
                <w:sdtContent>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372"/>
                      </w:sdtPr>
                      <w:sdtContent>
                        <w:ins w:author="Stig Syndergaard" w:id="35" w:date="2024-03-19T20: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N1+11</w:t>
                          </w:r>
                        </w:ins>
                      </w:sdtContent>
                    </w:sdt>
                  </w:p>
                </w:sdtContent>
              </w:sdt>
            </w:tc>
            <w:tc>
              <w:tcPr>
                <w:shd w:fill="e0e0e0" w:val="clear"/>
                <w:tcMar>
                  <w:top w:w="0.0" w:type="dxa"/>
                  <w:left w:w="108.0" w:type="dxa"/>
                  <w:bottom w:w="0.0" w:type="dxa"/>
                  <w:right w:w="108.0" w:type="dxa"/>
                </w:tcMar>
              </w:tcPr>
              <w:sdt>
                <w:sdtPr>
                  <w:tag w:val="goog_rdk_375"/>
                </w:sdtPr>
                <w:sdtContent>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5" w:date="2024-03-19T20:13:00Z"/>
                        <w:rFonts w:ascii="Arial" w:cs="Arial" w:eastAsia="Arial" w:hAnsi="Arial"/>
                        <w:b w:val="1"/>
                        <w:i w:val="0"/>
                        <w:smallCaps w:val="0"/>
                        <w:strike w:val="0"/>
                        <w:color w:val="0000ff"/>
                        <w:sz w:val="16"/>
                        <w:szCs w:val="16"/>
                        <w:u w:val="none"/>
                        <w:shd w:fill="auto" w:val="clear"/>
                        <w:vertAlign w:val="baseline"/>
                      </w:rPr>
                    </w:pPr>
                    <w:sdt>
                      <w:sdtPr>
                        <w:tag w:val="goog_rdk_374"/>
                      </w:sdtPr>
                      <w:sdtContent>
                        <w:ins w:author="Stig Syndergaard" w:id="35" w:date="2024-03-19T20:13: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Scaled diagnostic</w:t>
                          </w:r>
                        </w:ins>
                      </w:sdtContent>
                    </w:sdt>
                  </w:p>
                </w:sdtContent>
              </w:sdt>
            </w:tc>
            <w:tc>
              <w:tcPr>
                <w:shd w:fill="e0e0e0" w:val="clear"/>
                <w:tcMar>
                  <w:top w:w="0.0" w:type="dxa"/>
                  <w:left w:w="108.0" w:type="dxa"/>
                  <w:bottom w:w="0.0" w:type="dxa"/>
                  <w:right w:w="108.0" w:type="dxa"/>
                </w:tcMar>
              </w:tcPr>
              <w:sdt>
                <w:sdtPr>
                  <w:tag w:val="goog_rdk_377"/>
                </w:sdtPr>
                <w:sdtContent>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35" w:date="2024-03-19T20:13:00Z"/>
                        <w:rFonts w:ascii="Arial" w:cs="Arial" w:eastAsia="Arial" w:hAnsi="Arial"/>
                        <w:b w:val="1"/>
                        <w:i w:val="0"/>
                        <w:smallCaps w:val="0"/>
                        <w:strike w:val="0"/>
                        <w:color w:val="0000ff"/>
                        <w:sz w:val="16"/>
                        <w:szCs w:val="16"/>
                        <w:u w:val="none"/>
                        <w:shd w:fill="auto" w:val="clear"/>
                        <w:vertAlign w:val="baseline"/>
                      </w:rPr>
                    </w:pPr>
                    <w:sdt>
                      <w:sdtPr>
                        <w:tag w:val="goog_rdk_376"/>
                      </w:sdtPr>
                      <w:sdtContent>
                        <w:ins w:author="Stig Syndergaard" w:id="35" w:date="2024-03-19T20:13: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 33 008 (New) </w:t>
                          </w:r>
                        </w:ins>
                      </w:sdtContent>
                    </w:sdt>
                  </w:p>
                </w:sdtContent>
              </w:sdt>
            </w:tc>
            <w:tc>
              <w:tcPr>
                <w:shd w:fill="e0e0e0" w:val="clear"/>
                <w:tcMar>
                  <w:top w:w="0.0" w:type="dxa"/>
                  <w:left w:w="108.0" w:type="dxa"/>
                  <w:bottom w:w="0.0" w:type="dxa"/>
                  <w:right w:w="108.0" w:type="dxa"/>
                </w:tcMar>
              </w:tcPr>
              <w:sdt>
                <w:sdtPr>
                  <w:tag w:val="goog_rdk_379"/>
                </w:sdtPr>
                <w:sdtContent>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1"/>
                        <w:i w:val="0"/>
                        <w:smallCaps w:val="0"/>
                        <w:strike w:val="0"/>
                        <w:color w:val="0000ff"/>
                        <w:sz w:val="16"/>
                        <w:szCs w:val="16"/>
                        <w:u w:val="none"/>
                        <w:shd w:fill="auto" w:val="clear"/>
                        <w:vertAlign w:val="baseline"/>
                      </w:rPr>
                    </w:pPr>
                    <w:sdt>
                      <w:sdtPr>
                        <w:tag w:val="goog_rdk_378"/>
                      </w:sdtPr>
                      <w:sdtContent>
                        <w:ins w:author="Stig Syndergaard" w:id="35" w:date="2024-03-19T20:13: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1</w:t>
                          </w:r>
                        </w:ins>
                      </w:sdtContent>
                    </w:sdt>
                  </w:p>
                </w:sdtContent>
              </w:sdt>
            </w:tc>
            <w:tc>
              <w:tcPr>
                <w:shd w:fill="e0e0e0" w:val="clear"/>
                <w:tcMar>
                  <w:top w:w="0.0" w:type="dxa"/>
                  <w:left w:w="108.0" w:type="dxa"/>
                  <w:bottom w:w="0.0" w:type="dxa"/>
                  <w:right w:w="108.0" w:type="dxa"/>
                </w:tcMar>
              </w:tcPr>
              <w:sdt>
                <w:sdtPr>
                  <w:tag w:val="goog_rdk_381"/>
                </w:sdtPr>
                <w:sdtContent>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1"/>
                        <w:i w:val="0"/>
                        <w:smallCaps w:val="0"/>
                        <w:strike w:val="0"/>
                        <w:color w:val="0000ff"/>
                        <w:sz w:val="16"/>
                        <w:szCs w:val="16"/>
                        <w:u w:val="none"/>
                        <w:shd w:fill="auto" w:val="clear"/>
                        <w:vertAlign w:val="baseline"/>
                      </w:rPr>
                    </w:pPr>
                    <w:sdt>
                      <w:sdtPr>
                        <w:tag w:val="goog_rdk_380"/>
                      </w:sdtPr>
                      <w:sdtContent>
                        <w:ins w:author="Stig Syndergaard" w:id="35" w:date="2024-03-19T20:13: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-131 071</w:t>
                          </w:r>
                        </w:ins>
                      </w:sdtContent>
                    </w:sdt>
                  </w:p>
                </w:sdtContent>
              </w:sdt>
            </w:tc>
            <w:tc>
              <w:tcPr>
                <w:shd w:fill="e0e0e0" w:val="clear"/>
                <w:tcMar>
                  <w:top w:w="0.0" w:type="dxa"/>
                  <w:left w:w="108.0" w:type="dxa"/>
                  <w:bottom w:w="0.0" w:type="dxa"/>
                  <w:right w:w="108.0" w:type="dxa"/>
                </w:tcMar>
              </w:tcPr>
              <w:sdt>
                <w:sdtPr>
                  <w:tag w:val="goog_rdk_383"/>
                </w:sdtPr>
                <w:sdtContent>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1"/>
                        <w:i w:val="0"/>
                        <w:smallCaps w:val="0"/>
                        <w:strike w:val="0"/>
                        <w:color w:val="0000ff"/>
                        <w:sz w:val="16"/>
                        <w:szCs w:val="16"/>
                        <w:u w:val="none"/>
                        <w:shd w:fill="auto" w:val="clear"/>
                        <w:vertAlign w:val="baseline"/>
                      </w:rPr>
                    </w:pPr>
                    <w:sdt>
                      <w:sdtPr>
                        <w:tag w:val="goog_rdk_382"/>
                      </w:sdtPr>
                      <w:sdtContent>
                        <w:ins w:author="Stig Syndergaard" w:id="35" w:date="2024-03-19T20:13: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18</w:t>
                          </w:r>
                        </w:ins>
                      </w:sdtContent>
                    </w:sdt>
                  </w:p>
                </w:sdtContent>
              </w:sdt>
            </w:tc>
            <w:tc>
              <w:tcPr>
                <w:shd w:fill="e0e0e0" w:val="clear"/>
                <w:tcMar>
                  <w:top w:w="0.0" w:type="dxa"/>
                  <w:left w:w="108.0" w:type="dxa"/>
                  <w:bottom w:w="0.0" w:type="dxa"/>
                  <w:right w:w="108.0" w:type="dxa"/>
                </w:tcMar>
              </w:tcPr>
              <w:sdt>
                <w:sdtPr>
                  <w:tag w:val="goog_rdk_385"/>
                </w:sdtPr>
                <w:sdtContent>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5" w:date="2024-03-19T20:13:00Z"/>
                        <w:rFonts w:ascii="Arial" w:cs="Arial" w:eastAsia="Arial" w:hAnsi="Arial"/>
                        <w:b w:val="1"/>
                        <w:i w:val="0"/>
                        <w:smallCaps w:val="0"/>
                        <w:strike w:val="0"/>
                        <w:color w:val="0000ff"/>
                        <w:sz w:val="16"/>
                        <w:szCs w:val="16"/>
                        <w:u w:val="none"/>
                        <w:shd w:fill="auto" w:val="clear"/>
                        <w:vertAlign w:val="baseline"/>
                      </w:rPr>
                    </w:pPr>
                    <w:sdt>
                      <w:sdtPr>
                        <w:tag w:val="goog_rdk_384"/>
                      </w:sdtPr>
                      <w:sdtContent>
                        <w:ins w:author="Stig Syndergaard" w:id="35" w:date="2024-03-19T20:13: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Numeric</w:t>
                          </w:r>
                        </w:ins>
                      </w:sdtContent>
                    </w:sdt>
                  </w:p>
                </w:sdtContent>
              </w:sdt>
            </w:tc>
            <w:tc>
              <w:tcPr>
                <w:shd w:fill="e0e0e0" w:val="clear"/>
                <w:tcMar>
                  <w:top w:w="0.0" w:type="dxa"/>
                  <w:left w:w="108.0" w:type="dxa"/>
                  <w:bottom w:w="0.0" w:type="dxa"/>
                  <w:right w:w="108.0" w:type="dxa"/>
                </w:tcMar>
              </w:tcPr>
              <w:sdt>
                <w:sdtPr>
                  <w:tag w:val="goog_rdk_387"/>
                </w:sdtPr>
                <w:sdtContent>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5" w:date="2024-03-19T20:13:00Z"/>
                        <w:rFonts w:ascii="Arial" w:cs="Arial" w:eastAsia="Arial" w:hAnsi="Arial"/>
                        <w:b w:val="1"/>
                        <w:i w:val="0"/>
                        <w:smallCaps w:val="0"/>
                        <w:strike w:val="0"/>
                        <w:color w:val="0000ff"/>
                        <w:sz w:val="16"/>
                        <w:szCs w:val="16"/>
                        <w:u w:val="none"/>
                        <w:shd w:fill="auto" w:val="clear"/>
                        <w:vertAlign w:val="baseline"/>
                      </w:rPr>
                    </w:pPr>
                    <w:sdt>
                      <w:sdtPr>
                        <w:tag w:val="goog_rdk_386"/>
                      </w:sdtPr>
                      <w:sdtContent>
                        <w:ins w:author="Stig Syndergaard" w:id="35" w:date="2024-03-19T20:13:00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Scaled value (actual value = scaled value x 10</w:t>
                          </w:r>
                          <w:r w:rsidDel="00000000" w:rsidR="00000000" w:rsidRPr="00000000">
                            <w:rPr>
                              <w:rFonts w:ascii="Arial" w:cs="Arial" w:eastAsia="Arial" w:hAnsi="Arial"/>
                              <w:b w:val="1"/>
                              <w:i w:val="0"/>
                              <w:smallCaps w:val="0"/>
                              <w:strike w:val="0"/>
                              <w:color w:val="0000ff"/>
                              <w:sz w:val="16"/>
                              <w:szCs w:val="16"/>
                              <w:u w:val="none"/>
                              <w:shd w:fill="auto" w:val="clear"/>
                              <w:vertAlign w:val="superscript"/>
                              <w:rtl w:val="0"/>
                            </w:rPr>
                            <w:t xml:space="preserve">decimal scale</w:t>
                          </w: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w:t>
                          </w:r>
                        </w:ins>
                      </w:sdtContent>
                    </w:sdt>
                  </w:p>
                </w:sdtContent>
              </w:sdt>
            </w:tc>
          </w:tr>
        </w:sdtContent>
      </w:sdt>
      <w:sdt>
        <w:sdtPr>
          <w:tag w:val="goog_rdk_388"/>
        </w:sdtPr>
        <w:sdtContent>
          <w:tr>
            <w:trPr>
              <w:cantSplit w:val="1"/>
              <w:tblHeader w:val="0"/>
              <w:ins w:author="Stig Syndergaard" w:id="35" w:date="2024-03-19T20:13:00Z"/>
            </w:trPr>
            <w:tc>
              <w:tcPr>
                <w:shd w:fill="f3f3f3" w:val="clear"/>
                <w:tcMar>
                  <w:top w:w="0.0" w:type="dxa"/>
                  <w:left w:w="108.0" w:type="dxa"/>
                  <w:bottom w:w="0.0" w:type="dxa"/>
                  <w:right w:w="108.0" w:type="dxa"/>
                </w:tcMar>
              </w:tcPr>
              <w:sdt>
                <w:sdtPr>
                  <w:tag w:val="goog_rdk_390"/>
                </w:sdtPr>
                <w:sdtContent>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389"/>
                      </w:sdtPr>
                      <w:sdtContent>
                        <w:ins w:author="Stig Syndergaard" w:id="35" w:date="2024-03-19T20: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N1+12</w:t>
                          </w:r>
                        </w:ins>
                      </w:sdtContent>
                    </w:sdt>
                  </w:p>
                </w:sdtContent>
              </w:sdt>
            </w:tc>
            <w:tc>
              <w:tcPr>
                <w:shd w:fill="f3f3f3" w:val="clear"/>
                <w:tcMar>
                  <w:top w:w="0.0" w:type="dxa"/>
                  <w:left w:w="108.0" w:type="dxa"/>
                  <w:bottom w:w="0.0" w:type="dxa"/>
                  <w:right w:w="108.0" w:type="dxa"/>
                </w:tcMar>
              </w:tcPr>
              <w:sdt>
                <w:sdtPr>
                  <w:tag w:val="goog_rdk_392"/>
                </w:sdtPr>
                <w:sdtContent>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5" w:date="2024-03-19T20:13:00Z"/>
                        <w:rFonts w:ascii="Arial" w:cs="Arial" w:eastAsia="Arial" w:hAnsi="Arial"/>
                        <w:b w:val="1"/>
                        <w:i w:val="0"/>
                        <w:smallCaps w:val="0"/>
                        <w:strike w:val="0"/>
                        <w:color w:val="000000"/>
                        <w:sz w:val="16"/>
                        <w:szCs w:val="16"/>
                        <w:u w:val="none"/>
                        <w:shd w:fill="auto" w:val="clear"/>
                        <w:vertAlign w:val="baseline"/>
                      </w:rPr>
                    </w:pPr>
                    <w:sdt>
                      <w:sdtPr>
                        <w:tag w:val="goog_rdk_391"/>
                      </w:sdtPr>
                      <w:sdtContent>
                        <w:ins w:author="Stig Syndergaard" w:id="35" w:date="2024-03-19T20:13: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Decimal scale of following significands</w:t>
                          </w:r>
                        </w:ins>
                      </w:sdtContent>
                    </w:sdt>
                  </w:p>
                </w:sdtContent>
              </w:sdt>
            </w:tc>
            <w:tc>
              <w:tcPr>
                <w:shd w:fill="f3f3f3" w:val="clear"/>
                <w:tcMar>
                  <w:top w:w="0.0" w:type="dxa"/>
                  <w:left w:w="108.0" w:type="dxa"/>
                  <w:bottom w:w="0.0" w:type="dxa"/>
                  <w:right w:w="108.0" w:type="dxa"/>
                </w:tcMar>
              </w:tcPr>
              <w:sdt>
                <w:sdtPr>
                  <w:tag w:val="goog_rdk_394"/>
                </w:sdtPr>
                <w:sdtContent>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35" w:date="2024-03-19T20:13:00Z"/>
                        <w:rFonts w:ascii="Arial" w:cs="Arial" w:eastAsia="Arial" w:hAnsi="Arial"/>
                        <w:b w:val="1"/>
                        <w:i w:val="0"/>
                        <w:smallCaps w:val="0"/>
                        <w:strike w:val="0"/>
                        <w:color w:val="000000"/>
                        <w:sz w:val="16"/>
                        <w:szCs w:val="16"/>
                        <w:u w:val="none"/>
                        <w:shd w:fill="auto" w:val="clear"/>
                        <w:vertAlign w:val="baseline"/>
                      </w:rPr>
                    </w:pPr>
                    <w:sdt>
                      <w:sdtPr>
                        <w:tag w:val="goog_rdk_393"/>
                      </w:sdtPr>
                      <w:sdtContent>
                        <w:ins w:author="Stig Syndergaard" w:id="35" w:date="2024-03-19T20:13:00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0 08 090</w:t>
                          </w:r>
                        </w:ins>
                      </w:sdtContent>
                    </w:sdt>
                  </w:p>
                </w:sdtContent>
              </w:sdt>
            </w:tc>
            <w:tc>
              <w:tcPr>
                <w:shd w:fill="f3f3f3" w:val="clear"/>
                <w:tcMar>
                  <w:top w:w="0.0" w:type="dxa"/>
                  <w:left w:w="108.0" w:type="dxa"/>
                  <w:bottom w:w="0.0" w:type="dxa"/>
                  <w:right w:w="108.0" w:type="dxa"/>
                </w:tcMar>
              </w:tcPr>
              <w:sdt>
                <w:sdtPr>
                  <w:tag w:val="goog_rdk_396"/>
                </w:sdtPr>
                <w:sdtContent>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395"/>
                      </w:sdtPr>
                      <w:sdtContent>
                        <w:ins w:author="Stig Syndergaard" w:id="35" w:date="2024-03-19T20: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ins>
                      </w:sdtContent>
                    </w:sdt>
                  </w:p>
                </w:sdtContent>
              </w:sdt>
            </w:tc>
            <w:tc>
              <w:tcPr>
                <w:shd w:fill="f3f3f3" w:val="clear"/>
                <w:tcMar>
                  <w:top w:w="0.0" w:type="dxa"/>
                  <w:left w:w="108.0" w:type="dxa"/>
                  <w:bottom w:w="0.0" w:type="dxa"/>
                  <w:right w:w="108.0" w:type="dxa"/>
                </w:tcMar>
              </w:tcPr>
              <w:sdt>
                <w:sdtPr>
                  <w:tag w:val="goog_rdk_398"/>
                </w:sdtPr>
                <w:sdtContent>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397"/>
                      </w:sdtPr>
                      <w:sdtContent>
                        <w:ins w:author="Stig Syndergaard" w:id="35" w:date="2024-03-19T20: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-127</w:t>
                          </w:r>
                        </w:ins>
                      </w:sdtContent>
                    </w:sdt>
                  </w:p>
                </w:sdtContent>
              </w:sdt>
            </w:tc>
            <w:tc>
              <w:tcPr>
                <w:shd w:fill="f3f3f3" w:val="clear"/>
                <w:tcMar>
                  <w:top w:w="0.0" w:type="dxa"/>
                  <w:left w:w="108.0" w:type="dxa"/>
                  <w:bottom w:w="0.0" w:type="dxa"/>
                  <w:right w:w="108.0" w:type="dxa"/>
                </w:tcMar>
              </w:tcPr>
              <w:sdt>
                <w:sdtPr>
                  <w:tag w:val="goog_rdk_400"/>
                </w:sdtPr>
                <w:sdtContent>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399"/>
                      </w:sdtPr>
                      <w:sdtContent>
                        <w:ins w:author="Stig Syndergaard" w:id="35" w:date="2024-03-19T20: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8</w:t>
                          </w:r>
                        </w:ins>
                      </w:sdtContent>
                    </w:sdt>
                  </w:p>
                </w:sdtContent>
              </w:sdt>
            </w:tc>
            <w:tc>
              <w:tcPr>
                <w:shd w:fill="f3f3f3" w:val="clear"/>
                <w:tcMar>
                  <w:top w:w="0.0" w:type="dxa"/>
                  <w:left w:w="108.0" w:type="dxa"/>
                  <w:bottom w:w="0.0" w:type="dxa"/>
                  <w:right w:w="108.0" w:type="dxa"/>
                </w:tcMar>
              </w:tcPr>
              <w:sdt>
                <w:sdtPr>
                  <w:tag w:val="goog_rdk_402"/>
                </w:sdtPr>
                <w:sdtContent>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401"/>
                      </w:sdtPr>
                      <w:sdtContent>
                        <w:ins w:author="Stig Syndergaard" w:id="35" w:date="2024-03-19T20: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ins>
                      </w:sdtContent>
                    </w:sdt>
                  </w:p>
                </w:sdtContent>
              </w:sdt>
            </w:tc>
            <w:tc>
              <w:tcPr>
                <w:shd w:fill="f3f3f3" w:val="clear"/>
                <w:tcMar>
                  <w:top w:w="0.0" w:type="dxa"/>
                  <w:left w:w="108.0" w:type="dxa"/>
                  <w:bottom w:w="0.0" w:type="dxa"/>
                  <w:right w:w="108.0" w:type="dxa"/>
                </w:tcMar>
              </w:tcPr>
              <w:sdt>
                <w:sdtPr>
                  <w:tag w:val="goog_rdk_404"/>
                </w:sdtPr>
                <w:sdtContent>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5" w:date="2024-03-19T20:13:00Z"/>
                        <w:rFonts w:ascii="Arial" w:cs="Arial" w:eastAsia="Arial" w:hAnsi="Arial"/>
                        <w:b w:val="0"/>
                        <w:i w:val="0"/>
                        <w:smallCaps w:val="0"/>
                        <w:strike w:val="0"/>
                        <w:color w:val="000000"/>
                        <w:sz w:val="16"/>
                        <w:szCs w:val="16"/>
                        <w:u w:val="none"/>
                        <w:shd w:fill="auto" w:val="clear"/>
                        <w:vertAlign w:val="baseline"/>
                      </w:rPr>
                    </w:pPr>
                    <w:sdt>
                      <w:sdtPr>
                        <w:tag w:val="goog_rdk_403"/>
                      </w:sdtPr>
                      <w:sdtContent>
                        <w:ins w:author="Stig Syndergaard" w:id="35" w:date="2024-03-19T20:13:00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Missing = off</w:t>
                          </w:r>
                        </w:ins>
                      </w:sdtContent>
                    </w:sdt>
                  </w:p>
                </w:sdtContent>
              </w:sdt>
            </w:tc>
          </w:tr>
        </w:sdtContent>
      </w:sdt>
      <w:sdt>
        <w:sdtPr>
          <w:tag w:val="goog_rdk_406"/>
        </w:sdtPr>
        <w:sdtContent>
          <w:tr>
            <w:trPr>
              <w:cantSplit w:val="1"/>
              <w:tblHeader w:val="0"/>
              <w:del w:author="Stig Syndergaard" w:id="36" w:date="2024-03-19T23:42:47Z"/>
            </w:trPr>
            <w:tc>
              <w:tcPr>
                <w:shd w:fill="e0e0e0" w:val="clear"/>
                <w:tcMar>
                  <w:top w:w="0.0" w:type="dxa"/>
                  <w:left w:w="108.0" w:type="dxa"/>
                  <w:bottom w:w="0.0" w:type="dxa"/>
                  <w:right w:w="108.0" w:type="dxa"/>
                </w:tcMar>
              </w:tcPr>
              <w:sdt>
                <w:sdtPr>
                  <w:tag w:val="goog_rdk_408"/>
                </w:sdtPr>
                <w:sdtContent>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del w:author="Stig Syndergaard" w:id="36" w:date="2024-03-19T23:42:47Z"/>
                        <w:rFonts w:ascii="Arial" w:cs="Arial" w:eastAsia="Arial" w:hAnsi="Arial"/>
                        <w:b w:val="0"/>
                        <w:i w:val="0"/>
                        <w:smallCaps w:val="0"/>
                        <w:strike w:val="0"/>
                        <w:color w:val="000000"/>
                        <w:sz w:val="16"/>
                        <w:szCs w:val="16"/>
                        <w:u w:val="none"/>
                        <w:shd w:fill="auto" w:val="clear"/>
                        <w:vertAlign w:val="baseline"/>
                      </w:rPr>
                    </w:pPr>
                    <w:sdt>
                      <w:sdtPr>
                        <w:tag w:val="goog_rdk_407"/>
                      </w:sdtPr>
                      <w:sdtContent>
                        <w:del w:author="Stig Syndergaard" w:id="36" w:date="2024-03-19T23:42:47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delText xml:space="preserve">N1+3</w:delText>
                          </w:r>
                        </w:del>
                      </w:sdtContent>
                    </w:sdt>
                  </w:p>
                </w:sdtContent>
              </w:sdt>
            </w:tc>
            <w:tc>
              <w:tcPr>
                <w:shd w:fill="e0e0e0" w:val="clear"/>
                <w:tcMar>
                  <w:top w:w="0.0" w:type="dxa"/>
                  <w:left w:w="108.0" w:type="dxa"/>
                  <w:bottom w:w="0.0" w:type="dxa"/>
                  <w:right w:w="108.0" w:type="dxa"/>
                </w:tcMar>
              </w:tcPr>
              <w:sdt>
                <w:sdtPr>
                  <w:tag w:val="goog_rdk_410"/>
                </w:sdtPr>
                <w:sdtContent>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36" w:date="2024-03-19T23:42:47Z"/>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409"/>
                      </w:sdtPr>
                      <w:sdtContent>
                        <w:del w:author="Stig Syndergaard" w:id="36" w:date="2024-03-19T23:42:47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delText xml:space="preserve">Atmospheric refractivity</w:delText>
                          </w:r>
                          <w:r w:rsidDel="00000000" w:rsidR="00000000" w:rsidRPr="00000000">
                            <w:rPr>
                              <w:rtl w:val="0"/>
                            </w:rPr>
                          </w:r>
                        </w:del>
                      </w:sdtContent>
                    </w:sdt>
                  </w:p>
                </w:sdtContent>
              </w:sdt>
            </w:tc>
            <w:tc>
              <w:tcPr>
                <w:shd w:fill="e0e0e0" w:val="clear"/>
                <w:tcMar>
                  <w:top w:w="0.0" w:type="dxa"/>
                  <w:left w:w="108.0" w:type="dxa"/>
                  <w:bottom w:w="0.0" w:type="dxa"/>
                  <w:right w:w="108.0" w:type="dxa"/>
                </w:tcMar>
              </w:tcPr>
              <w:sdt>
                <w:sdtPr>
                  <w:tag w:val="goog_rdk_412"/>
                </w:sdtPr>
                <w:sdtContent>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del w:author="Stig Syndergaard" w:id="36" w:date="2024-03-19T23:42:47Z"/>
                        <w:rFonts w:ascii="Arial" w:cs="Arial" w:eastAsia="Arial" w:hAnsi="Arial"/>
                        <w:b w:val="1"/>
                        <w:i w:val="0"/>
                        <w:smallCaps w:val="0"/>
                        <w:strike w:val="0"/>
                        <w:color w:val="0000ff"/>
                        <w:sz w:val="16"/>
                        <w:szCs w:val="16"/>
                        <w:u w:val="none"/>
                        <w:shd w:fill="auto" w:val="clear"/>
                        <w:vertAlign w:val="baseline"/>
                      </w:rPr>
                    </w:pPr>
                    <w:sdt>
                      <w:sdtPr>
                        <w:tag w:val="goog_rdk_411"/>
                      </w:sdtPr>
                      <w:sdtContent>
                        <w:del w:author="Stig Syndergaard" w:id="36" w:date="2024-03-19T23:42:47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delText xml:space="preserve">0 15 036</w:delText>
                          </w:r>
                        </w:del>
                      </w:sdtContent>
                    </w:sdt>
                  </w:p>
                </w:sdtContent>
              </w:sdt>
            </w:tc>
            <w:tc>
              <w:tcPr>
                <w:shd w:fill="e0e0e0" w:val="clear"/>
                <w:tcMar>
                  <w:top w:w="0.0" w:type="dxa"/>
                  <w:left w:w="108.0" w:type="dxa"/>
                  <w:bottom w:w="0.0" w:type="dxa"/>
                  <w:right w:w="108.0" w:type="dxa"/>
                </w:tcMar>
              </w:tcPr>
              <w:sdt>
                <w:sdtPr>
                  <w:tag w:val="goog_rdk_414"/>
                </w:sdtPr>
                <w:sdtContent>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del w:author="Stig Syndergaard" w:id="36" w:date="2024-03-19T23:42:47Z"/>
                        <w:rFonts w:ascii="Arial" w:cs="Arial" w:eastAsia="Arial" w:hAnsi="Arial"/>
                        <w:b w:val="1"/>
                        <w:i w:val="0"/>
                        <w:smallCaps w:val="0"/>
                        <w:strike w:val="0"/>
                        <w:color w:val="0000ff"/>
                        <w:sz w:val="16"/>
                        <w:szCs w:val="16"/>
                        <w:u w:val="none"/>
                        <w:shd w:fill="auto" w:val="clear"/>
                        <w:vertAlign w:val="baseline"/>
                      </w:rPr>
                    </w:pPr>
                    <w:sdt>
                      <w:sdtPr>
                        <w:tag w:val="goog_rdk_413"/>
                      </w:sdtPr>
                      <w:sdtContent>
                        <w:del w:author="Stig Syndergaard" w:id="36" w:date="2024-03-19T23:42:47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delText xml:space="preserve">3</w:delText>
                          </w:r>
                        </w:del>
                      </w:sdtContent>
                    </w:sdt>
                  </w:p>
                </w:sdtContent>
              </w:sdt>
            </w:tc>
            <w:tc>
              <w:tcPr>
                <w:shd w:fill="e0e0e0" w:val="clear"/>
                <w:tcMar>
                  <w:top w:w="0.0" w:type="dxa"/>
                  <w:left w:w="108.0" w:type="dxa"/>
                  <w:bottom w:w="0.0" w:type="dxa"/>
                  <w:right w:w="108.0" w:type="dxa"/>
                </w:tcMar>
              </w:tcPr>
              <w:sdt>
                <w:sdtPr>
                  <w:tag w:val="goog_rdk_416"/>
                </w:sdtPr>
                <w:sdtContent>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del w:author="Stig Syndergaard" w:id="36" w:date="2024-03-19T23:42:47Z"/>
                        <w:rFonts w:ascii="Arial" w:cs="Arial" w:eastAsia="Arial" w:hAnsi="Arial"/>
                        <w:b w:val="1"/>
                        <w:i w:val="0"/>
                        <w:smallCaps w:val="0"/>
                        <w:strike w:val="0"/>
                        <w:color w:val="0000ff"/>
                        <w:sz w:val="16"/>
                        <w:szCs w:val="16"/>
                        <w:u w:val="none"/>
                        <w:shd w:fill="auto" w:val="clear"/>
                        <w:vertAlign w:val="baseline"/>
                      </w:rPr>
                    </w:pPr>
                    <w:sdt>
                      <w:sdtPr>
                        <w:tag w:val="goog_rdk_415"/>
                      </w:sdtPr>
                      <w:sdtContent>
                        <w:del w:author="Stig Syndergaard" w:id="36" w:date="2024-03-19T23:42:47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delText xml:space="preserve">0</w:delText>
                          </w:r>
                        </w:del>
                      </w:sdtContent>
                    </w:sdt>
                  </w:p>
                </w:sdtContent>
              </w:sdt>
            </w:tc>
            <w:tc>
              <w:tcPr>
                <w:shd w:fill="e0e0e0" w:val="clear"/>
                <w:tcMar>
                  <w:top w:w="0.0" w:type="dxa"/>
                  <w:left w:w="108.0" w:type="dxa"/>
                  <w:bottom w:w="0.0" w:type="dxa"/>
                  <w:right w:w="108.0" w:type="dxa"/>
                </w:tcMar>
              </w:tcPr>
              <w:sdt>
                <w:sdtPr>
                  <w:tag w:val="goog_rdk_418"/>
                </w:sdtPr>
                <w:sdtContent>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del w:author="Stig Syndergaard" w:id="36" w:date="2024-03-19T23:42:47Z"/>
                        <w:rFonts w:ascii="Arial" w:cs="Arial" w:eastAsia="Arial" w:hAnsi="Arial"/>
                        <w:b w:val="1"/>
                        <w:i w:val="0"/>
                        <w:smallCaps w:val="0"/>
                        <w:strike w:val="0"/>
                        <w:color w:val="0000ff"/>
                        <w:sz w:val="16"/>
                        <w:szCs w:val="16"/>
                        <w:u w:val="none"/>
                        <w:shd w:fill="auto" w:val="clear"/>
                        <w:vertAlign w:val="baseline"/>
                      </w:rPr>
                    </w:pPr>
                    <w:sdt>
                      <w:sdtPr>
                        <w:tag w:val="goog_rdk_417"/>
                      </w:sdtPr>
                      <w:sdtContent>
                        <w:del w:author="Stig Syndergaard" w:id="36" w:date="2024-03-19T23:42:47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delText xml:space="preserve">19</w:delText>
                          </w:r>
                        </w:del>
                      </w:sdtContent>
                    </w:sdt>
                  </w:p>
                </w:sdtContent>
              </w:sdt>
            </w:tc>
            <w:tc>
              <w:tcPr>
                <w:shd w:fill="e0e0e0" w:val="clear"/>
                <w:tcMar>
                  <w:top w:w="0.0" w:type="dxa"/>
                  <w:left w:w="108.0" w:type="dxa"/>
                  <w:bottom w:w="0.0" w:type="dxa"/>
                  <w:right w:w="108.0" w:type="dxa"/>
                </w:tcMar>
              </w:tcPr>
              <w:sdt>
                <w:sdtPr>
                  <w:tag w:val="goog_rdk_420"/>
                </w:sdtPr>
                <w:sdtContent>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36" w:date="2024-03-19T23:42:47Z"/>
                        <w:rFonts w:ascii="Arial" w:cs="Arial" w:eastAsia="Arial" w:hAnsi="Arial"/>
                        <w:b w:val="1"/>
                        <w:i w:val="0"/>
                        <w:smallCaps w:val="0"/>
                        <w:strike w:val="0"/>
                        <w:color w:val="0000ff"/>
                        <w:sz w:val="16"/>
                        <w:szCs w:val="16"/>
                        <w:u w:val="none"/>
                        <w:shd w:fill="auto" w:val="clear"/>
                        <w:vertAlign w:val="baseline"/>
                      </w:rPr>
                    </w:pPr>
                    <w:sdt>
                      <w:sdtPr>
                        <w:tag w:val="goog_rdk_419"/>
                      </w:sdtPr>
                      <w:sdtContent>
                        <w:del w:author="Stig Syndergaard" w:id="36" w:date="2024-03-19T23:42:47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delText xml:space="preserve">N-units</w:delText>
                          </w:r>
                        </w:del>
                      </w:sdtContent>
                    </w:sdt>
                  </w:p>
                </w:sdtContent>
              </w:sdt>
            </w:tc>
            <w:tc>
              <w:tcPr>
                <w:shd w:fill="e0e0e0" w:val="clear"/>
                <w:tcMar>
                  <w:top w:w="0.0" w:type="dxa"/>
                  <w:left w:w="108.0" w:type="dxa"/>
                  <w:bottom w:w="0.0" w:type="dxa"/>
                  <w:right w:w="108.0" w:type="dxa"/>
                </w:tcMar>
              </w:tcPr>
              <w:sdt>
                <w:sdtPr>
                  <w:tag w:val="goog_rdk_422"/>
                </w:sdtPr>
                <w:sdtContent>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36" w:date="2024-03-19T23:42:47Z"/>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421"/>
                      </w:sdtPr>
                      <w:sdtContent>
                        <w:del w:author="Stig Syndergaard" w:id="36" w:date="2024-03-19T23:42:47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delText xml:space="preserve">0 – 500, to 10</w:delText>
                          </w:r>
                          <w:r w:rsidDel="00000000" w:rsidR="00000000" w:rsidRPr="00000000">
                            <w:rPr>
                              <w:rFonts w:ascii="Arial" w:cs="Arial" w:eastAsia="Arial" w:hAnsi="Arial"/>
                              <w:b w:val="1"/>
                              <w:i w:val="0"/>
                              <w:smallCaps w:val="0"/>
                              <w:strike w:val="0"/>
                              <w:color w:val="0000ff"/>
                              <w:sz w:val="16"/>
                              <w:szCs w:val="16"/>
                              <w:u w:val="none"/>
                              <w:shd w:fill="auto" w:val="clear"/>
                              <w:vertAlign w:val="superscript"/>
                              <w:rtl w:val="0"/>
                            </w:rPr>
                            <w:delText xml:space="preserve">-3</w:delText>
                          </w: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delText xml:space="preserve"> N-units</w:delText>
                          </w:r>
                          <w:r w:rsidDel="00000000" w:rsidR="00000000" w:rsidRPr="00000000">
                            <w:rPr>
                              <w:rtl w:val="0"/>
                            </w:rPr>
                          </w:r>
                        </w:del>
                      </w:sdtContent>
                    </w:sdt>
                  </w:p>
                </w:sdtContent>
              </w:sdt>
            </w:tc>
          </w:tr>
        </w:sdtContent>
      </w:sdt>
      <w:sdt>
        <w:sdtPr>
          <w:tag w:val="goog_rdk_423"/>
        </w:sdtPr>
        <w:sdtContent>
          <w:tr>
            <w:trPr>
              <w:cantSplit w:val="1"/>
              <w:tblHeader w:val="0"/>
              <w:del w:author="Stig Syndergaard" w:id="36" w:date="2024-03-19T23:42:47Z"/>
            </w:trPr>
            <w:tc>
              <w:tcPr>
                <w:shd w:fill="f3f3f3" w:val="clear"/>
                <w:tcMar>
                  <w:top w:w="0.0" w:type="dxa"/>
                  <w:left w:w="108.0" w:type="dxa"/>
                  <w:bottom w:w="0.0" w:type="dxa"/>
                  <w:right w:w="108.0" w:type="dxa"/>
                </w:tcMar>
              </w:tcPr>
              <w:sdt>
                <w:sdtPr>
                  <w:tag w:val="goog_rdk_425"/>
                </w:sdtPr>
                <w:sdtContent>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del w:author="Stig Syndergaard" w:id="36" w:date="2024-03-19T23:42:47Z"/>
                        <w:rFonts w:ascii="Arial" w:cs="Arial" w:eastAsia="Arial" w:hAnsi="Arial"/>
                        <w:b w:val="1"/>
                        <w:i w:val="0"/>
                        <w:smallCaps w:val="0"/>
                        <w:strike w:val="0"/>
                        <w:color w:val="0000ff"/>
                        <w:sz w:val="16"/>
                        <w:szCs w:val="16"/>
                        <w:u w:val="none"/>
                        <w:shd w:fill="auto" w:val="clear"/>
                        <w:vertAlign w:val="baseline"/>
                      </w:rPr>
                    </w:pPr>
                    <w:sdt>
                      <w:sdtPr>
                        <w:tag w:val="goog_rdk_424"/>
                      </w:sdtPr>
                      <w:sdtContent>
                        <w:del w:author="Stig Syndergaard" w:id="36" w:date="2024-03-19T23:42:47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delText xml:space="preserve">N1+4</w:delText>
                          </w:r>
                        </w:del>
                      </w:sdtContent>
                    </w:sdt>
                  </w:p>
                </w:sdtContent>
              </w:sdt>
            </w:tc>
            <w:tc>
              <w:tcPr>
                <w:shd w:fill="f3f3f3" w:val="clear"/>
                <w:tcMar>
                  <w:top w:w="0.0" w:type="dxa"/>
                  <w:left w:w="108.0" w:type="dxa"/>
                  <w:bottom w:w="0.0" w:type="dxa"/>
                  <w:right w:w="108.0" w:type="dxa"/>
                </w:tcMar>
              </w:tcPr>
              <w:sdt>
                <w:sdtPr>
                  <w:tag w:val="goog_rdk_427"/>
                </w:sdtPr>
                <w:sdtContent>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36" w:date="2024-03-19T23:42:47Z"/>
                        <w:rFonts w:ascii="Arial" w:cs="Arial" w:eastAsia="Arial" w:hAnsi="Arial"/>
                        <w:b w:val="1"/>
                        <w:i w:val="0"/>
                        <w:smallCaps w:val="0"/>
                        <w:strike w:val="0"/>
                        <w:color w:val="0000ff"/>
                        <w:sz w:val="16"/>
                        <w:szCs w:val="16"/>
                        <w:u w:val="none"/>
                        <w:shd w:fill="auto" w:val="clear"/>
                        <w:vertAlign w:val="baseline"/>
                      </w:rPr>
                    </w:pPr>
                    <w:sdt>
                      <w:sdtPr>
                        <w:tag w:val="goog_rdk_426"/>
                      </w:sdtPr>
                      <w:sdtContent>
                        <w:del w:author="Stig Syndergaard" w:id="36" w:date="2024-03-19T23:42:47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delText xml:space="preserve">Estimated error in atmospheric refractivity</w:delText>
                          </w:r>
                        </w:del>
                      </w:sdtContent>
                    </w:sdt>
                  </w:p>
                </w:sdtContent>
              </w:sdt>
            </w:tc>
            <w:tc>
              <w:tcPr>
                <w:shd w:fill="f3f3f3" w:val="clear"/>
                <w:tcMar>
                  <w:top w:w="0.0" w:type="dxa"/>
                  <w:left w:w="108.0" w:type="dxa"/>
                  <w:bottom w:w="0.0" w:type="dxa"/>
                  <w:right w:w="108.0" w:type="dxa"/>
                </w:tcMar>
              </w:tcPr>
              <w:sdt>
                <w:sdtPr>
                  <w:tag w:val="goog_rdk_429"/>
                </w:sdtPr>
                <w:sdtContent>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del w:author="Stig Syndergaard" w:id="36" w:date="2024-03-19T23:42:47Z"/>
                        <w:rFonts w:ascii="Arial" w:cs="Arial" w:eastAsia="Arial" w:hAnsi="Arial"/>
                        <w:b w:val="1"/>
                        <w:i w:val="0"/>
                        <w:smallCaps w:val="0"/>
                        <w:strike w:val="0"/>
                        <w:color w:val="0000ff"/>
                        <w:sz w:val="16"/>
                        <w:szCs w:val="16"/>
                        <w:u w:val="none"/>
                        <w:shd w:fill="auto" w:val="clear"/>
                        <w:vertAlign w:val="baseline"/>
                      </w:rPr>
                    </w:pPr>
                    <w:sdt>
                      <w:sdtPr>
                        <w:tag w:val="goog_rdk_428"/>
                      </w:sdtPr>
                      <w:sdtContent>
                        <w:del w:author="Stig Syndergaard" w:id="36" w:date="2024-03-19T23:42:47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delText xml:space="preserve">New</w:delText>
                          </w:r>
                        </w:del>
                      </w:sdtContent>
                    </w:sdt>
                  </w:p>
                </w:sdtContent>
              </w:sdt>
            </w:tc>
            <w:tc>
              <w:tcPr>
                <w:shd w:fill="f3f3f3" w:val="clear"/>
                <w:tcMar>
                  <w:top w:w="0.0" w:type="dxa"/>
                  <w:left w:w="108.0" w:type="dxa"/>
                  <w:bottom w:w="0.0" w:type="dxa"/>
                  <w:right w:w="108.0" w:type="dxa"/>
                </w:tcMar>
              </w:tcPr>
              <w:sdt>
                <w:sdtPr>
                  <w:tag w:val="goog_rdk_431"/>
                </w:sdtPr>
                <w:sdtContent>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del w:author="Stig Syndergaard" w:id="36" w:date="2024-03-19T23:42:47Z"/>
                        <w:rFonts w:ascii="Arial" w:cs="Arial" w:eastAsia="Arial" w:hAnsi="Arial"/>
                        <w:b w:val="1"/>
                        <w:i w:val="0"/>
                        <w:smallCaps w:val="0"/>
                        <w:strike w:val="0"/>
                        <w:color w:val="0000ff"/>
                        <w:sz w:val="16"/>
                        <w:szCs w:val="16"/>
                        <w:u w:val="none"/>
                        <w:shd w:fill="auto" w:val="clear"/>
                        <w:vertAlign w:val="baseline"/>
                      </w:rPr>
                    </w:pPr>
                    <w:sdt>
                      <w:sdtPr>
                        <w:tag w:val="goog_rdk_430"/>
                      </w:sdtPr>
                      <w:sdtContent>
                        <w:del w:author="Stig Syndergaard" w:id="36" w:date="2024-03-19T23:42:47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delText xml:space="preserve">3</w:delText>
                          </w:r>
                        </w:del>
                      </w:sdtContent>
                    </w:sdt>
                  </w:p>
                </w:sdtContent>
              </w:sdt>
            </w:tc>
            <w:tc>
              <w:tcPr>
                <w:shd w:fill="f3f3f3" w:val="clear"/>
                <w:tcMar>
                  <w:top w:w="0.0" w:type="dxa"/>
                  <w:left w:w="108.0" w:type="dxa"/>
                  <w:bottom w:w="0.0" w:type="dxa"/>
                  <w:right w:w="108.0" w:type="dxa"/>
                </w:tcMar>
              </w:tcPr>
              <w:sdt>
                <w:sdtPr>
                  <w:tag w:val="goog_rdk_433"/>
                </w:sdtPr>
                <w:sdtContent>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del w:author="Stig Syndergaard" w:id="36" w:date="2024-03-19T23:42:47Z"/>
                        <w:rFonts w:ascii="Arial" w:cs="Arial" w:eastAsia="Arial" w:hAnsi="Arial"/>
                        <w:b w:val="1"/>
                        <w:i w:val="0"/>
                        <w:smallCaps w:val="0"/>
                        <w:strike w:val="0"/>
                        <w:color w:val="0000ff"/>
                        <w:sz w:val="16"/>
                        <w:szCs w:val="16"/>
                        <w:u w:val="none"/>
                        <w:shd w:fill="auto" w:val="clear"/>
                        <w:vertAlign w:val="baseline"/>
                      </w:rPr>
                    </w:pPr>
                    <w:sdt>
                      <w:sdtPr>
                        <w:tag w:val="goog_rdk_432"/>
                      </w:sdtPr>
                      <w:sdtContent>
                        <w:del w:author="Stig Syndergaard" w:id="36" w:date="2024-03-19T23:42:47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delText xml:space="preserve">0</w:delText>
                          </w:r>
                        </w:del>
                      </w:sdtContent>
                    </w:sdt>
                  </w:p>
                </w:sdtContent>
              </w:sdt>
            </w:tc>
            <w:tc>
              <w:tcPr>
                <w:shd w:fill="f3f3f3" w:val="clear"/>
                <w:tcMar>
                  <w:top w:w="0.0" w:type="dxa"/>
                  <w:left w:w="108.0" w:type="dxa"/>
                  <w:bottom w:w="0.0" w:type="dxa"/>
                  <w:right w:w="108.0" w:type="dxa"/>
                </w:tcMar>
              </w:tcPr>
              <w:sdt>
                <w:sdtPr>
                  <w:tag w:val="goog_rdk_435"/>
                </w:sdtPr>
                <w:sdtContent>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del w:author="Stig Syndergaard" w:id="36" w:date="2024-03-19T23:42:47Z"/>
                        <w:rFonts w:ascii="Arial" w:cs="Arial" w:eastAsia="Arial" w:hAnsi="Arial"/>
                        <w:b w:val="1"/>
                        <w:i w:val="0"/>
                        <w:smallCaps w:val="0"/>
                        <w:strike w:val="0"/>
                        <w:color w:val="0000ff"/>
                        <w:sz w:val="16"/>
                        <w:szCs w:val="16"/>
                        <w:u w:val="none"/>
                        <w:shd w:fill="auto" w:val="clear"/>
                        <w:vertAlign w:val="baseline"/>
                      </w:rPr>
                    </w:pPr>
                    <w:sdt>
                      <w:sdtPr>
                        <w:tag w:val="goog_rdk_434"/>
                      </w:sdtPr>
                      <w:sdtContent>
                        <w:del w:author="Stig Syndergaard" w:id="36" w:date="2024-03-19T23:42:47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delText xml:space="preserve">19</w:delText>
                          </w:r>
                        </w:del>
                      </w:sdtContent>
                    </w:sdt>
                  </w:p>
                </w:sdtContent>
              </w:sdt>
            </w:tc>
            <w:tc>
              <w:tcPr>
                <w:shd w:fill="f3f3f3" w:val="clear"/>
                <w:tcMar>
                  <w:top w:w="0.0" w:type="dxa"/>
                  <w:left w:w="108.0" w:type="dxa"/>
                  <w:bottom w:w="0.0" w:type="dxa"/>
                  <w:right w:w="108.0" w:type="dxa"/>
                </w:tcMar>
              </w:tcPr>
              <w:sdt>
                <w:sdtPr>
                  <w:tag w:val="goog_rdk_437"/>
                </w:sdtPr>
                <w:sdtContent>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36" w:date="2024-03-19T23:42:47Z"/>
                        <w:rFonts w:ascii="Arial" w:cs="Arial" w:eastAsia="Arial" w:hAnsi="Arial"/>
                        <w:b w:val="1"/>
                        <w:i w:val="0"/>
                        <w:smallCaps w:val="0"/>
                        <w:strike w:val="0"/>
                        <w:color w:val="0000ff"/>
                        <w:sz w:val="16"/>
                        <w:szCs w:val="16"/>
                        <w:u w:val="none"/>
                        <w:shd w:fill="auto" w:val="clear"/>
                        <w:vertAlign w:val="baseline"/>
                      </w:rPr>
                    </w:pPr>
                    <w:sdt>
                      <w:sdtPr>
                        <w:tag w:val="goog_rdk_436"/>
                      </w:sdtPr>
                      <w:sdtContent>
                        <w:del w:author="Stig Syndergaard" w:id="36" w:date="2024-03-19T23:42:47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delText xml:space="preserve">N-units</w:delText>
                          </w:r>
                        </w:del>
                      </w:sdtContent>
                    </w:sdt>
                  </w:p>
                </w:sdtContent>
              </w:sdt>
            </w:tc>
            <w:tc>
              <w:tcPr>
                <w:shd w:fill="f3f3f3" w:val="clear"/>
                <w:tcMar>
                  <w:top w:w="0.0" w:type="dxa"/>
                  <w:left w:w="108.0" w:type="dxa"/>
                  <w:bottom w:w="0.0" w:type="dxa"/>
                  <w:right w:w="108.0" w:type="dxa"/>
                </w:tcMar>
              </w:tcPr>
              <w:sdt>
                <w:sdtPr>
                  <w:tag w:val="goog_rdk_439"/>
                </w:sdtPr>
                <w:sdtContent>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36" w:date="2024-03-19T23:42:47Z"/>
                        <w:rFonts w:ascii="Arial" w:cs="Arial" w:eastAsia="Arial" w:hAnsi="Arial"/>
                        <w:b w:val="1"/>
                        <w:i w:val="0"/>
                        <w:smallCaps w:val="0"/>
                        <w:strike w:val="0"/>
                        <w:color w:val="0000ff"/>
                        <w:sz w:val="16"/>
                        <w:szCs w:val="16"/>
                        <w:u w:val="none"/>
                        <w:shd w:fill="auto" w:val="clear"/>
                        <w:vertAlign w:val="baseline"/>
                      </w:rPr>
                    </w:pPr>
                    <w:sdt>
                      <w:sdtPr>
                        <w:tag w:val="goog_rdk_438"/>
                      </w:sdtPr>
                      <w:sdtContent>
                        <w:del w:author="Stig Syndergaard" w:id="36" w:date="2024-03-19T23:42:47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delText xml:space="preserve">0 – 500, to 10</w:delText>
                          </w:r>
                          <w:r w:rsidDel="00000000" w:rsidR="00000000" w:rsidRPr="00000000">
                            <w:rPr>
                              <w:rFonts w:ascii="Arial" w:cs="Arial" w:eastAsia="Arial" w:hAnsi="Arial"/>
                              <w:b w:val="1"/>
                              <w:i w:val="0"/>
                              <w:smallCaps w:val="0"/>
                              <w:strike w:val="0"/>
                              <w:color w:val="0000ff"/>
                              <w:sz w:val="16"/>
                              <w:szCs w:val="16"/>
                              <w:u w:val="none"/>
                              <w:shd w:fill="auto" w:val="clear"/>
                              <w:vertAlign w:val="superscript"/>
                              <w:rtl w:val="0"/>
                            </w:rPr>
                            <w:delText xml:space="preserve">-3</w:delText>
                          </w: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delText xml:space="preserve"> N-units</w:delText>
                          </w:r>
                        </w:del>
                      </w:sdtContent>
                    </w:sdt>
                  </w:p>
                </w:sdtContent>
              </w:sdt>
            </w:tc>
          </w:tr>
        </w:sdtContent>
      </w:sdt>
      <w:sdt>
        <w:sdtPr>
          <w:tag w:val="goog_rdk_440"/>
        </w:sdtPr>
        <w:sdtContent>
          <w:tr>
            <w:trPr>
              <w:cantSplit w:val="1"/>
              <w:tblHeader w:val="0"/>
              <w:del w:author="Stig Syndergaard" w:id="36" w:date="2024-03-19T23:42:47Z"/>
            </w:trPr>
            <w:tc>
              <w:tcPr>
                <w:shd w:fill="e0e0e0" w:val="clear"/>
                <w:tcMar>
                  <w:top w:w="0.0" w:type="dxa"/>
                  <w:left w:w="108.0" w:type="dxa"/>
                  <w:bottom w:w="0.0" w:type="dxa"/>
                  <w:right w:w="108.0" w:type="dxa"/>
                </w:tcMar>
              </w:tcPr>
              <w:sdt>
                <w:sdtPr>
                  <w:tag w:val="goog_rdk_442"/>
                </w:sdtPr>
                <w:sdtContent>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del w:author="Stig Syndergaard" w:id="36" w:date="2024-03-19T23:42:47Z"/>
                        <w:rFonts w:ascii="Arial" w:cs="Arial" w:eastAsia="Arial" w:hAnsi="Arial"/>
                        <w:b w:val="0"/>
                        <w:i w:val="0"/>
                        <w:smallCaps w:val="0"/>
                        <w:strike w:val="0"/>
                        <w:color w:val="000000"/>
                        <w:sz w:val="16"/>
                        <w:szCs w:val="16"/>
                        <w:u w:val="none"/>
                        <w:shd w:fill="auto" w:val="clear"/>
                        <w:vertAlign w:val="baseline"/>
                      </w:rPr>
                    </w:pPr>
                    <w:sdt>
                      <w:sdtPr>
                        <w:tag w:val="goog_rdk_441"/>
                      </w:sdtPr>
                      <w:sdtContent>
                        <w:del w:author="Stig Syndergaard" w:id="36" w:date="2024-03-19T23:42:47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delText xml:space="preserve">N1+7</w:delText>
                          </w:r>
                        </w:del>
                      </w:sdtContent>
                    </w:sdt>
                  </w:p>
                </w:sdtContent>
              </w:sdt>
            </w:tc>
            <w:tc>
              <w:tcPr>
                <w:shd w:fill="e0e0e0" w:val="clear"/>
                <w:tcMar>
                  <w:top w:w="0.0" w:type="dxa"/>
                  <w:left w:w="108.0" w:type="dxa"/>
                  <w:bottom w:w="0.0" w:type="dxa"/>
                  <w:right w:w="108.0" w:type="dxa"/>
                </w:tcMar>
              </w:tcPr>
              <w:sdt>
                <w:sdtPr>
                  <w:tag w:val="goog_rdk_444"/>
                </w:sdtPr>
                <w:sdtContent>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36" w:date="2024-03-19T23:42:47Z"/>
                        <w:rFonts w:ascii="Arial" w:cs="Arial" w:eastAsia="Arial" w:hAnsi="Arial"/>
                        <w:b w:val="1"/>
                        <w:i w:val="0"/>
                        <w:smallCaps w:val="0"/>
                        <w:strike w:val="0"/>
                        <w:color w:val="000000"/>
                        <w:sz w:val="16"/>
                        <w:szCs w:val="16"/>
                        <w:u w:val="none"/>
                        <w:shd w:fill="auto" w:val="clear"/>
                        <w:vertAlign w:val="baseline"/>
                      </w:rPr>
                    </w:pPr>
                    <w:sdt>
                      <w:sdtPr>
                        <w:tag w:val="goog_rdk_443"/>
                      </w:sdtPr>
                      <w:sdtContent>
                        <w:del w:author="Stig Syndergaard" w:id="36" w:date="2024-03-19T23:42:47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delText xml:space="preserve">Percent confidence</w:delText>
                          </w:r>
                        </w:del>
                      </w:sdtContent>
                    </w:sdt>
                  </w:p>
                </w:sdtContent>
              </w:sdt>
            </w:tc>
            <w:tc>
              <w:tcPr>
                <w:shd w:fill="e0e0e0" w:val="clear"/>
                <w:tcMar>
                  <w:top w:w="0.0" w:type="dxa"/>
                  <w:left w:w="108.0" w:type="dxa"/>
                  <w:bottom w:w="0.0" w:type="dxa"/>
                  <w:right w:w="108.0" w:type="dxa"/>
                </w:tcMar>
              </w:tcPr>
              <w:sdt>
                <w:sdtPr>
                  <w:tag w:val="goog_rdk_446"/>
                </w:sdtPr>
                <w:sdtContent>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del w:author="Stig Syndergaard" w:id="36" w:date="2024-03-19T23:42:47Z"/>
                        <w:rFonts w:ascii="Arial" w:cs="Arial" w:eastAsia="Arial" w:hAnsi="Arial"/>
                        <w:b w:val="1"/>
                        <w:i w:val="0"/>
                        <w:smallCaps w:val="0"/>
                        <w:strike w:val="0"/>
                        <w:color w:val="000000"/>
                        <w:sz w:val="16"/>
                        <w:szCs w:val="16"/>
                        <w:u w:val="none"/>
                        <w:shd w:fill="auto" w:val="clear"/>
                        <w:vertAlign w:val="baseline"/>
                      </w:rPr>
                    </w:pPr>
                    <w:sdt>
                      <w:sdtPr>
                        <w:tag w:val="goog_rdk_445"/>
                      </w:sdtPr>
                      <w:sdtContent>
                        <w:del w:author="Stig Syndergaard" w:id="36" w:date="2024-03-19T23:42:47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delText xml:space="preserve">0 33 007</w:delText>
                          </w:r>
                        </w:del>
                      </w:sdtContent>
                    </w:sdt>
                  </w:p>
                </w:sdtContent>
              </w:sdt>
            </w:tc>
            <w:tc>
              <w:tcPr>
                <w:shd w:fill="e0e0e0" w:val="clear"/>
                <w:tcMar>
                  <w:top w:w="0.0" w:type="dxa"/>
                  <w:left w:w="108.0" w:type="dxa"/>
                  <w:bottom w:w="0.0" w:type="dxa"/>
                  <w:right w:w="108.0" w:type="dxa"/>
                </w:tcMar>
              </w:tcPr>
              <w:sdt>
                <w:sdtPr>
                  <w:tag w:val="goog_rdk_448"/>
                </w:sdtPr>
                <w:sdtContent>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del w:author="Stig Syndergaard" w:id="36" w:date="2024-03-19T23:42:47Z"/>
                        <w:rFonts w:ascii="Arial" w:cs="Arial" w:eastAsia="Arial" w:hAnsi="Arial"/>
                        <w:b w:val="0"/>
                        <w:i w:val="0"/>
                        <w:smallCaps w:val="0"/>
                        <w:strike w:val="0"/>
                        <w:color w:val="000000"/>
                        <w:sz w:val="16"/>
                        <w:szCs w:val="16"/>
                        <w:u w:val="none"/>
                        <w:shd w:fill="auto" w:val="clear"/>
                        <w:vertAlign w:val="baseline"/>
                      </w:rPr>
                    </w:pPr>
                    <w:sdt>
                      <w:sdtPr>
                        <w:tag w:val="goog_rdk_447"/>
                      </w:sdtPr>
                      <w:sdtContent>
                        <w:del w:author="Stig Syndergaard" w:id="36" w:date="2024-03-19T23:42:47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delText xml:space="preserve">0</w:delText>
                          </w:r>
                        </w:del>
                      </w:sdtContent>
                    </w:sdt>
                  </w:p>
                </w:sdtContent>
              </w:sdt>
            </w:tc>
            <w:tc>
              <w:tcPr>
                <w:shd w:fill="e0e0e0" w:val="clear"/>
                <w:tcMar>
                  <w:top w:w="0.0" w:type="dxa"/>
                  <w:left w:w="108.0" w:type="dxa"/>
                  <w:bottom w:w="0.0" w:type="dxa"/>
                  <w:right w:w="108.0" w:type="dxa"/>
                </w:tcMar>
              </w:tcPr>
              <w:sdt>
                <w:sdtPr>
                  <w:tag w:val="goog_rdk_450"/>
                </w:sdtPr>
                <w:sdtContent>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del w:author="Stig Syndergaard" w:id="36" w:date="2024-03-19T23:42:47Z"/>
                        <w:rFonts w:ascii="Arial" w:cs="Arial" w:eastAsia="Arial" w:hAnsi="Arial"/>
                        <w:b w:val="0"/>
                        <w:i w:val="0"/>
                        <w:smallCaps w:val="0"/>
                        <w:strike w:val="0"/>
                        <w:color w:val="000000"/>
                        <w:sz w:val="16"/>
                        <w:szCs w:val="16"/>
                        <w:u w:val="none"/>
                        <w:shd w:fill="auto" w:val="clear"/>
                        <w:vertAlign w:val="baseline"/>
                      </w:rPr>
                    </w:pPr>
                    <w:sdt>
                      <w:sdtPr>
                        <w:tag w:val="goog_rdk_449"/>
                      </w:sdtPr>
                      <w:sdtContent>
                        <w:del w:author="Stig Syndergaard" w:id="36" w:date="2024-03-19T23:42:47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delText xml:space="preserve">0</w:delText>
                          </w:r>
                        </w:del>
                      </w:sdtContent>
                    </w:sdt>
                  </w:p>
                </w:sdtContent>
              </w:sdt>
            </w:tc>
            <w:tc>
              <w:tcPr>
                <w:shd w:fill="e0e0e0" w:val="clear"/>
                <w:tcMar>
                  <w:top w:w="0.0" w:type="dxa"/>
                  <w:left w:w="108.0" w:type="dxa"/>
                  <w:bottom w:w="0.0" w:type="dxa"/>
                  <w:right w:w="108.0" w:type="dxa"/>
                </w:tcMar>
              </w:tcPr>
              <w:sdt>
                <w:sdtPr>
                  <w:tag w:val="goog_rdk_452"/>
                </w:sdtPr>
                <w:sdtContent>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del w:author="Stig Syndergaard" w:id="36" w:date="2024-03-19T23:42:47Z"/>
                        <w:rFonts w:ascii="Arial" w:cs="Arial" w:eastAsia="Arial" w:hAnsi="Arial"/>
                        <w:b w:val="0"/>
                        <w:i w:val="0"/>
                        <w:smallCaps w:val="0"/>
                        <w:strike w:val="0"/>
                        <w:color w:val="000000"/>
                        <w:sz w:val="16"/>
                        <w:szCs w:val="16"/>
                        <w:u w:val="none"/>
                        <w:shd w:fill="auto" w:val="clear"/>
                        <w:vertAlign w:val="baseline"/>
                      </w:rPr>
                    </w:pPr>
                    <w:sdt>
                      <w:sdtPr>
                        <w:tag w:val="goog_rdk_451"/>
                      </w:sdtPr>
                      <w:sdtContent>
                        <w:del w:author="Stig Syndergaard" w:id="36" w:date="2024-03-19T23:42:47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delText xml:space="preserve">7</w:delText>
                          </w:r>
                        </w:del>
                      </w:sdtContent>
                    </w:sdt>
                  </w:p>
                </w:sdtContent>
              </w:sdt>
            </w:tc>
            <w:tc>
              <w:tcPr>
                <w:shd w:fill="e0e0e0" w:val="clear"/>
                <w:tcMar>
                  <w:top w:w="0.0" w:type="dxa"/>
                  <w:left w:w="108.0" w:type="dxa"/>
                  <w:bottom w:w="0.0" w:type="dxa"/>
                  <w:right w:w="108.0" w:type="dxa"/>
                </w:tcMar>
              </w:tcPr>
              <w:sdt>
                <w:sdtPr>
                  <w:tag w:val="goog_rdk_454"/>
                </w:sdtPr>
                <w:sdtContent>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36" w:date="2024-03-19T23:42:47Z"/>
                        <w:rFonts w:ascii="Arial" w:cs="Arial" w:eastAsia="Arial" w:hAnsi="Arial"/>
                        <w:b w:val="0"/>
                        <w:i w:val="0"/>
                        <w:smallCaps w:val="0"/>
                        <w:strike w:val="0"/>
                        <w:color w:val="000000"/>
                        <w:sz w:val="16"/>
                        <w:szCs w:val="16"/>
                        <w:u w:val="none"/>
                        <w:shd w:fill="auto" w:val="clear"/>
                        <w:vertAlign w:val="baseline"/>
                      </w:rPr>
                    </w:pPr>
                    <w:sdt>
                      <w:sdtPr>
                        <w:tag w:val="goog_rdk_453"/>
                      </w:sdtPr>
                      <w:sdtContent>
                        <w:del w:author="Stig Syndergaard" w:id="36" w:date="2024-03-19T23:42:47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delText xml:space="preserve">%</w:delText>
                          </w:r>
                        </w:del>
                      </w:sdtContent>
                    </w:sdt>
                  </w:p>
                </w:sdtContent>
              </w:sdt>
            </w:tc>
            <w:tc>
              <w:tcPr>
                <w:shd w:fill="e0e0e0" w:val="clear"/>
                <w:tcMar>
                  <w:top w:w="0.0" w:type="dxa"/>
                  <w:left w:w="108.0" w:type="dxa"/>
                  <w:bottom w:w="0.0" w:type="dxa"/>
                  <w:right w:w="108.0" w:type="dxa"/>
                </w:tcMar>
              </w:tcPr>
              <w:sdt>
                <w:sdtPr>
                  <w:tag w:val="goog_rdk_456"/>
                </w:sdtPr>
                <w:sdtContent>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36" w:date="2024-03-19T23:42:47Z"/>
                        <w:rFonts w:ascii="Arial" w:cs="Arial" w:eastAsia="Arial" w:hAnsi="Arial"/>
                        <w:b w:val="0"/>
                        <w:i w:val="0"/>
                        <w:smallCaps w:val="0"/>
                        <w:strike w:val="0"/>
                        <w:color w:val="000000"/>
                        <w:sz w:val="16"/>
                        <w:szCs w:val="16"/>
                        <w:u w:val="none"/>
                        <w:shd w:fill="auto" w:val="clear"/>
                        <w:vertAlign w:val="baseline"/>
                      </w:rPr>
                    </w:pPr>
                    <w:sdt>
                      <w:sdtPr>
                        <w:tag w:val="goog_rdk_455"/>
                      </w:sdtPr>
                      <w:sdtContent>
                        <w:del w:author="Stig Syndergaard" w:id="36" w:date="2024-03-19T23:42:47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delText xml:space="preserve">0 = bad, 100 = good</w:delText>
                          </w:r>
                        </w:del>
                      </w:sdtContent>
                    </w:sdt>
                  </w:p>
                </w:sdtContent>
              </w:sdt>
            </w:tc>
          </w:tr>
        </w:sdtContent>
      </w:sdt>
      <w:sdt>
        <w:sdtPr>
          <w:tag w:val="goog_rdk_458"/>
        </w:sdtPr>
        <w:sdtContent>
          <w:tr>
            <w:trPr>
              <w:cantSplit w:val="1"/>
              <w:tblHeader w:val="0"/>
              <w:ins w:author="Stig Syndergaard" w:id="37" w:date="2024-03-19T23:42:47Z"/>
            </w:trPr>
            <w:tc>
              <w:tcPr>
                <w:shd w:fill="e0e0e0" w:val="clear"/>
                <w:tcMar>
                  <w:top w:w="0.0" w:type="dxa"/>
                  <w:left w:w="108.0" w:type="dxa"/>
                  <w:bottom w:w="0.0" w:type="dxa"/>
                  <w:right w:w="108.0" w:type="dxa"/>
                </w:tcMar>
              </w:tcPr>
              <w:sdt>
                <w:sdtPr>
                  <w:tag w:val="goog_rdk_460"/>
                </w:sdtPr>
                <w:sdtContent>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7" w:date="2024-03-19T23:42:47Z"/>
                        <w:rFonts w:ascii="Arial" w:cs="Arial" w:eastAsia="Arial" w:hAnsi="Arial"/>
                        <w:b w:val="0"/>
                        <w:i w:val="0"/>
                        <w:smallCaps w:val="0"/>
                        <w:strike w:val="0"/>
                        <w:color w:val="000000"/>
                        <w:sz w:val="16"/>
                        <w:szCs w:val="16"/>
                        <w:u w:val="none"/>
                        <w:shd w:fill="auto" w:val="clear"/>
                        <w:vertAlign w:val="baseline"/>
                      </w:rPr>
                    </w:pPr>
                    <w:sdt>
                      <w:sdtPr>
                        <w:tag w:val="goog_rdk_459"/>
                      </w:sdtPr>
                      <w:sdtContent>
                        <w:ins w:author="Stig Syndergaard" w:id="37" w:date="2024-03-19T23:42:47Z">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N4</w:t>
                          </w:r>
                          <w:r w:rsidDel="00000000" w:rsidR="00000000" w:rsidRPr="00000000">
                            <w:rPr>
                              <w:rtl w:val="0"/>
                            </w:rPr>
                          </w:r>
                        </w:ins>
                      </w:sdtContent>
                    </w:sdt>
                  </w:p>
                </w:sdtContent>
              </w:sdt>
            </w:tc>
            <w:tc>
              <w:tcPr>
                <w:shd w:fill="e0e0e0" w:val="clear"/>
                <w:tcMar>
                  <w:top w:w="0.0" w:type="dxa"/>
                  <w:left w:w="108.0" w:type="dxa"/>
                  <w:bottom w:w="0.0" w:type="dxa"/>
                  <w:right w:w="108.0" w:type="dxa"/>
                </w:tcMar>
              </w:tcPr>
              <w:sdt>
                <w:sdtPr>
                  <w:tag w:val="goog_rdk_462"/>
                </w:sdtPr>
                <w:sdtContent>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7" w:date="2024-03-19T23:42:47Z"/>
                        <w:rFonts w:ascii="Arial" w:cs="Arial" w:eastAsia="Arial" w:hAnsi="Arial"/>
                        <w:b w:val="1"/>
                        <w:i w:val="0"/>
                        <w:smallCaps w:val="0"/>
                        <w:strike w:val="0"/>
                        <w:color w:val="000000"/>
                        <w:sz w:val="16"/>
                        <w:szCs w:val="16"/>
                        <w:u w:val="none"/>
                        <w:shd w:fill="auto" w:val="clear"/>
                        <w:vertAlign w:val="baseline"/>
                      </w:rPr>
                    </w:pPr>
                    <w:sdt>
                      <w:sdtPr>
                        <w:tag w:val="goog_rdk_461"/>
                      </w:sdtPr>
                      <w:sdtContent>
                        <w:ins w:author="Stig Syndergaard" w:id="37" w:date="2024-03-19T23:42:47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end delayed replication</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tl w:val="0"/>
                            </w:rPr>
                          </w:r>
                        </w:ins>
                      </w:sdtContent>
                    </w:sdt>
                  </w:p>
                </w:sdtContent>
              </w:sdt>
            </w:tc>
            <w:tc>
              <w:tcPr>
                <w:shd w:fill="e0e0e0" w:val="clear"/>
                <w:tcMar>
                  <w:top w:w="0.0" w:type="dxa"/>
                  <w:left w:w="108.0" w:type="dxa"/>
                  <w:bottom w:w="0.0" w:type="dxa"/>
                  <w:right w:w="108.0" w:type="dxa"/>
                </w:tcMar>
              </w:tcPr>
              <w:sdt>
                <w:sdtPr>
                  <w:tag w:val="goog_rdk_464"/>
                </w:sdtPr>
                <w:sdtContent>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37" w:date="2024-03-19T23:42:47Z"/>
                        <w:rFonts w:ascii="Arial" w:cs="Arial" w:eastAsia="Arial" w:hAnsi="Arial"/>
                        <w:b w:val="1"/>
                        <w:i w:val="0"/>
                        <w:smallCaps w:val="0"/>
                        <w:strike w:val="0"/>
                        <w:color w:val="000000"/>
                        <w:sz w:val="16"/>
                        <w:szCs w:val="16"/>
                        <w:u w:val="none"/>
                        <w:shd w:fill="auto" w:val="clear"/>
                        <w:vertAlign w:val="baseline"/>
                      </w:rPr>
                    </w:pPr>
                    <w:sdt>
                      <w:sdtPr>
                        <w:tag w:val="goog_rdk_463"/>
                      </w:sdtPr>
                      <w:sdtContent>
                        <w:ins w:author="Stig Syndergaard" w:id="37" w:date="2024-03-19T23:42:47Z">
                          <w:r w:rsidDel="00000000" w:rsidR="00000000" w:rsidRPr="00000000">
                            <w:rPr>
                              <w:rtl w:val="0"/>
                            </w:rPr>
                          </w:r>
                        </w:ins>
                      </w:sdtContent>
                    </w:sdt>
                  </w:p>
                </w:sdtContent>
              </w:sdt>
            </w:tc>
            <w:tc>
              <w:tcPr>
                <w:shd w:fill="e0e0e0" w:val="clear"/>
                <w:tcMar>
                  <w:top w:w="0.0" w:type="dxa"/>
                  <w:left w:w="108.0" w:type="dxa"/>
                  <w:bottom w:w="0.0" w:type="dxa"/>
                  <w:right w:w="108.0" w:type="dxa"/>
                </w:tcMar>
              </w:tcPr>
              <w:sdt>
                <w:sdtPr>
                  <w:tag w:val="goog_rdk_466"/>
                </w:sdtPr>
                <w:sdtContent>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7" w:date="2024-03-19T23:42:47Z"/>
                        <w:rFonts w:ascii="Arial" w:cs="Arial" w:eastAsia="Arial" w:hAnsi="Arial"/>
                        <w:b w:val="0"/>
                        <w:i w:val="0"/>
                        <w:smallCaps w:val="0"/>
                        <w:strike w:val="0"/>
                        <w:color w:val="000000"/>
                        <w:sz w:val="16"/>
                        <w:szCs w:val="16"/>
                        <w:u w:val="none"/>
                        <w:shd w:fill="auto" w:val="clear"/>
                        <w:vertAlign w:val="baseline"/>
                      </w:rPr>
                    </w:pPr>
                    <w:sdt>
                      <w:sdtPr>
                        <w:tag w:val="goog_rdk_465"/>
                      </w:sdtPr>
                      <w:sdtContent>
                        <w:ins w:author="Stig Syndergaard" w:id="37" w:date="2024-03-19T23:42:47Z">
                          <w:r w:rsidDel="00000000" w:rsidR="00000000" w:rsidRPr="00000000">
                            <w:rPr>
                              <w:rtl w:val="0"/>
                            </w:rPr>
                          </w:r>
                        </w:ins>
                      </w:sdtContent>
                    </w:sdt>
                  </w:p>
                </w:sdtContent>
              </w:sdt>
            </w:tc>
            <w:tc>
              <w:tcPr>
                <w:shd w:fill="e0e0e0" w:val="clear"/>
                <w:tcMar>
                  <w:top w:w="0.0" w:type="dxa"/>
                  <w:left w:w="108.0" w:type="dxa"/>
                  <w:bottom w:w="0.0" w:type="dxa"/>
                  <w:right w:w="108.0" w:type="dxa"/>
                </w:tcMar>
              </w:tcPr>
              <w:sdt>
                <w:sdtPr>
                  <w:tag w:val="goog_rdk_468"/>
                </w:sdtPr>
                <w:sdtContent>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7" w:date="2024-03-19T23:42:47Z"/>
                        <w:rFonts w:ascii="Arial" w:cs="Arial" w:eastAsia="Arial" w:hAnsi="Arial"/>
                        <w:b w:val="0"/>
                        <w:i w:val="0"/>
                        <w:smallCaps w:val="0"/>
                        <w:strike w:val="0"/>
                        <w:color w:val="000000"/>
                        <w:sz w:val="16"/>
                        <w:szCs w:val="16"/>
                        <w:u w:val="none"/>
                        <w:shd w:fill="auto" w:val="clear"/>
                        <w:vertAlign w:val="baseline"/>
                      </w:rPr>
                    </w:pPr>
                    <w:sdt>
                      <w:sdtPr>
                        <w:tag w:val="goog_rdk_467"/>
                      </w:sdtPr>
                      <w:sdtContent>
                        <w:ins w:author="Stig Syndergaard" w:id="37" w:date="2024-03-19T23:42:47Z">
                          <w:r w:rsidDel="00000000" w:rsidR="00000000" w:rsidRPr="00000000">
                            <w:rPr>
                              <w:rtl w:val="0"/>
                            </w:rPr>
                          </w:r>
                        </w:ins>
                      </w:sdtContent>
                    </w:sdt>
                  </w:p>
                </w:sdtContent>
              </w:sdt>
            </w:tc>
            <w:tc>
              <w:tcPr>
                <w:shd w:fill="e0e0e0" w:val="clear"/>
                <w:tcMar>
                  <w:top w:w="0.0" w:type="dxa"/>
                  <w:left w:w="108.0" w:type="dxa"/>
                  <w:bottom w:w="0.0" w:type="dxa"/>
                  <w:right w:w="108.0" w:type="dxa"/>
                </w:tcMar>
              </w:tcPr>
              <w:sdt>
                <w:sdtPr>
                  <w:tag w:val="goog_rdk_470"/>
                </w:sdtPr>
                <w:sdtContent>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7" w:date="2024-03-19T23:42:47Z"/>
                        <w:rFonts w:ascii="Arial" w:cs="Arial" w:eastAsia="Arial" w:hAnsi="Arial"/>
                        <w:b w:val="0"/>
                        <w:i w:val="0"/>
                        <w:smallCaps w:val="0"/>
                        <w:strike w:val="0"/>
                        <w:color w:val="000000"/>
                        <w:sz w:val="16"/>
                        <w:szCs w:val="16"/>
                        <w:u w:val="none"/>
                        <w:shd w:fill="auto" w:val="clear"/>
                        <w:vertAlign w:val="baseline"/>
                      </w:rPr>
                    </w:pPr>
                    <w:sdt>
                      <w:sdtPr>
                        <w:tag w:val="goog_rdk_469"/>
                      </w:sdtPr>
                      <w:sdtContent>
                        <w:ins w:author="Stig Syndergaard" w:id="37" w:date="2024-03-19T23:42:47Z">
                          <w:r w:rsidDel="00000000" w:rsidR="00000000" w:rsidRPr="00000000">
                            <w:rPr>
                              <w:rtl w:val="0"/>
                            </w:rPr>
                          </w:r>
                        </w:ins>
                      </w:sdtContent>
                    </w:sdt>
                  </w:p>
                </w:sdtContent>
              </w:sdt>
            </w:tc>
            <w:tc>
              <w:tcPr>
                <w:shd w:fill="e0e0e0" w:val="clear"/>
                <w:tcMar>
                  <w:top w:w="0.0" w:type="dxa"/>
                  <w:left w:w="108.0" w:type="dxa"/>
                  <w:bottom w:w="0.0" w:type="dxa"/>
                  <w:right w:w="108.0" w:type="dxa"/>
                </w:tcMar>
              </w:tcPr>
              <w:sdt>
                <w:sdtPr>
                  <w:tag w:val="goog_rdk_472"/>
                </w:sdtPr>
                <w:sdtContent>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7" w:date="2024-03-19T23:42:47Z"/>
                        <w:rFonts w:ascii="Arial" w:cs="Arial" w:eastAsia="Arial" w:hAnsi="Arial"/>
                        <w:b w:val="0"/>
                        <w:i w:val="0"/>
                        <w:smallCaps w:val="0"/>
                        <w:strike w:val="0"/>
                        <w:color w:val="000000"/>
                        <w:sz w:val="16"/>
                        <w:szCs w:val="16"/>
                        <w:u w:val="none"/>
                        <w:shd w:fill="auto" w:val="clear"/>
                        <w:vertAlign w:val="baseline"/>
                      </w:rPr>
                    </w:pPr>
                    <w:sdt>
                      <w:sdtPr>
                        <w:tag w:val="goog_rdk_471"/>
                      </w:sdtPr>
                      <w:sdtContent>
                        <w:ins w:author="Stig Syndergaard" w:id="37" w:date="2024-03-19T23:42:47Z">
                          <w:r w:rsidDel="00000000" w:rsidR="00000000" w:rsidRPr="00000000">
                            <w:rPr>
                              <w:rtl w:val="0"/>
                            </w:rPr>
                          </w:r>
                        </w:ins>
                      </w:sdtContent>
                    </w:sdt>
                  </w:p>
                </w:sdtContent>
              </w:sdt>
            </w:tc>
            <w:tc>
              <w:tcPr>
                <w:shd w:fill="e0e0e0" w:val="clear"/>
                <w:tcMar>
                  <w:top w:w="0.0" w:type="dxa"/>
                  <w:left w:w="108.0" w:type="dxa"/>
                  <w:bottom w:w="0.0" w:type="dxa"/>
                  <w:right w:w="108.0" w:type="dxa"/>
                </w:tcMar>
              </w:tcPr>
              <w:sdt>
                <w:sdtPr>
                  <w:tag w:val="goog_rdk_474"/>
                </w:sdtPr>
                <w:sdtContent>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7" w:date="2024-03-19T23:42:47Z"/>
                        <w:rFonts w:ascii="Arial" w:cs="Arial" w:eastAsia="Arial" w:hAnsi="Arial"/>
                        <w:b w:val="0"/>
                        <w:i w:val="0"/>
                        <w:smallCaps w:val="0"/>
                        <w:strike w:val="0"/>
                        <w:color w:val="000000"/>
                        <w:sz w:val="16"/>
                        <w:szCs w:val="16"/>
                        <w:u w:val="none"/>
                        <w:shd w:fill="auto" w:val="clear"/>
                        <w:vertAlign w:val="baseline"/>
                      </w:rPr>
                    </w:pPr>
                    <w:sdt>
                      <w:sdtPr>
                        <w:tag w:val="goog_rdk_473"/>
                      </w:sdtPr>
                      <w:sdtContent>
                        <w:ins w:author="Stig Syndergaard" w:id="37" w:date="2024-03-19T23:42:47Z">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N4 = N1+8+4.n4 elements</w:t>
                          </w:r>
                          <w:r w:rsidDel="00000000" w:rsidR="00000000" w:rsidRPr="00000000">
                            <w:rPr>
                              <w:rtl w:val="0"/>
                            </w:rPr>
                          </w:r>
                        </w:ins>
                      </w:sdtContent>
                    </w:sdt>
                  </w:p>
                </w:sdtContent>
              </w:sdt>
            </w:tc>
          </w:tr>
        </w:sdtContent>
      </w:sdt>
      <w:sdt>
        <w:sdtPr>
          <w:tag w:val="goog_rdk_475"/>
        </w:sdtPr>
        <w:sdtContent>
          <w:tr>
            <w:trPr>
              <w:cantSplit w:val="1"/>
              <w:tblHeader w:val="0"/>
              <w:ins w:author="Stig Syndergaard" w:id="37" w:date="2024-03-19T23:42:47Z"/>
            </w:trPr>
            <w:tc>
              <w:tcPr>
                <w:shd w:fill="f3f3f3" w:val="clear"/>
                <w:tcMar>
                  <w:top w:w="0.0" w:type="dxa"/>
                  <w:left w:w="108.0" w:type="dxa"/>
                  <w:bottom w:w="0.0" w:type="dxa"/>
                  <w:right w:w="108.0" w:type="dxa"/>
                </w:tcMar>
              </w:tcPr>
              <w:sdt>
                <w:sdtPr>
                  <w:tag w:val="goog_rdk_477"/>
                </w:sdtPr>
                <w:sdtContent>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Stig Syndergaard" w:id="37" w:date="2024-03-19T23:42:47Z"/>
                        <w:rFonts w:ascii="Arial" w:cs="Arial" w:eastAsia="Arial" w:hAnsi="Arial"/>
                        <w:b w:val="0"/>
                        <w:i w:val="1"/>
                        <w:smallCaps w:val="0"/>
                        <w:strike w:val="0"/>
                        <w:color w:val="000000"/>
                        <w:sz w:val="16"/>
                        <w:szCs w:val="16"/>
                        <w:u w:val="none"/>
                        <w:shd w:fill="auto" w:val="clear"/>
                        <w:vertAlign w:val="baseline"/>
                      </w:rPr>
                    </w:pPr>
                    <w:sdt>
                      <w:sdtPr>
                        <w:tag w:val="goog_rdk_476"/>
                      </w:sdtPr>
                      <w:sdtContent>
                        <w:ins w:author="Stig Syndergaard" w:id="37" w:date="2024-03-19T23:42:47Z">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N5</w:t>
                          </w:r>
                        </w:ins>
                      </w:sdtContent>
                    </w:sdt>
                  </w:p>
                </w:sdtContent>
              </w:sdt>
            </w:tc>
            <w:tc>
              <w:tcPr>
                <w:shd w:fill="f3f3f3" w:val="clear"/>
                <w:tcMar>
                  <w:top w:w="0.0" w:type="dxa"/>
                  <w:left w:w="108.0" w:type="dxa"/>
                  <w:bottom w:w="0.0" w:type="dxa"/>
                  <w:right w:w="108.0" w:type="dxa"/>
                </w:tcMar>
              </w:tcPr>
              <w:sdt>
                <w:sdtPr>
                  <w:tag w:val="goog_rdk_479"/>
                </w:sdtPr>
                <w:sdtContent>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7" w:date="2024-03-19T23:42:47Z"/>
                        <w:rFonts w:ascii="Arial" w:cs="Arial" w:eastAsia="Arial" w:hAnsi="Arial"/>
                        <w:b w:val="0"/>
                        <w:i w:val="1"/>
                        <w:smallCaps w:val="0"/>
                        <w:strike w:val="0"/>
                        <w:color w:val="000000"/>
                        <w:sz w:val="16"/>
                        <w:szCs w:val="16"/>
                        <w:u w:val="none"/>
                        <w:shd w:fill="auto" w:val="clear"/>
                        <w:vertAlign w:val="baseline"/>
                      </w:rPr>
                    </w:pPr>
                    <w:sdt>
                      <w:sdtPr>
                        <w:tag w:val="goog_rdk_478"/>
                      </w:sdtPr>
                      <w:sdtContent>
                        <w:ins w:author="Stig Syndergaard" w:id="37" w:date="2024-03-19T23:42:47Z">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(end delayed replication)</w:t>
                          </w:r>
                        </w:ins>
                      </w:sdtContent>
                    </w:sdt>
                  </w:p>
                </w:sdtContent>
              </w:sdt>
            </w:tc>
            <w:tc>
              <w:tcPr>
                <w:shd w:fill="f3f3f3" w:val="clear"/>
                <w:tcMar>
                  <w:top w:w="0.0" w:type="dxa"/>
                  <w:left w:w="108.0" w:type="dxa"/>
                  <w:bottom w:w="0.0" w:type="dxa"/>
                  <w:right w:w="108.0" w:type="dxa"/>
                </w:tcMar>
              </w:tcPr>
              <w:sdt>
                <w:sdtPr>
                  <w:tag w:val="goog_rdk_481"/>
                </w:sdtPr>
                <w:sdtContent>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7" w:date="2024-03-19T23:42:47Z"/>
                        <w:rFonts w:ascii="Arial" w:cs="Arial" w:eastAsia="Arial" w:hAnsi="Arial"/>
                        <w:b w:val="0"/>
                        <w:i w:val="1"/>
                        <w:smallCaps w:val="0"/>
                        <w:strike w:val="0"/>
                        <w:color w:val="000000"/>
                        <w:sz w:val="16"/>
                        <w:szCs w:val="16"/>
                        <w:u w:val="none"/>
                        <w:shd w:fill="auto" w:val="clear"/>
                        <w:vertAlign w:val="baseline"/>
                      </w:rPr>
                    </w:pPr>
                    <w:sdt>
                      <w:sdtPr>
                        <w:tag w:val="goog_rdk_480"/>
                      </w:sdtPr>
                      <w:sdtContent>
                        <w:ins w:author="Stig Syndergaard" w:id="37" w:date="2024-03-19T23:42:47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483"/>
                </w:sdtPr>
                <w:sdtContent>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7" w:date="2024-03-19T23:42:47Z"/>
                        <w:rFonts w:ascii="Arial" w:cs="Arial" w:eastAsia="Arial" w:hAnsi="Arial"/>
                        <w:b w:val="0"/>
                        <w:i w:val="1"/>
                        <w:smallCaps w:val="0"/>
                        <w:strike w:val="0"/>
                        <w:color w:val="000000"/>
                        <w:sz w:val="16"/>
                        <w:szCs w:val="16"/>
                        <w:u w:val="none"/>
                        <w:shd w:fill="auto" w:val="clear"/>
                        <w:vertAlign w:val="baseline"/>
                      </w:rPr>
                    </w:pPr>
                    <w:sdt>
                      <w:sdtPr>
                        <w:tag w:val="goog_rdk_482"/>
                      </w:sdtPr>
                      <w:sdtContent>
                        <w:ins w:author="Stig Syndergaard" w:id="37" w:date="2024-03-19T23:42:47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485"/>
                </w:sdtPr>
                <w:sdtContent>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7" w:date="2024-03-19T23:42:47Z"/>
                        <w:rFonts w:ascii="Arial" w:cs="Arial" w:eastAsia="Arial" w:hAnsi="Arial"/>
                        <w:b w:val="0"/>
                        <w:i w:val="1"/>
                        <w:smallCaps w:val="0"/>
                        <w:strike w:val="0"/>
                        <w:color w:val="000000"/>
                        <w:sz w:val="16"/>
                        <w:szCs w:val="16"/>
                        <w:u w:val="none"/>
                        <w:shd w:fill="auto" w:val="clear"/>
                        <w:vertAlign w:val="baseline"/>
                      </w:rPr>
                    </w:pPr>
                    <w:sdt>
                      <w:sdtPr>
                        <w:tag w:val="goog_rdk_484"/>
                      </w:sdtPr>
                      <w:sdtContent>
                        <w:ins w:author="Stig Syndergaard" w:id="37" w:date="2024-03-19T23:42:47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487"/>
                </w:sdtPr>
                <w:sdtContent>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7" w:date="2024-03-19T23:42:47Z"/>
                        <w:rFonts w:ascii="Arial" w:cs="Arial" w:eastAsia="Arial" w:hAnsi="Arial"/>
                        <w:b w:val="0"/>
                        <w:i w:val="1"/>
                        <w:smallCaps w:val="0"/>
                        <w:strike w:val="0"/>
                        <w:color w:val="000000"/>
                        <w:sz w:val="16"/>
                        <w:szCs w:val="16"/>
                        <w:u w:val="none"/>
                        <w:shd w:fill="auto" w:val="clear"/>
                        <w:vertAlign w:val="baseline"/>
                      </w:rPr>
                    </w:pPr>
                    <w:sdt>
                      <w:sdtPr>
                        <w:tag w:val="goog_rdk_486"/>
                      </w:sdtPr>
                      <w:sdtContent>
                        <w:ins w:author="Stig Syndergaard" w:id="37" w:date="2024-03-19T23:42:47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489"/>
                </w:sdtPr>
                <w:sdtContent>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7" w:date="2024-03-19T23:42:47Z"/>
                        <w:rFonts w:ascii="Arial" w:cs="Arial" w:eastAsia="Arial" w:hAnsi="Arial"/>
                        <w:b w:val="0"/>
                        <w:i w:val="1"/>
                        <w:smallCaps w:val="0"/>
                        <w:strike w:val="0"/>
                        <w:color w:val="000000"/>
                        <w:sz w:val="16"/>
                        <w:szCs w:val="16"/>
                        <w:u w:val="none"/>
                        <w:shd w:fill="auto" w:val="clear"/>
                        <w:vertAlign w:val="baseline"/>
                      </w:rPr>
                    </w:pPr>
                    <w:sdt>
                      <w:sdtPr>
                        <w:tag w:val="goog_rdk_488"/>
                      </w:sdtPr>
                      <w:sdtContent>
                        <w:ins w:author="Stig Syndergaard" w:id="37" w:date="2024-03-19T23:42:47Z">
                          <w:r w:rsidDel="00000000" w:rsidR="00000000" w:rsidRPr="00000000">
                            <w:rPr>
                              <w:rtl w:val="0"/>
                            </w:rPr>
                          </w:r>
                        </w:ins>
                      </w:sdtContent>
                    </w:sdt>
                  </w:p>
                </w:sdtContent>
              </w:sdt>
            </w:tc>
            <w:tc>
              <w:tcPr>
                <w:shd w:fill="f3f3f3" w:val="clear"/>
                <w:tcMar>
                  <w:top w:w="0.0" w:type="dxa"/>
                  <w:left w:w="108.0" w:type="dxa"/>
                  <w:bottom w:w="0.0" w:type="dxa"/>
                  <w:right w:w="108.0" w:type="dxa"/>
                </w:tcMar>
              </w:tcPr>
              <w:sdt>
                <w:sdtPr>
                  <w:tag w:val="goog_rdk_491"/>
                </w:sdtPr>
                <w:sdtContent>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37" w:date="2024-03-19T23:42:47Z"/>
                        <w:rFonts w:ascii="Arial" w:cs="Arial" w:eastAsia="Arial" w:hAnsi="Arial"/>
                        <w:b w:val="0"/>
                        <w:i w:val="1"/>
                        <w:smallCaps w:val="0"/>
                        <w:strike w:val="0"/>
                        <w:color w:val="000000"/>
                        <w:sz w:val="16"/>
                        <w:szCs w:val="16"/>
                        <w:u w:val="none"/>
                        <w:shd w:fill="auto" w:val="clear"/>
                        <w:vertAlign w:val="baseline"/>
                      </w:rPr>
                    </w:pPr>
                    <w:sdt>
                      <w:sdtPr>
                        <w:tag w:val="goog_rdk_490"/>
                      </w:sdtPr>
                      <w:sdtContent>
                        <w:ins w:author="Stig Syndergaard" w:id="37" w:date="2024-03-19T23:42:47Z">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N5 = N1+1+(7+4.n4).n5 elements</w:t>
                          </w:r>
                        </w:ins>
                      </w:sdtContent>
                    </w:sdt>
                  </w:p>
                </w:sdtContent>
              </w:sdt>
            </w:tc>
          </w:tr>
        </w:sdtContent>
      </w:sdt>
      <w:sdt>
        <w:sdtPr>
          <w:tag w:val="goog_rdk_493"/>
        </w:sdtPr>
        <w:sdtContent>
          <w:tr>
            <w:trPr>
              <w:cantSplit w:val="1"/>
              <w:tblHeader w:val="0"/>
              <w:del w:author="Stig Syndergaard" w:id="38" w:date="2024-03-19T23:42:47Z"/>
            </w:trPr>
            <w:tc>
              <w:tcPr>
                <w:shd w:fill="f3f3f3" w:val="clear"/>
                <w:tcMar>
                  <w:top w:w="0.0" w:type="dxa"/>
                  <w:left w:w="108.0" w:type="dxa"/>
                  <w:bottom w:w="0.0" w:type="dxa"/>
                  <w:right w:w="108.0" w:type="dxa"/>
                </w:tcMar>
              </w:tcPr>
              <w:sdt>
                <w:sdtPr>
                  <w:tag w:val="goog_rdk_495"/>
                </w:sdtPr>
                <w:sdtContent>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del w:author="Stig Syndergaard" w:id="38" w:date="2024-03-19T23:42:47Z"/>
                        <w:rFonts w:ascii="Arial" w:cs="Arial" w:eastAsia="Arial" w:hAnsi="Arial"/>
                        <w:b w:val="0"/>
                        <w:i w:val="1"/>
                        <w:smallCaps w:val="0"/>
                        <w:strike w:val="0"/>
                        <w:color w:val="000000"/>
                        <w:sz w:val="16"/>
                        <w:szCs w:val="16"/>
                        <w:u w:val="none"/>
                        <w:shd w:fill="auto" w:val="clear"/>
                        <w:vertAlign w:val="baseline"/>
                      </w:rPr>
                    </w:pPr>
                    <w:sdt>
                      <w:sdtPr>
                        <w:tag w:val="goog_rdk_494"/>
                      </w:sdtPr>
                      <w:sdtContent>
                        <w:del w:author="Stig Syndergaard" w:id="38" w:date="2024-03-19T23:42:47Z">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delText xml:space="preserve">N2</w:delText>
                          </w:r>
                        </w:del>
                      </w:sdtContent>
                    </w:sdt>
                  </w:p>
                </w:sdtContent>
              </w:sdt>
            </w:tc>
            <w:tc>
              <w:tcPr>
                <w:shd w:fill="f3f3f3" w:val="clear"/>
                <w:tcMar>
                  <w:top w:w="0.0" w:type="dxa"/>
                  <w:left w:w="108.0" w:type="dxa"/>
                  <w:bottom w:w="0.0" w:type="dxa"/>
                  <w:right w:w="108.0" w:type="dxa"/>
                </w:tcMar>
              </w:tcPr>
              <w:sdt>
                <w:sdtPr>
                  <w:tag w:val="goog_rdk_497"/>
                </w:sdtPr>
                <w:sdtContent>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38" w:date="2024-03-19T23:42:47Z"/>
                        <w:rFonts w:ascii="Arial" w:cs="Arial" w:eastAsia="Arial" w:hAnsi="Arial"/>
                        <w:b w:val="0"/>
                        <w:i w:val="1"/>
                        <w:smallCaps w:val="0"/>
                        <w:strike w:val="0"/>
                        <w:color w:val="000000"/>
                        <w:sz w:val="16"/>
                        <w:szCs w:val="16"/>
                        <w:u w:val="none"/>
                        <w:shd w:fill="auto" w:val="clear"/>
                        <w:vertAlign w:val="baseline"/>
                      </w:rPr>
                    </w:pPr>
                    <w:sdt>
                      <w:sdtPr>
                        <w:tag w:val="goog_rdk_496"/>
                      </w:sdtPr>
                      <w:sdtContent>
                        <w:del w:author="Stig Syndergaard" w:id="38" w:date="2024-03-19T23:42:47Z">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delText xml:space="preserve">(end delayed replication)</w:delText>
                          </w:r>
                        </w:del>
                      </w:sdtContent>
                    </w:sdt>
                  </w:p>
                </w:sdtContent>
              </w:sdt>
            </w:tc>
            <w:tc>
              <w:tcPr>
                <w:shd w:fill="f3f3f3" w:val="clear"/>
                <w:tcMar>
                  <w:top w:w="0.0" w:type="dxa"/>
                  <w:left w:w="108.0" w:type="dxa"/>
                  <w:bottom w:w="0.0" w:type="dxa"/>
                  <w:right w:w="108.0" w:type="dxa"/>
                </w:tcMar>
              </w:tcPr>
              <w:sdt>
                <w:sdtPr>
                  <w:tag w:val="goog_rdk_499"/>
                </w:sdtPr>
                <w:sdtContent>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38" w:date="2024-03-19T23:42:47Z"/>
                        <w:rFonts w:ascii="Arial" w:cs="Arial" w:eastAsia="Arial" w:hAnsi="Arial"/>
                        <w:b w:val="0"/>
                        <w:i w:val="1"/>
                        <w:smallCaps w:val="0"/>
                        <w:strike w:val="0"/>
                        <w:color w:val="000000"/>
                        <w:sz w:val="16"/>
                        <w:szCs w:val="16"/>
                        <w:u w:val="none"/>
                        <w:shd w:fill="auto" w:val="clear"/>
                        <w:vertAlign w:val="baseline"/>
                      </w:rPr>
                    </w:pPr>
                    <w:sdt>
                      <w:sdtPr>
                        <w:tag w:val="goog_rdk_498"/>
                      </w:sdtPr>
                      <w:sdtContent>
                        <w:del w:author="Stig Syndergaard" w:id="38" w:date="2024-03-19T23:42:47Z">
                          <w:r w:rsidDel="00000000" w:rsidR="00000000" w:rsidRPr="00000000">
                            <w:rPr>
                              <w:rtl w:val="0"/>
                            </w:rPr>
                          </w:r>
                        </w:del>
                      </w:sdtContent>
                    </w:sdt>
                  </w:p>
                </w:sdtContent>
              </w:sdt>
            </w:tc>
            <w:tc>
              <w:tcPr>
                <w:shd w:fill="f3f3f3" w:val="clear"/>
                <w:tcMar>
                  <w:top w:w="0.0" w:type="dxa"/>
                  <w:left w:w="108.0" w:type="dxa"/>
                  <w:bottom w:w="0.0" w:type="dxa"/>
                  <w:right w:w="108.0" w:type="dxa"/>
                </w:tcMar>
              </w:tcPr>
              <w:sdt>
                <w:sdtPr>
                  <w:tag w:val="goog_rdk_501"/>
                </w:sdtPr>
                <w:sdtContent>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38" w:date="2024-03-19T23:42:47Z"/>
                        <w:rFonts w:ascii="Arial" w:cs="Arial" w:eastAsia="Arial" w:hAnsi="Arial"/>
                        <w:b w:val="0"/>
                        <w:i w:val="1"/>
                        <w:smallCaps w:val="0"/>
                        <w:strike w:val="0"/>
                        <w:color w:val="000000"/>
                        <w:sz w:val="16"/>
                        <w:szCs w:val="16"/>
                        <w:u w:val="none"/>
                        <w:shd w:fill="auto" w:val="clear"/>
                        <w:vertAlign w:val="baseline"/>
                      </w:rPr>
                    </w:pPr>
                    <w:sdt>
                      <w:sdtPr>
                        <w:tag w:val="goog_rdk_500"/>
                      </w:sdtPr>
                      <w:sdtContent>
                        <w:del w:author="Stig Syndergaard" w:id="38" w:date="2024-03-19T23:42:47Z">
                          <w:r w:rsidDel="00000000" w:rsidR="00000000" w:rsidRPr="00000000">
                            <w:rPr>
                              <w:rtl w:val="0"/>
                            </w:rPr>
                          </w:r>
                        </w:del>
                      </w:sdtContent>
                    </w:sdt>
                  </w:p>
                </w:sdtContent>
              </w:sdt>
            </w:tc>
            <w:tc>
              <w:tcPr>
                <w:shd w:fill="f3f3f3" w:val="clear"/>
                <w:tcMar>
                  <w:top w:w="0.0" w:type="dxa"/>
                  <w:left w:w="108.0" w:type="dxa"/>
                  <w:bottom w:w="0.0" w:type="dxa"/>
                  <w:right w:w="108.0" w:type="dxa"/>
                </w:tcMar>
              </w:tcPr>
              <w:sdt>
                <w:sdtPr>
                  <w:tag w:val="goog_rdk_503"/>
                </w:sdtPr>
                <w:sdtContent>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38" w:date="2024-03-19T23:42:47Z"/>
                        <w:rFonts w:ascii="Arial" w:cs="Arial" w:eastAsia="Arial" w:hAnsi="Arial"/>
                        <w:b w:val="0"/>
                        <w:i w:val="1"/>
                        <w:smallCaps w:val="0"/>
                        <w:strike w:val="0"/>
                        <w:color w:val="000000"/>
                        <w:sz w:val="16"/>
                        <w:szCs w:val="16"/>
                        <w:u w:val="none"/>
                        <w:shd w:fill="auto" w:val="clear"/>
                        <w:vertAlign w:val="baseline"/>
                      </w:rPr>
                    </w:pPr>
                    <w:sdt>
                      <w:sdtPr>
                        <w:tag w:val="goog_rdk_502"/>
                      </w:sdtPr>
                      <w:sdtContent>
                        <w:del w:author="Stig Syndergaard" w:id="38" w:date="2024-03-19T23:42:47Z">
                          <w:r w:rsidDel="00000000" w:rsidR="00000000" w:rsidRPr="00000000">
                            <w:rPr>
                              <w:rtl w:val="0"/>
                            </w:rPr>
                          </w:r>
                        </w:del>
                      </w:sdtContent>
                    </w:sdt>
                  </w:p>
                </w:sdtContent>
              </w:sdt>
            </w:tc>
            <w:tc>
              <w:tcPr>
                <w:shd w:fill="f3f3f3" w:val="clear"/>
                <w:tcMar>
                  <w:top w:w="0.0" w:type="dxa"/>
                  <w:left w:w="108.0" w:type="dxa"/>
                  <w:bottom w:w="0.0" w:type="dxa"/>
                  <w:right w:w="108.0" w:type="dxa"/>
                </w:tcMar>
              </w:tcPr>
              <w:sdt>
                <w:sdtPr>
                  <w:tag w:val="goog_rdk_505"/>
                </w:sdtPr>
                <w:sdtContent>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38" w:date="2024-03-19T23:42:47Z"/>
                        <w:rFonts w:ascii="Arial" w:cs="Arial" w:eastAsia="Arial" w:hAnsi="Arial"/>
                        <w:b w:val="0"/>
                        <w:i w:val="1"/>
                        <w:smallCaps w:val="0"/>
                        <w:strike w:val="0"/>
                        <w:color w:val="000000"/>
                        <w:sz w:val="16"/>
                        <w:szCs w:val="16"/>
                        <w:u w:val="none"/>
                        <w:shd w:fill="auto" w:val="clear"/>
                        <w:vertAlign w:val="baseline"/>
                      </w:rPr>
                    </w:pPr>
                    <w:sdt>
                      <w:sdtPr>
                        <w:tag w:val="goog_rdk_504"/>
                      </w:sdtPr>
                      <w:sdtContent>
                        <w:del w:author="Stig Syndergaard" w:id="38" w:date="2024-03-19T23:42:47Z">
                          <w:r w:rsidDel="00000000" w:rsidR="00000000" w:rsidRPr="00000000">
                            <w:rPr>
                              <w:rtl w:val="0"/>
                            </w:rPr>
                          </w:r>
                        </w:del>
                      </w:sdtContent>
                    </w:sdt>
                  </w:p>
                </w:sdtContent>
              </w:sdt>
            </w:tc>
            <w:tc>
              <w:tcPr>
                <w:shd w:fill="f3f3f3" w:val="clear"/>
                <w:tcMar>
                  <w:top w:w="0.0" w:type="dxa"/>
                  <w:left w:w="108.0" w:type="dxa"/>
                  <w:bottom w:w="0.0" w:type="dxa"/>
                  <w:right w:w="108.0" w:type="dxa"/>
                </w:tcMar>
              </w:tcPr>
              <w:sdt>
                <w:sdtPr>
                  <w:tag w:val="goog_rdk_507"/>
                </w:sdtPr>
                <w:sdtContent>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38" w:date="2024-03-19T23:42:47Z"/>
                        <w:rFonts w:ascii="Arial" w:cs="Arial" w:eastAsia="Arial" w:hAnsi="Arial"/>
                        <w:b w:val="0"/>
                        <w:i w:val="1"/>
                        <w:smallCaps w:val="0"/>
                        <w:strike w:val="0"/>
                        <w:color w:val="000000"/>
                        <w:sz w:val="16"/>
                        <w:szCs w:val="16"/>
                        <w:u w:val="none"/>
                        <w:shd w:fill="auto" w:val="clear"/>
                        <w:vertAlign w:val="baseline"/>
                      </w:rPr>
                    </w:pPr>
                    <w:sdt>
                      <w:sdtPr>
                        <w:tag w:val="goog_rdk_506"/>
                      </w:sdtPr>
                      <w:sdtContent>
                        <w:del w:author="Stig Syndergaard" w:id="38" w:date="2024-03-19T23:42:47Z">
                          <w:r w:rsidDel="00000000" w:rsidR="00000000" w:rsidRPr="00000000">
                            <w:rPr>
                              <w:rtl w:val="0"/>
                            </w:rPr>
                          </w:r>
                        </w:del>
                      </w:sdtContent>
                    </w:sdt>
                  </w:p>
                </w:sdtContent>
              </w:sdt>
            </w:tc>
            <w:tc>
              <w:tcPr>
                <w:shd w:fill="f3f3f3" w:val="clear"/>
                <w:tcMar>
                  <w:top w:w="0.0" w:type="dxa"/>
                  <w:left w:w="108.0" w:type="dxa"/>
                  <w:bottom w:w="0.0" w:type="dxa"/>
                  <w:right w:w="108.0" w:type="dxa"/>
                </w:tcMar>
              </w:tcPr>
              <w:sdt>
                <w:sdtPr>
                  <w:tag w:val="goog_rdk_509"/>
                </w:sdtPr>
                <w:sdtContent>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38" w:date="2024-03-19T23:42:47Z"/>
                        <w:rFonts w:ascii="Arial" w:cs="Arial" w:eastAsia="Arial" w:hAnsi="Arial"/>
                        <w:b w:val="0"/>
                        <w:i w:val="1"/>
                        <w:smallCaps w:val="0"/>
                        <w:strike w:val="0"/>
                        <w:color w:val="000000"/>
                        <w:sz w:val="16"/>
                        <w:szCs w:val="16"/>
                        <w:u w:val="none"/>
                        <w:shd w:fill="auto" w:val="clear"/>
                        <w:vertAlign w:val="baseline"/>
                      </w:rPr>
                    </w:pPr>
                    <w:sdt>
                      <w:sdtPr>
                        <w:tag w:val="goog_rdk_508"/>
                      </w:sdtPr>
                      <w:sdtContent>
                        <w:del w:author="Stig Syndergaard" w:id="38" w:date="2024-03-19T23:42:47Z">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delText xml:space="preserve">N2 = N1+1+6.n2 elements</w:delText>
                          </w:r>
                        </w:del>
                      </w:sdtContent>
                    </w:sdt>
                  </w:p>
                </w:sdtContent>
              </w:sdt>
            </w:tc>
          </w:tr>
        </w:sdtContent>
      </w:sdt>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RO 'Level2b' d</w:t>
            </w:r>
            <w:r w:rsidDel="00000000" w:rsidR="00000000" w:rsidRPr="00000000">
              <w:rPr>
                <w:rFonts w:ascii="Arial" w:cs="Arial" w:eastAsia="Arial" w:hAnsi="Arial"/>
                <w:b w:val="1"/>
                <w:i w:val="1"/>
                <w:smallCaps w:val="0"/>
                <w:strike w:val="0"/>
                <w:color w:val="000000"/>
                <w:sz w:val="16"/>
                <w:szCs w:val="16"/>
                <w:u w:val="none"/>
                <w:shd w:fill="ccffcc" w:val="clear"/>
                <w:vertAlign w:val="baseline"/>
                <w:rtl w:val="0"/>
              </w:rPr>
              <w:t xml:space="preserve">a</w:t>
            </w: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ta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(see Notes 3–5</w:t>
            </w:r>
            <w:sdt>
              <w:sdtPr>
                <w:tag w:val="goog_rdk_510"/>
              </w:sdtPr>
              <w:sdtContent>
                <w:ins w:author="Stig Syndergaard" w:id="39" w:date="2024-03-19T23:42:47Z">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 &amp; 12</w:t>
                  </w:r>
                </w:ins>
              </w:sdtContent>
            </w:sdt>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Delayed replication</w:t>
            </w:r>
          </w:p>
        </w:tc>
        <w:tc>
          <w:tcPr>
            <w:shd w:fill="f3f3f3" w:val="clear"/>
            <w:tcMar>
              <w:top w:w="0.0" w:type="dxa"/>
              <w:left w:w="108.0" w:type="dxa"/>
              <w:bottom w:w="0.0" w:type="dxa"/>
              <w:right w:w="108.0" w:type="dxa"/>
            </w:tcMar>
          </w:tcPr>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1 16 000</w:t>
            </w:r>
          </w:p>
        </w:tc>
        <w:tc>
          <w:tcPr>
            <w:shd w:fill="f3f3f3" w:val="clear"/>
            <w:tcMar>
              <w:top w:w="0.0" w:type="dxa"/>
              <w:left w:w="108.0" w:type="dxa"/>
              <w:bottom w:w="0.0" w:type="dxa"/>
              <w:right w:w="108.0" w:type="dxa"/>
            </w:tcMar>
          </w:tcPr>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Delayed replication of next 16 descriptors</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N2+1</w:t>
            </w:r>
          </w:p>
        </w:tc>
        <w:tc>
          <w:tcPr>
            <w:shd w:fill="e0e0e0" w:val="clear"/>
            <w:tcMar>
              <w:top w:w="0.0" w:type="dxa"/>
              <w:left w:w="108.0" w:type="dxa"/>
              <w:bottom w:w="0.0" w:type="dxa"/>
              <w:right w:w="108.0" w:type="dxa"/>
            </w:tcMar>
          </w:tcPr>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Replication factor</w:t>
            </w:r>
          </w:p>
        </w:tc>
        <w:tc>
          <w:tcPr>
            <w:shd w:fill="e0e0e0" w:val="clear"/>
            <w:tcMar>
              <w:top w:w="0.0" w:type="dxa"/>
              <w:left w:w="108.0" w:type="dxa"/>
              <w:bottom w:w="0.0" w:type="dxa"/>
              <w:right w:w="108.0" w:type="dxa"/>
            </w:tcMar>
          </w:tcPr>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0 31 002</w:t>
            </w:r>
          </w:p>
        </w:tc>
        <w:tc>
          <w:tcPr>
            <w:shd w:fill="e0e0e0" w:val="clear"/>
            <w:tcMar>
              <w:top w:w="0.0" w:type="dxa"/>
              <w:left w:w="108.0" w:type="dxa"/>
              <w:bottom w:w="0.0" w:type="dxa"/>
              <w:right w:w="108.0" w:type="dxa"/>
            </w:tcMar>
          </w:tcPr>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16</w:t>
            </w:r>
          </w:p>
        </w:tc>
        <w:tc>
          <w:tcPr>
            <w:shd w:fill="e0e0e0" w:val="clear"/>
            <w:tcMar>
              <w:top w:w="0.0" w:type="dxa"/>
              <w:left w:w="108.0" w:type="dxa"/>
              <w:bottom w:w="0.0" w:type="dxa"/>
              <w:right w:w="108.0" w:type="dxa"/>
            </w:tcMar>
          </w:tcPr>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Numeric</w:t>
            </w:r>
          </w:p>
        </w:tc>
        <w:tc>
          <w:tcPr>
            <w:shd w:fill="e0e0e0" w:val="clear"/>
            <w:tcMar>
              <w:top w:w="0.0" w:type="dxa"/>
              <w:left w:w="108.0" w:type="dxa"/>
              <w:bottom w:w="0.0" w:type="dxa"/>
              <w:right w:w="108.0" w:type="dxa"/>
            </w:tcMar>
          </w:tcPr>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Number of Step 2b samples,</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 n3</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N2+2</w:t>
            </w:r>
          </w:p>
        </w:tc>
        <w:tc>
          <w:tcPr>
            <w:shd w:fill="f3f3f3" w:val="clear"/>
            <w:tcMar>
              <w:top w:w="0.0" w:type="dxa"/>
              <w:left w:w="108.0" w:type="dxa"/>
              <w:bottom w:w="0.0" w:type="dxa"/>
              <w:right w:w="108.0" w:type="dxa"/>
            </w:tcMar>
          </w:tcPr>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Geopotential height</w:t>
            </w:r>
          </w:p>
        </w:tc>
        <w:tc>
          <w:tcPr>
            <w:tcMar>
              <w:top w:w="0.0" w:type="dxa"/>
              <w:left w:w="108.0" w:type="dxa"/>
              <w:bottom w:w="0.0" w:type="dxa"/>
              <w:right w:w="108.0" w:type="dxa"/>
            </w:tcMar>
          </w:tcPr>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0 07 009</w:t>
            </w:r>
          </w:p>
        </w:tc>
        <w:tc>
          <w:tcPr>
            <w:tcMar>
              <w:top w:w="0.0" w:type="dxa"/>
              <w:left w:w="108.0" w:type="dxa"/>
              <w:bottom w:w="0.0" w:type="dxa"/>
              <w:right w:w="108.0" w:type="dxa"/>
            </w:tcMar>
          </w:tcPr>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tcMar>
              <w:top w:w="0.0" w:type="dxa"/>
              <w:left w:w="108.0" w:type="dxa"/>
              <w:bottom w:w="0.0" w:type="dxa"/>
              <w:right w:w="108.0" w:type="dxa"/>
            </w:tcMar>
          </w:tcPr>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-1 000</w:t>
            </w:r>
          </w:p>
        </w:tc>
        <w:tc>
          <w:tcPr>
            <w:tcMar>
              <w:top w:w="0.0" w:type="dxa"/>
              <w:left w:w="108.0" w:type="dxa"/>
              <w:bottom w:w="0.0" w:type="dxa"/>
              <w:right w:w="108.0" w:type="dxa"/>
            </w:tcMar>
          </w:tcPr>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17</w:t>
            </w:r>
          </w:p>
        </w:tc>
        <w:tc>
          <w:tcPr>
            <w:tcMar>
              <w:top w:w="0.0" w:type="dxa"/>
              <w:left w:w="108.0" w:type="dxa"/>
              <w:bottom w:w="0.0" w:type="dxa"/>
              <w:right w:w="108.0" w:type="dxa"/>
            </w:tcMar>
          </w:tcPr>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gpm</w:t>
            </w:r>
          </w:p>
        </w:tc>
        <w:tc>
          <w:tcPr>
            <w:tcMar>
              <w:top w:w="0.0" w:type="dxa"/>
              <w:left w:w="108.0" w:type="dxa"/>
              <w:bottom w:w="0.0" w:type="dxa"/>
              <w:right w:w="108.0" w:type="dxa"/>
            </w:tcMar>
          </w:tcPr>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Geopot. altitude, -1km to 100km, wrt EGM-96 geoid (MSL)</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N2+3</w:t>
            </w:r>
          </w:p>
        </w:tc>
        <w:tc>
          <w:tcPr>
            <w:shd w:fill="e0e0e0" w:val="clear"/>
            <w:tcMar>
              <w:top w:w="0.0" w:type="dxa"/>
              <w:left w:w="108.0" w:type="dxa"/>
              <w:bottom w:w="0.0" w:type="dxa"/>
              <w:right w:w="108.0" w:type="dxa"/>
            </w:tcMar>
          </w:tcPr>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Pressure</w:t>
            </w:r>
          </w:p>
        </w:tc>
        <w:tc>
          <w:tcPr>
            <w:shd w:fill="e0e0e0" w:val="clear"/>
            <w:tcMar>
              <w:top w:w="0.0" w:type="dxa"/>
              <w:left w:w="108.0" w:type="dxa"/>
              <w:bottom w:w="0.0" w:type="dxa"/>
              <w:right w:w="108.0" w:type="dxa"/>
            </w:tcMar>
          </w:tcPr>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0 10 004</w:t>
            </w:r>
          </w:p>
        </w:tc>
        <w:tc>
          <w:tcPr>
            <w:shd w:fill="e0e0e0" w:val="clear"/>
            <w:tcMar>
              <w:top w:w="0.0" w:type="dxa"/>
              <w:left w:w="108.0" w:type="dxa"/>
              <w:bottom w:w="0.0" w:type="dxa"/>
              <w:right w:w="108.0" w:type="dxa"/>
            </w:tcMar>
          </w:tcPr>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shd w:fill="e0e0e0" w:val="clear"/>
            <w:tcMar>
              <w:top w:w="0.0" w:type="dxa"/>
              <w:left w:w="108.0" w:type="dxa"/>
              <w:bottom w:w="0.0" w:type="dxa"/>
              <w:right w:w="108.0" w:type="dxa"/>
            </w:tcMar>
          </w:tcPr>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14</w:t>
            </w:r>
          </w:p>
        </w:tc>
        <w:tc>
          <w:tcPr>
            <w:shd w:fill="e0e0e0" w:val="clear"/>
            <w:tcMar>
              <w:top w:w="0.0" w:type="dxa"/>
              <w:left w:w="108.0" w:type="dxa"/>
              <w:bottom w:w="0.0" w:type="dxa"/>
              <w:right w:w="108.0" w:type="dxa"/>
            </w:tcMar>
          </w:tcPr>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Pa</w:t>
            </w:r>
          </w:p>
        </w:tc>
        <w:tc>
          <w:tcPr>
            <w:shd w:fill="e0e0e0" w:val="clear"/>
            <w:tcMar>
              <w:top w:w="0.0" w:type="dxa"/>
              <w:left w:w="108.0" w:type="dxa"/>
              <w:bottom w:w="0.0" w:type="dxa"/>
              <w:right w:w="108.0" w:type="dxa"/>
            </w:tcMar>
          </w:tcPr>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0.1 – 1100 hPa to 0.1 hPa</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N2+4</w:t>
            </w:r>
          </w:p>
        </w:tc>
        <w:tc>
          <w:tcPr>
            <w:shd w:fill="f3f3f3" w:val="clear"/>
            <w:tcMar>
              <w:top w:w="0.0" w:type="dxa"/>
              <w:left w:w="108.0" w:type="dxa"/>
              <w:bottom w:w="0.0" w:type="dxa"/>
              <w:right w:w="108.0" w:type="dxa"/>
            </w:tcMar>
          </w:tcPr>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Temperature</w:t>
            </w:r>
          </w:p>
        </w:tc>
        <w:tc>
          <w:tcPr>
            <w:shd w:fill="f3f3f3" w:val="clear"/>
            <w:tcMar>
              <w:top w:w="0.0" w:type="dxa"/>
              <w:left w:w="108.0" w:type="dxa"/>
              <w:bottom w:w="0.0" w:type="dxa"/>
              <w:right w:w="108.0" w:type="dxa"/>
            </w:tcMar>
          </w:tcPr>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0 12 001</w:t>
            </w:r>
          </w:p>
        </w:tc>
        <w:tc>
          <w:tcPr>
            <w:shd w:fill="f3f3f3" w:val="clear"/>
            <w:tcMar>
              <w:top w:w="0.0" w:type="dxa"/>
              <w:left w:w="108.0" w:type="dxa"/>
              <w:bottom w:w="0.0" w:type="dxa"/>
              <w:right w:w="108.0" w:type="dxa"/>
            </w:tcMar>
          </w:tcPr>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shd w:fill="f3f3f3" w:val="clear"/>
            <w:tcMar>
              <w:top w:w="0.0" w:type="dxa"/>
              <w:left w:w="108.0" w:type="dxa"/>
              <w:bottom w:w="0.0" w:type="dxa"/>
              <w:right w:w="108.0" w:type="dxa"/>
            </w:tcMar>
          </w:tcPr>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12</w:t>
            </w:r>
          </w:p>
        </w:tc>
        <w:tc>
          <w:tcPr>
            <w:shd w:fill="f3f3f3" w:val="clear"/>
            <w:tcMar>
              <w:top w:w="0.0" w:type="dxa"/>
              <w:left w:w="108.0" w:type="dxa"/>
              <w:bottom w:w="0.0" w:type="dxa"/>
              <w:right w:w="108.0" w:type="dxa"/>
            </w:tcMar>
          </w:tcPr>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K</w:t>
            </w:r>
          </w:p>
        </w:tc>
        <w:tc>
          <w:tcPr>
            <w:shd w:fill="f3f3f3" w:val="clear"/>
            <w:tcMar>
              <w:top w:w="0.0" w:type="dxa"/>
              <w:left w:w="108.0" w:type="dxa"/>
              <w:bottom w:w="0.0" w:type="dxa"/>
              <w:right w:w="108.0" w:type="dxa"/>
            </w:tcMar>
          </w:tcPr>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150 – 350K to 0.1 K</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N2+5</w:t>
            </w:r>
          </w:p>
        </w:tc>
        <w:tc>
          <w:tcPr>
            <w:shd w:fill="e0e0e0" w:val="clear"/>
            <w:tcMar>
              <w:top w:w="0.0" w:type="dxa"/>
              <w:left w:w="108.0" w:type="dxa"/>
              <w:bottom w:w="0.0" w:type="dxa"/>
              <w:right w:w="108.0" w:type="dxa"/>
            </w:tcMar>
          </w:tcPr>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Specific humidity</w:t>
            </w:r>
          </w:p>
        </w:tc>
        <w:tc>
          <w:tcPr>
            <w:shd w:fill="e0e0e0" w:val="clear"/>
            <w:tcMar>
              <w:top w:w="0.0" w:type="dxa"/>
              <w:left w:w="108.0" w:type="dxa"/>
              <w:bottom w:w="0.0" w:type="dxa"/>
              <w:right w:w="108.0" w:type="dxa"/>
            </w:tcMar>
          </w:tcPr>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0 13 001</w:t>
            </w:r>
          </w:p>
        </w:tc>
        <w:tc>
          <w:tcPr>
            <w:shd w:fill="e0e0e0" w:val="clear"/>
            <w:tcMar>
              <w:top w:w="0.0" w:type="dxa"/>
              <w:left w:w="108.0" w:type="dxa"/>
              <w:bottom w:w="0.0" w:type="dxa"/>
              <w:right w:w="108.0" w:type="dxa"/>
            </w:tcMar>
          </w:tcPr>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5</w:t>
            </w:r>
          </w:p>
        </w:tc>
        <w:tc>
          <w:tcPr>
            <w:shd w:fill="e0e0e0" w:val="clear"/>
            <w:tcMar>
              <w:top w:w="0.0" w:type="dxa"/>
              <w:left w:w="108.0" w:type="dxa"/>
              <w:bottom w:w="0.0" w:type="dxa"/>
              <w:right w:w="108.0" w:type="dxa"/>
            </w:tcMar>
          </w:tcPr>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14</w:t>
            </w:r>
          </w:p>
        </w:tc>
        <w:tc>
          <w:tcPr>
            <w:shd w:fill="e0e0e0" w:val="clear"/>
            <w:tcMar>
              <w:top w:w="0.0" w:type="dxa"/>
              <w:left w:w="108.0" w:type="dxa"/>
              <w:bottom w:w="0.0" w:type="dxa"/>
              <w:right w:w="108.0" w:type="dxa"/>
            </w:tcMar>
          </w:tcPr>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kg.kg</w:t>
            </w:r>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-1</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 50 g.kg</w:t>
            </w:r>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to 0.01 g.kg</w:t>
            </w:r>
            <w:r w:rsidDel="00000000" w:rsidR="00000000" w:rsidRPr="00000000">
              <w:rPr>
                <w:rFonts w:ascii="Arial" w:cs="Arial" w:eastAsia="Arial" w:hAnsi="Arial"/>
                <w:b w:val="0"/>
                <w:i w:val="0"/>
                <w:smallCaps w:val="0"/>
                <w:strike w:val="0"/>
                <w:color w:val="000000"/>
                <w:sz w:val="16"/>
                <w:szCs w:val="16"/>
                <w:u w:val="none"/>
                <w:shd w:fill="auto" w:val="clear"/>
                <w:vertAlign w:val="superscript"/>
                <w:rtl w:val="0"/>
              </w:rPr>
              <w:t xml:space="preserve">-1</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N2+6</w:t>
            </w:r>
          </w:p>
        </w:tc>
        <w:tc>
          <w:tcPr>
            <w:shd w:fill="f3f3f3" w:val="clear"/>
            <w:tcMar>
              <w:top w:w="0.0" w:type="dxa"/>
              <w:left w:w="108.0" w:type="dxa"/>
              <w:bottom w:w="0.0" w:type="dxa"/>
              <w:right w:w="108.0" w:type="dxa"/>
            </w:tcMar>
          </w:tcPr>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Estimated error in pressure</w:t>
            </w:r>
          </w:p>
        </w:tc>
        <w:tc>
          <w:tcPr>
            <w:shd w:fill="f3f3f3" w:val="clear"/>
            <w:tcMar>
              <w:top w:w="0.0" w:type="dxa"/>
              <w:left w:w="108.0" w:type="dxa"/>
              <w:bottom w:w="0.0" w:type="dxa"/>
              <w:right w:w="108.0" w:type="dxa"/>
            </w:tcMar>
          </w:tcPr>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-1</w:t>
            </w:r>
          </w:p>
        </w:tc>
        <w:tc>
          <w:tcPr>
            <w:shd w:fill="f3f3f3" w:val="clear"/>
            <w:tcMar>
              <w:top w:w="0.0" w:type="dxa"/>
              <w:left w:w="108.0" w:type="dxa"/>
              <w:bottom w:w="0.0" w:type="dxa"/>
              <w:right w:w="108.0" w:type="dxa"/>
            </w:tcMar>
          </w:tcPr>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14</w:t>
            </w:r>
          </w:p>
        </w:tc>
        <w:tc>
          <w:tcPr>
            <w:shd w:fill="f3f3f3" w:val="clear"/>
            <w:tcMar>
              <w:top w:w="0.0" w:type="dxa"/>
              <w:left w:w="108.0" w:type="dxa"/>
              <w:bottom w:w="0.0" w:type="dxa"/>
              <w:right w:w="108.0" w:type="dxa"/>
            </w:tcMar>
          </w:tcPr>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Pa</w:t>
            </w:r>
          </w:p>
        </w:tc>
        <w:tc>
          <w:tcPr>
            <w:shd w:fill="f3f3f3" w:val="clear"/>
            <w:tcMar>
              <w:top w:w="0.0" w:type="dxa"/>
              <w:left w:w="108.0" w:type="dxa"/>
              <w:bottom w:w="0.0" w:type="dxa"/>
              <w:right w:w="108.0" w:type="dxa"/>
            </w:tcMar>
          </w:tcPr>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0.1 – 1100 hPa to 0.1 hPa</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N2+7</w:t>
            </w:r>
          </w:p>
        </w:tc>
        <w:tc>
          <w:tcPr>
            <w:shd w:fill="f3f3f3" w:val="clear"/>
            <w:tcMar>
              <w:top w:w="0.0" w:type="dxa"/>
              <w:left w:w="108.0" w:type="dxa"/>
              <w:bottom w:w="0.0" w:type="dxa"/>
              <w:right w:w="108.0" w:type="dxa"/>
            </w:tcMar>
          </w:tcPr>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Estimated error in temperature</w:t>
            </w:r>
          </w:p>
        </w:tc>
        <w:tc>
          <w:tcPr>
            <w:shd w:fill="f3f3f3" w:val="clear"/>
            <w:tcMar>
              <w:top w:w="0.0" w:type="dxa"/>
              <w:left w:w="108.0" w:type="dxa"/>
              <w:bottom w:w="0.0" w:type="dxa"/>
              <w:right w:w="108.0" w:type="dxa"/>
            </w:tcMar>
          </w:tcPr>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1</w:t>
            </w:r>
          </w:p>
        </w:tc>
        <w:tc>
          <w:tcPr>
            <w:shd w:fill="f3f3f3" w:val="clear"/>
            <w:tcMar>
              <w:top w:w="0.0" w:type="dxa"/>
              <w:left w:w="108.0" w:type="dxa"/>
              <w:bottom w:w="0.0" w:type="dxa"/>
              <w:right w:w="108.0" w:type="dxa"/>
            </w:tcMar>
          </w:tcPr>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12</w:t>
            </w:r>
          </w:p>
        </w:tc>
        <w:tc>
          <w:tcPr>
            <w:shd w:fill="f3f3f3" w:val="clear"/>
            <w:tcMar>
              <w:top w:w="0.0" w:type="dxa"/>
              <w:left w:w="108.0" w:type="dxa"/>
              <w:bottom w:w="0.0" w:type="dxa"/>
              <w:right w:w="108.0" w:type="dxa"/>
            </w:tcMar>
          </w:tcPr>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K</w:t>
            </w:r>
          </w:p>
        </w:tc>
        <w:tc>
          <w:tcPr>
            <w:shd w:fill="f3f3f3" w:val="clear"/>
            <w:tcMar>
              <w:top w:w="0.0" w:type="dxa"/>
              <w:left w:w="108.0" w:type="dxa"/>
              <w:bottom w:w="0.0" w:type="dxa"/>
              <w:right w:w="108.0" w:type="dxa"/>
            </w:tcMar>
          </w:tcPr>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150 – 350K to 0.1 K</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N2+8</w:t>
            </w:r>
          </w:p>
        </w:tc>
        <w:tc>
          <w:tcPr>
            <w:shd w:fill="f3f3f3" w:val="clear"/>
            <w:tcMar>
              <w:top w:w="0.0" w:type="dxa"/>
              <w:left w:w="108.0" w:type="dxa"/>
              <w:bottom w:w="0.0" w:type="dxa"/>
              <w:right w:w="108.0" w:type="dxa"/>
            </w:tcMar>
          </w:tcPr>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Estimated error in specific humidity</w:t>
            </w:r>
          </w:p>
        </w:tc>
        <w:tc>
          <w:tcPr>
            <w:shd w:fill="f3f3f3" w:val="clear"/>
            <w:tcMar>
              <w:top w:w="0.0" w:type="dxa"/>
              <w:left w:w="108.0" w:type="dxa"/>
              <w:bottom w:w="0.0" w:type="dxa"/>
              <w:right w:w="108.0" w:type="dxa"/>
            </w:tcMar>
          </w:tcPr>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New</w:t>
            </w:r>
          </w:p>
        </w:tc>
        <w:tc>
          <w:tcPr>
            <w:shd w:fill="f3f3f3" w:val="clear"/>
            <w:tcMar>
              <w:top w:w="0.0" w:type="dxa"/>
              <w:left w:w="108.0" w:type="dxa"/>
              <w:bottom w:w="0.0" w:type="dxa"/>
              <w:right w:w="108.0" w:type="dxa"/>
            </w:tcMar>
          </w:tcPr>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5</w:t>
            </w:r>
          </w:p>
        </w:tc>
        <w:tc>
          <w:tcPr>
            <w:shd w:fill="f3f3f3" w:val="clear"/>
            <w:tcMar>
              <w:top w:w="0.0" w:type="dxa"/>
              <w:left w:w="108.0" w:type="dxa"/>
              <w:bottom w:w="0.0" w:type="dxa"/>
              <w:right w:w="108.0" w:type="dxa"/>
            </w:tcMar>
          </w:tcPr>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14</w:t>
            </w:r>
          </w:p>
        </w:tc>
        <w:tc>
          <w:tcPr>
            <w:shd w:fill="f3f3f3" w:val="clear"/>
            <w:tcMar>
              <w:top w:w="0.0" w:type="dxa"/>
              <w:left w:w="108.0" w:type="dxa"/>
              <w:bottom w:w="0.0" w:type="dxa"/>
              <w:right w:w="108.0" w:type="dxa"/>
            </w:tcMar>
          </w:tcPr>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superscript"/>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Kg.kg</w:t>
            </w:r>
            <w:r w:rsidDel="00000000" w:rsidR="00000000" w:rsidRPr="00000000">
              <w:rPr>
                <w:rFonts w:ascii="Arial" w:cs="Arial" w:eastAsia="Arial" w:hAnsi="Arial"/>
                <w:b w:val="1"/>
                <w:i w:val="0"/>
                <w:smallCaps w:val="0"/>
                <w:strike w:val="0"/>
                <w:color w:val="0000ff"/>
                <w:sz w:val="16"/>
                <w:szCs w:val="16"/>
                <w:u w:val="none"/>
                <w:shd w:fill="auto" w:val="clear"/>
                <w:vertAlign w:val="superscript"/>
                <w:rtl w:val="0"/>
              </w:rPr>
              <w:t xml:space="preserve">-1</w:t>
            </w:r>
          </w:p>
        </w:tc>
        <w:tc>
          <w:tcPr>
            <w:shd w:fill="f3f3f3" w:val="clear"/>
            <w:tcMar>
              <w:top w:w="0.0" w:type="dxa"/>
              <w:left w:w="108.0" w:type="dxa"/>
              <w:bottom w:w="0.0" w:type="dxa"/>
              <w:right w:w="108.0" w:type="dxa"/>
            </w:tcMar>
          </w:tcPr>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 – 50 g.kg</w:t>
            </w:r>
            <w:r w:rsidDel="00000000" w:rsidR="00000000" w:rsidRPr="00000000">
              <w:rPr>
                <w:rFonts w:ascii="Arial" w:cs="Arial" w:eastAsia="Arial" w:hAnsi="Arial"/>
                <w:b w:val="1"/>
                <w:i w:val="0"/>
                <w:smallCaps w:val="0"/>
                <w:strike w:val="0"/>
                <w:color w:val="0000ff"/>
                <w:sz w:val="16"/>
                <w:szCs w:val="16"/>
                <w:u w:val="none"/>
                <w:shd w:fill="auto" w:val="clear"/>
                <w:vertAlign w:val="superscript"/>
                <w:rtl w:val="0"/>
              </w:rPr>
              <w:t xml:space="preserve">-1</w:t>
            </w: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 to 0.01 g.kg</w:t>
            </w:r>
            <w:r w:rsidDel="00000000" w:rsidR="00000000" w:rsidRPr="00000000">
              <w:rPr>
                <w:rFonts w:ascii="Arial" w:cs="Arial" w:eastAsia="Arial" w:hAnsi="Arial"/>
                <w:b w:val="1"/>
                <w:i w:val="0"/>
                <w:smallCaps w:val="0"/>
                <w:strike w:val="0"/>
                <w:color w:val="0000ff"/>
                <w:sz w:val="16"/>
                <w:szCs w:val="16"/>
                <w:u w:val="none"/>
                <w:shd w:fill="auto" w:val="clear"/>
                <w:vertAlign w:val="superscript"/>
                <w:rtl w:val="0"/>
              </w:rPr>
              <w:t xml:space="preserve">-1</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N2+11</w:t>
            </w:r>
          </w:p>
        </w:tc>
        <w:tc>
          <w:tcPr>
            <w:shd w:fill="e0e0e0" w:val="clear"/>
            <w:tcMar>
              <w:top w:w="0.0" w:type="dxa"/>
              <w:left w:w="108.0" w:type="dxa"/>
              <w:bottom w:w="0.0" w:type="dxa"/>
              <w:right w:w="108.0" w:type="dxa"/>
            </w:tcMar>
          </w:tcPr>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Percent confidence</w:t>
            </w:r>
          </w:p>
        </w:tc>
        <w:tc>
          <w:tcPr>
            <w:shd w:fill="e0e0e0" w:val="clear"/>
            <w:tcMar>
              <w:top w:w="0.0" w:type="dxa"/>
              <w:left w:w="108.0" w:type="dxa"/>
              <w:bottom w:w="0.0" w:type="dxa"/>
              <w:right w:w="108.0" w:type="dxa"/>
            </w:tcMar>
          </w:tcPr>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0 33 007</w:t>
            </w:r>
          </w:p>
        </w:tc>
        <w:tc>
          <w:tcPr>
            <w:shd w:fill="e0e0e0" w:val="clear"/>
            <w:tcMar>
              <w:top w:w="0.0" w:type="dxa"/>
              <w:left w:w="108.0" w:type="dxa"/>
              <w:bottom w:w="0.0" w:type="dxa"/>
              <w:right w:w="108.0" w:type="dxa"/>
            </w:tcMar>
          </w:tcPr>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7</w:t>
            </w:r>
          </w:p>
        </w:tc>
        <w:tc>
          <w:tcPr>
            <w:shd w:fill="e0e0e0" w:val="clear"/>
            <w:tcMar>
              <w:top w:w="0.0" w:type="dxa"/>
              <w:left w:w="108.0" w:type="dxa"/>
              <w:bottom w:w="0.0" w:type="dxa"/>
              <w:right w:w="108.0" w:type="dxa"/>
            </w:tcMar>
          </w:tcPr>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p>
        </w:tc>
        <w:tc>
          <w:tcPr>
            <w:shd w:fill="e0e0e0" w:val="clear"/>
            <w:tcMar>
              <w:top w:w="0.0" w:type="dxa"/>
              <w:left w:w="108.0" w:type="dxa"/>
              <w:bottom w:w="0.0" w:type="dxa"/>
              <w:right w:w="108.0" w:type="dxa"/>
            </w:tcMar>
          </w:tcPr>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 bad, 100 = good</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N3</w:t>
            </w:r>
          </w:p>
        </w:tc>
        <w:tc>
          <w:tcPr>
            <w:shd w:fill="f3f3f3" w:val="clear"/>
            <w:tcMar>
              <w:top w:w="0.0" w:type="dxa"/>
              <w:left w:w="108.0" w:type="dxa"/>
              <w:bottom w:w="0.0" w:type="dxa"/>
              <w:right w:w="108.0" w:type="dxa"/>
            </w:tcMar>
          </w:tcPr>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(end delayed replication)</w:t>
            </w:r>
          </w:p>
        </w:tc>
        <w:tc>
          <w:tcPr>
            <w:shd w:fill="f3f3f3" w:val="clear"/>
            <w:tcMar>
              <w:top w:w="0.0" w:type="dxa"/>
              <w:left w:w="108.0" w:type="dxa"/>
              <w:bottom w:w="0.0" w:type="dxa"/>
              <w:right w:w="108.0" w:type="dxa"/>
            </w:tcMar>
          </w:tcPr>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N3 = N2+1+10.n3 elements</w:t>
            </w:r>
          </w:p>
        </w:tc>
      </w:tr>
      <w:tr>
        <w:trPr>
          <w:cantSplit w:val="1"/>
          <w:tblHeader w:val="0"/>
        </w:trPr>
        <w:tc>
          <w:tcPr>
            <w:gridSpan w:val="8"/>
            <w:shd w:fill="ccffcc" w:val="clear"/>
            <w:tcMar>
              <w:top w:w="0.0" w:type="dxa"/>
              <w:left w:w="108.0" w:type="dxa"/>
              <w:bottom w:w="0.0" w:type="dxa"/>
              <w:right w:w="108.0" w:type="dxa"/>
            </w:tcMar>
          </w:tcPr>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RO 'Level2c' data</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N3+1</w:t>
            </w:r>
          </w:p>
        </w:tc>
        <w:tc>
          <w:tcPr>
            <w:shd w:fill="f3f3f3" w:val="clear"/>
            <w:tcMar>
              <w:top w:w="0.0" w:type="dxa"/>
              <w:left w:w="108.0" w:type="dxa"/>
              <w:bottom w:w="0.0" w:type="dxa"/>
              <w:right w:w="108.0" w:type="dxa"/>
            </w:tcMar>
          </w:tcPr>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Vertical significance</w:t>
            </w:r>
          </w:p>
        </w:tc>
        <w:tc>
          <w:tcPr>
            <w:shd w:fill="f3f3f3" w:val="clear"/>
            <w:tcMar>
              <w:top w:w="0.0" w:type="dxa"/>
              <w:left w:w="108.0" w:type="dxa"/>
              <w:bottom w:w="0.0" w:type="dxa"/>
              <w:right w:w="108.0" w:type="dxa"/>
            </w:tcMar>
          </w:tcPr>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0 08 003</w:t>
            </w:r>
          </w:p>
        </w:tc>
        <w:tc>
          <w:tcPr>
            <w:shd w:fill="f3f3f3" w:val="clear"/>
            <w:tcMar>
              <w:top w:w="0.0" w:type="dxa"/>
              <w:left w:w="108.0" w:type="dxa"/>
              <w:bottom w:w="0.0" w:type="dxa"/>
              <w:right w:w="108.0" w:type="dxa"/>
            </w:tcMar>
          </w:tcPr>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6</w:t>
            </w:r>
          </w:p>
        </w:tc>
        <w:tc>
          <w:tcPr>
            <w:shd w:fill="f3f3f3" w:val="clear"/>
            <w:tcMar>
              <w:top w:w="0.0" w:type="dxa"/>
              <w:left w:w="108.0" w:type="dxa"/>
              <w:bottom w:w="0.0" w:type="dxa"/>
              <w:right w:w="108.0" w:type="dxa"/>
            </w:tcMar>
          </w:tcPr>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Code Table</w:t>
            </w:r>
          </w:p>
        </w:tc>
        <w:tc>
          <w:tcPr>
            <w:shd w:fill="f3f3f3" w:val="clear"/>
            <w:tcMar>
              <w:top w:w="0.0" w:type="dxa"/>
              <w:left w:w="108.0" w:type="dxa"/>
              <w:bottom w:w="0.0" w:type="dxa"/>
              <w:right w:w="108.0" w:type="dxa"/>
            </w:tcMar>
          </w:tcPr>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 surface</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N3+2</w:t>
            </w:r>
          </w:p>
        </w:tc>
        <w:tc>
          <w:tcPr>
            <w:shd w:fill="e0e0e0" w:val="clear"/>
            <w:tcMar>
              <w:top w:w="0.0" w:type="dxa"/>
              <w:left w:w="108.0" w:type="dxa"/>
              <w:bottom w:w="0.0" w:type="dxa"/>
              <w:right w:w="108.0" w:type="dxa"/>
            </w:tcMar>
          </w:tcPr>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Geopotential height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(of surface)</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0 07 009</w:t>
            </w:r>
          </w:p>
        </w:tc>
        <w:tc>
          <w:tcPr>
            <w:shd w:fill="e0e0e0" w:val="clear"/>
            <w:tcMar>
              <w:top w:w="0.0" w:type="dxa"/>
              <w:left w:w="108.0" w:type="dxa"/>
              <w:bottom w:w="0.0" w:type="dxa"/>
              <w:right w:w="108.0" w:type="dxa"/>
            </w:tcMar>
          </w:tcPr>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-1 000</w:t>
            </w:r>
          </w:p>
        </w:tc>
        <w:tc>
          <w:tcPr>
            <w:shd w:fill="e0e0e0" w:val="clear"/>
            <w:tcMar>
              <w:top w:w="0.0" w:type="dxa"/>
              <w:left w:w="108.0" w:type="dxa"/>
              <w:bottom w:w="0.0" w:type="dxa"/>
              <w:right w:w="108.0" w:type="dxa"/>
            </w:tcMar>
          </w:tcPr>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17</w:t>
            </w:r>
          </w:p>
        </w:tc>
        <w:tc>
          <w:tcPr>
            <w:shd w:fill="e0e0e0" w:val="clear"/>
            <w:tcMar>
              <w:top w:w="0.0" w:type="dxa"/>
              <w:left w:w="108.0" w:type="dxa"/>
              <w:bottom w:w="0.0" w:type="dxa"/>
              <w:right w:w="108.0" w:type="dxa"/>
            </w:tcMar>
          </w:tcPr>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gpm</w:t>
            </w:r>
          </w:p>
        </w:tc>
        <w:tc>
          <w:tcPr>
            <w:shd w:fill="e0e0e0" w:val="clear"/>
            <w:tcMar>
              <w:top w:w="0.0" w:type="dxa"/>
              <w:left w:w="108.0" w:type="dxa"/>
              <w:bottom w:w="0.0" w:type="dxa"/>
              <w:right w:w="108.0" w:type="dxa"/>
            </w:tcMar>
          </w:tcPr>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Geopot. ht of surface, -1km to 10km, wrt EGM-96 geoid (MSL)</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N3+3</w:t>
            </w:r>
          </w:p>
        </w:tc>
        <w:tc>
          <w:tcPr>
            <w:shd w:fill="f3f3f3" w:val="clear"/>
            <w:tcMar>
              <w:top w:w="0.0" w:type="dxa"/>
              <w:left w:w="108.0" w:type="dxa"/>
              <w:bottom w:w="0.0" w:type="dxa"/>
              <w:right w:w="108.0" w:type="dxa"/>
            </w:tcMar>
          </w:tcPr>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(Surface)</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 Pressure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0 10 004</w:t>
            </w:r>
          </w:p>
        </w:tc>
        <w:tc>
          <w:tcPr>
            <w:tcMar>
              <w:top w:w="0.0" w:type="dxa"/>
              <w:left w:w="108.0" w:type="dxa"/>
              <w:bottom w:w="0.0" w:type="dxa"/>
              <w:right w:w="108.0" w:type="dxa"/>
            </w:tcMar>
          </w:tcPr>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tcMar>
              <w:top w:w="0.0" w:type="dxa"/>
              <w:left w:w="108.0" w:type="dxa"/>
              <w:bottom w:w="0.0" w:type="dxa"/>
              <w:right w:w="108.0" w:type="dxa"/>
            </w:tcMar>
          </w:tcPr>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tcMar>
              <w:top w:w="0.0" w:type="dxa"/>
              <w:left w:w="108.0" w:type="dxa"/>
              <w:bottom w:w="0.0" w:type="dxa"/>
              <w:right w:w="108.0" w:type="dxa"/>
            </w:tcMar>
          </w:tcPr>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14</w:t>
            </w:r>
          </w:p>
        </w:tc>
        <w:tc>
          <w:tcPr>
            <w:tcMar>
              <w:top w:w="0.0" w:type="dxa"/>
              <w:left w:w="108.0" w:type="dxa"/>
              <w:bottom w:w="0.0" w:type="dxa"/>
              <w:right w:w="108.0" w:type="dxa"/>
            </w:tcMar>
          </w:tcPr>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Pa</w:t>
            </w:r>
          </w:p>
        </w:tc>
        <w:tc>
          <w:tcPr>
            <w:tcMar>
              <w:top w:w="0.0" w:type="dxa"/>
              <w:left w:w="108.0" w:type="dxa"/>
              <w:bottom w:w="0.0" w:type="dxa"/>
              <w:right w:w="108.0" w:type="dxa"/>
            </w:tcMar>
          </w:tcPr>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250–1100 hPa to 0.1 hPa</w:t>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N3+4</w:t>
            </w:r>
          </w:p>
        </w:tc>
        <w:tc>
          <w:tcPr>
            <w:shd w:fill="e0e0e0" w:val="clear"/>
            <w:tcMar>
              <w:top w:w="0.0" w:type="dxa"/>
              <w:left w:w="108.0" w:type="dxa"/>
              <w:bottom w:w="0.0" w:type="dxa"/>
              <w:right w:w="108.0" w:type="dxa"/>
            </w:tcMar>
          </w:tcPr>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First order statistics</w:t>
            </w:r>
          </w:p>
        </w:tc>
        <w:tc>
          <w:tcPr>
            <w:shd w:fill="e0e0e0" w:val="clear"/>
            <w:tcMar>
              <w:top w:w="0.0" w:type="dxa"/>
              <w:left w:w="108.0" w:type="dxa"/>
              <w:bottom w:w="0.0" w:type="dxa"/>
              <w:right w:w="108.0" w:type="dxa"/>
            </w:tcMar>
          </w:tcPr>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0 08 023</w:t>
            </w:r>
          </w:p>
        </w:tc>
        <w:tc>
          <w:tcPr>
            <w:shd w:fill="e0e0e0" w:val="clear"/>
            <w:tcMar>
              <w:top w:w="0.0" w:type="dxa"/>
              <w:left w:w="108.0" w:type="dxa"/>
              <w:bottom w:w="0.0" w:type="dxa"/>
              <w:right w:w="108.0" w:type="dxa"/>
            </w:tcMar>
          </w:tcPr>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6</w:t>
            </w:r>
          </w:p>
        </w:tc>
        <w:tc>
          <w:tcPr>
            <w:shd w:fill="e0e0e0" w:val="clear"/>
            <w:tcMar>
              <w:top w:w="0.0" w:type="dxa"/>
              <w:left w:w="108.0" w:type="dxa"/>
              <w:bottom w:w="0.0" w:type="dxa"/>
              <w:right w:w="108.0" w:type="dxa"/>
            </w:tcMar>
          </w:tcPr>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Code Table</w:t>
            </w:r>
          </w:p>
        </w:tc>
        <w:tc>
          <w:tcPr>
            <w:shd w:fill="e0e0e0" w:val="clear"/>
            <w:tcMar>
              <w:top w:w="0.0" w:type="dxa"/>
              <w:left w:w="108.0" w:type="dxa"/>
              <w:bottom w:w="0.0" w:type="dxa"/>
              <w:right w:w="108.0" w:type="dxa"/>
            </w:tcMar>
          </w:tcPr>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13 = RMS</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Change Table B bit width</w:t>
            </w:r>
          </w:p>
        </w:tc>
        <w:tc>
          <w:tcPr>
            <w:shd w:fill="f3f3f3" w:val="clear"/>
            <w:tcMar>
              <w:top w:w="0.0" w:type="dxa"/>
              <w:left w:w="108.0" w:type="dxa"/>
              <w:bottom w:w="0.0" w:type="dxa"/>
              <w:right w:w="108.0" w:type="dxa"/>
            </w:tcMar>
          </w:tcPr>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2 01 120</w:t>
            </w:r>
          </w:p>
        </w:tc>
        <w:tc>
          <w:tcPr>
            <w:shd w:fill="f3f3f3" w:val="clear"/>
            <w:tcMar>
              <w:top w:w="0.0" w:type="dxa"/>
              <w:left w:w="108.0" w:type="dxa"/>
              <w:bottom w:w="0.0" w:type="dxa"/>
              <w:right w:w="108.0" w:type="dxa"/>
            </w:tcMar>
          </w:tcPr>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Subtract 8 from bit width</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N3+5</w:t>
            </w:r>
          </w:p>
        </w:tc>
        <w:tc>
          <w:tcPr>
            <w:shd w:fill="e0e0e0" w:val="clear"/>
            <w:tcMar>
              <w:top w:w="0.0" w:type="dxa"/>
              <w:left w:w="108.0" w:type="dxa"/>
              <w:bottom w:w="0.0" w:type="dxa"/>
              <w:right w:w="108.0" w:type="dxa"/>
            </w:tcMar>
          </w:tcPr>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(Error in) (surface)</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 pressure</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0 10 004</w:t>
            </w:r>
          </w:p>
        </w:tc>
        <w:tc>
          <w:tcPr>
            <w:shd w:fill="e0e0e0" w:val="clear"/>
            <w:tcMar>
              <w:top w:w="0.0" w:type="dxa"/>
              <w:left w:w="108.0" w:type="dxa"/>
              <w:bottom w:w="0.0" w:type="dxa"/>
              <w:right w:w="108.0" w:type="dxa"/>
            </w:tcMar>
          </w:tcPr>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shd w:fill="e0e0e0" w:val="clear"/>
            <w:tcMar>
              <w:top w:w="0.0" w:type="dxa"/>
              <w:left w:w="108.0" w:type="dxa"/>
              <w:bottom w:w="0.0" w:type="dxa"/>
              <w:right w:w="108.0" w:type="dxa"/>
            </w:tcMar>
          </w:tcPr>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(6)   14</w:t>
            </w:r>
          </w:p>
        </w:tc>
        <w:tc>
          <w:tcPr>
            <w:shd w:fill="e0e0e0" w:val="clear"/>
            <w:tcMar>
              <w:top w:w="0.0" w:type="dxa"/>
              <w:left w:w="108.0" w:type="dxa"/>
              <w:bottom w:w="0.0" w:type="dxa"/>
              <w:right w:w="108.0" w:type="dxa"/>
            </w:tcMar>
          </w:tcPr>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Pa</w:t>
            </w:r>
          </w:p>
        </w:tc>
        <w:tc>
          <w:tcPr>
            <w:shd w:fill="e0e0e0" w:val="clear"/>
            <w:tcMar>
              <w:top w:w="0.0" w:type="dxa"/>
              <w:left w:w="108.0" w:type="dxa"/>
              <w:bottom w:w="0.0" w:type="dxa"/>
              <w:right w:w="108.0" w:type="dxa"/>
            </w:tcMar>
          </w:tcPr>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 5 hPa to 0.1 hPa</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Change width to Table B</w:t>
            </w:r>
          </w:p>
        </w:tc>
        <w:tc>
          <w:tcPr>
            <w:shd w:fill="f3f3f3" w:val="clear"/>
            <w:tcMar>
              <w:top w:w="0.0" w:type="dxa"/>
              <w:left w:w="108.0" w:type="dxa"/>
              <w:bottom w:w="0.0" w:type="dxa"/>
              <w:right w:w="108.0" w:type="dxa"/>
            </w:tcMar>
          </w:tcPr>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2 01 000</w:t>
            </w:r>
          </w:p>
        </w:tc>
        <w:tc>
          <w:tcPr>
            <w:shd w:fill="f3f3f3" w:val="clear"/>
            <w:tcMar>
              <w:top w:w="0.0" w:type="dxa"/>
              <w:left w:w="108.0" w:type="dxa"/>
              <w:bottom w:w="0.0" w:type="dxa"/>
              <w:right w:w="108.0" w:type="dxa"/>
            </w:tcMar>
          </w:tcPr>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N3+6</w:t>
            </w:r>
          </w:p>
        </w:tc>
        <w:tc>
          <w:tcPr>
            <w:shd w:fill="e0e0e0" w:val="clear"/>
            <w:tcMar>
              <w:top w:w="0.0" w:type="dxa"/>
              <w:left w:w="108.0" w:type="dxa"/>
              <w:bottom w:w="0.0" w:type="dxa"/>
              <w:right w:w="108.0" w:type="dxa"/>
            </w:tcMar>
          </w:tcPr>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First order statistics</w:t>
            </w:r>
          </w:p>
        </w:tc>
        <w:tc>
          <w:tcPr>
            <w:shd w:fill="e0e0e0" w:val="clear"/>
            <w:tcMar>
              <w:top w:w="0.0" w:type="dxa"/>
              <w:left w:w="108.0" w:type="dxa"/>
              <w:bottom w:w="0.0" w:type="dxa"/>
              <w:right w:w="108.0" w:type="dxa"/>
            </w:tcMar>
          </w:tcPr>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0 08 023</w:t>
            </w:r>
          </w:p>
        </w:tc>
        <w:tc>
          <w:tcPr>
            <w:shd w:fill="e0e0e0" w:val="clear"/>
            <w:tcMar>
              <w:top w:w="0.0" w:type="dxa"/>
              <w:left w:w="108.0" w:type="dxa"/>
              <w:bottom w:w="0.0" w:type="dxa"/>
              <w:right w:w="108.0" w:type="dxa"/>
            </w:tcMar>
          </w:tcPr>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6</w:t>
            </w:r>
          </w:p>
        </w:tc>
        <w:tc>
          <w:tcPr>
            <w:shd w:fill="e0e0e0" w:val="clear"/>
            <w:tcMar>
              <w:top w:w="0.0" w:type="dxa"/>
              <w:left w:w="108.0" w:type="dxa"/>
              <w:bottom w:w="0.0" w:type="dxa"/>
              <w:right w:w="108.0" w:type="dxa"/>
            </w:tcMar>
          </w:tcPr>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Code Table</w:t>
            </w:r>
          </w:p>
        </w:tc>
        <w:tc>
          <w:tcPr>
            <w:shd w:fill="e0e0e0" w:val="clear"/>
            <w:tcMar>
              <w:top w:w="0.0" w:type="dxa"/>
              <w:left w:w="108.0" w:type="dxa"/>
              <w:bottom w:w="0.0" w:type="dxa"/>
              <w:right w:w="108.0" w:type="dxa"/>
            </w:tcMar>
          </w:tcPr>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Missing = off</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N3+7</w:t>
            </w:r>
          </w:p>
        </w:tc>
        <w:tc>
          <w:tcPr>
            <w:shd w:fill="f3f3f3" w:val="clear"/>
            <w:tcMar>
              <w:top w:w="0.0" w:type="dxa"/>
              <w:left w:w="108.0" w:type="dxa"/>
              <w:bottom w:w="0.0" w:type="dxa"/>
              <w:right w:w="108.0" w:type="dxa"/>
            </w:tcMar>
          </w:tcPr>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Percent confidence</w:t>
            </w:r>
          </w:p>
        </w:tc>
        <w:tc>
          <w:tcPr>
            <w:shd w:fill="f3f3f3" w:val="clear"/>
            <w:tcMar>
              <w:top w:w="0.0" w:type="dxa"/>
              <w:left w:w="108.0" w:type="dxa"/>
              <w:bottom w:w="0.0" w:type="dxa"/>
              <w:right w:w="108.0" w:type="dxa"/>
            </w:tcMar>
          </w:tcPr>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0 33 007</w:t>
            </w:r>
          </w:p>
        </w:tc>
        <w:tc>
          <w:tcPr>
            <w:shd w:fill="f3f3f3" w:val="clear"/>
            <w:tcMar>
              <w:top w:w="0.0" w:type="dxa"/>
              <w:left w:w="108.0" w:type="dxa"/>
              <w:bottom w:w="0.0" w:type="dxa"/>
              <w:right w:w="108.0" w:type="dxa"/>
            </w:tcMar>
          </w:tcPr>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7</w:t>
            </w:r>
          </w:p>
        </w:tc>
        <w:tc>
          <w:tcPr>
            <w:shd w:fill="f3f3f3" w:val="clear"/>
            <w:tcMar>
              <w:top w:w="0.0" w:type="dxa"/>
              <w:left w:w="108.0" w:type="dxa"/>
              <w:bottom w:w="0.0" w:type="dxa"/>
              <w:right w:w="108.0" w:type="dxa"/>
            </w:tcMar>
          </w:tcPr>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p>
        </w:tc>
        <w:tc>
          <w:tcPr>
            <w:shd w:fill="f3f3f3" w:val="clear"/>
            <w:tcMar>
              <w:top w:w="0.0" w:type="dxa"/>
              <w:left w:w="108.0" w:type="dxa"/>
              <w:bottom w:w="0.0" w:type="dxa"/>
              <w:right w:w="108.0" w:type="dxa"/>
            </w:tcMar>
          </w:tcPr>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 = bad, 100 = good</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N</w:t>
            </w:r>
          </w:p>
        </w:tc>
        <w:tc>
          <w:tcPr>
            <w:shd w:fill="e0e0e0" w:val="clear"/>
            <w:tcMar>
              <w:top w:w="0.0" w:type="dxa"/>
              <w:left w:w="108.0" w:type="dxa"/>
              <w:bottom w:w="0.0" w:type="dxa"/>
              <w:right w:w="108.0" w:type="dxa"/>
            </w:tcMar>
          </w:tcPr>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highlight w:val="yellow"/>
                <w:u w:val="none"/>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highlight w:val="yellow"/>
                <w:u w:val="none"/>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Total N = N3+7 elements</w:t>
            </w:r>
          </w:p>
        </w:tc>
      </w:tr>
      <w:tr>
        <w:trPr>
          <w:cantSplit w:val="1"/>
          <w:tblHeader w:val="0"/>
        </w:trPr>
        <w:tc>
          <w:tcPr>
            <w:gridSpan w:val="8"/>
            <w:tcMar>
              <w:top w:w="0.0" w:type="dxa"/>
              <w:left w:w="108.0" w:type="dxa"/>
              <w:bottom w:w="0.0" w:type="dxa"/>
              <w:right w:w="108.0" w:type="dxa"/>
            </w:tcMar>
          </w:tcPr>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Bold (blue) entries indicate new or changed elements.</w:t>
            </w:r>
            <w:r w:rsidDel="00000000" w:rsidR="00000000" w:rsidRPr="00000000">
              <w:rPr>
                <w:rtl w:val="0"/>
              </w:rPr>
            </w:r>
          </w:p>
        </w:tc>
      </w:tr>
    </w:tbl>
    <w:p w:rsidR="00000000" w:rsidDel="00000000" w:rsidP="00000000" w:rsidRDefault="00000000" w:rsidRPr="00000000" w14:paraId="000008D2">
      <w:pPr>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8D3">
      <w:pPr>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NOTES:</w:t>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 parameter value ranges are given in the Comments column, these are the nominal User Requirements; the actual values allowed by the descriptor may be different. The quoted range is guaranteed to be encoded correctly. (E.g. surface pressure range is quoted as 250-1100 hPa, but the descriptor can encode any value between 0.0 and 1638.2 hPa)</w:t>
      </w:r>
      <w:r w:rsidDel="00000000" w:rsidR="00000000" w:rsidRPr="00000000">
        <w:rPr>
          <w:rtl w:val="0"/>
        </w:rPr>
      </w:r>
    </w:p>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For GTS dissemination, Step 1b data would be sampled, interpolated and/or smoothed to a smaller number of profile levels (for GRAS, 247 fixed levels from near surface to 60 km)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n1</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samples; typically 200–300). There should be a minimum of one pair of impact parameter and bending angles per sample (</w:t>
      </w:r>
      <w:sdt>
        <w:sdtPr>
          <w:tag w:val="goog_rdk_511"/>
        </w:sdtPr>
        <w:sdtContent>
          <w:r w:rsidDel="00000000" w:rsidR="00000000" w:rsidRPr="00000000">
            <w:rPr>
              <w:rFonts w:ascii="Arial Unicode MS" w:cs="Arial Unicode MS" w:eastAsia="Arial Unicode MS" w:hAnsi="Arial Unicode MS"/>
              <w:b w:val="0"/>
              <w:i w:val="1"/>
              <w:smallCaps w:val="0"/>
              <w:strike w:val="0"/>
              <w:color w:val="000000"/>
              <w:sz w:val="18"/>
              <w:szCs w:val="18"/>
              <w:u w:val="none"/>
              <w:shd w:fill="auto" w:val="clear"/>
              <w:vertAlign w:val="baseline"/>
              <w:rtl w:val="0"/>
            </w:rPr>
            <w:t xml:space="preserve">n0 ≥ 1</w:t>
          </w:r>
        </w:sdtContent>
      </w:sdt>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representing ionosphere-corrected values (when mean frequency is set to zero); sets for GPS L1 and L2 signals may also be present, and the delayed replication mechanism could in principle be used to include sets derived from additional (future) frequencies.</w:t>
      </w:r>
      <w:r w:rsidDel="00000000" w:rsidR="00000000" w:rsidRPr="00000000">
        <w:rPr>
          <w:rtl w:val="0"/>
        </w:rPr>
      </w:r>
    </w:p>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For GTS dissemination, Step 2a data would be sampled, interpolated and/or smoothed to a smaller number of profile levels (for GRAS, 247 fixed levels from near surface to 60 km)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samples; typically 100–300). Depending on the processing algorithms, Step 2a profiles may or may not be on the same height grid as Step 1b.</w:t>
      </w:r>
      <w:r w:rsidDel="00000000" w:rsidR="00000000" w:rsidRPr="00000000">
        <w:rPr>
          <w:rtl w:val="0"/>
        </w:rPr>
      </w:r>
    </w:p>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Step 2b data are sampled, interpolated and/or smoothed to a smaller number of profile levels (nominally surface to 60 km with an average spacing of 1 km)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n3</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samples; typically 50–150). For 1D-VAR retrievals, the levels would usually be those of the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a priori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background, but could be on the same height grid as the Step 2a profile.</w:t>
      </w:r>
      <w:r w:rsidDel="00000000" w:rsidR="00000000" w:rsidRPr="00000000">
        <w:rPr>
          <w:rtl w:val="0"/>
        </w:rPr>
      </w:r>
    </w:p>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All profile data should be ordered in increasing altitude, whether the original occultation was ascending or descending.</w:t>
      </w:r>
      <w:r w:rsidDel="00000000" w:rsidR="00000000" w:rsidRPr="00000000">
        <w:rPr>
          <w:rtl w:val="0"/>
        </w:rPr>
      </w:r>
    </w:p>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Step 2 profile can be assumed to be vertical and at the nominal time and surface location of the given local radius of curvature co-ordinates. Alternatively, the height information can be converted to impact parameter, then Step 1b latitudes &amp; longitudes can be interpolated to the Step 2 samples to give slant profiles.</w:t>
      </w:r>
      <w:r w:rsidDel="00000000" w:rsidR="00000000" w:rsidRPr="00000000">
        <w:rPr>
          <w:rtl w:val="0"/>
        </w:rPr>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total number of data elements is 47 +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n1</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x(5+</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n0</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x6) +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x6 +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n3</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x10. For a nominal message containing 200 Step 1b (L1+L2+Corrected) and 150 Step 2a and 100 Step 2b profile samples, this would total 6547 elements.</w:t>
      </w:r>
      <w:r w:rsidDel="00000000" w:rsidR="00000000" w:rsidRPr="00000000">
        <w:rPr>
          <w:rtl w:val="0"/>
        </w:rPr>
      </w:r>
    </w:p>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single BUFR message contains one (uncompressed) occultation; each message is 11,338</w:t>
      </w:r>
      <w:r w:rsidDel="00000000" w:rsidR="00000000" w:rsidRPr="00000000">
        <w:rPr>
          <w:rFonts w:ascii="Arial" w:cs="Arial" w:eastAsia="Arial" w:hAnsi="Arial"/>
          <w:b w:val="1"/>
          <w:i w:val="0"/>
          <w:smallCaps w:val="0"/>
          <w:strike w:val="0"/>
          <w:color w:val="ff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bytes long for a nominal message containing 200 Step 1b (L1+L2+Corrected), 150 Step 2a and 100 Step 2b profile samples. Indicative message lengths for other combinations of samples are shown in Table 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RO instruments can typically produce up to about 500 occultations (BUFR messages) per day per satellite; hence the maximum RO data volume in BUFR would be of the order of 7</w:t>
      </w:r>
      <w:r w:rsidDel="00000000" w:rsidR="00000000" w:rsidRPr="00000000">
        <w:rPr>
          <w:rFonts w:ascii="Arial" w:cs="Arial" w:eastAsia="Arial" w:hAnsi="Arial"/>
          <w:b w:val="1"/>
          <w:i w:val="0"/>
          <w:smallCaps w:val="0"/>
          <w:strike w:val="0"/>
          <w:color w:val="ff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Mbytes per day per receiver.</w:t>
      </w:r>
      <w:r w:rsidDel="00000000" w:rsidR="00000000" w:rsidRPr="00000000">
        <w:rPr>
          <w:rtl w:val="0"/>
        </w:rPr>
      </w:r>
    </w:p>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components of satellite location and absolute satellite velocity are defined in an Earth-centered inertial frame at the nominal time with the following orientation:</w:t>
      </w:r>
    </w:p>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(X) First component: along the line from the Earth's centre to 0° longitude at the Equator.</w:t>
      </w:r>
    </w:p>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(Y) Second component: along the line from the Earth's centre to 90° east longitude at the Equator.</w:t>
      </w:r>
    </w:p>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(Z) Third component: along the line from the Earth's centre to the North Pole.</w:t>
      </w:r>
    </w:p>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See also the WMO FM 94 BUFR Table B document, class 01, footnote (6), and BUFR descriptors 0 27 031, 0 28 031 and 0 10 031.</w:t>
      </w:r>
    </w:p>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sdt>
      <w:sdtPr>
        <w:tag w:val="goog_rdk_535"/>
      </w:sdtPr>
      <w:sdtContent>
        <w:p w:rsidR="00000000" w:rsidDel="00000000" w:rsidP="00000000" w:rsidRDefault="00000000" w:rsidRPr="00000000" w14:paraId="000008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ns w:author="Stig Syndergaard" w:id="46" w:date="2024-03-19T23:42:47Z"/>
              <w:rFonts w:ascii="Arial" w:cs="Arial" w:eastAsia="Arial" w:hAnsi="Arial"/>
              <w:b w:val="0"/>
              <w:i w:val="0"/>
              <w:smallCaps w:val="0"/>
              <w:strike w:val="0"/>
              <w:color w:val="000000"/>
              <w:sz w:val="18"/>
              <w:szCs w:val="18"/>
              <w:u w:val="none"/>
              <w:shd w:fill="auto" w:val="clear"/>
              <w:vertAlign w:val="baseline"/>
            </w:rPr>
          </w:pPr>
          <w:sdt>
            <w:sdtPr>
              <w:tag w:val="goog_rdk_513"/>
            </w:sdtPr>
            <w:sdtContent>
              <w:ins w:author="Stig Syndergaard" w:id="40" w:date="2024-03-19T23:42:47Z">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Step 2a geopotential height,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should relate to the geometric altitude,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as </w:t>
                </w:r>
              </w:ins>
            </w:sdtContent>
          </w:sdt>
          <w:sdt>
            <w:sdtPr>
              <w:tag w:val="goog_rdk_514"/>
            </w:sdtPr>
            <w:sdtContent>
              <w:ins w:author="Stig Syndergaard" w:id="41" w:date="2024-03-19T23:42:47Z"/>
            </w:sdtContent>
          </w:sdt>
          <m:oMath>
            <w:sdt>
              <w:sdtPr>
                <w:tag w:val="goog_rdk_516"/>
              </w:sdtPr>
              <w:sdtContent>
                <w:ins w:author="Stig Syndergaard" w:id="41" w:date="2024-03-19T23:42:47Z">
                  <m:r>
                    <w:rPr>
                      <w:rFonts w:ascii="Cambria Math" w:cs="Cambria Math" w:eastAsia="Cambria Math" w:hAnsi="Cambria Math"/>
                      <w:b w:val="0"/>
                      <w:i w:val="0"/>
                      <w:smallCaps w:val="0"/>
                      <w:strike w:val="0"/>
                      <w:color w:val="000000"/>
                      <w:sz w:val="18"/>
                      <w:szCs w:val="18"/>
                      <w:u w:val="none"/>
                      <w:shd w:fill="auto" w:val="clear"/>
                      <w:vertAlign w:val="baseline"/>
                    </w:rPr>
                    <m:t xml:space="preserve">Z</m:t>
                  </m:r>
                </w:ins>
              </w:sdtContent>
            </w:sdt>
            <m:d>
              <m:dPr>
                <m:begChr m:val="("/>
                <m:endChr m:val=")"/>
                <m:ctrlPr>
                  <w:rPr>
                    <w:rFonts w:ascii="Cambria Math" w:cs="Cambria Math" w:eastAsia="Cambria Math" w:hAnsi="Cambria Math"/>
                    <w:b w:val="0"/>
                    <w:i w:val="0"/>
                    <w:smallCaps w:val="0"/>
                    <w:strike w:val="0"/>
                    <w:color w:val="000000"/>
                    <w:sz w:val="18"/>
                    <w:szCs w:val="18"/>
                    <w:u w:val="none"/>
                    <w:shd w:fill="auto" w:val="clear"/>
                    <w:vertAlign w:val="baseline"/>
                  </w:rPr>
                </m:ctrlPr>
              </m:dPr>
              <m:e>
                <w:sdt>
                  <w:sdtPr>
                    <w:tag w:val="goog_rdk_517"/>
                  </w:sdtPr>
                  <w:sdtContent>
                    <w:ins w:author="Stig Syndergaard" w:id="41" w:date="2024-03-19T23:42:47Z">
                      <m:r>
                        <w:rPr>
                          <w:rFonts w:ascii="Cambria Math" w:cs="Cambria Math" w:eastAsia="Cambria Math" w:hAnsi="Cambria Math"/>
                          <w:b w:val="0"/>
                          <w:i w:val="0"/>
                          <w:smallCaps w:val="0"/>
                          <w:strike w:val="0"/>
                          <w:color w:val="000000"/>
                          <w:sz w:val="18"/>
                          <w:szCs w:val="18"/>
                          <w:u w:val="none"/>
                          <w:shd w:fill="auto" w:val="clear"/>
                          <w:vertAlign w:val="baseline"/>
                        </w:rPr>
                        <m:t xml:space="preserve">h</m:t>
                      </m:r>
                    </w:ins>
                  </w:sdtContent>
                </w:sdt>
              </m:e>
            </m:d>
            <w:sdt>
              <w:sdtPr>
                <w:tag w:val="goog_rdk_518"/>
              </w:sdtPr>
              <w:sdtContent>
                <w:ins w:author="Stig Syndergaard" w:id="41" w:date="2024-03-19T23:42:47Z">
                  <m:r>
                    <w:rPr>
                      <w:rFonts w:ascii="Cambria Math" w:cs="Cambria Math" w:eastAsia="Cambria Math" w:hAnsi="Cambria Math"/>
                      <w:b w:val="0"/>
                      <w:i w:val="0"/>
                      <w:smallCaps w:val="0"/>
                      <w:strike w:val="0"/>
                      <w:color w:val="000000"/>
                      <w:sz w:val="18"/>
                      <w:szCs w:val="18"/>
                      <w:u w:val="none"/>
                      <w:shd w:fill="auto" w:val="clear"/>
                      <w:vertAlign w:val="baseline"/>
                    </w:rPr>
                    <m:t xml:space="preserve">=</m:t>
                  </m:r>
                </w:ins>
              </w:sdtContent>
            </w:sdt>
            <m:f>
              <m:fPr>
                <m:ctrlPr>
                  <w:rPr>
                    <w:rFonts w:ascii="Cambria Math" w:cs="Cambria Math" w:eastAsia="Cambria Math" w:hAnsi="Cambria Math"/>
                    <w:b w:val="0"/>
                    <w:i w:val="0"/>
                    <w:smallCaps w:val="0"/>
                    <w:strike w:val="0"/>
                    <w:color w:val="000000"/>
                    <w:sz w:val="18"/>
                    <w:szCs w:val="18"/>
                    <w:u w:val="none"/>
                    <w:shd w:fill="auto" w:val="clear"/>
                    <w:vertAlign w:val="baseline"/>
                  </w:rPr>
                </m:ctrlPr>
              </m:fPr>
              <m:num>
                <w:sdt>
                  <w:sdtPr>
                    <w:tag w:val="goog_rdk_519"/>
                  </w:sdtPr>
                  <w:sdtContent>
                    <w:ins w:author="Stig Syndergaard" w:id="41" w:date="2024-03-19T23:42:47Z">
                      <m:r>
                        <w:rPr>
                          <w:rFonts w:ascii="Cambria Math" w:cs="Cambria Math" w:eastAsia="Cambria Math" w:hAnsi="Cambria Math"/>
                          <w:b w:val="0"/>
                          <w:i w:val="0"/>
                          <w:smallCaps w:val="0"/>
                          <w:strike w:val="0"/>
                          <w:color w:val="000000"/>
                          <w:sz w:val="18"/>
                          <w:szCs w:val="18"/>
                          <w:u w:val="none"/>
                          <w:shd w:fill="auto" w:val="clear"/>
                          <w:vertAlign w:val="baseline"/>
                        </w:rPr>
                        <m:t xml:space="preserve">1</m:t>
                      </m:r>
                    </w:ins>
                  </w:sdtContent>
                </w:sdt>
              </m:num>
              <m:den>
                <m:sSub>
                  <m:sSubPr>
                    <m:ctrlPr>
                      <w:rPr>
                        <w:rFonts w:ascii="Cambria Math" w:cs="Cambria Math" w:eastAsia="Cambria Math" w:hAnsi="Cambria Math"/>
                        <w:b w:val="0"/>
                        <w:i w:val="0"/>
                        <w:smallCaps w:val="0"/>
                        <w:strike w:val="0"/>
                        <w:color w:val="000000"/>
                        <w:sz w:val="18"/>
                        <w:szCs w:val="18"/>
                        <w:u w:val="none"/>
                        <w:shd w:fill="auto" w:val="clear"/>
                        <w:vertAlign w:val="baseline"/>
                      </w:rPr>
                    </m:ctrlPr>
                  </m:sSubPr>
                  <m:e>
                    <w:sdt>
                      <w:sdtPr>
                        <w:tag w:val="goog_rdk_520"/>
                      </w:sdtPr>
                      <w:sdtContent>
                        <w:ins w:author="Stig Syndergaard" w:id="41" w:date="2024-03-19T23:42:47Z">
                          <m:r>
                            <w:rPr>
                              <w:rFonts w:ascii="Cambria Math" w:cs="Cambria Math" w:eastAsia="Cambria Math" w:hAnsi="Cambria Math"/>
                              <w:b w:val="0"/>
                              <w:i w:val="0"/>
                              <w:smallCaps w:val="0"/>
                              <w:strike w:val="0"/>
                              <w:color w:val="000000"/>
                              <w:sz w:val="18"/>
                              <w:szCs w:val="18"/>
                              <w:u w:val="none"/>
                              <w:shd w:fill="auto" w:val="clear"/>
                              <w:vertAlign w:val="baseline"/>
                            </w:rPr>
                            <m:t xml:space="preserve">g</m:t>
                          </m:r>
                        </w:ins>
                      </w:sdtContent>
                    </w:sdt>
                  </m:e>
                  <m:sub>
                    <m:r>
                      <w:rPr>
                        <w:rFonts w:ascii="Cambria Math" w:cs="Cambria Math" w:eastAsia="Cambria Math" w:hAnsi="Cambria Math"/>
                        <w:b w:val="0"/>
                        <w:i w:val="0"/>
                        <w:smallCaps w:val="0"/>
                        <w:strike w:val="0"/>
                        <w:color w:val="000000"/>
                        <w:sz w:val="18"/>
                        <w:szCs w:val="18"/>
                        <w:u w:val="none"/>
                        <w:shd w:fill="auto" w:val="clear"/>
                        <w:vertAlign w:val="baseline"/>
                      </w:rPr>
                      <m:t xml:space="preserve">0</m:t>
                    </m:r>
                  </m:sub>
                </m:sSub>
              </m:den>
            </m:f>
            <m:nary>
              <m:naryPr>
                <m:chr m:val="∫"/>
                <m:ctrlPr>
                  <w:rPr>
                    <w:rFonts w:ascii="Cambria Math" w:cs="Cambria Math" w:eastAsia="Cambria Math" w:hAnsi="Cambria Math"/>
                    <w:b w:val="0"/>
                    <w:i w:val="0"/>
                    <w:smallCaps w:val="0"/>
                    <w:strike w:val="0"/>
                    <w:color w:val="000000"/>
                    <w:sz w:val="18"/>
                    <w:szCs w:val="18"/>
                    <w:u w:val="none"/>
                    <w:shd w:fill="auto" w:val="clear"/>
                    <w:vertAlign w:val="baseline"/>
                  </w:rPr>
                </m:ctrlPr>
              </m:naryPr>
              <m:sub>
                <w:sdt>
                  <w:sdtPr>
                    <w:tag w:val="goog_rdk_521"/>
                  </w:sdtPr>
                  <w:sdtContent>
                    <w:ins w:author="Stig Syndergaard" w:id="41" w:date="2024-03-19T23:42:47Z">
                      <m:r>
                        <w:rPr>
                          <w:rFonts w:ascii="Cambria Math" w:cs="Cambria Math" w:eastAsia="Cambria Math" w:hAnsi="Cambria Math"/>
                          <w:b w:val="0"/>
                          <w:i w:val="0"/>
                          <w:smallCaps w:val="0"/>
                          <w:strike w:val="0"/>
                          <w:color w:val="000000"/>
                          <w:sz w:val="18"/>
                          <w:szCs w:val="18"/>
                          <w:u w:val="none"/>
                          <w:shd w:fill="auto" w:val="clear"/>
                          <w:vertAlign w:val="baseline"/>
                        </w:rPr>
                        <m:t xml:space="preserve">0</m:t>
                      </m:r>
                    </w:ins>
                  </w:sdtContent>
                </w:sdt>
              </m:sub>
              <m:sup>
                <m:r>
                  <w:rPr>
                    <w:rFonts w:ascii="Cambria Math" w:cs="Cambria Math" w:eastAsia="Cambria Math" w:hAnsi="Cambria Math"/>
                    <w:b w:val="0"/>
                    <w:i w:val="0"/>
                    <w:smallCaps w:val="0"/>
                    <w:strike w:val="0"/>
                    <w:color w:val="000000"/>
                    <w:sz w:val="18"/>
                    <w:szCs w:val="18"/>
                    <w:u w:val="none"/>
                    <w:shd w:fill="auto" w:val="clear"/>
                    <w:vertAlign w:val="baseline"/>
                  </w:rPr>
                  <m:t xml:space="preserve">h</m:t>
                </m:r>
              </m:sup>
            </m:nary>
            <w:sdt>
              <w:sdtPr>
                <w:tag w:val="goog_rdk_522"/>
              </w:sdtPr>
              <w:sdtContent>
                <w:ins w:author="Stig Syndergaard" w:id="41" w:date="2024-03-19T23:42:47Z">
                  <m:r>
                    <w:rPr>
                      <w:rFonts w:ascii="Cambria Math" w:cs="Cambria Math" w:eastAsia="Cambria Math" w:hAnsi="Cambria Math"/>
                      <w:b w:val="0"/>
                      <w:i w:val="0"/>
                      <w:smallCaps w:val="0"/>
                      <w:strike w:val="0"/>
                      <w:color w:val="000000"/>
                      <w:sz w:val="18"/>
                      <w:szCs w:val="18"/>
                      <w:u w:val="none"/>
                      <w:shd w:fill="auto" w:val="clear"/>
                      <w:vertAlign w:val="baseline"/>
                    </w:rPr>
                    <m:t xml:space="preserve">g</m:t>
                  </m:r>
                </w:ins>
              </w:sdtContent>
            </w:sdt>
            <m:d>
              <m:dPr>
                <m:begChr m:val="("/>
                <m:endChr m:val=")"/>
                <m:ctrlPr>
                  <w:rPr>
                    <w:rFonts w:ascii="Cambria Math" w:cs="Cambria Math" w:eastAsia="Cambria Math" w:hAnsi="Cambria Math"/>
                    <w:b w:val="0"/>
                    <w:i w:val="0"/>
                    <w:smallCaps w:val="0"/>
                    <w:strike w:val="0"/>
                    <w:color w:val="000000"/>
                    <w:sz w:val="18"/>
                    <w:szCs w:val="18"/>
                    <w:u w:val="none"/>
                    <w:shd w:fill="auto" w:val="clear"/>
                    <w:vertAlign w:val="baseline"/>
                  </w:rPr>
                </m:ctrlPr>
              </m:dPr>
              <m:e>
                <w:sdt>
                  <w:sdtPr>
                    <w:tag w:val="goog_rdk_523"/>
                  </w:sdtPr>
                  <w:sdtContent>
                    <w:ins w:author="Stig Syndergaard" w:id="41" w:date="2024-03-19T23:42:47Z">
                      <m:r>
                        <w:rPr>
                          <w:rFonts w:ascii="Cambria Math" w:cs="Cambria Math" w:eastAsia="Cambria Math" w:hAnsi="Cambria Math"/>
                          <w:b w:val="0"/>
                          <w:i w:val="0"/>
                          <w:smallCaps w:val="0"/>
                          <w:strike w:val="0"/>
                          <w:color w:val="000000"/>
                          <w:sz w:val="18"/>
                          <w:szCs w:val="18"/>
                          <w:u w:val="none"/>
                          <w:shd w:fill="auto" w:val="clear"/>
                          <w:vertAlign w:val="baseline"/>
                        </w:rPr>
                        <m:t xml:space="preserve">φ,z</m:t>
                      </m:r>
                    </w:ins>
                  </w:sdtContent>
                </w:sdt>
              </m:e>
            </m:d>
            <w:sdt>
              <w:sdtPr>
                <w:tag w:val="goog_rdk_524"/>
              </w:sdtPr>
              <w:sdtContent>
                <w:ins w:author="Stig Syndergaard" w:id="41" w:date="2024-03-19T23:42:47Z">
                  <m:r>
                    <w:rPr>
                      <w:rFonts w:ascii="Cambria Math" w:cs="Cambria Math" w:eastAsia="Cambria Math" w:hAnsi="Cambria Math"/>
                      <w:b w:val="0"/>
                      <w:i w:val="0"/>
                      <w:smallCaps w:val="0"/>
                      <w:strike w:val="0"/>
                      <w:color w:val="000000"/>
                      <w:sz w:val="18"/>
                      <w:szCs w:val="18"/>
                      <w:u w:val="none"/>
                      <w:shd w:fill="auto" w:val="clear"/>
                      <w:vertAlign w:val="baseline"/>
                    </w:rPr>
                    <m:t xml:space="preserve">dz</m:t>
                  </m:r>
                </w:ins>
              </w:sdtContent>
            </w:sdt>
          </m:oMath>
          <w:sdt>
            <w:sdtPr>
              <w:tag w:val="goog_rdk_515"/>
            </w:sdtPr>
            <w:sdtContent>
              <w:ins w:author="Stig Syndergaard" w:id="41" w:date="2024-03-19T23:42:47Z"/>
            </w:sdtContent>
          </w:sdt>
          <w:sdt>
            <w:sdtPr>
              <w:tag w:val="goog_rdk_525"/>
            </w:sdtPr>
            <w:sdtContent>
              <w:ins w:author="Stig Syndergaard" w:id="42" w:date="2024-03-19T23:42:47Z">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where </w:t>
                </w:r>
              </w:ins>
            </w:sdtContent>
          </w:sdt>
          <w:sdt>
            <w:sdtPr>
              <w:tag w:val="goog_rdk_526"/>
            </w:sdtPr>
            <w:sdtContent>
              <w:ins w:author="Stig Syndergaard" w:id="43" w:date="2024-03-19T23:42:47Z"/>
            </w:sdtContent>
          </w:sdt>
          <m:oMath>
            <w:sdt>
              <w:sdtPr>
                <w:tag w:val="goog_rdk_528"/>
              </w:sdtPr>
              <w:sdtContent>
                <w:ins w:author="Stig Syndergaard" w:id="43" w:date="2024-03-19T23:42:47Z">
                  <m:r>
                    <w:rPr>
                      <w:rFonts w:ascii="Cambria Math" w:cs="Cambria Math" w:eastAsia="Cambria Math" w:hAnsi="Cambria Math"/>
                      <w:b w:val="0"/>
                      <w:i w:val="0"/>
                      <w:smallCaps w:val="0"/>
                      <w:strike w:val="0"/>
                      <w:color w:val="000000"/>
                      <w:sz w:val="18"/>
                      <w:szCs w:val="18"/>
                      <w:u w:val="none"/>
                      <w:shd w:fill="auto" w:val="clear"/>
                      <w:vertAlign w:val="baseline"/>
                    </w:rPr>
                    <m:t xml:space="preserve">g(φ,h)</m:t>
                  </m:r>
                </w:ins>
              </w:sdtContent>
            </w:sdt>
          </m:oMath>
          <w:sdt>
            <w:sdtPr>
              <w:tag w:val="goog_rdk_527"/>
            </w:sdtPr>
            <w:sdtContent>
              <w:ins w:author="Stig Syndergaard" w:id="43" w:date="2024-03-19T23:42:47Z"/>
            </w:sdtContent>
          </w:sdt>
          <w:sdt>
            <w:sdtPr>
              <w:tag w:val="goog_rdk_529"/>
            </w:sdtPr>
            <w:sdtContent>
              <w:ins w:author="Stig Syndergaard" w:id="44" w:date="2024-03-19T23:42:47Z">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is the gravitational acceleration as a function of latitude and altitude, and </w:t>
                </w:r>
              </w:ins>
            </w:sdtContent>
          </w:sdt>
          <w:sdt>
            <w:sdtPr>
              <w:tag w:val="goog_rdk_530"/>
            </w:sdtPr>
            <w:sdtContent>
              <w:ins w:author="Stig Syndergaard" w:id="45" w:date="2024-03-19T23:42:47Z"/>
            </w:sdtContent>
          </w:sdt>
          <m:oMath>
            <m:sSub>
              <m:sSubPr>
                <m:ctrlPr>
                  <w:rPr>
                    <w:rFonts w:ascii="Cambria Math" w:cs="Cambria Math" w:eastAsia="Cambria Math" w:hAnsi="Cambria Math"/>
                    <w:b w:val="0"/>
                    <w:i w:val="0"/>
                    <w:smallCaps w:val="0"/>
                    <w:strike w:val="0"/>
                    <w:color w:val="000000"/>
                    <w:sz w:val="18"/>
                    <w:szCs w:val="18"/>
                    <w:u w:val="none"/>
                    <w:shd w:fill="auto" w:val="clear"/>
                    <w:vertAlign w:val="baseline"/>
                  </w:rPr>
                </m:ctrlPr>
              </m:sSubPr>
              <m:e>
                <w:sdt>
                  <w:sdtPr>
                    <w:tag w:val="goog_rdk_532"/>
                  </w:sdtPr>
                  <w:sdtContent>
                    <w:ins w:author="Stig Syndergaard" w:id="45" w:date="2024-03-19T23:42:47Z">
                      <m:r>
                        <w:rPr>
                          <w:rFonts w:ascii="Cambria Math" w:cs="Cambria Math" w:eastAsia="Cambria Math" w:hAnsi="Cambria Math"/>
                          <w:b w:val="0"/>
                          <w:i w:val="0"/>
                          <w:smallCaps w:val="0"/>
                          <w:strike w:val="0"/>
                          <w:color w:val="000000"/>
                          <w:sz w:val="18"/>
                          <w:szCs w:val="18"/>
                          <w:u w:val="none"/>
                          <w:shd w:fill="auto" w:val="clear"/>
                          <w:vertAlign w:val="baseline"/>
                        </w:rPr>
                        <m:t xml:space="preserve">g</m:t>
                      </m:r>
                    </w:ins>
                  </w:sdtContent>
                </w:sdt>
              </m:e>
              <m:sub>
                <m:r>
                  <w:rPr>
                    <w:rFonts w:ascii="Cambria Math" w:cs="Cambria Math" w:eastAsia="Cambria Math" w:hAnsi="Cambria Math"/>
                    <w:b w:val="0"/>
                    <w:i w:val="0"/>
                    <w:smallCaps w:val="0"/>
                    <w:strike w:val="0"/>
                    <w:color w:val="000000"/>
                    <w:sz w:val="18"/>
                    <w:szCs w:val="18"/>
                    <w:u w:val="none"/>
                    <w:shd w:fill="auto" w:val="clear"/>
                    <w:vertAlign w:val="baseline"/>
                  </w:rPr>
                  <m:t xml:space="preserve">0</m:t>
                </m:r>
              </m:sub>
            </m:sSub>
            <w:sdt>
              <w:sdtPr>
                <w:tag w:val="goog_rdk_533"/>
              </w:sdtPr>
              <w:sdtContent>
                <w:ins w:author="Stig Syndergaard" w:id="45" w:date="2024-03-19T23:42:47Z">
                  <m:r>
                    <w:rPr>
                      <w:rFonts w:ascii="Cambria Math" w:cs="Cambria Math" w:eastAsia="Cambria Math" w:hAnsi="Cambria Math"/>
                      <w:b w:val="0"/>
                      <w:i w:val="0"/>
                      <w:smallCaps w:val="0"/>
                      <w:strike w:val="0"/>
                      <w:color w:val="000000"/>
                      <w:sz w:val="18"/>
                      <w:szCs w:val="18"/>
                      <w:u w:val="none"/>
                      <w:shd w:fill="auto" w:val="clear"/>
                      <w:vertAlign w:val="baseline"/>
                    </w:rPr>
                    <m:t xml:space="preserve">=</m:t>
                  </m:r>
                </w:ins>
              </w:sdtContent>
            </w:sdt>
          </m:oMath>
          <w:sdt>
            <w:sdtPr>
              <w:tag w:val="goog_rdk_531"/>
            </w:sdtPr>
            <w:sdtContent>
              <w:ins w:author="Stig Syndergaard" w:id="45" w:date="2024-03-19T23:42:47Z"/>
            </w:sdtContent>
          </w:sdt>
          <w:sdt>
            <w:sdtPr>
              <w:tag w:val="goog_rdk_534"/>
            </w:sdtPr>
            <w:sdtContent>
              <w:ins w:author="Stig Syndergaard" w:id="46" w:date="2024-03-19T23:42:47Z">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9.80665 m/s</w:t>
                </w:r>
                <w:r w:rsidDel="00000000" w:rsidR="00000000" w:rsidRPr="00000000">
                  <w:rPr>
                    <w:rFonts w:ascii="Arial" w:cs="Arial" w:eastAsia="Arial" w:hAnsi="Arial"/>
                    <w:b w:val="0"/>
                    <w:i w:val="0"/>
                    <w:smallCaps w:val="0"/>
                    <w:strike w:val="0"/>
                    <w:color w:val="000000"/>
                    <w:sz w:val="18"/>
                    <w:szCs w:val="18"/>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ins>
            </w:sdtContent>
          </w:sdt>
        </w:p>
      </w:sdtContent>
    </w:sdt>
    <w:sdt>
      <w:sdtPr>
        <w:tag w:val="goog_rdk_537"/>
      </w:sdtPr>
      <w:sdtContent>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ns w:author="Stig Syndergaard" w:id="46" w:date="2024-03-19T23:42:47Z"/>
              <w:rFonts w:ascii="Arial" w:cs="Arial" w:eastAsia="Arial" w:hAnsi="Arial"/>
              <w:b w:val="0"/>
              <w:i w:val="0"/>
              <w:smallCaps w:val="0"/>
              <w:strike w:val="0"/>
              <w:color w:val="000000"/>
              <w:sz w:val="18"/>
              <w:szCs w:val="18"/>
              <w:u w:val="none"/>
              <w:shd w:fill="auto" w:val="clear"/>
              <w:vertAlign w:val="baseline"/>
            </w:rPr>
          </w:pPr>
          <w:sdt>
            <w:sdtPr>
              <w:tag w:val="goog_rdk_536"/>
            </w:sdtPr>
            <w:sdtContent>
              <w:ins w:author="Stig Syndergaard" w:id="46" w:date="2024-03-19T23:42:47Z">
                <w:r w:rsidDel="00000000" w:rsidR="00000000" w:rsidRPr="00000000">
                  <w:rPr>
                    <w:rtl w:val="0"/>
                  </w:rPr>
                </w:r>
              </w:ins>
            </w:sdtContent>
          </w:sdt>
        </w:p>
      </w:sdtContent>
    </w:sdt>
    <w:sdt>
      <w:sdtPr>
        <w:tag w:val="goog_rdk_539"/>
      </w:sdtPr>
      <w:sdtContent>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ns w:author="Stig Syndergaard" w:id="46" w:date="2024-03-19T23:42:47Z"/>
              <w:rFonts w:ascii="Arial" w:cs="Arial" w:eastAsia="Arial" w:hAnsi="Arial"/>
              <w:b w:val="0"/>
              <w:i w:val="0"/>
              <w:smallCaps w:val="0"/>
              <w:strike w:val="0"/>
              <w:color w:val="000000"/>
              <w:sz w:val="18"/>
              <w:szCs w:val="18"/>
              <w:u w:val="none"/>
              <w:shd w:fill="auto" w:val="clear"/>
              <w:vertAlign w:val="baseline"/>
            </w:rPr>
          </w:pPr>
          <w:sdt>
            <w:sdtPr>
              <w:tag w:val="goog_rdk_538"/>
            </w:sdtPr>
            <w:sdtContent>
              <w:ins w:author="Stig Syndergaard" w:id="46" w:date="2024-03-19T23:42:47Z">
                <w:r w:rsidDel="00000000" w:rsidR="00000000" w:rsidRPr="00000000">
                  <w:rPr>
                    <w:rtl w:val="0"/>
                  </w:rPr>
                </w:r>
              </w:ins>
            </w:sdtContent>
          </w:sdt>
        </w:p>
      </w:sdtContent>
    </w:sdt>
    <w:sdt>
      <w:sdtPr>
        <w:tag w:val="goog_rdk_541"/>
      </w:sdtPr>
      <w:sdtContent>
        <w:p w:rsidR="00000000" w:rsidDel="00000000" w:rsidP="00000000" w:rsidRDefault="00000000" w:rsidRPr="00000000" w14:paraId="000008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ns w:author="Stig Syndergaard" w:id="46" w:date="2024-03-19T23:42:47Z"/>
              <w:rFonts w:ascii="Arial" w:cs="Arial" w:eastAsia="Arial" w:hAnsi="Arial"/>
              <w:b w:val="0"/>
              <w:i w:val="0"/>
              <w:smallCaps w:val="0"/>
              <w:strike w:val="0"/>
              <w:color w:val="000000"/>
              <w:sz w:val="18"/>
              <w:szCs w:val="18"/>
              <w:u w:val="none"/>
              <w:shd w:fill="auto" w:val="clear"/>
              <w:vertAlign w:val="baseline"/>
            </w:rPr>
          </w:pPr>
          <w:sdt>
            <w:sdtPr>
              <w:tag w:val="goog_rdk_540"/>
            </w:sdtPr>
            <w:sdtContent>
              <w:ins w:author="Stig Syndergaard" w:id="46" w:date="2024-03-19T23:42:47Z">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Step 2b geopotential height would naturally be calculated via atmospheric model information.</w:t>
                </w:r>
              </w:ins>
            </w:sdtContent>
          </w:sdt>
        </w:p>
      </w:sdtContent>
    </w:sdt>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F2">
      <w:pPr>
        <w:pStyle w:val="Heading3"/>
        <w:numPr>
          <w:ilvl w:val="2"/>
          <w:numId w:val="15"/>
        </w:numPr>
        <w:ind w:left="0" w:firstLine="0"/>
        <w:rPr/>
      </w:pPr>
      <w:bookmarkStart w:colFirst="0" w:colLast="0" w:name="_heading=h.2grqrue" w:id="38"/>
      <w:bookmarkEnd w:id="38"/>
      <w:r w:rsidDel="00000000" w:rsidR="00000000" w:rsidRPr="00000000">
        <w:rPr>
          <w:rtl w:val="0"/>
        </w:rPr>
        <w:t xml:space="preserve">New Satellite and Instrument Codes</w:t>
      </w:r>
    </w:p>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New GNSS- and RO-specific satellite and instrument codes have been defined and are included in the BUFR Code/Flag tables – see Table 6, Table 7 and Table 8 respectively.</w:t>
      </w:r>
      <w:r w:rsidDel="00000000" w:rsidR="00000000" w:rsidRPr="00000000">
        <w:rPr>
          <w:rtl w:val="0"/>
        </w:rPr>
      </w:r>
    </w:p>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vx1227" w:id="39"/>
      <w:bookmarkEnd w:id="39"/>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Table 6. Satellite Classification (Code Table 002020)</w:t>
      </w:r>
      <w:r w:rsidDel="00000000" w:rsidR="00000000" w:rsidRPr="00000000">
        <w:rPr>
          <w:rtl w:val="0"/>
        </w:rPr>
      </w:r>
    </w:p>
    <w:tbl>
      <w:tblPr>
        <w:tblStyle w:val="Table14"/>
        <w:tblW w:w="9072.0" w:type="dxa"/>
        <w:jc w:val="left"/>
        <w:tblLayout w:type="fixed"/>
        <w:tblLook w:val="0000"/>
      </w:tblPr>
      <w:tblGrid>
        <w:gridCol w:w="1685"/>
        <w:gridCol w:w="1150"/>
        <w:gridCol w:w="6237"/>
        <w:tblGridChange w:id="0">
          <w:tblGrid>
            <w:gridCol w:w="1685"/>
            <w:gridCol w:w="1150"/>
            <w:gridCol w:w="6237"/>
          </w:tblGrid>
        </w:tblGridChange>
      </w:tblGrid>
      <w:tr>
        <w:trPr>
          <w:cantSplit w:val="1"/>
          <w:tblHeader w:val="0"/>
        </w:trPr>
        <w:tc>
          <w:tcPr>
            <w:shd w:fill="94bd5e" w:val="clear"/>
            <w:tcMar>
              <w:top w:w="0.0" w:type="dxa"/>
              <w:left w:w="0.0" w:type="dxa"/>
              <w:bottom w:w="0.0" w:type="dxa"/>
              <w:right w:w="0.0" w:type="dxa"/>
            </w:tcMar>
            <w:vAlign w:val="center"/>
          </w:tcPr>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Descriptor</w:t>
            </w:r>
          </w:p>
        </w:tc>
        <w:tc>
          <w:tcPr>
            <w:shd w:fill="94bd5e" w:val="clear"/>
            <w:tcMar>
              <w:top w:w="0.0" w:type="dxa"/>
              <w:left w:w="0.0" w:type="dxa"/>
              <w:bottom w:w="0.0" w:type="dxa"/>
              <w:right w:w="0.0" w:type="dxa"/>
            </w:tcMar>
          </w:tcPr>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Value</w:t>
            </w:r>
          </w:p>
        </w:tc>
        <w:tc>
          <w:tcPr>
            <w:shd w:fill="94bd5e" w:val="clear"/>
            <w:tcMar>
              <w:top w:w="0.0" w:type="dxa"/>
              <w:left w:w="0.0" w:type="dxa"/>
              <w:bottom w:w="0.0" w:type="dxa"/>
              <w:right w:w="0.0" w:type="dxa"/>
            </w:tcMar>
          </w:tcPr>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Meaning</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0 02 020</w:t>
            </w:r>
          </w:p>
        </w:tc>
        <w:tc>
          <w:tcPr>
            <w:shd w:fill="f3f3f3" w:val="clear"/>
            <w:tcMar>
              <w:top w:w="0.0" w:type="dxa"/>
              <w:left w:w="0.0" w:type="dxa"/>
              <w:bottom w:w="0.0" w:type="dxa"/>
              <w:right w:w="0.0" w:type="dxa"/>
            </w:tcMar>
          </w:tcPr>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401</w:t>
            </w:r>
          </w:p>
        </w:tc>
        <w:tc>
          <w:tcPr>
            <w:shd w:fill="f3f3f3" w:val="clear"/>
            <w:tcMar>
              <w:top w:w="0.0" w:type="dxa"/>
              <w:left w:w="0.0" w:type="dxa"/>
              <w:bottom w:w="0.0" w:type="dxa"/>
              <w:right w:w="0.0" w:type="dxa"/>
            </w:tcMar>
          </w:tcPr>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GPS</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402</w:t>
            </w:r>
          </w:p>
        </w:tc>
        <w:tc>
          <w:tcPr>
            <w:shd w:fill="e0e0e0" w:val="clear"/>
            <w:tcMar>
              <w:top w:w="0.0" w:type="dxa"/>
              <w:left w:w="0.0" w:type="dxa"/>
              <w:bottom w:w="0.0" w:type="dxa"/>
              <w:right w:w="0.0" w:type="dxa"/>
            </w:tcMar>
          </w:tcPr>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GLONASS</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403</w:t>
            </w:r>
          </w:p>
        </w:tc>
        <w:tc>
          <w:tcPr>
            <w:shd w:fill="f3f3f3" w:val="clear"/>
            <w:tcMar>
              <w:top w:w="0.0" w:type="dxa"/>
              <w:left w:w="0.0" w:type="dxa"/>
              <w:bottom w:w="0.0" w:type="dxa"/>
              <w:right w:w="0.0" w:type="dxa"/>
            </w:tcMar>
          </w:tcPr>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GALILEO</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404</w:t>
            </w:r>
          </w:p>
        </w:tc>
        <w:tc>
          <w:tcPr>
            <w:shd w:fill="e0e0e0" w:val="clear"/>
            <w:tcMar>
              <w:top w:w="0.0" w:type="dxa"/>
              <w:left w:w="0.0" w:type="dxa"/>
              <w:bottom w:w="0.0" w:type="dxa"/>
              <w:right w:w="0.0" w:type="dxa"/>
            </w:tcMar>
          </w:tcPr>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BDS (BeiDou navigation satellite system)</w:t>
            </w:r>
          </w:p>
        </w:tc>
      </w:tr>
    </w:tbl>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7">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3fwokq0" w:id="40"/>
      <w:bookmarkEnd w:id="40"/>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Table 7. GNSS RO Satellite Identifier (Common Code Table C–5)</w:t>
      </w:r>
      <w:r w:rsidDel="00000000" w:rsidR="00000000" w:rsidRPr="00000000">
        <w:rPr>
          <w:rtl w:val="0"/>
        </w:rPr>
      </w:r>
    </w:p>
    <w:tbl>
      <w:tblPr>
        <w:tblStyle w:val="Table15"/>
        <w:tblW w:w="9092.0" w:type="dxa"/>
        <w:jc w:val="left"/>
        <w:tblLayout w:type="fixed"/>
        <w:tblLook w:val="0000"/>
      </w:tblPr>
      <w:tblGrid>
        <w:gridCol w:w="1685"/>
        <w:gridCol w:w="1150"/>
        <w:gridCol w:w="2268"/>
        <w:gridCol w:w="1134"/>
        <w:gridCol w:w="2855"/>
        <w:tblGridChange w:id="0">
          <w:tblGrid>
            <w:gridCol w:w="1685"/>
            <w:gridCol w:w="1150"/>
            <w:gridCol w:w="2268"/>
            <w:gridCol w:w="1134"/>
            <w:gridCol w:w="2855"/>
          </w:tblGrid>
        </w:tblGridChange>
      </w:tblGrid>
      <w:tr>
        <w:trPr>
          <w:cantSplit w:val="1"/>
          <w:tblHeader w:val="0"/>
        </w:trPr>
        <w:tc>
          <w:tcPr>
            <w:shd w:fill="94bd5e" w:val="clear"/>
            <w:tcMar>
              <w:top w:w="0.0" w:type="dxa"/>
              <w:left w:w="0.0" w:type="dxa"/>
              <w:bottom w:w="0.0" w:type="dxa"/>
              <w:right w:w="0.0" w:type="dxa"/>
            </w:tcMar>
            <w:vAlign w:val="center"/>
          </w:tcPr>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Descriptor</w:t>
            </w:r>
          </w:p>
        </w:tc>
        <w:tc>
          <w:tcPr>
            <w:shd w:fill="94bd5e" w:val="clear"/>
            <w:tcMar>
              <w:top w:w="0.0" w:type="dxa"/>
              <w:left w:w="0.0" w:type="dxa"/>
              <w:bottom w:w="0.0" w:type="dxa"/>
              <w:right w:w="0.0" w:type="dxa"/>
            </w:tcMar>
          </w:tcPr>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Value</w:t>
            </w:r>
          </w:p>
        </w:tc>
        <w:tc>
          <w:tcPr>
            <w:shd w:fill="94bd5e" w:val="clear"/>
            <w:tcMar>
              <w:top w:w="0.0" w:type="dxa"/>
              <w:left w:w="0.0" w:type="dxa"/>
              <w:bottom w:w="0.0" w:type="dxa"/>
              <w:right w:w="0.0" w:type="dxa"/>
            </w:tcMar>
          </w:tcPr>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Name</w:t>
            </w:r>
          </w:p>
        </w:tc>
        <w:tc>
          <w:tcPr>
            <w:shd w:fill="94bd5e" w:val="clear"/>
            <w:tcMar>
              <w:top w:w="0.0" w:type="dxa"/>
              <w:left w:w="0.0" w:type="dxa"/>
              <w:bottom w:w="0.0" w:type="dxa"/>
              <w:right w:w="0.0" w:type="dxa"/>
            </w:tcMar>
            <w:vAlign w:val="center"/>
          </w:tcPr>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Value</w:t>
            </w:r>
          </w:p>
        </w:tc>
        <w:tc>
          <w:tcPr>
            <w:shd w:fill="94bd5e" w:val="clear"/>
            <w:tcMar>
              <w:top w:w="0.0" w:type="dxa"/>
              <w:left w:w="0.0" w:type="dxa"/>
              <w:bottom w:w="0.0" w:type="dxa"/>
              <w:right w:w="0.0" w:type="dxa"/>
            </w:tcMar>
            <w:vAlign w:val="center"/>
          </w:tcPr>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Name</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0 01 007</w:t>
            </w:r>
          </w:p>
        </w:tc>
        <w:tc>
          <w:tcPr>
            <w:shd w:fill="f3f3f3" w:val="clear"/>
            <w:tcMar>
              <w:top w:w="0.0" w:type="dxa"/>
              <w:left w:w="0.0" w:type="dxa"/>
              <w:bottom w:w="0.0" w:type="dxa"/>
              <w:right w:w="0.0" w:type="dxa"/>
            </w:tcMar>
          </w:tcPr>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3</w:t>
            </w:r>
          </w:p>
        </w:tc>
        <w:tc>
          <w:tcPr>
            <w:shd w:fill="f3f3f3" w:val="clear"/>
            <w:tcMar>
              <w:top w:w="0.0" w:type="dxa"/>
              <w:left w:w="0.0" w:type="dxa"/>
              <w:bottom w:w="0.0" w:type="dxa"/>
              <w:right w:w="0.0" w:type="dxa"/>
            </w:tcMar>
          </w:tcPr>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Metop-1 (Metop-B)</w:t>
            </w: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740</w:t>
            </w:r>
          </w:p>
        </w:tc>
        <w:tc>
          <w:tcPr>
            <w:shd w:fill="f3f3f3" w:val="clear"/>
            <w:tcMar>
              <w:top w:w="0.0" w:type="dxa"/>
              <w:left w:w="0.0" w:type="dxa"/>
              <w:bottom w:w="0.0" w:type="dxa"/>
              <w:right w:w="0.0" w:type="dxa"/>
            </w:tcMar>
          </w:tcPr>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COSMIC-1</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4</w:t>
            </w:r>
          </w:p>
        </w:tc>
        <w:tc>
          <w:tcPr>
            <w:shd w:fill="e0e0e0" w:val="clear"/>
            <w:tcMar>
              <w:top w:w="0.0" w:type="dxa"/>
              <w:left w:w="0.0" w:type="dxa"/>
              <w:bottom w:w="0.0" w:type="dxa"/>
              <w:right w:w="0.0" w:type="dxa"/>
            </w:tcMar>
          </w:tcPr>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Metop-2 (Metop-A)</w:t>
            </w: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741</w:t>
            </w:r>
          </w:p>
        </w:tc>
        <w:tc>
          <w:tcPr>
            <w:shd w:fill="e0e0e0" w:val="clear"/>
            <w:tcMar>
              <w:top w:w="0.0" w:type="dxa"/>
              <w:left w:w="0.0" w:type="dxa"/>
              <w:bottom w:w="0.0" w:type="dxa"/>
              <w:right w:w="0.0" w:type="dxa"/>
            </w:tcMar>
          </w:tcPr>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COSMIC-2</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5</w:t>
            </w:r>
          </w:p>
        </w:tc>
        <w:tc>
          <w:tcPr>
            <w:shd w:fill="f3f3f3" w:val="clear"/>
            <w:tcMar>
              <w:top w:w="0.0" w:type="dxa"/>
              <w:left w:w="0.0" w:type="dxa"/>
              <w:bottom w:w="0.0" w:type="dxa"/>
              <w:right w:w="0.0" w:type="dxa"/>
            </w:tcMar>
          </w:tcPr>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Metop-3 (Metop-C)</w:t>
            </w: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742</w:t>
            </w:r>
          </w:p>
        </w:tc>
        <w:tc>
          <w:tcPr>
            <w:shd w:fill="f3f3f3" w:val="clear"/>
            <w:tcMar>
              <w:top w:w="0.0" w:type="dxa"/>
              <w:left w:w="0.0" w:type="dxa"/>
              <w:bottom w:w="0.0" w:type="dxa"/>
              <w:right w:w="0.0" w:type="dxa"/>
            </w:tcMar>
          </w:tcPr>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COSMIC-3</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40</w:t>
            </w:r>
          </w:p>
        </w:tc>
        <w:tc>
          <w:tcPr>
            <w:shd w:fill="e0e0e0" w:val="clear"/>
            <w:tcMar>
              <w:top w:w="0.0" w:type="dxa"/>
              <w:left w:w="0.0" w:type="dxa"/>
              <w:bottom w:w="0.0" w:type="dxa"/>
              <w:right w:w="0.0" w:type="dxa"/>
            </w:tcMar>
          </w:tcPr>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Ørsted (or Oersted)</w:t>
            </w: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743</w:t>
            </w:r>
          </w:p>
        </w:tc>
        <w:tc>
          <w:tcPr>
            <w:shd w:fill="e0e0e0" w:val="clear"/>
            <w:tcMar>
              <w:top w:w="0.0" w:type="dxa"/>
              <w:left w:w="0.0" w:type="dxa"/>
              <w:bottom w:w="0.0" w:type="dxa"/>
              <w:right w:w="0.0" w:type="dxa"/>
            </w:tcMar>
          </w:tcPr>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COSMIC-4</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41</w:t>
            </w:r>
          </w:p>
        </w:tc>
        <w:tc>
          <w:tcPr>
            <w:shd w:fill="f3f3f3" w:val="clear"/>
            <w:tcMar>
              <w:top w:w="0.0" w:type="dxa"/>
              <w:left w:w="0.0" w:type="dxa"/>
              <w:bottom w:w="0.0" w:type="dxa"/>
              <w:right w:w="0.0" w:type="dxa"/>
            </w:tcMar>
          </w:tcPr>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CHAMP</w:t>
            </w:r>
          </w:p>
        </w:tc>
        <w:tc>
          <w:tcPr>
            <w:shd w:fill="f3f3f3" w:val="clear"/>
            <w:tcMar>
              <w:top w:w="0.0" w:type="dxa"/>
              <w:left w:w="0.0" w:type="dxa"/>
              <w:bottom w:w="0.0" w:type="dxa"/>
              <w:right w:w="0.0" w:type="dxa"/>
            </w:tcMar>
          </w:tcPr>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744</w:t>
            </w:r>
          </w:p>
        </w:tc>
        <w:tc>
          <w:tcPr>
            <w:shd w:fill="f3f3f3" w:val="clear"/>
            <w:tcMar>
              <w:top w:w="0.0" w:type="dxa"/>
              <w:left w:w="0.0" w:type="dxa"/>
              <w:bottom w:w="0.0" w:type="dxa"/>
              <w:right w:w="0.0" w:type="dxa"/>
            </w:tcMar>
          </w:tcPr>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COSMIC-5</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0"/>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42</w:t>
            </w:r>
          </w:p>
        </w:tc>
        <w:tc>
          <w:tcPr>
            <w:shd w:fill="e0e0e0" w:val="clear"/>
            <w:tcMar>
              <w:top w:w="0.0" w:type="dxa"/>
              <w:left w:w="0.0" w:type="dxa"/>
              <w:bottom w:w="0.0" w:type="dxa"/>
              <w:right w:w="0.0" w:type="dxa"/>
            </w:tcMar>
          </w:tcPr>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TerraSAR-X</w:t>
            </w:r>
          </w:p>
        </w:tc>
        <w:tc>
          <w:tcPr>
            <w:shd w:fill="e0e0e0" w:val="clear"/>
            <w:tcMar>
              <w:top w:w="0.0" w:type="dxa"/>
              <w:left w:w="0.0" w:type="dxa"/>
              <w:bottom w:w="0.0" w:type="dxa"/>
              <w:right w:w="0.0" w:type="dxa"/>
            </w:tcMar>
          </w:tcPr>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745</w:t>
            </w:r>
          </w:p>
        </w:tc>
        <w:tc>
          <w:tcPr>
            <w:shd w:fill="e0e0e0" w:val="clear"/>
            <w:tcMar>
              <w:top w:w="0.0" w:type="dxa"/>
              <w:left w:w="0.0" w:type="dxa"/>
              <w:bottom w:w="0.0" w:type="dxa"/>
              <w:right w:w="0.0" w:type="dxa"/>
            </w:tcMar>
          </w:tcPr>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COSMIC-6</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0"/>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43</w:t>
            </w:r>
          </w:p>
        </w:tc>
        <w:tc>
          <w:tcPr>
            <w:shd w:fill="f3f3f3" w:val="clear"/>
            <w:tcMar>
              <w:top w:w="0.0" w:type="dxa"/>
              <w:left w:w="0.0" w:type="dxa"/>
              <w:bottom w:w="0.0" w:type="dxa"/>
              <w:right w:w="0.0" w:type="dxa"/>
            </w:tcMar>
          </w:tcPr>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TanDEM-X</w:t>
            </w:r>
          </w:p>
        </w:tc>
        <w:tc>
          <w:tcPr>
            <w:shd w:fill="f3f3f3" w:val="clear"/>
            <w:tcMar>
              <w:top w:w="0.0" w:type="dxa"/>
              <w:left w:w="0.0" w:type="dxa"/>
              <w:bottom w:w="0.0" w:type="dxa"/>
              <w:right w:w="0.0" w:type="dxa"/>
            </w:tcMar>
          </w:tcPr>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750</w:t>
            </w:r>
          </w:p>
        </w:tc>
        <w:tc>
          <w:tcPr>
            <w:shd w:fill="f3f3f3" w:val="clear"/>
            <w:tcMar>
              <w:top w:w="0.0" w:type="dxa"/>
              <w:left w:w="0.0" w:type="dxa"/>
              <w:bottom w:w="0.0" w:type="dxa"/>
              <w:right w:w="0.0" w:type="dxa"/>
            </w:tcMar>
          </w:tcPr>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COSMIC-2 E1</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44</w:t>
            </w:r>
          </w:p>
        </w:tc>
        <w:tc>
          <w:tcPr>
            <w:shd w:fill="e0e0e0" w:val="clear"/>
            <w:tcMar>
              <w:top w:w="0.0" w:type="dxa"/>
              <w:left w:w="0.0" w:type="dxa"/>
              <w:bottom w:w="0.0" w:type="dxa"/>
              <w:right w:w="0.0" w:type="dxa"/>
            </w:tcMar>
          </w:tcPr>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PAZ</w:t>
            </w:r>
          </w:p>
        </w:tc>
        <w:tc>
          <w:tcPr>
            <w:shd w:fill="e0e0e0" w:val="clear"/>
            <w:tcMar>
              <w:top w:w="0.0" w:type="dxa"/>
              <w:left w:w="0.0" w:type="dxa"/>
              <w:bottom w:w="0.0" w:type="dxa"/>
              <w:right w:w="0.0" w:type="dxa"/>
            </w:tcMar>
          </w:tcPr>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751</w:t>
            </w:r>
          </w:p>
        </w:tc>
        <w:tc>
          <w:tcPr>
            <w:shd w:fill="e0e0e0" w:val="clear"/>
            <w:tcMar>
              <w:top w:w="0.0" w:type="dxa"/>
              <w:left w:w="0.0" w:type="dxa"/>
              <w:bottom w:w="0.0" w:type="dxa"/>
              <w:right w:w="0.0" w:type="dxa"/>
            </w:tcMar>
          </w:tcPr>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COSMIC-2 E2</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shd w:fill="f3f3f3" w:val="clear"/>
            <w:tcMar>
              <w:top w:w="0.0" w:type="dxa"/>
              <w:left w:w="0.0" w:type="dxa"/>
              <w:bottom w:w="0.0" w:type="dxa"/>
              <w:right w:w="0.0" w:type="dxa"/>
            </w:tcMar>
          </w:tcPr>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66</w:t>
            </w:r>
          </w:p>
        </w:tc>
        <w:tc>
          <w:tcPr>
            <w:shd w:fill="f3f3f3" w:val="clear"/>
            <w:tcMar>
              <w:top w:w="0.0" w:type="dxa"/>
              <w:left w:w="0.0" w:type="dxa"/>
              <w:bottom w:w="0.0" w:type="dxa"/>
              <w:right w:w="0.0" w:type="dxa"/>
            </w:tcMar>
          </w:tcPr>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Sentinel-6A</w:t>
            </w:r>
          </w:p>
        </w:tc>
        <w:tc>
          <w:tcPr>
            <w:shd w:fill="f3f3f3" w:val="clear"/>
            <w:tcMar>
              <w:top w:w="0.0" w:type="dxa"/>
              <w:left w:w="0.0" w:type="dxa"/>
              <w:bottom w:w="0.0" w:type="dxa"/>
              <w:right w:w="0.0" w:type="dxa"/>
            </w:tcMar>
          </w:tcPr>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752</w:t>
            </w:r>
          </w:p>
        </w:tc>
        <w:tc>
          <w:tcPr>
            <w:shd w:fill="f3f3f3" w:val="clear"/>
            <w:tcMar>
              <w:top w:w="0.0" w:type="dxa"/>
              <w:left w:w="0.0" w:type="dxa"/>
              <w:bottom w:w="0.0" w:type="dxa"/>
              <w:right w:w="0.0" w:type="dxa"/>
            </w:tcMar>
          </w:tcPr>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COSMIC-2 E3</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67</w:t>
            </w:r>
          </w:p>
        </w:tc>
        <w:tc>
          <w:tcPr>
            <w:shd w:fill="e6e6e6" w:val="clear"/>
            <w:tcMar>
              <w:top w:w="0.0" w:type="dxa"/>
              <w:left w:w="0.0" w:type="dxa"/>
              <w:bottom w:w="0.0" w:type="dxa"/>
              <w:right w:w="0.0" w:type="dxa"/>
            </w:tcMar>
          </w:tcPr>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Sentinel-6B</w:t>
            </w:r>
          </w:p>
        </w:tc>
        <w:tc>
          <w:tcPr>
            <w:shd w:fill="e6e6e6" w:val="clear"/>
            <w:tcMar>
              <w:top w:w="0.0" w:type="dxa"/>
              <w:left w:w="0.0" w:type="dxa"/>
              <w:bottom w:w="0.0" w:type="dxa"/>
              <w:right w:w="0.0" w:type="dxa"/>
            </w:tcMar>
          </w:tcPr>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753</w:t>
            </w:r>
          </w:p>
        </w:tc>
        <w:tc>
          <w:tcPr>
            <w:shd w:fill="e6e6e6" w:val="clear"/>
            <w:tcMar>
              <w:top w:w="0.0" w:type="dxa"/>
              <w:left w:w="0.0" w:type="dxa"/>
              <w:bottom w:w="0.0" w:type="dxa"/>
              <w:right w:w="0.0" w:type="dxa"/>
            </w:tcMar>
          </w:tcPr>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COSMIC-2 E4</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265</w:t>
            </w:r>
          </w:p>
        </w:tc>
        <w:tc>
          <w:tcPr>
            <w:shd w:fill="f3f3f3" w:val="clear"/>
            <w:tcMar>
              <w:top w:w="0.0" w:type="dxa"/>
              <w:left w:w="0.0" w:type="dxa"/>
              <w:bottom w:w="0.0" w:type="dxa"/>
              <w:right w:w="0.0" w:type="dxa"/>
            </w:tcMar>
          </w:tcPr>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GeoOptics CICERO OP1</w:t>
            </w:r>
          </w:p>
        </w:tc>
        <w:tc>
          <w:tcPr>
            <w:shd w:fill="f3f3f3" w:val="clear"/>
            <w:tcMar>
              <w:top w:w="0.0" w:type="dxa"/>
              <w:left w:w="0.0" w:type="dxa"/>
              <w:bottom w:w="0.0" w:type="dxa"/>
              <w:right w:w="0.0" w:type="dxa"/>
            </w:tcMar>
          </w:tcPr>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754</w:t>
            </w:r>
          </w:p>
        </w:tc>
        <w:tc>
          <w:tcPr>
            <w:shd w:fill="f3f3f3" w:val="clear"/>
            <w:tcMar>
              <w:top w:w="0.0" w:type="dxa"/>
              <w:left w:w="0.0" w:type="dxa"/>
              <w:bottom w:w="0.0" w:type="dxa"/>
              <w:right w:w="0.0" w:type="dxa"/>
            </w:tcMar>
          </w:tcPr>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COSMIC-2 E5</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266</w:t>
            </w:r>
          </w:p>
        </w:tc>
        <w:tc>
          <w:tcPr>
            <w:shd w:fill="e6e6e6" w:val="clear"/>
            <w:tcMar>
              <w:top w:w="0.0" w:type="dxa"/>
              <w:left w:w="0.0" w:type="dxa"/>
              <w:bottom w:w="0.0" w:type="dxa"/>
              <w:right w:w="0.0" w:type="dxa"/>
            </w:tcMar>
          </w:tcPr>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GeoOptics CICERO OP2</w:t>
            </w:r>
          </w:p>
        </w:tc>
        <w:tc>
          <w:tcPr>
            <w:shd w:fill="e6e6e6" w:val="clear"/>
            <w:tcMar>
              <w:top w:w="0.0" w:type="dxa"/>
              <w:left w:w="0.0" w:type="dxa"/>
              <w:bottom w:w="0.0" w:type="dxa"/>
              <w:right w:w="0.0" w:type="dxa"/>
            </w:tcMar>
          </w:tcPr>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755</w:t>
            </w:r>
          </w:p>
        </w:tc>
        <w:tc>
          <w:tcPr>
            <w:shd w:fill="e6e6e6" w:val="clear"/>
            <w:tcMar>
              <w:top w:w="0.0" w:type="dxa"/>
              <w:left w:w="0.0" w:type="dxa"/>
              <w:bottom w:w="0.0" w:type="dxa"/>
              <w:right w:w="0.0" w:type="dxa"/>
            </w:tcMar>
          </w:tcPr>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COSMIC-2 E6</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267</w:t>
            </w:r>
          </w:p>
        </w:tc>
        <w:tc>
          <w:tcPr>
            <w:shd w:fill="f3f3f3" w:val="clear"/>
            <w:tcMar>
              <w:top w:w="0.0" w:type="dxa"/>
              <w:left w:w="0.0" w:type="dxa"/>
              <w:bottom w:w="0.0" w:type="dxa"/>
              <w:right w:w="0.0" w:type="dxa"/>
            </w:tcMar>
          </w:tcPr>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PlanetiQ GNOMES-A</w:t>
            </w:r>
          </w:p>
        </w:tc>
        <w:tc>
          <w:tcPr>
            <w:shd w:fill="f3f3f3" w:val="clear"/>
            <w:tcMar>
              <w:top w:w="0.0" w:type="dxa"/>
              <w:left w:w="0.0" w:type="dxa"/>
              <w:bottom w:w="0.0" w:type="dxa"/>
              <w:right w:w="0.0" w:type="dxa"/>
            </w:tcMar>
          </w:tcPr>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786</w:t>
            </w:r>
          </w:p>
        </w:tc>
        <w:tc>
          <w:tcPr>
            <w:shd w:fill="f3f3f3" w:val="clear"/>
            <w:tcMar>
              <w:top w:w="0.0" w:type="dxa"/>
              <w:left w:w="0.0" w:type="dxa"/>
              <w:bottom w:w="0.0" w:type="dxa"/>
              <w:right w:w="0.0" w:type="dxa"/>
            </w:tcMar>
          </w:tcPr>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C/NOFS</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268</w:t>
            </w:r>
          </w:p>
        </w:tc>
        <w:tc>
          <w:tcPr>
            <w:shd w:fill="e6e6e6" w:val="clear"/>
            <w:tcMar>
              <w:top w:w="0.0" w:type="dxa"/>
              <w:left w:w="0.0" w:type="dxa"/>
              <w:bottom w:w="0.0" w:type="dxa"/>
              <w:right w:w="0.0" w:type="dxa"/>
            </w:tcMar>
          </w:tcPr>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PlanetiQ GNOMES-B</w:t>
            </w:r>
          </w:p>
        </w:tc>
        <w:tc>
          <w:tcPr>
            <w:shd w:fill="e6e6e6" w:val="clear"/>
            <w:tcMar>
              <w:top w:w="0.0" w:type="dxa"/>
              <w:left w:w="0.0" w:type="dxa"/>
              <w:bottom w:w="0.0" w:type="dxa"/>
              <w:right w:w="0.0" w:type="dxa"/>
            </w:tcMar>
          </w:tcPr>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800</w:t>
            </w:r>
          </w:p>
        </w:tc>
        <w:tc>
          <w:tcPr>
            <w:shd w:fill="e6e6e6" w:val="clear"/>
            <w:tcMar>
              <w:top w:w="0.0" w:type="dxa"/>
              <w:left w:w="0.0" w:type="dxa"/>
              <w:bottom w:w="0.0" w:type="dxa"/>
              <w:right w:w="0.0" w:type="dxa"/>
            </w:tcMar>
          </w:tcPr>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SUNSAT</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269</w:t>
            </w:r>
          </w:p>
        </w:tc>
        <w:tc>
          <w:tcPr>
            <w:shd w:fill="f3f3f3" w:val="clear"/>
            <w:tcMar>
              <w:top w:w="0.0" w:type="dxa"/>
              <w:left w:w="0.0" w:type="dxa"/>
              <w:bottom w:w="0.0" w:type="dxa"/>
              <w:right w:w="0.0" w:type="dxa"/>
            </w:tcMar>
          </w:tcPr>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Spire Lemur 3U CubeSat</w:t>
            </w:r>
          </w:p>
        </w:tc>
        <w:tc>
          <w:tcPr>
            <w:shd w:fill="f3f3f3" w:val="clear"/>
            <w:tcMar>
              <w:top w:w="0.0" w:type="dxa"/>
              <w:left w:w="0.0" w:type="dxa"/>
              <w:bottom w:w="0.0" w:type="dxa"/>
              <w:right w:w="0.0" w:type="dxa"/>
            </w:tcMar>
          </w:tcPr>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803</w:t>
            </w:r>
          </w:p>
        </w:tc>
        <w:tc>
          <w:tcPr>
            <w:shd w:fill="f3f3f3" w:val="clear"/>
            <w:tcMar>
              <w:top w:w="0.0" w:type="dxa"/>
              <w:left w:w="0.0" w:type="dxa"/>
              <w:bottom w:w="0.0" w:type="dxa"/>
              <w:right w:w="0.0" w:type="dxa"/>
            </w:tcMar>
          </w:tcPr>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GRACE C (GRACE-FO)</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421</w:t>
            </w:r>
          </w:p>
        </w:tc>
        <w:tc>
          <w:tcPr>
            <w:shd w:fill="e6e6e6" w:val="clear"/>
            <w:tcMar>
              <w:top w:w="0.0" w:type="dxa"/>
              <w:left w:w="0.0" w:type="dxa"/>
              <w:bottom w:w="0.0" w:type="dxa"/>
              <w:right w:w="0.0" w:type="dxa"/>
            </w:tcMar>
          </w:tcPr>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Oceansat-2</w:t>
            </w:r>
          </w:p>
        </w:tc>
        <w:tc>
          <w:tcPr>
            <w:shd w:fill="e6e6e6" w:val="clear"/>
            <w:tcMar>
              <w:top w:w="0.0" w:type="dxa"/>
              <w:left w:w="0.0" w:type="dxa"/>
              <w:bottom w:w="0.0" w:type="dxa"/>
              <w:right w:w="0.0" w:type="dxa"/>
            </w:tcMar>
          </w:tcPr>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804</w:t>
            </w:r>
          </w:p>
        </w:tc>
        <w:tc>
          <w:tcPr>
            <w:shd w:fill="e6e6e6" w:val="clear"/>
            <w:tcMar>
              <w:top w:w="0.0" w:type="dxa"/>
              <w:left w:w="0.0" w:type="dxa"/>
              <w:bottom w:w="0.0" w:type="dxa"/>
              <w:right w:w="0.0" w:type="dxa"/>
            </w:tcMar>
          </w:tcPr>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GRACE D (GRACE-FO)</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440</w:t>
            </w:r>
          </w:p>
        </w:tc>
        <w:tc>
          <w:tcPr>
            <w:shd w:fill="f3f3f3" w:val="clear"/>
            <w:tcMar>
              <w:top w:w="0.0" w:type="dxa"/>
              <w:left w:w="0.0" w:type="dxa"/>
              <w:bottom w:w="0.0" w:type="dxa"/>
              <w:right w:w="0.0" w:type="dxa"/>
            </w:tcMar>
          </w:tcPr>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Megha-Tropiques</w:t>
            </w:r>
          </w:p>
        </w:tc>
        <w:tc>
          <w:tcPr>
            <w:shd w:fill="f3f3f3" w:val="clear"/>
            <w:tcMar>
              <w:top w:w="0.0" w:type="dxa"/>
              <w:left w:w="0.0" w:type="dxa"/>
              <w:bottom w:w="0.0" w:type="dxa"/>
              <w:right w:w="0.0" w:type="dxa"/>
            </w:tcMar>
          </w:tcPr>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820</w:t>
            </w:r>
          </w:p>
        </w:tc>
        <w:tc>
          <w:tcPr>
            <w:shd w:fill="f3f3f3" w:val="clear"/>
            <w:tcMar>
              <w:top w:w="0.0" w:type="dxa"/>
              <w:left w:w="0.0" w:type="dxa"/>
              <w:bottom w:w="0.0" w:type="dxa"/>
              <w:right w:w="0.0" w:type="dxa"/>
            </w:tcMar>
          </w:tcPr>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SAC-C</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522</w:t>
            </w:r>
          </w:p>
        </w:tc>
        <w:tc>
          <w:tcPr>
            <w:shd w:fill="e6e6e6" w:val="clear"/>
            <w:tcMar>
              <w:top w:w="0.0" w:type="dxa"/>
              <w:left w:w="0.0" w:type="dxa"/>
              <w:bottom w:w="0.0" w:type="dxa"/>
              <w:right w:w="0.0" w:type="dxa"/>
            </w:tcMar>
          </w:tcPr>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FY-3C</w:t>
            </w:r>
          </w:p>
        </w:tc>
        <w:tc>
          <w:tcPr>
            <w:shd w:fill="e6e6e6" w:val="clear"/>
            <w:tcMar>
              <w:top w:w="0.0" w:type="dxa"/>
              <w:left w:w="0.0" w:type="dxa"/>
              <w:bottom w:w="0.0" w:type="dxa"/>
              <w:right w:w="0.0" w:type="dxa"/>
            </w:tcMar>
          </w:tcPr>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825</w:t>
            </w:r>
          </w:p>
        </w:tc>
        <w:tc>
          <w:tcPr>
            <w:shd w:fill="e6e6e6" w:val="clear"/>
            <w:tcMar>
              <w:top w:w="0.0" w:type="dxa"/>
              <w:left w:w="0.0" w:type="dxa"/>
              <w:bottom w:w="0.0" w:type="dxa"/>
              <w:right w:w="0.0" w:type="dxa"/>
            </w:tcMar>
          </w:tcPr>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KOMPSAT-5</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523</w:t>
            </w:r>
          </w:p>
        </w:tc>
        <w:tc>
          <w:tcPr>
            <w:shd w:fill="f3f3f3" w:val="clear"/>
            <w:tcMar>
              <w:top w:w="0.0" w:type="dxa"/>
              <w:left w:w="0.0" w:type="dxa"/>
              <w:bottom w:w="0.0" w:type="dxa"/>
              <w:right w:w="0.0" w:type="dxa"/>
            </w:tcMar>
          </w:tcPr>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FY-3D</w:t>
            </w:r>
          </w:p>
        </w:tc>
        <w:tc>
          <w:tcPr>
            <w:shd w:fill="f3f3f3" w:val="clear"/>
            <w:tcMar>
              <w:top w:w="0.0" w:type="dxa"/>
              <w:left w:w="0.0" w:type="dxa"/>
              <w:bottom w:w="0.0" w:type="dxa"/>
              <w:right w:w="0.0" w:type="dxa"/>
            </w:tcMar>
          </w:tcPr>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722</w:t>
            </w:r>
          </w:p>
        </w:tc>
        <w:tc>
          <w:tcPr>
            <w:shd w:fill="e6e6e6" w:val="clear"/>
            <w:tcMar>
              <w:top w:w="0.0" w:type="dxa"/>
              <w:left w:w="0.0" w:type="dxa"/>
              <w:bottom w:w="0.0" w:type="dxa"/>
              <w:right w:w="0.0" w:type="dxa"/>
            </w:tcMar>
          </w:tcPr>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GRACE A</w:t>
            </w:r>
          </w:p>
        </w:tc>
        <w:tc>
          <w:tcPr>
            <w:shd w:fill="e6e6e6" w:val="clear"/>
            <w:tcMar>
              <w:top w:w="0.0" w:type="dxa"/>
              <w:left w:w="0.0" w:type="dxa"/>
              <w:bottom w:w="0.0" w:type="dxa"/>
              <w:right w:w="0.0" w:type="dxa"/>
            </w:tcMar>
          </w:tcPr>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723</w:t>
            </w:r>
          </w:p>
        </w:tc>
        <w:tc>
          <w:tcPr>
            <w:shd w:fill="f3f3f3" w:val="clear"/>
            <w:tcMar>
              <w:top w:w="0.0" w:type="dxa"/>
              <w:left w:w="0.0" w:type="dxa"/>
              <w:bottom w:w="0.0" w:type="dxa"/>
              <w:right w:w="0.0" w:type="dxa"/>
            </w:tcMar>
          </w:tcPr>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GRACE B</w:t>
            </w:r>
          </w:p>
        </w:tc>
        <w:tc>
          <w:tcPr>
            <w:shd w:fill="f3f3f3" w:val="clear"/>
            <w:tcMar>
              <w:top w:w="0.0" w:type="dxa"/>
              <w:left w:w="0.0" w:type="dxa"/>
              <w:bottom w:w="0.0" w:type="dxa"/>
              <w:right w:w="0.0" w:type="dxa"/>
            </w:tcMar>
          </w:tcPr>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i w:val="1"/>
          <w:smallCaps w:val="0"/>
          <w:strike w:val="0"/>
          <w:color w:val="000000"/>
          <w:sz w:val="20"/>
          <w:szCs w:val="20"/>
          <w:u w:val="none"/>
          <w:shd w:fill="auto" w:val="clear"/>
          <w:vertAlign w:val="baseline"/>
        </w:rPr>
      </w:pPr>
      <w:bookmarkStart w:colFirst="0" w:colLast="0" w:name="_heading=h.1v1yuxt" w:id="41"/>
      <w:bookmarkEnd w:id="41"/>
      <w:r w:rsidDel="00000000" w:rsidR="00000000" w:rsidRPr="00000000">
        <w:rPr>
          <w:rtl w:val="0"/>
        </w:rPr>
      </w:r>
    </w:p>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4f1mdlm" w:id="42"/>
      <w:bookmarkEnd w:id="42"/>
      <w:sdt>
        <w:sdtPr>
          <w:tag w:val="goog_rdk_542"/>
        </w:sdtPr>
        <w:sdtContent>
          <w:commentRangeStart w:id="21"/>
        </w:sdtContent>
      </w:sdt>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Table 8. GNSS RO Satellite Instrument Identifier (Common Code Table C–8)</w:t>
      </w:r>
      <w:commentRangeEnd w:id="21"/>
      <w:r w:rsidDel="00000000" w:rsidR="00000000" w:rsidRPr="00000000">
        <w:commentReference w:id="21"/>
      </w:r>
      <w:r w:rsidDel="00000000" w:rsidR="00000000" w:rsidRPr="00000000">
        <w:rPr>
          <w:rtl w:val="0"/>
        </w:rPr>
      </w:r>
    </w:p>
    <w:tbl>
      <w:tblPr>
        <w:tblStyle w:val="Table16"/>
        <w:tblW w:w="9072.0" w:type="dxa"/>
        <w:jc w:val="left"/>
        <w:tblLayout w:type="fixed"/>
        <w:tblLook w:val="0000"/>
      </w:tblPr>
      <w:tblGrid>
        <w:gridCol w:w="1701"/>
        <w:gridCol w:w="1134"/>
        <w:gridCol w:w="6237"/>
        <w:tblGridChange w:id="0">
          <w:tblGrid>
            <w:gridCol w:w="1701"/>
            <w:gridCol w:w="1134"/>
            <w:gridCol w:w="6237"/>
          </w:tblGrid>
        </w:tblGridChange>
      </w:tblGrid>
      <w:tr>
        <w:trPr>
          <w:cantSplit w:val="1"/>
          <w:tblHeader w:val="0"/>
        </w:trPr>
        <w:tc>
          <w:tcPr>
            <w:shd w:fill="94bd5e" w:val="clear"/>
            <w:tcMar>
              <w:top w:w="0.0" w:type="dxa"/>
              <w:left w:w="0.0" w:type="dxa"/>
              <w:bottom w:w="0.0" w:type="dxa"/>
              <w:right w:w="0.0" w:type="dxa"/>
            </w:tcMar>
            <w:vAlign w:val="center"/>
          </w:tcPr>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Descriptor</w:t>
            </w:r>
          </w:p>
        </w:tc>
        <w:tc>
          <w:tcPr>
            <w:shd w:fill="94bd5e" w:val="clear"/>
            <w:tcMar>
              <w:top w:w="0.0" w:type="dxa"/>
              <w:left w:w="0.0" w:type="dxa"/>
              <w:bottom w:w="0.0" w:type="dxa"/>
              <w:right w:w="0.0" w:type="dxa"/>
            </w:tcMar>
          </w:tcPr>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Value</w:t>
            </w:r>
          </w:p>
        </w:tc>
        <w:tc>
          <w:tcPr>
            <w:shd w:fill="94bd5e" w:val="clear"/>
            <w:tcMar>
              <w:top w:w="0.0" w:type="dxa"/>
              <w:left w:w="0.0" w:type="dxa"/>
              <w:bottom w:w="0.0" w:type="dxa"/>
              <w:right w:w="0.0" w:type="dxa"/>
            </w:tcMar>
          </w:tcPr>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Type/longname (shortname)</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ff"/>
                <w:sz w:val="16"/>
                <w:szCs w:val="16"/>
                <w:u w:val="none"/>
                <w:shd w:fill="auto" w:val="clear"/>
                <w:vertAlign w:val="baseline"/>
              </w:rPr>
            </w:pPr>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0 02 019</w:t>
            </w:r>
          </w:p>
        </w:tc>
        <w:tc>
          <w:tcPr>
            <w:shd w:fill="f3f3f3" w:val="clear"/>
            <w:tcMar>
              <w:top w:w="0.0" w:type="dxa"/>
              <w:left w:w="0.0" w:type="dxa"/>
              <w:bottom w:w="0.0" w:type="dxa"/>
              <w:right w:w="0.0" w:type="dxa"/>
            </w:tcMar>
          </w:tcPr>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98</w:t>
            </w:r>
          </w:p>
        </w:tc>
        <w:tc>
          <w:tcPr>
            <w:shd w:fill="f3f3f3" w:val="clear"/>
            <w:tcMar>
              <w:top w:w="0.0" w:type="dxa"/>
              <w:left w:w="0.0" w:type="dxa"/>
              <w:bottom w:w="0.0" w:type="dxa"/>
              <w:right w:w="0.0" w:type="dxa"/>
            </w:tcMar>
          </w:tcPr>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i" w:cs="Oi" w:eastAsia="Oi" w:hAnsi="Oi"/>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Atmospheric temperature and humidity sounder (GPS receiver)</w:t>
            </w:r>
            <w:r w:rsidDel="00000000" w:rsidR="00000000" w:rsidRPr="00000000">
              <w:rPr>
                <w:rtl w:val="0"/>
              </w:rPr>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102</w:t>
            </w:r>
          </w:p>
        </w:tc>
        <w:tc>
          <w:tcPr>
            <w:shd w:fill="e0e0e0" w:val="clear"/>
            <w:tcMar>
              <w:top w:w="0.0" w:type="dxa"/>
              <w:left w:w="0.0" w:type="dxa"/>
              <w:bottom w:w="0.0" w:type="dxa"/>
              <w:right w:w="0.0" w:type="dxa"/>
            </w:tcMar>
          </w:tcPr>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GPS turborogue space receiver (TRSR) (CHAMP GPS sounder)</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103</w:t>
            </w:r>
          </w:p>
        </w:tc>
        <w:tc>
          <w:tcPr>
            <w:shd w:fill="f3f3f3" w:val="clear"/>
            <w:tcMar>
              <w:top w:w="0.0" w:type="dxa"/>
              <w:left w:w="0.0" w:type="dxa"/>
              <w:bottom w:w="0.0" w:type="dxa"/>
              <w:right w:w="0.0" w:type="dxa"/>
            </w:tcMar>
          </w:tcPr>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Integrated GPS and Occultation Receiver (IGOR)</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104</w:t>
            </w:r>
          </w:p>
        </w:tc>
        <w:tc>
          <w:tcPr>
            <w:shd w:fill="e6e6e6" w:val="clear"/>
            <w:tcMar>
              <w:top w:w="0.0" w:type="dxa"/>
              <w:left w:w="0.0" w:type="dxa"/>
              <w:bottom w:w="0.0" w:type="dxa"/>
              <w:right w:w="0.0" w:type="dxa"/>
            </w:tcMar>
          </w:tcPr>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Triple-G (GPS, Galileo, GLONASS) (Tri-G)</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202</w:t>
            </w:r>
          </w:p>
        </w:tc>
        <w:tc>
          <w:tcPr>
            <w:shd w:fill="f3f3f3" w:val="clear"/>
            <w:tcMar>
              <w:top w:w="0.0" w:type="dxa"/>
              <w:left w:w="0.0" w:type="dxa"/>
              <w:bottom w:w="0.0" w:type="dxa"/>
              <w:right w:w="0.0" w:type="dxa"/>
            </w:tcMar>
          </w:tcPr>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GNSS receiver for atmospheric sounding (GRAS)</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287</w:t>
            </w:r>
          </w:p>
        </w:tc>
        <w:tc>
          <w:tcPr>
            <w:shd w:fill="e6e6e6" w:val="clear"/>
            <w:tcMar>
              <w:top w:w="0.0" w:type="dxa"/>
              <w:left w:w="0.0" w:type="dxa"/>
              <w:bottom w:w="0.0" w:type="dxa"/>
              <w:right w:w="0.0" w:type="dxa"/>
            </w:tcMar>
          </w:tcPr>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Radio Occultation Sounder of the Atmosphere (ROSA)</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351</w:t>
            </w:r>
          </w:p>
        </w:tc>
        <w:tc>
          <w:tcPr>
            <w:shd w:fill="f3f3f3" w:val="clear"/>
            <w:tcMar>
              <w:top w:w="0.0" w:type="dxa"/>
              <w:left w:w="0.0" w:type="dxa"/>
              <w:bottom w:w="0.0" w:type="dxa"/>
              <w:right w:w="0.0" w:type="dxa"/>
            </w:tcMar>
          </w:tcPr>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GPS demonstration receiver (GPSDR)</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526</w:t>
            </w:r>
          </w:p>
        </w:tc>
        <w:tc>
          <w:tcPr>
            <w:shd w:fill="e6e6e6" w:val="clear"/>
            <w:tcMar>
              <w:top w:w="0.0" w:type="dxa"/>
              <w:left w:w="0.0" w:type="dxa"/>
              <w:bottom w:w="0.0" w:type="dxa"/>
              <w:right w:w="0.0" w:type="dxa"/>
            </w:tcMar>
          </w:tcPr>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GeoOptics Cion GNSS occultation receiver A (Cion-A)</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527</w:t>
            </w:r>
          </w:p>
        </w:tc>
        <w:tc>
          <w:tcPr>
            <w:shd w:fill="f3f3f3" w:val="clear"/>
            <w:tcMar>
              <w:top w:w="0.0" w:type="dxa"/>
              <w:left w:w="0.0" w:type="dxa"/>
              <w:bottom w:w="0.0" w:type="dxa"/>
              <w:right w:w="0.0" w:type="dxa"/>
            </w:tcMar>
          </w:tcPr>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GeoOptics Cion GNSS occultation receiver B (Cion-B)</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528</w:t>
            </w:r>
          </w:p>
        </w:tc>
        <w:tc>
          <w:tcPr>
            <w:shd w:fill="e6e6e6" w:val="clear"/>
            <w:tcMar>
              <w:top w:w="0.0" w:type="dxa"/>
              <w:left w:w="0.0" w:type="dxa"/>
              <w:bottom w:w="0.0" w:type="dxa"/>
              <w:right w:w="0.0" w:type="dxa"/>
            </w:tcMar>
          </w:tcPr>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GeoOptics Cion GNSS occultation receiver C (Cion-C)</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529</w:t>
            </w:r>
          </w:p>
        </w:tc>
        <w:tc>
          <w:tcPr>
            <w:shd w:fill="f3f3f3" w:val="clear"/>
            <w:tcMar>
              <w:top w:w="0.0" w:type="dxa"/>
              <w:left w:w="0.0" w:type="dxa"/>
              <w:bottom w:w="0.0" w:type="dxa"/>
              <w:right w:w="0.0" w:type="dxa"/>
            </w:tcMar>
          </w:tcPr>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GeoOptics Cion GNSS occultation receiver D (Cion-D)</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530</w:t>
            </w:r>
          </w:p>
        </w:tc>
        <w:tc>
          <w:tcPr>
            <w:shd w:fill="e6e6e6" w:val="clear"/>
            <w:tcMar>
              <w:top w:w="0.0" w:type="dxa"/>
              <w:left w:w="0.0" w:type="dxa"/>
              <w:bottom w:w="0.0" w:type="dxa"/>
              <w:right w:w="0.0" w:type="dxa"/>
            </w:tcMar>
          </w:tcPr>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Spire global navigation satellite system occultation sounder A (SGNOS-A)</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531</w:t>
            </w:r>
          </w:p>
        </w:tc>
        <w:tc>
          <w:tcPr>
            <w:shd w:fill="f3f3f3" w:val="clear"/>
            <w:tcMar>
              <w:top w:w="0.0" w:type="dxa"/>
              <w:left w:w="0.0" w:type="dxa"/>
              <w:bottom w:w="0.0" w:type="dxa"/>
              <w:right w:w="0.0" w:type="dxa"/>
            </w:tcMar>
          </w:tcPr>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Spire global navigation satellite system occultation sounder B (SGNOS-B)</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532</w:t>
            </w:r>
          </w:p>
        </w:tc>
        <w:tc>
          <w:tcPr>
            <w:shd w:fill="e6e6e6" w:val="clear"/>
            <w:tcMar>
              <w:top w:w="0.0" w:type="dxa"/>
              <w:left w:w="0.0" w:type="dxa"/>
              <w:bottom w:w="0.0" w:type="dxa"/>
              <w:right w:w="0.0" w:type="dxa"/>
            </w:tcMar>
          </w:tcPr>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Spire global navigation satellite system occultation sounder C (SGNOS-C)</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533</w:t>
            </w:r>
          </w:p>
        </w:tc>
        <w:tc>
          <w:tcPr>
            <w:shd w:fill="f3f3f3" w:val="clear"/>
            <w:tcMar>
              <w:top w:w="0.0" w:type="dxa"/>
              <w:left w:w="0.0" w:type="dxa"/>
              <w:bottom w:w="0.0" w:type="dxa"/>
              <w:right w:w="0.0" w:type="dxa"/>
            </w:tcMar>
          </w:tcPr>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Spire global navigation satellite system occultation sounder D (SGNOS-D)</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534</w:t>
            </w:r>
          </w:p>
        </w:tc>
        <w:tc>
          <w:tcPr>
            <w:shd w:fill="e6e6e6" w:val="clear"/>
            <w:tcMar>
              <w:top w:w="0.0" w:type="dxa"/>
              <w:left w:w="0.0" w:type="dxa"/>
              <w:bottom w:w="0.0" w:type="dxa"/>
              <w:right w:w="0.0" w:type="dxa"/>
            </w:tcMar>
          </w:tcPr>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PlanetiQ Pyxis GNSS occultation receiver A (Pyxis-A)</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535</w:t>
            </w:r>
          </w:p>
        </w:tc>
        <w:tc>
          <w:tcPr>
            <w:shd w:fill="f3f3f3" w:val="clear"/>
            <w:tcMar>
              <w:top w:w="0.0" w:type="dxa"/>
              <w:left w:w="0.0" w:type="dxa"/>
              <w:bottom w:w="0.0" w:type="dxa"/>
              <w:right w:w="0.0" w:type="dxa"/>
            </w:tcMar>
          </w:tcPr>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PlanetiQ Pyxis GNSS occultation receiver B (Pyxis-B)</w:t>
            </w:r>
          </w:p>
        </w:tc>
      </w:tr>
      <w:tr>
        <w:trPr>
          <w:cantSplit w:val="1"/>
          <w:tblHeader w:val="0"/>
        </w:trPr>
        <w:tc>
          <w:tcPr>
            <w:shd w:fill="e6e6e6" w:val="clear"/>
            <w:tcMar>
              <w:top w:w="0.0" w:type="dxa"/>
              <w:left w:w="0.0" w:type="dxa"/>
              <w:bottom w:w="0.0" w:type="dxa"/>
              <w:right w:w="0.0" w:type="dxa"/>
            </w:tcMar>
          </w:tcPr>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6e6e6" w:val="clear"/>
            <w:tcMar>
              <w:top w:w="0.0" w:type="dxa"/>
              <w:left w:w="0.0" w:type="dxa"/>
              <w:bottom w:w="0.0" w:type="dxa"/>
              <w:right w:w="0.0" w:type="dxa"/>
            </w:tcMar>
          </w:tcPr>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948</w:t>
            </w:r>
          </w:p>
        </w:tc>
        <w:tc>
          <w:tcPr>
            <w:shd w:fill="e6e6e6" w:val="clear"/>
            <w:tcMar>
              <w:top w:w="0.0" w:type="dxa"/>
              <w:left w:w="0.0" w:type="dxa"/>
              <w:bottom w:w="0.0" w:type="dxa"/>
              <w:right w:w="0.0" w:type="dxa"/>
            </w:tcMar>
          </w:tcPr>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Global positioning system occultation sensor (GPSOS)</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958</w:t>
            </w:r>
          </w:p>
        </w:tc>
        <w:tc>
          <w:tcPr>
            <w:shd w:fill="f3f3f3" w:val="clear"/>
            <w:tcMar>
              <w:top w:w="0.0" w:type="dxa"/>
              <w:left w:w="0.0" w:type="dxa"/>
              <w:bottom w:w="0.0" w:type="dxa"/>
              <w:right w:w="0.0" w:type="dxa"/>
            </w:tcMar>
          </w:tcPr>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Global navigation satellite system occultation sounder (GNOS)</w:t>
            </w:r>
          </w:p>
        </w:tc>
      </w:tr>
    </w:tbl>
    <w:p w:rsidR="00000000" w:rsidDel="00000000" w:rsidP="00000000" w:rsidRDefault="00000000" w:rsidRPr="00000000" w14:paraId="000009B6">
      <w:pPr>
        <w:pStyle w:val="Heading3"/>
        <w:spacing w:before="0" w:lineRule="auto"/>
        <w:rPr>
          <w:rFonts w:ascii="Arial" w:cs="Arial" w:eastAsia="Arial" w:hAnsi="Arial"/>
        </w:rPr>
      </w:pPr>
      <w:bookmarkStart w:colFirst="0" w:colLast="0" w:name="_heading=h.2u6wntf" w:id="43"/>
      <w:bookmarkEnd w:id="43"/>
      <w:r w:rsidDel="00000000" w:rsidR="00000000" w:rsidRPr="00000000">
        <w:rPr>
          <w:rtl w:val="0"/>
        </w:rPr>
      </w:r>
    </w:p>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sdt>
        <w:sdtPr>
          <w:tag w:val="goog_rdk_544"/>
        </w:sdtPr>
        <w:sdtContent>
          <w:ins w:author="Stig Syndergaard" w:id="47" w:date="2024-03-19T23:42:47Z">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Table 9. Diagnostic Identifier (Common Code Table C–?)</w:t>
            </w:r>
          </w:ins>
        </w:sdtContent>
      </w:sdt>
      <w:r w:rsidDel="00000000" w:rsidR="00000000" w:rsidRPr="00000000">
        <w:rPr>
          <w:rtl w:val="0"/>
        </w:rPr>
      </w:r>
    </w:p>
    <w:tbl>
      <w:tblPr>
        <w:tblStyle w:val="Table17"/>
        <w:tblW w:w="9072.0" w:type="dxa"/>
        <w:jc w:val="left"/>
        <w:tblLayout w:type="fixed"/>
        <w:tblLook w:val="0000"/>
      </w:tblPr>
      <w:tblGrid>
        <w:gridCol w:w="1701"/>
        <w:gridCol w:w="1134"/>
        <w:gridCol w:w="6237"/>
        <w:tblGridChange w:id="0">
          <w:tblGrid>
            <w:gridCol w:w="1701"/>
            <w:gridCol w:w="1134"/>
            <w:gridCol w:w="6237"/>
          </w:tblGrid>
        </w:tblGridChange>
      </w:tblGrid>
      <w:sdt>
        <w:sdtPr>
          <w:tag w:val="goog_rdk_546"/>
        </w:sdtPr>
        <w:sdtContent>
          <w:tr>
            <w:trPr>
              <w:cantSplit w:val="1"/>
              <w:tblHeader w:val="0"/>
              <w:ins w:author="Stig Syndergaard" w:id="48" w:date="2024-03-19T23:42:47Z"/>
            </w:trPr>
            <w:tc>
              <w:tcPr>
                <w:shd w:fill="94bd5e" w:val="clear"/>
                <w:tcMar>
                  <w:top w:w="0.0" w:type="dxa"/>
                  <w:left w:w="0.0" w:type="dxa"/>
                  <w:bottom w:w="0.0" w:type="dxa"/>
                  <w:right w:w="0.0" w:type="dxa"/>
                </w:tcMar>
                <w:vAlign w:val="center"/>
              </w:tcPr>
              <w:sdt>
                <w:sdtPr>
                  <w:tag w:val="goog_rdk_548"/>
                </w:sdtPr>
                <w:sdtContent>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48" w:date="2024-03-19T23:42:47Z"/>
                        <w:rFonts w:ascii="Arial" w:cs="Arial" w:eastAsia="Arial" w:hAnsi="Arial"/>
                        <w:b w:val="1"/>
                        <w:i w:val="0"/>
                        <w:smallCaps w:val="0"/>
                        <w:strike w:val="0"/>
                        <w:color w:val="000000"/>
                        <w:sz w:val="16"/>
                        <w:szCs w:val="16"/>
                        <w:u w:val="none"/>
                        <w:shd w:fill="auto" w:val="clear"/>
                        <w:vertAlign w:val="baseline"/>
                      </w:rPr>
                    </w:pPr>
                    <w:sdt>
                      <w:sdtPr>
                        <w:tag w:val="goog_rdk_547"/>
                      </w:sdtPr>
                      <w:sdtContent>
                        <w:ins w:author="Stig Syndergaard" w:id="48" w:date="2024-03-19T23:42:47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Descriptor</w:t>
                          </w:r>
                        </w:ins>
                      </w:sdtContent>
                    </w:sdt>
                  </w:p>
                </w:sdtContent>
              </w:sdt>
            </w:tc>
            <w:tc>
              <w:tcPr>
                <w:shd w:fill="94bd5e" w:val="clear"/>
                <w:tcMar>
                  <w:top w:w="0.0" w:type="dxa"/>
                  <w:left w:w="0.0" w:type="dxa"/>
                  <w:bottom w:w="0.0" w:type="dxa"/>
                  <w:right w:w="0.0" w:type="dxa"/>
                </w:tcMar>
              </w:tcPr>
              <w:sdt>
                <w:sdtPr>
                  <w:tag w:val="goog_rdk_550"/>
                </w:sdtPr>
                <w:sdtContent>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48" w:date="2024-03-19T23:42:47Z"/>
                        <w:rFonts w:ascii="Arial" w:cs="Arial" w:eastAsia="Arial" w:hAnsi="Arial"/>
                        <w:b w:val="1"/>
                        <w:i w:val="0"/>
                        <w:smallCaps w:val="0"/>
                        <w:strike w:val="0"/>
                        <w:color w:val="000000"/>
                        <w:sz w:val="16"/>
                        <w:szCs w:val="16"/>
                        <w:u w:val="none"/>
                        <w:shd w:fill="auto" w:val="clear"/>
                        <w:vertAlign w:val="baseline"/>
                      </w:rPr>
                    </w:pPr>
                    <w:sdt>
                      <w:sdtPr>
                        <w:tag w:val="goog_rdk_549"/>
                      </w:sdtPr>
                      <w:sdtContent>
                        <w:ins w:author="Stig Syndergaard" w:id="48" w:date="2024-03-19T23:42:47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Value</w:t>
                          </w:r>
                        </w:ins>
                      </w:sdtContent>
                    </w:sdt>
                  </w:p>
                </w:sdtContent>
              </w:sdt>
            </w:tc>
            <w:tc>
              <w:tcPr>
                <w:shd w:fill="94bd5e" w:val="clear"/>
                <w:tcMar>
                  <w:top w:w="0.0" w:type="dxa"/>
                  <w:left w:w="0.0" w:type="dxa"/>
                  <w:bottom w:w="0.0" w:type="dxa"/>
                  <w:right w:w="0.0" w:type="dxa"/>
                </w:tcMar>
              </w:tcPr>
              <w:sdt>
                <w:sdtPr>
                  <w:tag w:val="goog_rdk_552"/>
                </w:sdtPr>
                <w:sdtContent>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48" w:date="2024-03-19T23:42:47Z"/>
                        <w:rFonts w:ascii="Arial" w:cs="Arial" w:eastAsia="Arial" w:hAnsi="Arial"/>
                        <w:b w:val="1"/>
                        <w:i w:val="0"/>
                        <w:smallCaps w:val="0"/>
                        <w:strike w:val="0"/>
                        <w:color w:val="000000"/>
                        <w:sz w:val="16"/>
                        <w:szCs w:val="16"/>
                        <w:u w:val="none"/>
                        <w:shd w:fill="auto" w:val="clear"/>
                        <w:vertAlign w:val="baseline"/>
                      </w:rPr>
                    </w:pPr>
                    <w:sdt>
                      <w:sdtPr>
                        <w:tag w:val="goog_rdk_551"/>
                      </w:sdtPr>
                      <w:sdtContent>
                        <w:ins w:author="Stig Syndergaard" w:id="48" w:date="2024-03-19T23:42:47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Diagnostic type</w:t>
                          </w:r>
                        </w:ins>
                      </w:sdtContent>
                    </w:sdt>
                  </w:p>
                </w:sdtContent>
              </w:sdt>
            </w:tc>
          </w:tr>
        </w:sdtContent>
      </w:sdt>
      <w:sdt>
        <w:sdtPr>
          <w:tag w:val="goog_rdk_553"/>
        </w:sdtPr>
        <w:sdtContent>
          <w:tr>
            <w:trPr>
              <w:cantSplit w:val="1"/>
              <w:tblHeader w:val="0"/>
              <w:ins w:author="Stig Syndergaard" w:id="48" w:date="2024-03-19T23:42:47Z"/>
            </w:trPr>
            <w:tc>
              <w:tcPr>
                <w:shd w:fill="f3f3f3" w:val="clear"/>
                <w:tcMar>
                  <w:top w:w="0.0" w:type="dxa"/>
                  <w:left w:w="0.0" w:type="dxa"/>
                  <w:bottom w:w="0.0" w:type="dxa"/>
                  <w:right w:w="0.0" w:type="dxa"/>
                </w:tcMar>
              </w:tcPr>
              <w:sdt>
                <w:sdtPr>
                  <w:tag w:val="goog_rdk_555"/>
                </w:sdtPr>
                <w:sdtContent>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48" w:date="2024-03-19T23:42:47Z"/>
                        <w:rFonts w:ascii="Arial" w:cs="Arial" w:eastAsia="Arial" w:hAnsi="Arial"/>
                        <w:b w:val="1"/>
                        <w:i w:val="0"/>
                        <w:smallCaps w:val="0"/>
                        <w:strike w:val="0"/>
                        <w:color w:val="0000ff"/>
                        <w:sz w:val="16"/>
                        <w:szCs w:val="16"/>
                        <w:u w:val="none"/>
                        <w:shd w:fill="auto" w:val="clear"/>
                        <w:vertAlign w:val="baseline"/>
                      </w:rPr>
                    </w:pPr>
                    <w:sdt>
                      <w:sdtPr>
                        <w:tag w:val="goog_rdk_554"/>
                      </w:sdtPr>
                      <w:sdtContent>
                        <w:ins w:author="Stig Syndergaard" w:id="48" w:date="2024-03-19T23:42:47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 08 027 (New)</w:t>
                          </w:r>
                        </w:ins>
                      </w:sdtContent>
                    </w:sdt>
                  </w:p>
                </w:sdtContent>
              </w:sdt>
            </w:tc>
            <w:tc>
              <w:tcPr>
                <w:shd w:fill="f3f3f3" w:val="clear"/>
                <w:tcMar>
                  <w:top w:w="0.0" w:type="dxa"/>
                  <w:left w:w="0.0" w:type="dxa"/>
                  <w:bottom w:w="0.0" w:type="dxa"/>
                  <w:right w:w="0.0" w:type="dxa"/>
                </w:tcMar>
              </w:tcPr>
              <w:sdt>
                <w:sdtPr>
                  <w:tag w:val="goog_rdk_557"/>
                </w:sdtPr>
                <w:sdtContent>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48" w:date="2024-03-19T23:42:47Z"/>
                        <w:rFonts w:ascii="Arial" w:cs="Arial" w:eastAsia="Arial" w:hAnsi="Arial"/>
                        <w:b w:val="1"/>
                        <w:i w:val="0"/>
                        <w:smallCaps w:val="0"/>
                        <w:strike w:val="0"/>
                        <w:color w:val="000000"/>
                        <w:sz w:val="16"/>
                        <w:szCs w:val="16"/>
                        <w:u w:val="none"/>
                        <w:shd w:fill="auto" w:val="clear"/>
                        <w:vertAlign w:val="baseline"/>
                      </w:rPr>
                    </w:pPr>
                    <w:sdt>
                      <w:sdtPr>
                        <w:tag w:val="goog_rdk_556"/>
                      </w:sdtPr>
                      <w:sdtContent>
                        <w:ins w:author="Stig Syndergaard" w:id="48" w:date="2024-03-19T23:42:47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w:t>
                          </w:r>
                        </w:ins>
                      </w:sdtContent>
                    </w:sdt>
                  </w:p>
                </w:sdtContent>
              </w:sdt>
            </w:tc>
            <w:tc>
              <w:tcPr>
                <w:shd w:fill="f3f3f3" w:val="clear"/>
                <w:tcMar>
                  <w:top w:w="0.0" w:type="dxa"/>
                  <w:left w:w="0.0" w:type="dxa"/>
                  <w:bottom w:w="0.0" w:type="dxa"/>
                  <w:right w:w="0.0" w:type="dxa"/>
                </w:tcMar>
              </w:tcPr>
              <w:sdt>
                <w:sdtPr>
                  <w:tag w:val="goog_rdk_559"/>
                </w:sdtPr>
                <w:sdtContent>
                  <w:p w:rsidR="00000000" w:rsidDel="00000000" w:rsidP="00000000" w:rsidRDefault="00000000" w:rsidRPr="00000000" w14:paraId="000009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48" w:date="2024-03-19T23:42:47Z"/>
                        <w:rFonts w:ascii="Arial" w:cs="Arial" w:eastAsia="Arial" w:hAnsi="Arial"/>
                        <w:b w:val="0"/>
                        <w:i w:val="0"/>
                        <w:smallCaps w:val="0"/>
                        <w:strike w:val="0"/>
                        <w:color w:val="000000"/>
                        <w:sz w:val="16"/>
                        <w:szCs w:val="16"/>
                        <w:u w:val="none"/>
                        <w:shd w:fill="auto" w:val="clear"/>
                        <w:vertAlign w:val="baseline"/>
                      </w:rPr>
                    </w:pPr>
                    <w:sdt>
                      <w:sdtPr>
                        <w:tag w:val="goog_rdk_558"/>
                      </w:sdtPr>
                      <w:sdtContent>
                        <w:ins w:author="Stig Syndergaard" w:id="48" w:date="2024-03-19T23:42:47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Local spectral width as a fraction of bending angle</w:t>
                          </w:r>
                        </w:ins>
                      </w:sdtContent>
                    </w:sdt>
                  </w:p>
                </w:sdtContent>
              </w:sdt>
            </w:tc>
          </w:tr>
        </w:sdtContent>
      </w:sdt>
      <w:sdt>
        <w:sdtPr>
          <w:tag w:val="goog_rdk_560"/>
        </w:sdtPr>
        <w:sdtContent>
          <w:tr>
            <w:trPr>
              <w:cantSplit w:val="1"/>
              <w:tblHeader w:val="0"/>
              <w:ins w:author="Stig Syndergaard" w:id="48" w:date="2024-03-19T23:42:47Z"/>
            </w:trPr>
            <w:tc>
              <w:tcPr>
                <w:shd w:fill="e0e0e0" w:val="clear"/>
                <w:tcMar>
                  <w:top w:w="0.0" w:type="dxa"/>
                  <w:left w:w="0.0" w:type="dxa"/>
                  <w:bottom w:w="0.0" w:type="dxa"/>
                  <w:right w:w="0.0" w:type="dxa"/>
                </w:tcMar>
              </w:tcPr>
              <w:sdt>
                <w:sdtPr>
                  <w:tag w:val="goog_rdk_562"/>
                </w:sdtPr>
                <w:sdtContent>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48" w:date="2024-03-19T23:42:47Z"/>
                        <w:rFonts w:ascii="Arial" w:cs="Arial" w:eastAsia="Arial" w:hAnsi="Arial"/>
                        <w:b w:val="0"/>
                        <w:i w:val="0"/>
                        <w:smallCaps w:val="0"/>
                        <w:strike w:val="0"/>
                        <w:color w:val="000000"/>
                        <w:sz w:val="16"/>
                        <w:szCs w:val="16"/>
                        <w:u w:val="none"/>
                        <w:shd w:fill="auto" w:val="clear"/>
                        <w:vertAlign w:val="baseline"/>
                      </w:rPr>
                    </w:pPr>
                    <w:sdt>
                      <w:sdtPr>
                        <w:tag w:val="goog_rdk_561"/>
                      </w:sdtPr>
                      <w:sdtContent>
                        <w:ins w:author="Stig Syndergaard" w:id="48" w:date="2024-03-19T23:42:47Z">
                          <w:r w:rsidDel="00000000" w:rsidR="00000000" w:rsidRPr="00000000">
                            <w:rPr>
                              <w:rtl w:val="0"/>
                            </w:rPr>
                          </w:r>
                        </w:ins>
                      </w:sdtContent>
                    </w:sdt>
                  </w:p>
                </w:sdtContent>
              </w:sdt>
            </w:tc>
            <w:tc>
              <w:tcPr>
                <w:shd w:fill="e0e0e0" w:val="clear"/>
                <w:tcMar>
                  <w:top w:w="0.0" w:type="dxa"/>
                  <w:left w:w="0.0" w:type="dxa"/>
                  <w:bottom w:w="0.0" w:type="dxa"/>
                  <w:right w:w="0.0" w:type="dxa"/>
                </w:tcMar>
              </w:tcPr>
              <w:sdt>
                <w:sdtPr>
                  <w:tag w:val="goog_rdk_564"/>
                </w:sdtPr>
                <w:sdtContent>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48" w:date="2024-03-19T23:42:47Z"/>
                        <w:rFonts w:ascii="Arial" w:cs="Arial" w:eastAsia="Arial" w:hAnsi="Arial"/>
                        <w:b w:val="1"/>
                        <w:i w:val="0"/>
                        <w:smallCaps w:val="0"/>
                        <w:strike w:val="0"/>
                        <w:color w:val="000000"/>
                        <w:sz w:val="16"/>
                        <w:szCs w:val="16"/>
                        <w:u w:val="none"/>
                        <w:shd w:fill="auto" w:val="clear"/>
                        <w:vertAlign w:val="baseline"/>
                      </w:rPr>
                    </w:pPr>
                    <w:sdt>
                      <w:sdtPr>
                        <w:tag w:val="goog_rdk_563"/>
                      </w:sdtPr>
                      <w:sdtContent>
                        <w:ins w:author="Stig Syndergaard" w:id="48" w:date="2024-03-19T23:42:47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2</w:t>
                          </w:r>
                        </w:ins>
                      </w:sdtContent>
                    </w:sdt>
                  </w:p>
                </w:sdtContent>
              </w:sdt>
            </w:tc>
            <w:tc>
              <w:tcPr>
                <w:shd w:fill="e0e0e0" w:val="clear"/>
                <w:tcMar>
                  <w:top w:w="0.0" w:type="dxa"/>
                  <w:left w:w="0.0" w:type="dxa"/>
                  <w:bottom w:w="0.0" w:type="dxa"/>
                  <w:right w:w="0.0" w:type="dxa"/>
                </w:tcMar>
              </w:tcPr>
              <w:sdt>
                <w:sdtPr>
                  <w:tag w:val="goog_rdk_566"/>
                </w:sdtPr>
                <w:sdtContent>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48" w:date="2024-03-19T23:42:47Z"/>
                        <w:rFonts w:ascii="Arial" w:cs="Arial" w:eastAsia="Arial" w:hAnsi="Arial"/>
                        <w:b w:val="0"/>
                        <w:i w:val="0"/>
                        <w:smallCaps w:val="0"/>
                        <w:strike w:val="0"/>
                        <w:color w:val="000000"/>
                        <w:sz w:val="16"/>
                        <w:szCs w:val="16"/>
                        <w:u w:val="none"/>
                        <w:shd w:fill="auto" w:val="clear"/>
                        <w:vertAlign w:val="baseline"/>
                      </w:rPr>
                    </w:pPr>
                    <w:sdt>
                      <w:sdtPr>
                        <w:tag w:val="goog_rdk_565"/>
                      </w:sdtPr>
                      <w:sdtContent>
                        <w:ins w:author="Stig Syndergaard" w:id="48" w:date="2024-03-19T23:42:47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Rényi entropy</w:t>
                          </w:r>
                        </w:ins>
                      </w:sdtContent>
                    </w:sdt>
                  </w:p>
                </w:sdtContent>
              </w:sdt>
            </w:tc>
          </w:tr>
        </w:sdtContent>
      </w:sdt>
      <w:sdt>
        <w:sdtPr>
          <w:tag w:val="goog_rdk_567"/>
        </w:sdtPr>
        <w:sdtContent>
          <w:tr>
            <w:trPr>
              <w:cantSplit w:val="1"/>
              <w:tblHeader w:val="0"/>
              <w:ins w:author="Stig Syndergaard" w:id="48" w:date="2024-03-19T23:42:47Z"/>
            </w:trPr>
            <w:tc>
              <w:tcPr>
                <w:shd w:fill="f3f3f3" w:val="clear"/>
                <w:tcMar>
                  <w:top w:w="0.0" w:type="dxa"/>
                  <w:left w:w="0.0" w:type="dxa"/>
                  <w:bottom w:w="0.0" w:type="dxa"/>
                  <w:right w:w="0.0" w:type="dxa"/>
                </w:tcMar>
              </w:tcPr>
              <w:sdt>
                <w:sdtPr>
                  <w:tag w:val="goog_rdk_569"/>
                </w:sdtPr>
                <w:sdtContent>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48" w:date="2024-03-19T23:42:47Z"/>
                        <w:rFonts w:ascii="Arial" w:cs="Arial" w:eastAsia="Arial" w:hAnsi="Arial"/>
                        <w:b w:val="0"/>
                        <w:i w:val="0"/>
                        <w:smallCaps w:val="0"/>
                        <w:strike w:val="0"/>
                        <w:color w:val="000000"/>
                        <w:sz w:val="16"/>
                        <w:szCs w:val="16"/>
                        <w:u w:val="none"/>
                        <w:shd w:fill="auto" w:val="clear"/>
                        <w:vertAlign w:val="baseline"/>
                      </w:rPr>
                    </w:pPr>
                    <w:sdt>
                      <w:sdtPr>
                        <w:tag w:val="goog_rdk_568"/>
                      </w:sdtPr>
                      <w:sdtContent>
                        <w:ins w:author="Stig Syndergaard" w:id="48" w:date="2024-03-19T23:42:47Z">
                          <w:r w:rsidDel="00000000" w:rsidR="00000000" w:rsidRPr="00000000">
                            <w:rPr>
                              <w:rtl w:val="0"/>
                            </w:rPr>
                          </w:r>
                        </w:ins>
                      </w:sdtContent>
                    </w:sdt>
                  </w:p>
                </w:sdtContent>
              </w:sdt>
            </w:tc>
            <w:tc>
              <w:tcPr>
                <w:shd w:fill="f3f3f3" w:val="clear"/>
                <w:tcMar>
                  <w:top w:w="0.0" w:type="dxa"/>
                  <w:left w:w="0.0" w:type="dxa"/>
                  <w:bottom w:w="0.0" w:type="dxa"/>
                  <w:right w:w="0.0" w:type="dxa"/>
                </w:tcMar>
              </w:tcPr>
              <w:sdt>
                <w:sdtPr>
                  <w:tag w:val="goog_rdk_571"/>
                </w:sdtPr>
                <w:sdtContent>
                  <w:p w:rsidR="00000000" w:rsidDel="00000000" w:rsidP="00000000" w:rsidRDefault="00000000" w:rsidRPr="00000000" w14:paraId="000009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48" w:date="2024-03-19T23:42:47Z"/>
                        <w:rFonts w:ascii="Arial" w:cs="Arial" w:eastAsia="Arial" w:hAnsi="Arial"/>
                        <w:b w:val="1"/>
                        <w:i w:val="0"/>
                        <w:smallCaps w:val="0"/>
                        <w:strike w:val="0"/>
                        <w:color w:val="000000"/>
                        <w:sz w:val="16"/>
                        <w:szCs w:val="16"/>
                        <w:u w:val="none"/>
                        <w:shd w:fill="auto" w:val="clear"/>
                        <w:vertAlign w:val="baseline"/>
                      </w:rPr>
                    </w:pPr>
                    <w:sdt>
                      <w:sdtPr>
                        <w:tag w:val="goog_rdk_570"/>
                      </w:sdtPr>
                      <w:sdtContent>
                        <w:ins w:author="Stig Syndergaard" w:id="48" w:date="2024-03-19T23:42:47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3</w:t>
                          </w:r>
                        </w:ins>
                      </w:sdtContent>
                    </w:sdt>
                  </w:p>
                </w:sdtContent>
              </w:sdt>
            </w:tc>
            <w:tc>
              <w:tcPr>
                <w:shd w:fill="f3f3f3" w:val="clear"/>
                <w:tcMar>
                  <w:top w:w="0.0" w:type="dxa"/>
                  <w:left w:w="0.0" w:type="dxa"/>
                  <w:bottom w:w="0.0" w:type="dxa"/>
                  <w:right w:w="0.0" w:type="dxa"/>
                </w:tcMar>
              </w:tcPr>
              <w:sdt>
                <w:sdtPr>
                  <w:tag w:val="goog_rdk_573"/>
                </w:sdtPr>
                <w:sdtContent>
                  <w:p w:rsidR="00000000" w:rsidDel="00000000" w:rsidP="00000000" w:rsidRDefault="00000000" w:rsidRPr="00000000" w14:paraId="000009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48" w:date="2024-03-19T23:42:47Z"/>
                        <w:rFonts w:ascii="Arial" w:cs="Arial" w:eastAsia="Arial" w:hAnsi="Arial"/>
                        <w:b w:val="0"/>
                        <w:i w:val="0"/>
                        <w:smallCaps w:val="0"/>
                        <w:strike w:val="0"/>
                        <w:color w:val="000000"/>
                        <w:sz w:val="16"/>
                        <w:szCs w:val="16"/>
                        <w:u w:val="none"/>
                        <w:shd w:fill="auto" w:val="clear"/>
                        <w:vertAlign w:val="baseline"/>
                      </w:rPr>
                    </w:pPr>
                    <w:sdt>
                      <w:sdtPr>
                        <w:tag w:val="goog_rdk_572"/>
                      </w:sdtPr>
                      <w:sdtContent>
                        <w:ins w:author="Stig Syndergaard" w:id="48" w:date="2024-03-19T23:42:47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Fractional bending angle difference - first asphericity component</w:t>
                          </w:r>
                        </w:ins>
                      </w:sdtContent>
                    </w:sdt>
                  </w:p>
                </w:sdtContent>
              </w:sdt>
            </w:tc>
          </w:tr>
        </w:sdtContent>
      </w:sdt>
      <w:sdt>
        <w:sdtPr>
          <w:tag w:val="goog_rdk_574"/>
        </w:sdtPr>
        <w:sdtContent>
          <w:tr>
            <w:trPr>
              <w:cantSplit w:val="1"/>
              <w:tblHeader w:val="0"/>
              <w:ins w:author="Stig Syndergaard" w:id="48" w:date="2024-03-19T23:42:47Z"/>
            </w:trPr>
            <w:tc>
              <w:tcPr>
                <w:shd w:fill="e0e0e0" w:val="clear"/>
                <w:tcMar>
                  <w:top w:w="0.0" w:type="dxa"/>
                  <w:left w:w="0.0" w:type="dxa"/>
                  <w:bottom w:w="0.0" w:type="dxa"/>
                  <w:right w:w="0.0" w:type="dxa"/>
                </w:tcMar>
              </w:tcPr>
              <w:sdt>
                <w:sdtPr>
                  <w:tag w:val="goog_rdk_576"/>
                </w:sdtPr>
                <w:sdtContent>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48" w:date="2024-03-19T23:42:47Z"/>
                        <w:rFonts w:ascii="Arial" w:cs="Arial" w:eastAsia="Arial" w:hAnsi="Arial"/>
                        <w:b w:val="0"/>
                        <w:i w:val="0"/>
                        <w:smallCaps w:val="0"/>
                        <w:strike w:val="0"/>
                        <w:color w:val="000000"/>
                        <w:sz w:val="16"/>
                        <w:szCs w:val="16"/>
                        <w:u w:val="none"/>
                        <w:shd w:fill="auto" w:val="clear"/>
                        <w:vertAlign w:val="baseline"/>
                      </w:rPr>
                    </w:pPr>
                    <w:sdt>
                      <w:sdtPr>
                        <w:tag w:val="goog_rdk_575"/>
                      </w:sdtPr>
                      <w:sdtContent>
                        <w:ins w:author="Stig Syndergaard" w:id="48" w:date="2024-03-19T23:42:47Z">
                          <w:r w:rsidDel="00000000" w:rsidR="00000000" w:rsidRPr="00000000">
                            <w:rPr>
                              <w:rtl w:val="0"/>
                            </w:rPr>
                          </w:r>
                        </w:ins>
                      </w:sdtContent>
                    </w:sdt>
                  </w:p>
                </w:sdtContent>
              </w:sdt>
            </w:tc>
            <w:tc>
              <w:tcPr>
                <w:shd w:fill="e0e0e0" w:val="clear"/>
                <w:tcMar>
                  <w:top w:w="0.0" w:type="dxa"/>
                  <w:left w:w="0.0" w:type="dxa"/>
                  <w:bottom w:w="0.0" w:type="dxa"/>
                  <w:right w:w="0.0" w:type="dxa"/>
                </w:tcMar>
              </w:tcPr>
              <w:sdt>
                <w:sdtPr>
                  <w:tag w:val="goog_rdk_578"/>
                </w:sdtPr>
                <w:sdtContent>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48" w:date="2024-03-19T23:42:47Z"/>
                        <w:rFonts w:ascii="Arial" w:cs="Arial" w:eastAsia="Arial" w:hAnsi="Arial"/>
                        <w:b w:val="1"/>
                        <w:i w:val="0"/>
                        <w:smallCaps w:val="0"/>
                        <w:strike w:val="0"/>
                        <w:color w:val="000000"/>
                        <w:sz w:val="16"/>
                        <w:szCs w:val="16"/>
                        <w:u w:val="none"/>
                        <w:shd w:fill="auto" w:val="clear"/>
                        <w:vertAlign w:val="baseline"/>
                      </w:rPr>
                    </w:pPr>
                    <w:sdt>
                      <w:sdtPr>
                        <w:tag w:val="goog_rdk_577"/>
                      </w:sdtPr>
                      <w:sdtContent>
                        <w:ins w:author="Stig Syndergaard" w:id="48" w:date="2024-03-19T23:42:47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4</w:t>
                          </w:r>
                        </w:ins>
                      </w:sdtContent>
                    </w:sdt>
                  </w:p>
                </w:sdtContent>
              </w:sdt>
            </w:tc>
            <w:tc>
              <w:tcPr>
                <w:shd w:fill="e0e0e0" w:val="clear"/>
                <w:tcMar>
                  <w:top w:w="0.0" w:type="dxa"/>
                  <w:left w:w="0.0" w:type="dxa"/>
                  <w:bottom w:w="0.0" w:type="dxa"/>
                  <w:right w:w="0.0" w:type="dxa"/>
                </w:tcMar>
              </w:tcPr>
              <w:sdt>
                <w:sdtPr>
                  <w:tag w:val="goog_rdk_580"/>
                </w:sdtPr>
                <w:sdtContent>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48" w:date="2024-03-19T23:42:47Z"/>
                        <w:rFonts w:ascii="Arial" w:cs="Arial" w:eastAsia="Arial" w:hAnsi="Arial"/>
                        <w:b w:val="0"/>
                        <w:i w:val="0"/>
                        <w:smallCaps w:val="0"/>
                        <w:strike w:val="0"/>
                        <w:color w:val="000000"/>
                        <w:sz w:val="16"/>
                        <w:szCs w:val="16"/>
                        <w:u w:val="none"/>
                        <w:shd w:fill="auto" w:val="clear"/>
                        <w:vertAlign w:val="baseline"/>
                      </w:rPr>
                    </w:pPr>
                    <w:sdt>
                      <w:sdtPr>
                        <w:tag w:val="goog_rdk_579"/>
                      </w:sdtPr>
                      <w:sdtContent>
                        <w:ins w:author="Stig Syndergaard" w:id="48" w:date="2024-03-19T23:42:47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Fractional bending angle difference - second asphericity component</w:t>
                          </w:r>
                        </w:ins>
                      </w:sdtContent>
                    </w:sdt>
                  </w:p>
                </w:sdtContent>
              </w:sdt>
            </w:tc>
          </w:tr>
        </w:sdtContent>
      </w:sdt>
      <w:sdt>
        <w:sdtPr>
          <w:tag w:val="goog_rdk_581"/>
        </w:sdtPr>
        <w:sdtContent>
          <w:tr>
            <w:trPr>
              <w:cantSplit w:val="1"/>
              <w:tblHeader w:val="0"/>
              <w:ins w:author="Stig Syndergaard" w:id="48" w:date="2024-03-19T23:42:47Z"/>
            </w:trPr>
            <w:tc>
              <w:tcPr>
                <w:shd w:fill="f3f3f3" w:val="clear"/>
                <w:tcMar>
                  <w:top w:w="0.0" w:type="dxa"/>
                  <w:left w:w="0.0" w:type="dxa"/>
                  <w:bottom w:w="0.0" w:type="dxa"/>
                  <w:right w:w="0.0" w:type="dxa"/>
                </w:tcMar>
              </w:tcPr>
              <w:sdt>
                <w:sdtPr>
                  <w:tag w:val="goog_rdk_583"/>
                </w:sdtPr>
                <w:sdtContent>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48" w:date="2024-03-19T23:42:47Z"/>
                        <w:rFonts w:ascii="Arial" w:cs="Arial" w:eastAsia="Arial" w:hAnsi="Arial"/>
                        <w:b w:val="0"/>
                        <w:i w:val="0"/>
                        <w:smallCaps w:val="0"/>
                        <w:strike w:val="0"/>
                        <w:color w:val="000000"/>
                        <w:sz w:val="16"/>
                        <w:szCs w:val="16"/>
                        <w:u w:val="none"/>
                        <w:shd w:fill="auto" w:val="clear"/>
                        <w:vertAlign w:val="baseline"/>
                      </w:rPr>
                    </w:pPr>
                    <w:sdt>
                      <w:sdtPr>
                        <w:tag w:val="goog_rdk_582"/>
                      </w:sdtPr>
                      <w:sdtContent>
                        <w:ins w:author="Stig Syndergaard" w:id="48" w:date="2024-03-19T23:42:47Z">
                          <w:r w:rsidDel="00000000" w:rsidR="00000000" w:rsidRPr="00000000">
                            <w:rPr>
                              <w:rtl w:val="0"/>
                            </w:rPr>
                          </w:r>
                        </w:ins>
                      </w:sdtContent>
                    </w:sdt>
                  </w:p>
                </w:sdtContent>
              </w:sdt>
            </w:tc>
            <w:tc>
              <w:tcPr>
                <w:shd w:fill="f3f3f3" w:val="clear"/>
                <w:tcMar>
                  <w:top w:w="0.0" w:type="dxa"/>
                  <w:left w:w="0.0" w:type="dxa"/>
                  <w:bottom w:w="0.0" w:type="dxa"/>
                  <w:right w:w="0.0" w:type="dxa"/>
                </w:tcMar>
              </w:tcPr>
              <w:sdt>
                <w:sdtPr>
                  <w:tag w:val="goog_rdk_585"/>
                </w:sdtPr>
                <w:sdtContent>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48" w:date="2024-03-19T23:42:47Z"/>
                        <w:rFonts w:ascii="Arial" w:cs="Arial" w:eastAsia="Arial" w:hAnsi="Arial"/>
                        <w:b w:val="1"/>
                        <w:i w:val="0"/>
                        <w:smallCaps w:val="0"/>
                        <w:strike w:val="0"/>
                        <w:color w:val="000000"/>
                        <w:sz w:val="16"/>
                        <w:szCs w:val="16"/>
                        <w:u w:val="none"/>
                        <w:shd w:fill="auto" w:val="clear"/>
                        <w:vertAlign w:val="baseline"/>
                      </w:rPr>
                    </w:pPr>
                    <w:sdt>
                      <w:sdtPr>
                        <w:tag w:val="goog_rdk_584"/>
                      </w:sdtPr>
                      <w:sdtContent>
                        <w:ins w:author="Stig Syndergaard" w:id="48" w:date="2024-03-19T23:42:47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5</w:t>
                          </w:r>
                        </w:ins>
                      </w:sdtContent>
                    </w:sdt>
                  </w:p>
                </w:sdtContent>
              </w:sdt>
            </w:tc>
            <w:tc>
              <w:tcPr>
                <w:shd w:fill="f3f3f3" w:val="clear"/>
                <w:tcMar>
                  <w:top w:w="0.0" w:type="dxa"/>
                  <w:left w:w="0.0" w:type="dxa"/>
                  <w:bottom w:w="0.0" w:type="dxa"/>
                  <w:right w:w="0.0" w:type="dxa"/>
                </w:tcMar>
              </w:tcPr>
              <w:sdt>
                <w:sdtPr>
                  <w:tag w:val="goog_rdk_587"/>
                </w:sdtPr>
                <w:sdtContent>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48" w:date="2024-03-19T23:42:47Z"/>
                        <w:rFonts w:ascii="Arial" w:cs="Arial" w:eastAsia="Arial" w:hAnsi="Arial"/>
                        <w:b w:val="0"/>
                        <w:i w:val="0"/>
                        <w:smallCaps w:val="0"/>
                        <w:strike w:val="0"/>
                        <w:color w:val="000000"/>
                        <w:sz w:val="16"/>
                        <w:szCs w:val="16"/>
                        <w:u w:val="none"/>
                        <w:shd w:fill="auto" w:val="clear"/>
                        <w:vertAlign w:val="baseline"/>
                      </w:rPr>
                    </w:pPr>
                    <w:sdt>
                      <w:sdtPr>
                        <w:tag w:val="goog_rdk_586"/>
                      </w:sdtPr>
                      <w:sdtContent>
                        <w:ins w:author="Stig Syndergaard" w:id="48" w:date="2024-03-19T23:42:47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Fractional refractivity difference - first asphericity component</w:t>
                          </w:r>
                        </w:ins>
                      </w:sdtContent>
                    </w:sdt>
                  </w:p>
                </w:sdtContent>
              </w:sdt>
            </w:tc>
          </w:tr>
        </w:sdtContent>
      </w:sdt>
      <w:sdt>
        <w:sdtPr>
          <w:tag w:val="goog_rdk_588"/>
        </w:sdtPr>
        <w:sdtContent>
          <w:tr>
            <w:trPr>
              <w:cantSplit w:val="1"/>
              <w:tblHeader w:val="0"/>
              <w:ins w:author="Stig Syndergaard" w:id="48" w:date="2024-03-19T23:42:47Z"/>
            </w:trPr>
            <w:tc>
              <w:tcPr>
                <w:shd w:fill="e0e0e0" w:val="clear"/>
                <w:tcMar>
                  <w:top w:w="0.0" w:type="dxa"/>
                  <w:left w:w="0.0" w:type="dxa"/>
                  <w:bottom w:w="0.0" w:type="dxa"/>
                  <w:right w:w="0.0" w:type="dxa"/>
                </w:tcMar>
              </w:tcPr>
              <w:sdt>
                <w:sdtPr>
                  <w:tag w:val="goog_rdk_590"/>
                </w:sdtPr>
                <w:sdtContent>
                  <w:p w:rsidR="00000000" w:rsidDel="00000000" w:rsidP="00000000" w:rsidRDefault="00000000" w:rsidRPr="00000000" w14:paraId="000009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48" w:date="2024-03-19T23:42:47Z"/>
                        <w:rFonts w:ascii="Arial" w:cs="Arial" w:eastAsia="Arial" w:hAnsi="Arial"/>
                        <w:b w:val="0"/>
                        <w:i w:val="0"/>
                        <w:smallCaps w:val="0"/>
                        <w:strike w:val="0"/>
                        <w:color w:val="000000"/>
                        <w:sz w:val="16"/>
                        <w:szCs w:val="16"/>
                        <w:u w:val="none"/>
                        <w:shd w:fill="auto" w:val="clear"/>
                        <w:vertAlign w:val="baseline"/>
                      </w:rPr>
                    </w:pPr>
                    <w:sdt>
                      <w:sdtPr>
                        <w:tag w:val="goog_rdk_589"/>
                      </w:sdtPr>
                      <w:sdtContent>
                        <w:ins w:author="Stig Syndergaard" w:id="48" w:date="2024-03-19T23:42:47Z">
                          <w:r w:rsidDel="00000000" w:rsidR="00000000" w:rsidRPr="00000000">
                            <w:rPr>
                              <w:rtl w:val="0"/>
                            </w:rPr>
                          </w:r>
                        </w:ins>
                      </w:sdtContent>
                    </w:sdt>
                  </w:p>
                </w:sdtContent>
              </w:sdt>
            </w:tc>
            <w:tc>
              <w:tcPr>
                <w:shd w:fill="e0e0e0" w:val="clear"/>
                <w:tcMar>
                  <w:top w:w="0.0" w:type="dxa"/>
                  <w:left w:w="0.0" w:type="dxa"/>
                  <w:bottom w:w="0.0" w:type="dxa"/>
                  <w:right w:w="0.0" w:type="dxa"/>
                </w:tcMar>
              </w:tcPr>
              <w:sdt>
                <w:sdtPr>
                  <w:tag w:val="goog_rdk_592"/>
                </w:sdtPr>
                <w:sdtContent>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48" w:date="2024-03-19T23:42:47Z"/>
                        <w:rFonts w:ascii="Arial" w:cs="Arial" w:eastAsia="Arial" w:hAnsi="Arial"/>
                        <w:b w:val="1"/>
                        <w:i w:val="0"/>
                        <w:smallCaps w:val="0"/>
                        <w:strike w:val="0"/>
                        <w:color w:val="000000"/>
                        <w:sz w:val="16"/>
                        <w:szCs w:val="16"/>
                        <w:u w:val="none"/>
                        <w:shd w:fill="auto" w:val="clear"/>
                        <w:vertAlign w:val="baseline"/>
                      </w:rPr>
                    </w:pPr>
                    <w:sdt>
                      <w:sdtPr>
                        <w:tag w:val="goog_rdk_591"/>
                      </w:sdtPr>
                      <w:sdtContent>
                        <w:ins w:author="Stig Syndergaard" w:id="48" w:date="2024-03-19T23:42:47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6</w:t>
                          </w:r>
                        </w:ins>
                      </w:sdtContent>
                    </w:sdt>
                  </w:p>
                </w:sdtContent>
              </w:sdt>
            </w:tc>
            <w:tc>
              <w:tcPr>
                <w:shd w:fill="e0e0e0" w:val="clear"/>
                <w:tcMar>
                  <w:top w:w="0.0" w:type="dxa"/>
                  <w:left w:w="0.0" w:type="dxa"/>
                  <w:bottom w:w="0.0" w:type="dxa"/>
                  <w:right w:w="0.0" w:type="dxa"/>
                </w:tcMar>
              </w:tcPr>
              <w:sdt>
                <w:sdtPr>
                  <w:tag w:val="goog_rdk_594"/>
                </w:sdtPr>
                <w:sdtContent>
                  <w:p w:rsidR="00000000" w:rsidDel="00000000" w:rsidP="00000000" w:rsidRDefault="00000000" w:rsidRPr="00000000" w14:paraId="000009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48" w:date="2024-03-19T23:42:47Z"/>
                        <w:rFonts w:ascii="Arial" w:cs="Arial" w:eastAsia="Arial" w:hAnsi="Arial"/>
                        <w:b w:val="0"/>
                        <w:i w:val="0"/>
                        <w:smallCaps w:val="0"/>
                        <w:strike w:val="0"/>
                        <w:color w:val="000000"/>
                        <w:sz w:val="16"/>
                        <w:szCs w:val="16"/>
                        <w:u w:val="none"/>
                        <w:shd w:fill="auto" w:val="clear"/>
                        <w:vertAlign w:val="baseline"/>
                      </w:rPr>
                    </w:pPr>
                    <w:sdt>
                      <w:sdtPr>
                        <w:tag w:val="goog_rdk_593"/>
                      </w:sdtPr>
                      <w:sdtContent>
                        <w:ins w:author="Stig Syndergaard" w:id="48" w:date="2024-03-19T23:42:47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Fractional refractivity difference - second asphericity component</w:t>
                          </w:r>
                        </w:ins>
                      </w:sdtContent>
                    </w:sdt>
                  </w:p>
                </w:sdtContent>
              </w:sdt>
            </w:tc>
          </w:tr>
        </w:sdtContent>
      </w:sdt>
      <w:sdt>
        <w:sdtPr>
          <w:tag w:val="goog_rdk_595"/>
        </w:sdtPr>
        <w:sdtContent>
          <w:tr>
            <w:trPr>
              <w:cantSplit w:val="1"/>
              <w:tblHeader w:val="0"/>
              <w:ins w:author="Stig Syndergaard" w:id="48" w:date="2024-03-19T23:42:47Z"/>
            </w:trPr>
            <w:tc>
              <w:tcPr>
                <w:shd w:fill="f3f3f3" w:val="clear"/>
                <w:tcMar>
                  <w:top w:w="0.0" w:type="dxa"/>
                  <w:left w:w="0.0" w:type="dxa"/>
                  <w:bottom w:w="0.0" w:type="dxa"/>
                  <w:right w:w="0.0" w:type="dxa"/>
                </w:tcMar>
              </w:tcPr>
              <w:sdt>
                <w:sdtPr>
                  <w:tag w:val="goog_rdk_597"/>
                </w:sdtPr>
                <w:sdtContent>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48" w:date="2024-03-19T23:42:47Z"/>
                        <w:rFonts w:ascii="Arial" w:cs="Arial" w:eastAsia="Arial" w:hAnsi="Arial"/>
                        <w:b w:val="0"/>
                        <w:i w:val="0"/>
                        <w:smallCaps w:val="0"/>
                        <w:strike w:val="0"/>
                        <w:color w:val="000000"/>
                        <w:sz w:val="16"/>
                        <w:szCs w:val="16"/>
                        <w:u w:val="none"/>
                        <w:shd w:fill="auto" w:val="clear"/>
                        <w:vertAlign w:val="baseline"/>
                      </w:rPr>
                    </w:pPr>
                    <w:sdt>
                      <w:sdtPr>
                        <w:tag w:val="goog_rdk_596"/>
                      </w:sdtPr>
                      <w:sdtContent>
                        <w:ins w:author="Stig Syndergaard" w:id="48" w:date="2024-03-19T23:42:47Z">
                          <w:r w:rsidDel="00000000" w:rsidR="00000000" w:rsidRPr="00000000">
                            <w:rPr>
                              <w:rtl w:val="0"/>
                            </w:rPr>
                          </w:r>
                        </w:ins>
                      </w:sdtContent>
                    </w:sdt>
                  </w:p>
                </w:sdtContent>
              </w:sdt>
            </w:tc>
            <w:tc>
              <w:tcPr>
                <w:shd w:fill="f3f3f3" w:val="clear"/>
                <w:tcMar>
                  <w:top w:w="0.0" w:type="dxa"/>
                  <w:left w:w="0.0" w:type="dxa"/>
                  <w:bottom w:w="0.0" w:type="dxa"/>
                  <w:right w:w="0.0" w:type="dxa"/>
                </w:tcMar>
              </w:tcPr>
              <w:sdt>
                <w:sdtPr>
                  <w:tag w:val="goog_rdk_599"/>
                </w:sdtPr>
                <w:sdtContent>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48" w:date="2024-03-19T23:42:47Z"/>
                        <w:rFonts w:ascii="Arial" w:cs="Arial" w:eastAsia="Arial" w:hAnsi="Arial"/>
                        <w:b w:val="1"/>
                        <w:i w:val="0"/>
                        <w:smallCaps w:val="0"/>
                        <w:strike w:val="0"/>
                        <w:color w:val="000000"/>
                        <w:sz w:val="16"/>
                        <w:szCs w:val="16"/>
                        <w:u w:val="none"/>
                        <w:shd w:fill="auto" w:val="clear"/>
                        <w:vertAlign w:val="baseline"/>
                      </w:rPr>
                    </w:pPr>
                    <w:sdt>
                      <w:sdtPr>
                        <w:tag w:val="goog_rdk_598"/>
                      </w:sdtPr>
                      <w:sdtContent>
                        <w:ins w:author="Stig Syndergaard" w:id="48" w:date="2024-03-19T23:42:47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7</w:t>
                          </w:r>
                        </w:ins>
                      </w:sdtContent>
                    </w:sdt>
                  </w:p>
                </w:sdtContent>
              </w:sdt>
            </w:tc>
            <w:tc>
              <w:tcPr>
                <w:shd w:fill="f3f3f3" w:val="clear"/>
                <w:tcMar>
                  <w:top w:w="0.0" w:type="dxa"/>
                  <w:left w:w="0.0" w:type="dxa"/>
                  <w:bottom w:w="0.0" w:type="dxa"/>
                  <w:right w:w="0.0" w:type="dxa"/>
                </w:tcMar>
              </w:tcPr>
              <w:sdt>
                <w:sdtPr>
                  <w:tag w:val="goog_rdk_601"/>
                </w:sdtPr>
                <w:sdtContent>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48" w:date="2024-03-19T23:42:47Z"/>
                        <w:rFonts w:ascii="Arial" w:cs="Arial" w:eastAsia="Arial" w:hAnsi="Arial"/>
                        <w:b w:val="0"/>
                        <w:i w:val="0"/>
                        <w:smallCaps w:val="0"/>
                        <w:strike w:val="0"/>
                        <w:color w:val="000000"/>
                        <w:sz w:val="16"/>
                        <w:szCs w:val="16"/>
                        <w:u w:val="none"/>
                        <w:shd w:fill="auto" w:val="clear"/>
                        <w:vertAlign w:val="baseline"/>
                      </w:rPr>
                    </w:pPr>
                    <w:sdt>
                      <w:sdtPr>
                        <w:tag w:val="goog_rdk_600"/>
                      </w:sdtPr>
                      <w:sdtContent>
                        <w:ins w:author="Stig Syndergaard" w:id="48" w:date="2024-03-19T23:42:47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Estimated systematic error as a fraction of bending angle</w:t>
                          </w:r>
                        </w:ins>
                      </w:sdtContent>
                    </w:sdt>
                  </w:p>
                </w:sdtContent>
              </w:sdt>
            </w:tc>
          </w:tr>
        </w:sdtContent>
      </w:sdt>
      <w:sdt>
        <w:sdtPr>
          <w:tag w:val="goog_rdk_602"/>
        </w:sdtPr>
        <w:sdtContent>
          <w:tr>
            <w:trPr>
              <w:cantSplit w:val="1"/>
              <w:tblHeader w:val="0"/>
              <w:ins w:author="Stig Syndergaard" w:id="48" w:date="2024-03-19T23:42:47Z"/>
            </w:trPr>
            <w:tc>
              <w:tcPr>
                <w:shd w:fill="e0e0e0" w:val="clear"/>
                <w:tcMar>
                  <w:top w:w="0.0" w:type="dxa"/>
                  <w:left w:w="0.0" w:type="dxa"/>
                  <w:bottom w:w="0.0" w:type="dxa"/>
                  <w:right w:w="0.0" w:type="dxa"/>
                </w:tcMar>
              </w:tcPr>
              <w:sdt>
                <w:sdtPr>
                  <w:tag w:val="goog_rdk_604"/>
                </w:sdtPr>
                <w:sdtContent>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48" w:date="2024-03-19T23:42:47Z"/>
                        <w:rFonts w:ascii="Arial" w:cs="Arial" w:eastAsia="Arial" w:hAnsi="Arial"/>
                        <w:b w:val="0"/>
                        <w:i w:val="0"/>
                        <w:smallCaps w:val="0"/>
                        <w:strike w:val="0"/>
                        <w:color w:val="000000"/>
                        <w:sz w:val="16"/>
                        <w:szCs w:val="16"/>
                        <w:u w:val="none"/>
                        <w:shd w:fill="auto" w:val="clear"/>
                        <w:vertAlign w:val="baseline"/>
                      </w:rPr>
                    </w:pPr>
                    <w:sdt>
                      <w:sdtPr>
                        <w:tag w:val="goog_rdk_603"/>
                      </w:sdtPr>
                      <w:sdtContent>
                        <w:ins w:author="Stig Syndergaard" w:id="48" w:date="2024-03-19T23:42:47Z">
                          <w:r w:rsidDel="00000000" w:rsidR="00000000" w:rsidRPr="00000000">
                            <w:rPr>
                              <w:rtl w:val="0"/>
                            </w:rPr>
                          </w:r>
                        </w:ins>
                      </w:sdtContent>
                    </w:sdt>
                  </w:p>
                </w:sdtContent>
              </w:sdt>
            </w:tc>
            <w:tc>
              <w:tcPr>
                <w:shd w:fill="e0e0e0" w:val="clear"/>
                <w:tcMar>
                  <w:top w:w="0.0" w:type="dxa"/>
                  <w:left w:w="0.0" w:type="dxa"/>
                  <w:bottom w:w="0.0" w:type="dxa"/>
                  <w:right w:w="0.0" w:type="dxa"/>
                </w:tcMar>
              </w:tcPr>
              <w:sdt>
                <w:sdtPr>
                  <w:tag w:val="goog_rdk_606"/>
                </w:sdtPr>
                <w:sdtContent>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48" w:date="2024-03-19T23:42:47Z"/>
                        <w:rFonts w:ascii="Arial" w:cs="Arial" w:eastAsia="Arial" w:hAnsi="Arial"/>
                        <w:b w:val="1"/>
                        <w:i w:val="0"/>
                        <w:smallCaps w:val="0"/>
                        <w:strike w:val="0"/>
                        <w:color w:val="000000"/>
                        <w:sz w:val="16"/>
                        <w:szCs w:val="16"/>
                        <w:u w:val="none"/>
                        <w:shd w:fill="auto" w:val="clear"/>
                        <w:vertAlign w:val="baseline"/>
                      </w:rPr>
                    </w:pPr>
                    <w:sdt>
                      <w:sdtPr>
                        <w:tag w:val="goog_rdk_605"/>
                      </w:sdtPr>
                      <w:sdtContent>
                        <w:ins w:author="Stig Syndergaard" w:id="48" w:date="2024-03-19T23:42:47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8</w:t>
                          </w:r>
                        </w:ins>
                      </w:sdtContent>
                    </w:sdt>
                  </w:p>
                </w:sdtContent>
              </w:sdt>
            </w:tc>
            <w:tc>
              <w:tcPr>
                <w:shd w:fill="e0e0e0" w:val="clear"/>
                <w:tcMar>
                  <w:top w:w="0.0" w:type="dxa"/>
                  <w:left w:w="0.0" w:type="dxa"/>
                  <w:bottom w:w="0.0" w:type="dxa"/>
                  <w:right w:w="0.0" w:type="dxa"/>
                </w:tcMar>
              </w:tcPr>
              <w:sdt>
                <w:sdtPr>
                  <w:tag w:val="goog_rdk_608"/>
                </w:sdtPr>
                <w:sdtContent>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48" w:date="2024-03-19T23:42:47Z"/>
                        <w:rFonts w:ascii="Arial" w:cs="Arial" w:eastAsia="Arial" w:hAnsi="Arial"/>
                        <w:b w:val="0"/>
                        <w:i w:val="0"/>
                        <w:smallCaps w:val="0"/>
                        <w:strike w:val="0"/>
                        <w:color w:val="000000"/>
                        <w:sz w:val="16"/>
                        <w:szCs w:val="16"/>
                        <w:u w:val="none"/>
                        <w:shd w:fill="auto" w:val="clear"/>
                        <w:vertAlign w:val="baseline"/>
                      </w:rPr>
                    </w:pPr>
                    <w:sdt>
                      <w:sdtPr>
                        <w:tag w:val="goog_rdk_607"/>
                      </w:sdtPr>
                      <w:sdtContent>
                        <w:ins w:author="Stig Syndergaard" w:id="48" w:date="2024-03-19T23:42:47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Estimated systematic error as a fraction of refractivity</w:t>
                          </w:r>
                        </w:ins>
                      </w:sdtContent>
                    </w:sdt>
                  </w:p>
                </w:sdtContent>
              </w:sdt>
            </w:tc>
          </w:tr>
        </w:sdtContent>
      </w:sdt>
      <w:sdt>
        <w:sdtPr>
          <w:tag w:val="goog_rdk_609"/>
        </w:sdtPr>
        <w:sdtContent>
          <w:tr>
            <w:trPr>
              <w:cantSplit w:val="1"/>
              <w:tblHeader w:val="0"/>
              <w:ins w:author="Stig Syndergaard" w:id="48" w:date="2024-03-19T23:42:47Z"/>
            </w:trPr>
            <w:tc>
              <w:tcPr>
                <w:shd w:fill="e0e0e0" w:val="clear"/>
                <w:tcMar>
                  <w:top w:w="0.0" w:type="dxa"/>
                  <w:left w:w="0.0" w:type="dxa"/>
                  <w:bottom w:w="0.0" w:type="dxa"/>
                  <w:right w:w="0.0" w:type="dxa"/>
                </w:tcMar>
              </w:tcPr>
              <w:sdt>
                <w:sdtPr>
                  <w:tag w:val="goog_rdk_611"/>
                </w:sdtPr>
                <w:sdtContent>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48" w:date="2024-03-19T23:42:47Z"/>
                        <w:rFonts w:ascii="Arial" w:cs="Arial" w:eastAsia="Arial" w:hAnsi="Arial"/>
                        <w:b w:val="0"/>
                        <w:i w:val="0"/>
                        <w:smallCaps w:val="0"/>
                        <w:strike w:val="0"/>
                        <w:color w:val="000000"/>
                        <w:sz w:val="16"/>
                        <w:szCs w:val="16"/>
                        <w:u w:val="none"/>
                        <w:shd w:fill="auto" w:val="clear"/>
                        <w:vertAlign w:val="baseline"/>
                      </w:rPr>
                    </w:pPr>
                    <w:sdt>
                      <w:sdtPr>
                        <w:tag w:val="goog_rdk_610"/>
                      </w:sdtPr>
                      <w:sdtContent>
                        <w:ins w:author="Stig Syndergaard" w:id="48" w:date="2024-03-19T23:42:47Z">
                          <w:r w:rsidDel="00000000" w:rsidR="00000000" w:rsidRPr="00000000">
                            <w:rPr>
                              <w:rtl w:val="0"/>
                            </w:rPr>
                          </w:r>
                        </w:ins>
                      </w:sdtContent>
                    </w:sdt>
                  </w:p>
                </w:sdtContent>
              </w:sdt>
            </w:tc>
            <w:tc>
              <w:tcPr>
                <w:shd w:fill="e0e0e0" w:val="clear"/>
                <w:tcMar>
                  <w:top w:w="0.0" w:type="dxa"/>
                  <w:left w:w="0.0" w:type="dxa"/>
                  <w:bottom w:w="0.0" w:type="dxa"/>
                  <w:right w:w="0.0" w:type="dxa"/>
                </w:tcMar>
              </w:tcPr>
              <w:sdt>
                <w:sdtPr>
                  <w:tag w:val="goog_rdk_613"/>
                </w:sdtPr>
                <w:sdtContent>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48" w:date="2024-03-19T23:42:47Z"/>
                        <w:rFonts w:ascii="Arial" w:cs="Arial" w:eastAsia="Arial" w:hAnsi="Arial"/>
                        <w:b w:val="1"/>
                        <w:i w:val="0"/>
                        <w:smallCaps w:val="0"/>
                        <w:strike w:val="0"/>
                        <w:color w:val="000000"/>
                        <w:sz w:val="16"/>
                        <w:szCs w:val="16"/>
                        <w:u w:val="none"/>
                        <w:shd w:fill="auto" w:val="clear"/>
                        <w:vertAlign w:val="baseline"/>
                      </w:rPr>
                    </w:pPr>
                    <w:sdt>
                      <w:sdtPr>
                        <w:tag w:val="goog_rdk_612"/>
                      </w:sdtPr>
                      <w:sdtContent>
                        <w:ins w:author="Stig Syndergaard" w:id="48" w:date="2024-03-19T23:42:47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9</w:t>
                          </w:r>
                        </w:ins>
                      </w:sdtContent>
                    </w:sdt>
                  </w:p>
                </w:sdtContent>
              </w:sdt>
            </w:tc>
            <w:tc>
              <w:tcPr>
                <w:shd w:fill="e0e0e0" w:val="clear"/>
                <w:tcMar>
                  <w:top w:w="0.0" w:type="dxa"/>
                  <w:left w:w="0.0" w:type="dxa"/>
                  <w:bottom w:w="0.0" w:type="dxa"/>
                  <w:right w:w="0.0" w:type="dxa"/>
                </w:tcMar>
              </w:tcPr>
              <w:sdt>
                <w:sdtPr>
                  <w:tag w:val="goog_rdk_615"/>
                </w:sdtPr>
                <w:sdtContent>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tig Syndergaard" w:id="48" w:date="2024-03-19T23:42:47Z"/>
                        <w:rFonts w:ascii="Arial" w:cs="Arial" w:eastAsia="Arial" w:hAnsi="Arial"/>
                        <w:b w:val="0"/>
                        <w:i w:val="0"/>
                        <w:smallCaps w:val="0"/>
                        <w:strike w:val="0"/>
                        <w:color w:val="000000"/>
                        <w:sz w:val="16"/>
                        <w:szCs w:val="16"/>
                        <w:u w:val="none"/>
                        <w:shd w:fill="auto" w:val="clear"/>
                        <w:vertAlign w:val="baseline"/>
                      </w:rPr>
                    </w:pPr>
                    <w:sdt>
                      <w:sdtPr>
                        <w:tag w:val="goog_rdk_614"/>
                      </w:sdtPr>
                      <w:sdtContent>
                        <w:ins w:author="Stig Syndergaard" w:id="48" w:date="2024-03-19T23:42:47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Observation-to-background weighting ratio</w:t>
                          </w:r>
                        </w:ins>
                      </w:sdtContent>
                    </w:sdt>
                  </w:p>
                </w:sdtContent>
              </w:sdt>
            </w:tc>
          </w:tr>
        </w:sdtContent>
      </w:sdt>
    </w:tbl>
    <w:sdt>
      <w:sdtPr>
        <w:tag w:val="goog_rdk_618"/>
      </w:sdtPr>
      <w:sdtContent>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ns w:author="Stig Syndergaard" w:id="49" w:date="2024-03-19T23:42:47Z"/>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617"/>
            </w:sdtPr>
            <w:sdtContent>
              <w:ins w:author="Stig Syndergaard" w:id="49" w:date="2024-03-19T23:42:47Z">
                <w:r w:rsidDel="00000000" w:rsidR="00000000" w:rsidRPr="00000000">
                  <w:rPr>
                    <w:rtl w:val="0"/>
                  </w:rPr>
                </w:r>
              </w:ins>
            </w:sdtContent>
          </w:sdt>
        </w:p>
      </w:sdtContent>
    </w:sdt>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sdt>
        <w:sdtPr>
          <w:tag w:val="goog_rdk_620"/>
        </w:sdtPr>
        <w:sdtContent>
          <w:del w:author="Stig Syndergaard" w:id="49" w:date="2024-03-19T23:42:47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delText xml:space="preserve">Table 9. Diagnostic idenifiers</w:delText>
            </w:r>
          </w:del>
        </w:sdtContent>
      </w:sdt>
      <w:r w:rsidDel="00000000" w:rsidR="00000000" w:rsidRPr="00000000">
        <w:rPr>
          <w:rtl w:val="0"/>
        </w:rPr>
      </w:r>
    </w:p>
    <w:tbl>
      <w:tblPr>
        <w:tblStyle w:val="Table18"/>
        <w:tblW w:w="9072.0" w:type="dxa"/>
        <w:jc w:val="left"/>
        <w:tblLayout w:type="fixed"/>
        <w:tblLook w:val="0000"/>
      </w:tblPr>
      <w:tblGrid>
        <w:gridCol w:w="1701"/>
        <w:gridCol w:w="1134"/>
        <w:gridCol w:w="6237"/>
        <w:tblGridChange w:id="0">
          <w:tblGrid>
            <w:gridCol w:w="1701"/>
            <w:gridCol w:w="1134"/>
            <w:gridCol w:w="6237"/>
          </w:tblGrid>
        </w:tblGridChange>
      </w:tblGrid>
      <w:sdt>
        <w:sdtPr>
          <w:tag w:val="goog_rdk_622"/>
        </w:sdtPr>
        <w:sdtContent>
          <w:tr>
            <w:trPr>
              <w:cantSplit w:val="1"/>
              <w:tblHeader w:val="0"/>
              <w:del w:author="Stig Syndergaard" w:id="50" w:date="2024-03-19T23:42:47Z"/>
            </w:trPr>
            <w:tc>
              <w:tcPr>
                <w:shd w:fill="94bd5e" w:val="clear"/>
                <w:tcMar>
                  <w:top w:w="0.0" w:type="dxa"/>
                  <w:left w:w="0.0" w:type="dxa"/>
                  <w:bottom w:w="0.0" w:type="dxa"/>
                  <w:right w:w="0.0" w:type="dxa"/>
                </w:tcMar>
                <w:vAlign w:val="center"/>
              </w:tcPr>
              <w:sdt>
                <w:sdtPr>
                  <w:tag w:val="goog_rdk_624"/>
                </w:sdtPr>
                <w:sdtContent>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del w:author="Stig Syndergaard" w:id="50" w:date="2024-03-19T23:42:47Z"/>
                        <w:rFonts w:ascii="Arial" w:cs="Arial" w:eastAsia="Arial" w:hAnsi="Arial"/>
                        <w:b w:val="1"/>
                        <w:i w:val="0"/>
                        <w:smallCaps w:val="0"/>
                        <w:strike w:val="0"/>
                        <w:color w:val="000000"/>
                        <w:sz w:val="16"/>
                        <w:szCs w:val="16"/>
                        <w:u w:val="none"/>
                        <w:shd w:fill="auto" w:val="clear"/>
                        <w:vertAlign w:val="baseline"/>
                      </w:rPr>
                    </w:pPr>
                    <w:sdt>
                      <w:sdtPr>
                        <w:tag w:val="goog_rdk_623"/>
                      </w:sdtPr>
                      <w:sdtContent>
                        <w:del w:author="Stig Syndergaard" w:id="50" w:date="2024-03-19T23:42:47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delText xml:space="preserve">Descriptor</w:delText>
                          </w:r>
                        </w:del>
                      </w:sdtContent>
                    </w:sdt>
                  </w:p>
                </w:sdtContent>
              </w:sdt>
            </w:tc>
            <w:tc>
              <w:tcPr>
                <w:shd w:fill="94bd5e" w:val="clear"/>
                <w:tcMar>
                  <w:top w:w="0.0" w:type="dxa"/>
                  <w:left w:w="0.0" w:type="dxa"/>
                  <w:bottom w:w="0.0" w:type="dxa"/>
                  <w:right w:w="0.0" w:type="dxa"/>
                </w:tcMar>
              </w:tcPr>
              <w:sdt>
                <w:sdtPr>
                  <w:tag w:val="goog_rdk_626"/>
                </w:sdtPr>
                <w:sdtContent>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del w:author="Stig Syndergaard" w:id="50" w:date="2024-03-19T23:42:47Z"/>
                        <w:rFonts w:ascii="Arial" w:cs="Arial" w:eastAsia="Arial" w:hAnsi="Arial"/>
                        <w:b w:val="1"/>
                        <w:i w:val="0"/>
                        <w:smallCaps w:val="0"/>
                        <w:strike w:val="0"/>
                        <w:color w:val="000000"/>
                        <w:sz w:val="16"/>
                        <w:szCs w:val="16"/>
                        <w:u w:val="none"/>
                        <w:shd w:fill="auto" w:val="clear"/>
                        <w:vertAlign w:val="baseline"/>
                      </w:rPr>
                    </w:pPr>
                    <w:sdt>
                      <w:sdtPr>
                        <w:tag w:val="goog_rdk_625"/>
                      </w:sdtPr>
                      <w:sdtContent>
                        <w:del w:author="Stig Syndergaard" w:id="50" w:date="2024-03-19T23:42:47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delText xml:space="preserve">Value</w:delText>
                          </w:r>
                        </w:del>
                      </w:sdtContent>
                    </w:sdt>
                  </w:p>
                </w:sdtContent>
              </w:sdt>
            </w:tc>
            <w:tc>
              <w:tcPr>
                <w:shd w:fill="94bd5e" w:val="clear"/>
                <w:tcMar>
                  <w:top w:w="0.0" w:type="dxa"/>
                  <w:left w:w="0.0" w:type="dxa"/>
                  <w:bottom w:w="0.0" w:type="dxa"/>
                  <w:right w:w="0.0" w:type="dxa"/>
                </w:tcMar>
              </w:tcPr>
              <w:sdt>
                <w:sdtPr>
                  <w:tag w:val="goog_rdk_628"/>
                </w:sdtPr>
                <w:sdtContent>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del w:author="Stig Syndergaard" w:id="50" w:date="2024-03-19T23:42:47Z"/>
                        <w:rFonts w:ascii="Arial" w:cs="Arial" w:eastAsia="Arial" w:hAnsi="Arial"/>
                        <w:b w:val="1"/>
                        <w:i w:val="0"/>
                        <w:smallCaps w:val="0"/>
                        <w:strike w:val="0"/>
                        <w:color w:val="000000"/>
                        <w:sz w:val="16"/>
                        <w:szCs w:val="16"/>
                        <w:u w:val="none"/>
                        <w:shd w:fill="auto" w:val="clear"/>
                        <w:vertAlign w:val="baseline"/>
                      </w:rPr>
                    </w:pPr>
                    <w:sdt>
                      <w:sdtPr>
                        <w:tag w:val="goog_rdk_627"/>
                      </w:sdtPr>
                      <w:sdtContent>
                        <w:del w:author="Stig Syndergaard" w:id="50" w:date="2024-03-19T23:42:47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delText xml:space="preserve">Diagnostic meaning</w:delText>
                          </w:r>
                        </w:del>
                      </w:sdtContent>
                    </w:sdt>
                  </w:p>
                </w:sdtContent>
              </w:sdt>
            </w:tc>
          </w:tr>
        </w:sdtContent>
      </w:sdt>
      <w:sdt>
        <w:sdtPr>
          <w:tag w:val="goog_rdk_629"/>
        </w:sdtPr>
        <w:sdtContent>
          <w:tr>
            <w:trPr>
              <w:cantSplit w:val="1"/>
              <w:tblHeader w:val="0"/>
              <w:del w:author="Stig Syndergaard" w:id="50" w:date="2024-03-19T23:42:47Z"/>
            </w:trPr>
            <w:tc>
              <w:tcPr>
                <w:shd w:fill="f3f3f3" w:val="clear"/>
                <w:tcMar>
                  <w:top w:w="0.0" w:type="dxa"/>
                  <w:left w:w="0.0" w:type="dxa"/>
                  <w:bottom w:w="0.0" w:type="dxa"/>
                  <w:right w:w="0.0" w:type="dxa"/>
                </w:tcMar>
              </w:tcPr>
              <w:sdt>
                <w:sdtPr>
                  <w:tag w:val="goog_rdk_631"/>
                </w:sdtPr>
                <w:sdtContent>
                  <w:p w:rsidR="00000000" w:rsidDel="00000000" w:rsidP="00000000" w:rsidRDefault="00000000" w:rsidRPr="00000000" w14:paraId="000009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del w:author="Stig Syndergaard" w:id="50" w:date="2024-03-19T23:42:47Z"/>
                        <w:rFonts w:ascii="Arial" w:cs="Arial" w:eastAsia="Arial" w:hAnsi="Arial"/>
                        <w:b w:val="1"/>
                        <w:i w:val="0"/>
                        <w:smallCaps w:val="0"/>
                        <w:strike w:val="0"/>
                        <w:color w:val="0000ff"/>
                        <w:sz w:val="16"/>
                        <w:szCs w:val="16"/>
                        <w:u w:val="none"/>
                        <w:shd w:fill="auto" w:val="clear"/>
                        <w:vertAlign w:val="baseline"/>
                      </w:rPr>
                    </w:pPr>
                    <w:sdt>
                      <w:sdtPr>
                        <w:tag w:val="goog_rdk_630"/>
                      </w:sdtPr>
                      <w:sdtContent>
                        <w:del w:author="Stig Syndergaard" w:id="50" w:date="2024-03-19T23:42:47Z">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delText xml:space="preserve">New</w:delText>
                          </w:r>
                        </w:del>
                      </w:sdtContent>
                    </w:sdt>
                  </w:p>
                </w:sdtContent>
              </w:sdt>
            </w:tc>
            <w:tc>
              <w:tcPr>
                <w:shd w:fill="f3f3f3" w:val="clear"/>
                <w:tcMar>
                  <w:top w:w="0.0" w:type="dxa"/>
                  <w:left w:w="0.0" w:type="dxa"/>
                  <w:bottom w:w="0.0" w:type="dxa"/>
                  <w:right w:w="0.0" w:type="dxa"/>
                </w:tcMar>
              </w:tcPr>
              <w:sdt>
                <w:sdtPr>
                  <w:tag w:val="goog_rdk_633"/>
                </w:sdtPr>
                <w:sdtContent>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del w:author="Stig Syndergaard" w:id="50" w:date="2024-03-19T23:42:47Z"/>
                        <w:rFonts w:ascii="Arial" w:cs="Arial" w:eastAsia="Arial" w:hAnsi="Arial"/>
                        <w:b w:val="1"/>
                        <w:i w:val="0"/>
                        <w:smallCaps w:val="0"/>
                        <w:strike w:val="0"/>
                        <w:color w:val="000000"/>
                        <w:sz w:val="16"/>
                        <w:szCs w:val="16"/>
                        <w:u w:val="none"/>
                        <w:shd w:fill="auto" w:val="clear"/>
                        <w:vertAlign w:val="baseline"/>
                      </w:rPr>
                    </w:pPr>
                    <w:sdt>
                      <w:sdtPr>
                        <w:tag w:val="goog_rdk_632"/>
                      </w:sdtPr>
                      <w:sdtContent>
                        <w:del w:author="Stig Syndergaard" w:id="50" w:date="2024-03-19T23:42:47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delText xml:space="preserve">1</w:delText>
                          </w:r>
                        </w:del>
                      </w:sdtContent>
                    </w:sdt>
                  </w:p>
                </w:sdtContent>
              </w:sdt>
            </w:tc>
            <w:tc>
              <w:tcPr>
                <w:shd w:fill="f3f3f3" w:val="clear"/>
                <w:tcMar>
                  <w:top w:w="0.0" w:type="dxa"/>
                  <w:left w:w="0.0" w:type="dxa"/>
                  <w:bottom w:w="0.0" w:type="dxa"/>
                  <w:right w:w="0.0" w:type="dxa"/>
                </w:tcMar>
              </w:tcPr>
              <w:sdt>
                <w:sdtPr>
                  <w:tag w:val="goog_rdk_635"/>
                </w:sdtPr>
                <w:sdtContent>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50" w:date="2024-03-19T23:42:47Z"/>
                        <w:rFonts w:ascii="Arial" w:cs="Arial" w:eastAsia="Arial" w:hAnsi="Arial"/>
                        <w:b w:val="0"/>
                        <w:i w:val="0"/>
                        <w:smallCaps w:val="0"/>
                        <w:strike w:val="0"/>
                        <w:color w:val="000000"/>
                        <w:sz w:val="16"/>
                        <w:szCs w:val="16"/>
                        <w:u w:val="none"/>
                        <w:shd w:fill="auto" w:val="clear"/>
                        <w:vertAlign w:val="baseline"/>
                      </w:rPr>
                    </w:pPr>
                    <w:sdt>
                      <w:sdtPr>
                        <w:tag w:val="goog_rdk_634"/>
                      </w:sdtPr>
                      <w:sdtContent>
                        <w:del w:author="Stig Syndergaard" w:id="50" w:date="2024-03-19T23:42:47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delText xml:space="preserve">Local spectral width – how calculated?</w:delText>
                          </w:r>
                        </w:del>
                      </w:sdtContent>
                    </w:sdt>
                  </w:p>
                </w:sdtContent>
              </w:sdt>
            </w:tc>
          </w:tr>
        </w:sdtContent>
      </w:sdt>
      <w:sdt>
        <w:sdtPr>
          <w:tag w:val="goog_rdk_636"/>
        </w:sdtPr>
        <w:sdtContent>
          <w:tr>
            <w:trPr>
              <w:cantSplit w:val="1"/>
              <w:tblHeader w:val="0"/>
              <w:del w:author="Stig Syndergaard" w:id="50" w:date="2024-03-19T23:42:47Z"/>
            </w:trPr>
            <w:tc>
              <w:tcPr>
                <w:shd w:fill="e0e0e0" w:val="clear"/>
                <w:tcMar>
                  <w:top w:w="0.0" w:type="dxa"/>
                  <w:left w:w="0.0" w:type="dxa"/>
                  <w:bottom w:w="0.0" w:type="dxa"/>
                  <w:right w:w="0.0" w:type="dxa"/>
                </w:tcMar>
              </w:tcPr>
              <w:sdt>
                <w:sdtPr>
                  <w:tag w:val="goog_rdk_638"/>
                </w:sdtPr>
                <w:sdtContent>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del w:author="Stig Syndergaard" w:id="50" w:date="2024-03-19T23:42:47Z"/>
                        <w:rFonts w:ascii="Arial" w:cs="Arial" w:eastAsia="Arial" w:hAnsi="Arial"/>
                        <w:b w:val="0"/>
                        <w:i w:val="0"/>
                        <w:smallCaps w:val="0"/>
                        <w:strike w:val="0"/>
                        <w:color w:val="000000"/>
                        <w:sz w:val="16"/>
                        <w:szCs w:val="16"/>
                        <w:u w:val="none"/>
                        <w:shd w:fill="auto" w:val="clear"/>
                        <w:vertAlign w:val="baseline"/>
                      </w:rPr>
                    </w:pPr>
                    <w:sdt>
                      <w:sdtPr>
                        <w:tag w:val="goog_rdk_637"/>
                      </w:sdtPr>
                      <w:sdtContent>
                        <w:del w:author="Stig Syndergaard" w:id="50" w:date="2024-03-19T23:42:47Z">
                          <w:r w:rsidDel="00000000" w:rsidR="00000000" w:rsidRPr="00000000">
                            <w:rPr>
                              <w:rtl w:val="0"/>
                            </w:rPr>
                          </w:r>
                        </w:del>
                      </w:sdtContent>
                    </w:sdt>
                  </w:p>
                </w:sdtContent>
              </w:sdt>
            </w:tc>
            <w:tc>
              <w:tcPr>
                <w:shd w:fill="e0e0e0" w:val="clear"/>
                <w:tcMar>
                  <w:top w:w="0.0" w:type="dxa"/>
                  <w:left w:w="0.0" w:type="dxa"/>
                  <w:bottom w:w="0.0" w:type="dxa"/>
                  <w:right w:w="0.0" w:type="dxa"/>
                </w:tcMar>
              </w:tcPr>
              <w:sdt>
                <w:sdtPr>
                  <w:tag w:val="goog_rdk_640"/>
                </w:sdtPr>
                <w:sdtContent>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del w:author="Stig Syndergaard" w:id="50" w:date="2024-03-19T23:42:47Z"/>
                        <w:rFonts w:ascii="Arial" w:cs="Arial" w:eastAsia="Arial" w:hAnsi="Arial"/>
                        <w:b w:val="1"/>
                        <w:i w:val="0"/>
                        <w:smallCaps w:val="0"/>
                        <w:strike w:val="0"/>
                        <w:color w:val="000000"/>
                        <w:sz w:val="16"/>
                        <w:szCs w:val="16"/>
                        <w:u w:val="none"/>
                        <w:shd w:fill="auto" w:val="clear"/>
                        <w:vertAlign w:val="baseline"/>
                      </w:rPr>
                    </w:pPr>
                    <w:sdt>
                      <w:sdtPr>
                        <w:tag w:val="goog_rdk_639"/>
                      </w:sdtPr>
                      <w:sdtContent>
                        <w:del w:author="Stig Syndergaard" w:id="50" w:date="2024-03-19T23:42:47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delText xml:space="preserve">2</w:delText>
                          </w:r>
                        </w:del>
                      </w:sdtContent>
                    </w:sdt>
                  </w:p>
                </w:sdtContent>
              </w:sdt>
            </w:tc>
            <w:tc>
              <w:tcPr>
                <w:shd w:fill="e0e0e0" w:val="clear"/>
                <w:tcMar>
                  <w:top w:w="0.0" w:type="dxa"/>
                  <w:left w:w="0.0" w:type="dxa"/>
                  <w:bottom w:w="0.0" w:type="dxa"/>
                  <w:right w:w="0.0" w:type="dxa"/>
                </w:tcMar>
              </w:tcPr>
              <w:sdt>
                <w:sdtPr>
                  <w:tag w:val="goog_rdk_642"/>
                </w:sdtPr>
                <w:sdtContent>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50" w:date="2024-03-19T23:42:47Z"/>
                        <w:rFonts w:ascii="Arial" w:cs="Arial" w:eastAsia="Arial" w:hAnsi="Arial"/>
                        <w:b w:val="0"/>
                        <w:i w:val="0"/>
                        <w:smallCaps w:val="0"/>
                        <w:strike w:val="0"/>
                        <w:color w:val="000000"/>
                        <w:sz w:val="16"/>
                        <w:szCs w:val="16"/>
                        <w:u w:val="none"/>
                        <w:shd w:fill="auto" w:val="clear"/>
                        <w:vertAlign w:val="baseline"/>
                      </w:rPr>
                    </w:pPr>
                    <w:sdt>
                      <w:sdtPr>
                        <w:tag w:val="goog_rdk_641"/>
                      </w:sdtPr>
                      <w:sdtContent>
                        <w:del w:author="Stig Syndergaard" w:id="50" w:date="2024-03-19T23:42:47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delText xml:space="preserve">Rényi entropy, normalised to a percentage?</w:delText>
                          </w:r>
                        </w:del>
                      </w:sdtContent>
                    </w:sdt>
                  </w:p>
                </w:sdtContent>
              </w:sdt>
            </w:tc>
          </w:tr>
        </w:sdtContent>
      </w:sdt>
      <w:sdt>
        <w:sdtPr>
          <w:tag w:val="goog_rdk_643"/>
        </w:sdtPr>
        <w:sdtContent>
          <w:tr>
            <w:trPr>
              <w:cantSplit w:val="1"/>
              <w:tblHeader w:val="0"/>
              <w:del w:author="Stig Syndergaard" w:id="50" w:date="2024-03-19T23:42:47Z"/>
            </w:trPr>
            <w:tc>
              <w:tcPr>
                <w:shd w:fill="f3f3f3" w:val="clear"/>
                <w:tcMar>
                  <w:top w:w="0.0" w:type="dxa"/>
                  <w:left w:w="0.0" w:type="dxa"/>
                  <w:bottom w:w="0.0" w:type="dxa"/>
                  <w:right w:w="0.0" w:type="dxa"/>
                </w:tcMar>
              </w:tcPr>
              <w:sdt>
                <w:sdtPr>
                  <w:tag w:val="goog_rdk_645"/>
                </w:sdtPr>
                <w:sdtContent>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del w:author="Stig Syndergaard" w:id="50" w:date="2024-03-19T23:42:47Z"/>
                        <w:rFonts w:ascii="Arial" w:cs="Arial" w:eastAsia="Arial" w:hAnsi="Arial"/>
                        <w:b w:val="0"/>
                        <w:i w:val="0"/>
                        <w:smallCaps w:val="0"/>
                        <w:strike w:val="0"/>
                        <w:color w:val="000000"/>
                        <w:sz w:val="16"/>
                        <w:szCs w:val="16"/>
                        <w:u w:val="none"/>
                        <w:shd w:fill="auto" w:val="clear"/>
                        <w:vertAlign w:val="baseline"/>
                      </w:rPr>
                    </w:pPr>
                    <w:sdt>
                      <w:sdtPr>
                        <w:tag w:val="goog_rdk_644"/>
                      </w:sdtPr>
                      <w:sdtContent>
                        <w:del w:author="Stig Syndergaard" w:id="50" w:date="2024-03-19T23:42:47Z">
                          <w:r w:rsidDel="00000000" w:rsidR="00000000" w:rsidRPr="00000000">
                            <w:rPr>
                              <w:rtl w:val="0"/>
                            </w:rPr>
                          </w:r>
                        </w:del>
                      </w:sdtContent>
                    </w:sdt>
                  </w:p>
                </w:sdtContent>
              </w:sdt>
            </w:tc>
            <w:tc>
              <w:tcPr>
                <w:shd w:fill="f3f3f3" w:val="clear"/>
                <w:tcMar>
                  <w:top w:w="0.0" w:type="dxa"/>
                  <w:left w:w="0.0" w:type="dxa"/>
                  <w:bottom w:w="0.0" w:type="dxa"/>
                  <w:right w:w="0.0" w:type="dxa"/>
                </w:tcMar>
              </w:tcPr>
              <w:sdt>
                <w:sdtPr>
                  <w:tag w:val="goog_rdk_647"/>
                </w:sdtPr>
                <w:sdtContent>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del w:author="Stig Syndergaard" w:id="50" w:date="2024-03-19T23:42:47Z"/>
                        <w:rFonts w:ascii="Arial" w:cs="Arial" w:eastAsia="Arial" w:hAnsi="Arial"/>
                        <w:b w:val="1"/>
                        <w:i w:val="0"/>
                        <w:smallCaps w:val="0"/>
                        <w:strike w:val="0"/>
                        <w:color w:val="000000"/>
                        <w:sz w:val="16"/>
                        <w:szCs w:val="16"/>
                        <w:u w:val="none"/>
                        <w:shd w:fill="auto" w:val="clear"/>
                        <w:vertAlign w:val="baseline"/>
                      </w:rPr>
                    </w:pPr>
                    <w:sdt>
                      <w:sdtPr>
                        <w:tag w:val="goog_rdk_646"/>
                      </w:sdtPr>
                      <w:sdtContent>
                        <w:del w:author="Stig Syndergaard" w:id="50" w:date="2024-03-19T23:42:47Z">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delText xml:space="preserve">3</w:delText>
                          </w:r>
                        </w:del>
                      </w:sdtContent>
                    </w:sdt>
                  </w:p>
                </w:sdtContent>
              </w:sdt>
            </w:tc>
            <w:tc>
              <w:tcPr>
                <w:shd w:fill="f3f3f3" w:val="clear"/>
                <w:tcMar>
                  <w:top w:w="0.0" w:type="dxa"/>
                  <w:left w:w="0.0" w:type="dxa"/>
                  <w:bottom w:w="0.0" w:type="dxa"/>
                  <w:right w:w="0.0" w:type="dxa"/>
                </w:tcMar>
              </w:tcPr>
              <w:sdt>
                <w:sdtPr>
                  <w:tag w:val="goog_rdk_649"/>
                </w:sdtPr>
                <w:sdtContent>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Stig Syndergaard" w:id="50" w:date="2024-03-19T23:42:47Z"/>
                        <w:rFonts w:ascii="Arial" w:cs="Arial" w:eastAsia="Arial" w:hAnsi="Arial"/>
                        <w:b w:val="0"/>
                        <w:i w:val="0"/>
                        <w:smallCaps w:val="0"/>
                        <w:strike w:val="0"/>
                        <w:color w:val="000000"/>
                        <w:sz w:val="16"/>
                        <w:szCs w:val="16"/>
                        <w:u w:val="none"/>
                        <w:shd w:fill="auto" w:val="clear"/>
                        <w:vertAlign w:val="baseline"/>
                      </w:rPr>
                    </w:pPr>
                    <w:sdt>
                      <w:sdtPr>
                        <w:tag w:val="goog_rdk_648"/>
                      </w:sdtPr>
                      <w:sdtContent>
                        <w:del w:author="Stig Syndergaard" w:id="50" w:date="2024-03-19T23:42:47Z">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delText xml:space="preserve">Something else</w:delText>
                          </w:r>
                        </w:del>
                      </w:sdtContent>
                    </w:sdt>
                  </w:p>
                </w:sdtContent>
              </w:sdt>
            </w:tc>
          </w:tr>
        </w:sdtContent>
      </w:sdt>
    </w:tbl>
    <w:sdt>
      <w:sdtPr>
        <w:tag w:val="goog_rdk_652"/>
      </w:sdtPr>
      <w:sdtContent>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del w:author="Stig Syndergaard" w:id="51" w:date="2024-03-19T23:42:47Z"/>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651"/>
            </w:sdtPr>
            <w:sdtContent>
              <w:del w:author="Stig Syndergaard" w:id="51" w:date="2024-03-19T23:42:47Z">
                <w:r w:rsidDel="00000000" w:rsidR="00000000" w:rsidRPr="00000000">
                  <w:rPr>
                    <w:rtl w:val="0"/>
                  </w:rPr>
                </w:r>
              </w:del>
            </w:sdtContent>
          </w:sdt>
        </w:p>
      </w:sdtContent>
    </w:sdt>
    <w:p w:rsidR="00000000" w:rsidDel="00000000" w:rsidP="00000000" w:rsidRDefault="00000000" w:rsidRPr="00000000" w14:paraId="000009E5">
      <w:pPr>
        <w:pStyle w:val="Heading3"/>
        <w:numPr>
          <w:ilvl w:val="2"/>
          <w:numId w:val="15"/>
        </w:numPr>
        <w:ind w:left="0" w:firstLine="0"/>
        <w:rPr/>
      </w:pPr>
      <w:bookmarkStart w:colFirst="0" w:colLast="0" w:name="_heading=h.19c6y18" w:id="44"/>
      <w:bookmarkEnd w:id="44"/>
      <w:r w:rsidDel="00000000" w:rsidR="00000000" w:rsidRPr="00000000">
        <w:rPr>
          <w:rtl w:val="0"/>
        </w:rPr>
        <w:t xml:space="preserve">Quality Flags</w:t>
      </w:r>
    </w:p>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BUFR Quality Flags for RO (descriptor</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3366ff"/>
          <w:sz w:val="20"/>
          <w:szCs w:val="20"/>
          <w:u w:val="none"/>
          <w:shd w:fill="auto" w:val="clear"/>
          <w:vertAlign w:val="baseline"/>
          <w:rtl w:val="0"/>
        </w:rPr>
        <w:t xml:space="preserve">0 33 039</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see Table 9) are defined as generically as possible so as to be mission and processing algorithm independent. The general philosophy is that if a bit is clear (unset or zero) this is ‘normal’, and if set (unity) then ‘not normal’; note that the latter condition does not necessarily imply poor data. We retain some spare ‘reserved’ bits for future quality information. Note that BUFR defines the order of bit flags as 'left to right' (i.e. the order that bits are transmitted).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This convention is the opposite of that used for most computer definitions, where bit 1 (or bit 0) is 'rightmost' or least significant bit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bit 1 is a summary bit and should be set if one or more certain other bits are set, and clear if all of those other bits are clear.</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Ultimately, the exact reason for the setting of these flag bits is algorithm-dependent, and therefore need to be defined and published by the processing centre in association with the unique combination of Originating (processing) Centre and Software ID parameters. It is for the user to take action (or not) on these flags in the light of experience.</w:t>
      </w:r>
      <w:r w:rsidDel="00000000" w:rsidR="00000000" w:rsidRPr="00000000">
        <w:rPr>
          <w:rtl w:val="0"/>
        </w:rPr>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3tbugp1" w:id="45"/>
      <w:bookmarkEnd w:id="45"/>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Table 9. Quality Flags for RO Data (16-bit Flag Table)</w:t>
      </w:r>
      <w:r w:rsidDel="00000000" w:rsidR="00000000" w:rsidRPr="00000000">
        <w:rPr>
          <w:rtl w:val="0"/>
        </w:rPr>
      </w:r>
    </w:p>
    <w:tbl>
      <w:tblPr>
        <w:tblStyle w:val="Table19"/>
        <w:tblW w:w="9177.0" w:type="dxa"/>
        <w:jc w:val="center"/>
        <w:tblLayout w:type="fixed"/>
        <w:tblLook w:val="0000"/>
      </w:tblPr>
      <w:tblGrid>
        <w:gridCol w:w="986"/>
        <w:gridCol w:w="873"/>
        <w:gridCol w:w="3659"/>
        <w:gridCol w:w="3659"/>
        <w:tblGridChange w:id="0">
          <w:tblGrid>
            <w:gridCol w:w="986"/>
            <w:gridCol w:w="873"/>
            <w:gridCol w:w="3659"/>
            <w:gridCol w:w="3659"/>
          </w:tblGrid>
        </w:tblGridChange>
      </w:tblGrid>
      <w:tr>
        <w:trPr>
          <w:cantSplit w:val="1"/>
          <w:tblHeader w:val="0"/>
        </w:trPr>
        <w:tc>
          <w:tcPr>
            <w:shd w:fill="98e36f" w:val="clear"/>
            <w:tcMar>
              <w:top w:w="0.0" w:type="dxa"/>
              <w:left w:w="0.0" w:type="dxa"/>
              <w:bottom w:w="0.0" w:type="dxa"/>
              <w:right w:w="0.0" w:type="dxa"/>
            </w:tcMar>
            <w:vAlign w:val="center"/>
          </w:tcPr>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Descriptor</w:t>
            </w:r>
          </w:p>
        </w:tc>
        <w:tc>
          <w:tcPr>
            <w:shd w:fill="94bd5e" w:val="clear"/>
            <w:tcMar>
              <w:top w:w="0.0" w:type="dxa"/>
              <w:left w:w="0.0" w:type="dxa"/>
              <w:bottom w:w="0.0" w:type="dxa"/>
              <w:right w:w="0.0" w:type="dxa"/>
            </w:tcMar>
            <w:vAlign w:val="center"/>
          </w:tcPr>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Bit</w:t>
            </w:r>
          </w:p>
        </w:tc>
        <w:tc>
          <w:tcPr>
            <w:shd w:fill="94bd5e" w:val="clear"/>
            <w:tcMar>
              <w:top w:w="0.0" w:type="dxa"/>
              <w:left w:w="0.0" w:type="dxa"/>
              <w:bottom w:w="0.0" w:type="dxa"/>
              <w:right w:w="0.0" w:type="dxa"/>
            </w:tcMar>
          </w:tcPr>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Meaning when clear</w:t>
            </w:r>
          </w:p>
        </w:tc>
        <w:tc>
          <w:tcPr>
            <w:shd w:fill="94bd5e" w:val="clear"/>
            <w:tcMar>
              <w:top w:w="0.0" w:type="dxa"/>
              <w:left w:w="0.0" w:type="dxa"/>
              <w:bottom w:w="0.0" w:type="dxa"/>
              <w:right w:w="0.0" w:type="dxa"/>
            </w:tcMar>
          </w:tcPr>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Meaning when set</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ff"/>
                <w:sz w:val="16"/>
                <w:szCs w:val="16"/>
                <w:u w:val="none"/>
                <w:shd w:fill="auto" w:val="clear"/>
                <w:vertAlign w:val="baseline"/>
              </w:rPr>
            </w:pPr>
            <w:sdt>
              <w:sdtPr>
                <w:tag w:val="goog_rdk_653"/>
              </w:sdtPr>
              <w:sdtContent>
                <w:commentRangeStart w:id="22"/>
              </w:sdtContent>
            </w:sdt>
            <w:r w:rsidDel="00000000" w:rsidR="00000000" w:rsidRPr="00000000">
              <w:rPr>
                <w:rFonts w:ascii="Arial" w:cs="Arial" w:eastAsia="Arial" w:hAnsi="Arial"/>
                <w:b w:val="1"/>
                <w:i w:val="0"/>
                <w:smallCaps w:val="0"/>
                <w:strike w:val="0"/>
                <w:color w:val="0000ff"/>
                <w:sz w:val="16"/>
                <w:szCs w:val="16"/>
                <w:u w:val="none"/>
                <w:shd w:fill="auto" w:val="clear"/>
                <w:vertAlign w:val="baseline"/>
                <w:rtl w:val="0"/>
              </w:rPr>
              <w:t xml:space="preserve">0 33 039</w:t>
            </w:r>
            <w:commentRangeEnd w:id="22"/>
            <w:r w:rsidDel="00000000" w:rsidR="00000000" w:rsidRPr="00000000">
              <w:commentReference w:id="22"/>
            </w: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shd w:fill="f3f3f3" w:val="clear"/>
            <w:tcMar>
              <w:top w:w="0.0" w:type="dxa"/>
              <w:left w:w="0.0" w:type="dxa"/>
              <w:bottom w:w="0.0" w:type="dxa"/>
              <w:right w:w="0.0" w:type="dxa"/>
            </w:tcMar>
          </w:tcPr>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Nominal quality</w:t>
            </w:r>
          </w:p>
        </w:tc>
        <w:tc>
          <w:tcPr>
            <w:shd w:fill="f3f3f3" w:val="clear"/>
            <w:tcMar>
              <w:top w:w="0.0" w:type="dxa"/>
              <w:left w:w="0.0" w:type="dxa"/>
              <w:bottom w:w="0.0" w:type="dxa"/>
              <w:right w:w="0.0" w:type="dxa"/>
            </w:tcMar>
          </w:tcPr>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Non-nominal quality</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0000"/>
                <w:sz w:val="16"/>
                <w:szCs w:val="16"/>
                <w:u w:val="none"/>
                <w:shd w:fill="auto" w:val="clear"/>
                <w:vertAlign w:val="baseline"/>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w:t>
            </w:r>
          </w:p>
        </w:tc>
        <w:tc>
          <w:tcPr>
            <w:shd w:fill="e0e0e0" w:val="clear"/>
            <w:tcMar>
              <w:top w:w="0.0" w:type="dxa"/>
              <w:left w:w="0.0" w:type="dxa"/>
              <w:bottom w:w="0.0" w:type="dxa"/>
              <w:right w:w="0.0" w:type="dxa"/>
            </w:tcMar>
          </w:tcPr>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NRT product</w:t>
            </w:r>
          </w:p>
        </w:tc>
        <w:tc>
          <w:tcPr>
            <w:shd w:fill="e0e0e0" w:val="clear"/>
            <w:tcMar>
              <w:top w:w="0.0" w:type="dxa"/>
              <w:left w:w="0.0" w:type="dxa"/>
              <w:bottom w:w="0.0" w:type="dxa"/>
              <w:right w:w="0.0" w:type="dxa"/>
            </w:tcMar>
          </w:tcPr>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Offline product</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w:t>
            </w:r>
          </w:p>
        </w:tc>
        <w:tc>
          <w:tcPr>
            <w:shd w:fill="f3f3f3" w:val="clear"/>
            <w:tcMar>
              <w:top w:w="0.0" w:type="dxa"/>
              <w:left w:w="0.0" w:type="dxa"/>
              <w:bottom w:w="0.0" w:type="dxa"/>
              <w:right w:w="0.0" w:type="dxa"/>
            </w:tcMar>
          </w:tcPr>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Descending occultation</w:t>
            </w:r>
          </w:p>
        </w:tc>
        <w:tc>
          <w:tcPr>
            <w:shd w:fill="f3f3f3" w:val="clear"/>
            <w:tcMar>
              <w:top w:w="0.0" w:type="dxa"/>
              <w:left w:w="0.0" w:type="dxa"/>
              <w:bottom w:w="0.0" w:type="dxa"/>
              <w:right w:w="0.0" w:type="dxa"/>
            </w:tcMar>
          </w:tcPr>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Ascending occultation</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0000"/>
                <w:sz w:val="16"/>
                <w:szCs w:val="16"/>
                <w:u w:val="none"/>
                <w:shd w:fill="auto" w:val="clear"/>
                <w:vertAlign w:val="baseline"/>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w:t>
            </w:r>
          </w:p>
        </w:tc>
        <w:tc>
          <w:tcPr>
            <w:shd w:fill="e0e0e0" w:val="clear"/>
            <w:tcMar>
              <w:top w:w="0.0" w:type="dxa"/>
              <w:left w:w="0.0" w:type="dxa"/>
              <w:bottom w:w="0.0" w:type="dxa"/>
              <w:right w:w="0.0" w:type="dxa"/>
            </w:tcMar>
          </w:tcPr>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Excess Phase processing nominal</w:t>
            </w: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Excess Phase processing non-nominal</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5</w:t>
            </w:r>
          </w:p>
        </w:tc>
        <w:tc>
          <w:tcPr>
            <w:shd w:fill="f3f3f3" w:val="clear"/>
            <w:tcMar>
              <w:top w:w="0.0" w:type="dxa"/>
              <w:left w:w="0.0" w:type="dxa"/>
              <w:bottom w:w="0.0" w:type="dxa"/>
              <w:right w:w="0.0" w:type="dxa"/>
            </w:tcMar>
          </w:tcPr>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Bending Angle processing nominal</w:t>
            </w:r>
          </w:p>
        </w:tc>
        <w:tc>
          <w:tcPr>
            <w:shd w:fill="f3f3f3" w:val="clear"/>
            <w:tcMar>
              <w:top w:w="0.0" w:type="dxa"/>
              <w:left w:w="0.0" w:type="dxa"/>
              <w:bottom w:w="0.0" w:type="dxa"/>
              <w:right w:w="0.0" w:type="dxa"/>
            </w:tcMar>
          </w:tcPr>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Bending Angle processing non-nominal</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0000"/>
                <w:sz w:val="16"/>
                <w:szCs w:val="16"/>
                <w:u w:val="none"/>
                <w:shd w:fill="auto" w:val="clear"/>
                <w:vertAlign w:val="baseline"/>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6</w:t>
            </w:r>
          </w:p>
        </w:tc>
        <w:tc>
          <w:tcPr>
            <w:shd w:fill="e0e0e0" w:val="clear"/>
            <w:tcMar>
              <w:top w:w="0.0" w:type="dxa"/>
              <w:left w:w="0.0" w:type="dxa"/>
              <w:bottom w:w="0.0" w:type="dxa"/>
              <w:right w:w="0.0" w:type="dxa"/>
            </w:tcMar>
          </w:tcPr>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Refractivity processing nominal</w:t>
            </w:r>
          </w:p>
        </w:tc>
        <w:tc>
          <w:tcPr>
            <w:shd w:fill="e0e0e0" w:val="clear"/>
            <w:tcMar>
              <w:top w:w="0.0" w:type="dxa"/>
              <w:left w:w="0.0" w:type="dxa"/>
              <w:bottom w:w="0.0" w:type="dxa"/>
              <w:right w:w="0.0" w:type="dxa"/>
            </w:tcMar>
          </w:tcPr>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Refractivity processing non-nominal</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7</w:t>
            </w:r>
          </w:p>
        </w:tc>
        <w:tc>
          <w:tcPr>
            <w:shd w:fill="f3f3f3" w:val="clear"/>
            <w:tcMar>
              <w:top w:w="0.0" w:type="dxa"/>
              <w:left w:w="0.0" w:type="dxa"/>
              <w:bottom w:w="0.0" w:type="dxa"/>
              <w:right w:w="0.0" w:type="dxa"/>
            </w:tcMar>
          </w:tcPr>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Meteorological processing nominal</w:t>
            </w:r>
          </w:p>
        </w:tc>
        <w:tc>
          <w:tcPr>
            <w:shd w:fill="f3f3f3" w:val="clear"/>
            <w:tcMar>
              <w:top w:w="0.0" w:type="dxa"/>
              <w:left w:w="0.0" w:type="dxa"/>
              <w:bottom w:w="0.0" w:type="dxa"/>
              <w:right w:w="0.0" w:type="dxa"/>
            </w:tcMar>
          </w:tcPr>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Meteorological processing non-nominal</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0000"/>
                <w:sz w:val="16"/>
                <w:szCs w:val="16"/>
                <w:u w:val="none"/>
                <w:shd w:fill="auto" w:val="clear"/>
                <w:vertAlign w:val="baseline"/>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8</w:t>
            </w:r>
          </w:p>
        </w:tc>
        <w:tc>
          <w:tcPr>
            <w:shd w:fill="e0e0e0" w:val="clear"/>
            <w:tcMar>
              <w:top w:w="0.0" w:type="dxa"/>
              <w:left w:w="0.0" w:type="dxa"/>
              <w:bottom w:w="0.0" w:type="dxa"/>
              <w:right w:w="0.0" w:type="dxa"/>
            </w:tcMar>
          </w:tcPr>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Closed loop data only used</w:t>
            </w:r>
          </w:p>
        </w:tc>
        <w:tc>
          <w:tcPr>
            <w:shd w:fill="e0e0e0" w:val="clear"/>
            <w:tcMar>
              <w:top w:w="0.0" w:type="dxa"/>
              <w:left w:w="0.0" w:type="dxa"/>
              <w:bottom w:w="0.0" w:type="dxa"/>
              <w:right w:w="0.0" w:type="dxa"/>
            </w:tcMar>
          </w:tcPr>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Open loop data included</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9</w:t>
            </w:r>
          </w:p>
        </w:tc>
        <w:tc>
          <w:tcPr>
            <w:shd w:fill="f3f3f3" w:val="clear"/>
            <w:tcMar>
              <w:top w:w="0.0" w:type="dxa"/>
              <w:left w:w="0.0" w:type="dxa"/>
              <w:bottom w:w="0.0" w:type="dxa"/>
              <w:right w:w="0.0" w:type="dxa"/>
            </w:tcMar>
          </w:tcPr>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No surface reflections detected</w:t>
            </w:r>
          </w:p>
        </w:tc>
        <w:tc>
          <w:tcPr>
            <w:shd w:fill="f3f3f3" w:val="clear"/>
            <w:tcMar>
              <w:top w:w="0.0" w:type="dxa"/>
              <w:left w:w="0.0" w:type="dxa"/>
              <w:bottom w:w="0.0" w:type="dxa"/>
              <w:right w:w="0.0" w:type="dxa"/>
            </w:tcMar>
          </w:tcPr>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Surface reflections detected</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0000"/>
                <w:sz w:val="16"/>
                <w:szCs w:val="16"/>
                <w:u w:val="none"/>
                <w:shd w:fill="auto" w:val="clear"/>
                <w:vertAlign w:val="baseline"/>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w:t>
            </w:r>
          </w:p>
        </w:tc>
        <w:tc>
          <w:tcPr>
            <w:shd w:fill="e0e0e0" w:val="clear"/>
            <w:tcMar>
              <w:top w:w="0.0" w:type="dxa"/>
              <w:left w:w="0.0" w:type="dxa"/>
              <w:bottom w:w="0.0" w:type="dxa"/>
              <w:right w:w="0.0" w:type="dxa"/>
            </w:tcMar>
          </w:tcPr>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L2P GNSS signals used</w:t>
            </w:r>
          </w:p>
        </w:tc>
        <w:tc>
          <w:tcPr>
            <w:shd w:fill="e0e0e0" w:val="clear"/>
            <w:tcMar>
              <w:top w:w="0.0" w:type="dxa"/>
              <w:left w:w="0.0" w:type="dxa"/>
              <w:bottom w:w="0.0" w:type="dxa"/>
              <w:right w:w="0.0" w:type="dxa"/>
            </w:tcMar>
          </w:tcPr>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L2C GNSS signals used</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11–13</w:t>
            </w:r>
          </w:p>
        </w:tc>
        <w:tc>
          <w:tcPr>
            <w:shd w:fill="f3f3f3" w:val="clear"/>
            <w:tcMar>
              <w:top w:w="0.0" w:type="dxa"/>
              <w:left w:w="0.0" w:type="dxa"/>
              <w:bottom w:w="0.0" w:type="dxa"/>
              <w:right w:w="0.0" w:type="dxa"/>
            </w:tcMar>
          </w:tcPr>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Reserved</w:t>
            </w:r>
          </w:p>
        </w:tc>
        <w:tc>
          <w:tcPr>
            <w:shd w:fill="f3f3f3" w:val="clear"/>
            <w:tcMar>
              <w:top w:w="0.0" w:type="dxa"/>
              <w:left w:w="0.0" w:type="dxa"/>
              <w:bottom w:w="0.0" w:type="dxa"/>
              <w:right w:w="0.0" w:type="dxa"/>
            </w:tcMar>
          </w:tcPr>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Reserved</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0000"/>
                <w:sz w:val="16"/>
                <w:szCs w:val="16"/>
                <w:u w:val="none"/>
                <w:shd w:fill="auto" w:val="clear"/>
                <w:vertAlign w:val="baseline"/>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14</w:t>
            </w:r>
          </w:p>
        </w:tc>
        <w:tc>
          <w:tcPr>
            <w:shd w:fill="e0e0e0" w:val="clear"/>
            <w:tcMar>
              <w:top w:w="0.0" w:type="dxa"/>
              <w:left w:w="0.0" w:type="dxa"/>
              <w:bottom w:w="0.0" w:type="dxa"/>
              <w:right w:w="0.0" w:type="dxa"/>
            </w:tcMar>
          </w:tcPr>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Background profile nominal</w:t>
            </w:r>
          </w:p>
        </w:tc>
        <w:tc>
          <w:tcPr>
            <w:shd w:fill="e0e0e0" w:val="clear"/>
            <w:tcMar>
              <w:top w:w="0.0" w:type="dxa"/>
              <w:left w:w="0.0" w:type="dxa"/>
              <w:bottom w:w="0.0" w:type="dxa"/>
              <w:right w:w="0.0" w:type="dxa"/>
            </w:tcMar>
          </w:tcPr>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Background profile non-nominal</w:t>
            </w:r>
          </w:p>
        </w:tc>
      </w:tr>
      <w:tr>
        <w:trPr>
          <w:cantSplit w:val="1"/>
          <w:tblHeader w:val="0"/>
        </w:trPr>
        <w:tc>
          <w:tcPr>
            <w:shd w:fill="f3f3f3" w:val="clear"/>
            <w:tcMar>
              <w:top w:w="0.0" w:type="dxa"/>
              <w:left w:w="0.0" w:type="dxa"/>
              <w:bottom w:w="0.0" w:type="dxa"/>
              <w:right w:w="0.0" w:type="dxa"/>
            </w:tcMar>
          </w:tcPr>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15</w:t>
            </w:r>
          </w:p>
        </w:tc>
        <w:tc>
          <w:tcPr>
            <w:shd w:fill="f3f3f3" w:val="clear"/>
            <w:tcMar>
              <w:top w:w="0.0" w:type="dxa"/>
              <w:left w:w="0.0" w:type="dxa"/>
              <w:bottom w:w="0.0" w:type="dxa"/>
              <w:right w:w="0.0" w:type="dxa"/>
            </w:tcMar>
          </w:tcPr>
          <w:p w:rsidR="00000000" w:rsidDel="00000000" w:rsidP="00000000" w:rsidRDefault="00000000" w:rsidRPr="00000000" w14:paraId="00000A2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Retrieved profile</w:t>
            </w:r>
          </w:p>
        </w:tc>
        <w:tc>
          <w:tcPr>
            <w:shd w:fill="f3f3f3" w:val="clear"/>
            <w:tcMar>
              <w:top w:w="0.0" w:type="dxa"/>
              <w:left w:w="0.0" w:type="dxa"/>
              <w:bottom w:w="0.0" w:type="dxa"/>
              <w:right w:w="0.0" w:type="dxa"/>
            </w:tcMar>
          </w:tcPr>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Background profile</w:t>
            </w:r>
          </w:p>
        </w:tc>
      </w:tr>
      <w:tr>
        <w:trPr>
          <w:cantSplit w:val="1"/>
          <w:tblHeader w:val="0"/>
        </w:trPr>
        <w:tc>
          <w:tcPr>
            <w:shd w:fill="e0e0e0" w:val="clear"/>
            <w:tcMar>
              <w:top w:w="0.0" w:type="dxa"/>
              <w:left w:w="0.0" w:type="dxa"/>
              <w:bottom w:w="0.0" w:type="dxa"/>
              <w:right w:w="0.0" w:type="dxa"/>
            </w:tcMar>
          </w:tcPr>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0.0" w:type="dxa"/>
              <w:bottom w:w="0.0" w:type="dxa"/>
              <w:right w:w="0.0" w:type="dxa"/>
            </w:tcMar>
          </w:tcPr>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All 16</w:t>
            </w:r>
          </w:p>
        </w:tc>
        <w:tc>
          <w:tcPr>
            <w:shd w:fill="e0e0e0" w:val="clear"/>
            <w:tcMar>
              <w:top w:w="0.0" w:type="dxa"/>
              <w:left w:w="0.0" w:type="dxa"/>
              <w:bottom w:w="0.0" w:type="dxa"/>
              <w:right w:w="0.0" w:type="dxa"/>
            </w:tcMar>
          </w:tcPr>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As above</w:t>
            </w:r>
          </w:p>
        </w:tc>
        <w:tc>
          <w:tcPr>
            <w:shd w:fill="e0e0e0" w:val="clear"/>
            <w:tcMar>
              <w:top w:w="0.0" w:type="dxa"/>
              <w:left w:w="0.0" w:type="dxa"/>
              <w:bottom w:w="0.0" w:type="dxa"/>
              <w:right w:w="0.0" w:type="dxa"/>
            </w:tcMar>
          </w:tcPr>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Missing</w:t>
            </w:r>
          </w:p>
        </w:tc>
      </w:tr>
      <w:tr>
        <w:trPr>
          <w:cantSplit w:val="1"/>
          <w:tblHeader w:val="0"/>
        </w:trPr>
        <w:tc>
          <w:tcPr>
            <w:shd w:fill="ffffff" w:val="clear"/>
            <w:tcMar>
              <w:top w:w="0.0" w:type="dxa"/>
              <w:left w:w="0.0" w:type="dxa"/>
              <w:bottom w:w="0.0" w:type="dxa"/>
              <w:right w:w="0.0" w:type="dxa"/>
            </w:tcMar>
          </w:tcPr>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A2D">
      <w:pPr>
        <w:pStyle w:val="Heading3"/>
        <w:rPr>
          <w:rFonts w:ascii="Arial" w:cs="Arial" w:eastAsia="Arial" w:hAnsi="Arial"/>
        </w:rPr>
      </w:pPr>
      <w:r w:rsidDel="00000000" w:rsidR="00000000" w:rsidRPr="00000000">
        <w:rPr>
          <w:rtl w:val="0"/>
        </w:rPr>
      </w:r>
    </w:p>
    <w:p w:rsidR="00000000" w:rsidDel="00000000" w:rsidP="00000000" w:rsidRDefault="00000000" w:rsidRPr="00000000" w14:paraId="00000A2E">
      <w:pPr>
        <w:pStyle w:val="Heading3"/>
        <w:numPr>
          <w:ilvl w:val="2"/>
          <w:numId w:val="15"/>
        </w:numPr>
        <w:ind w:left="0" w:firstLine="0"/>
        <w:rPr/>
      </w:pPr>
      <w:bookmarkStart w:colFirst="0" w:colLast="0" w:name="_heading=h.28h4qwu" w:id="46"/>
      <w:bookmarkEnd w:id="46"/>
      <w:r w:rsidDel="00000000" w:rsidR="00000000" w:rsidRPr="00000000">
        <w:rPr>
          <w:rtl w:val="0"/>
        </w:rPr>
        <w:t xml:space="preserve">Quality parameter</w:t>
      </w:r>
    </w:p>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have included in the RO BUFR the parameter ‘Percentage Confidence’. The meaning of this parameter depends on the context and to a large degree on the specific processing algorithms used (and hence its derivation has to be defined by the data processing centre), but we may give some guidance as to the intent.</w:t>
      </w:r>
      <w:r w:rsidDel="00000000" w:rsidR="00000000" w:rsidRPr="00000000">
        <w:rPr>
          <w:rtl w:val="0"/>
        </w:rPr>
      </w:r>
    </w:p>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At a user-level, ‘Percentage Confidence’ (PC) can be used as a first indicator of whether a particular datum point is likely to be useful. In NWP, the concept of ‘probability of gross error’ is often used for quality control in variational assimilation systems. The objective is to reject observations with extreme errors, particularly if they do not lie within the normal (assumed) Gaussian error distribution.</w:t>
      </w:r>
      <w:r w:rsidDel="00000000" w:rsidR="00000000" w:rsidRPr="00000000">
        <w:rPr>
          <w:rtl w:val="0"/>
        </w:rPr>
      </w:r>
    </w:p>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the simplest case, PC could be derived from the estimated error(s) in the associated ‘observed’ parameter. Assuming an estimated observed error variance</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O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 an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 priori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variance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then</w:t>
      </w:r>
      <w:r w:rsidDel="00000000" w:rsidR="00000000" w:rsidRPr="00000000">
        <w:rPr>
          <w:rtl w:val="0"/>
        </w:rPr>
      </w:r>
    </w:p>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PC = 100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exp</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(-O/E)</w:t>
      </w:r>
      <w:r w:rsidDel="00000000" w:rsidR="00000000" w:rsidRPr="00000000">
        <w:rPr>
          <w:rtl w:val="0"/>
        </w:rPr>
      </w:r>
    </w:p>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would be a suitable value. Errors for several observables may be combined to form an overall scaled probability value.</w:t>
      </w:r>
      <w:r w:rsidDel="00000000" w:rsidR="00000000" w:rsidRPr="00000000">
        <w:rPr>
          <w:rtl w:val="0"/>
        </w:rPr>
      </w:r>
    </w:p>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Other PC values might be derived from other Q/C information – for instance the PC for bending angles might be nominally derived as above, but assigned a lower value (even zero) if loss-of-lock (freewheeling) condition is detected. In this case, the observables may have apparently sensible values but there is little or no confidence in them. The end-user can then make the decision on whether to use such data or not. If no useful PC value is available, it should be just set to 100. Conversely, if the data it applies to is known to be unusable, but not actually set to ‘missing’, then PC should be set to zero.</w:t>
      </w:r>
      <w:r w:rsidDel="00000000" w:rsidR="00000000" w:rsidRPr="00000000">
        <w:rPr>
          <w:rtl w:val="0"/>
        </w:rPr>
      </w:r>
    </w:p>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3A">
      <w:pPr>
        <w:pStyle w:val="Heading2"/>
        <w:numPr>
          <w:ilvl w:val="1"/>
          <w:numId w:val="15"/>
        </w:numPr>
        <w:ind w:left="0" w:firstLine="0"/>
        <w:rPr/>
      </w:pPr>
      <w:bookmarkStart w:colFirst="0" w:colLast="0" w:name="_heading=h.nmf14n" w:id="47"/>
      <w:bookmarkEnd w:id="47"/>
      <w:r w:rsidDel="00000000" w:rsidR="00000000" w:rsidRPr="00000000">
        <w:rPr>
          <w:rtl w:val="0"/>
        </w:rPr>
        <w:t xml:space="preserve">BUFR Section 5 (End of Message)</w:t>
      </w:r>
    </w:p>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section flags the end-of-message, with the delimiter shown in Table 10. If the message has been encoded correctly, the delimiter occupies the last 4 octets of the total message length indicated in Section 0. Further, the total message length should also be equal to the sum of the lengths of the individual sections (as given in Sections 1–4, plus 8 octets for Section 0 and 4 octets for Section 5).</w:t>
      </w:r>
      <w:r w:rsidDel="00000000" w:rsidR="00000000" w:rsidRPr="00000000">
        <w:rPr>
          <w:rtl w:val="0"/>
        </w:rPr>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37m2jsg" w:id="48"/>
      <w:bookmarkEnd w:id="48"/>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Table 10. BUFR Section 5 (End of Message)</w:t>
      </w:r>
      <w:r w:rsidDel="00000000" w:rsidR="00000000" w:rsidRPr="00000000">
        <w:rPr>
          <w:rtl w:val="0"/>
        </w:rPr>
      </w:r>
    </w:p>
    <w:tbl>
      <w:tblPr>
        <w:tblStyle w:val="Table20"/>
        <w:tblW w:w="9072.0" w:type="dxa"/>
        <w:jc w:val="left"/>
        <w:tblLayout w:type="fixed"/>
        <w:tblLook w:val="0000"/>
      </w:tblPr>
      <w:tblGrid>
        <w:gridCol w:w="1098"/>
        <w:gridCol w:w="5442"/>
        <w:gridCol w:w="2532"/>
        <w:tblGridChange w:id="0">
          <w:tblGrid>
            <w:gridCol w:w="1098"/>
            <w:gridCol w:w="5442"/>
            <w:gridCol w:w="2532"/>
          </w:tblGrid>
        </w:tblGridChange>
      </w:tblGrid>
      <w:tr>
        <w:trPr>
          <w:cantSplit w:val="0"/>
          <w:tblHeader w:val="0"/>
        </w:trPr>
        <w:tc>
          <w:tcPr>
            <w:shd w:fill="94bd5e" w:val="clear"/>
            <w:tcMar>
              <w:top w:w="0.0" w:type="dxa"/>
              <w:left w:w="108.0" w:type="dxa"/>
              <w:bottom w:w="0.0" w:type="dxa"/>
              <w:right w:w="108.0" w:type="dxa"/>
            </w:tcMar>
            <w:vAlign w:val="center"/>
          </w:tcPr>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Octet number</w:t>
            </w:r>
          </w:p>
        </w:tc>
        <w:tc>
          <w:tcPr>
            <w:shd w:fill="94bd5e" w:val="clear"/>
            <w:tcMar>
              <w:top w:w="0.0" w:type="dxa"/>
              <w:left w:w="108.0" w:type="dxa"/>
              <w:bottom w:w="0.0" w:type="dxa"/>
              <w:right w:w="108.0" w:type="dxa"/>
            </w:tcMar>
            <w:vAlign w:val="center"/>
          </w:tcPr>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Contents</w:t>
            </w:r>
          </w:p>
        </w:tc>
        <w:tc>
          <w:tcPr>
            <w:shd w:fill="94bd5e" w:val="clear"/>
            <w:tcMar>
              <w:top w:w="0.0" w:type="dxa"/>
              <w:left w:w="108.0" w:type="dxa"/>
              <w:bottom w:w="0.0" w:type="dxa"/>
              <w:right w:w="108.0" w:type="dxa"/>
            </w:tcMar>
            <w:vAlign w:val="center"/>
          </w:tcPr>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Value for RO</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1–4</w:t>
            </w:r>
          </w:p>
        </w:tc>
        <w:tc>
          <w:tcPr>
            <w:shd w:fill="f3f3f3" w:val="clear"/>
            <w:tcMar>
              <w:top w:w="0.0" w:type="dxa"/>
              <w:left w:w="108.0" w:type="dxa"/>
              <w:bottom w:w="0.0" w:type="dxa"/>
              <w:right w:w="108.0" w:type="dxa"/>
            </w:tcMar>
          </w:tcPr>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7777 (coded in CCITT International Alphabet No. 5)</w:t>
            </w:r>
          </w:p>
        </w:tc>
        <w:tc>
          <w:tcPr>
            <w:shd w:fill="f3f3f3" w:val="clear"/>
            <w:tcMar>
              <w:top w:w="0.0" w:type="dxa"/>
              <w:left w:w="108.0" w:type="dxa"/>
              <w:bottom w:w="0.0" w:type="dxa"/>
              <w:right w:w="108.0" w:type="dxa"/>
            </w:tcMar>
          </w:tcPr>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‘7777’</w:t>
            </w:r>
            <w:r w:rsidDel="00000000" w:rsidR="00000000" w:rsidRPr="00000000">
              <w:rPr>
                <w:rtl w:val="0"/>
              </w:rPr>
            </w:r>
          </w:p>
        </w:tc>
      </w:tr>
    </w:tbl>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48">
      <w:pPr>
        <w:pStyle w:val="Heading2"/>
        <w:numPr>
          <w:ilvl w:val="1"/>
          <w:numId w:val="15"/>
        </w:numPr>
        <w:ind w:left="0" w:firstLine="0"/>
        <w:rPr/>
      </w:pPr>
      <w:bookmarkStart w:colFirst="0" w:colLast="0" w:name="_heading=h.1mrcu09" w:id="49"/>
      <w:bookmarkEnd w:id="49"/>
      <w:r w:rsidDel="00000000" w:rsidR="00000000" w:rsidRPr="00000000">
        <w:rPr>
          <w:rtl w:val="0"/>
        </w:rPr>
        <w:t xml:space="preserve">Indicative BUFR Message Lengths</w:t>
      </w:r>
    </w:p>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noted previously, the length of BUFR-compressed observations cannot be pre-determined, but since RO data is encoded as a single profile per BUFR message, and therefore compression cannot be applied, it is possible to sum up the Table B bit-widths (see Table 5) for any given combination of L1+L2+Lc frequencies and number of samples in the profile per Stage. Some examples are given in Table 11.</w:t>
      </w:r>
      <w:r w:rsidDel="00000000" w:rsidR="00000000" w:rsidRPr="00000000">
        <w:rPr>
          <w:rtl w:val="0"/>
        </w:rPr>
      </w:r>
    </w:p>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46r0co2" w:id="50"/>
      <w:bookmarkEnd w:id="50"/>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Table 11. Indicative BUFR message lengths</w:t>
      </w:r>
      <w:r w:rsidDel="00000000" w:rsidR="00000000" w:rsidRPr="00000000">
        <w:rPr>
          <w:rtl w:val="0"/>
        </w:rPr>
      </w:r>
    </w:p>
    <w:tbl>
      <w:tblPr>
        <w:tblStyle w:val="Table21"/>
        <w:tblW w:w="9071.0" w:type="dxa"/>
        <w:jc w:val="left"/>
        <w:tblInd w:w="1.0" w:type="dxa"/>
        <w:tblLayout w:type="fixed"/>
        <w:tblLook w:val="0000"/>
      </w:tblPr>
      <w:tblGrid>
        <w:gridCol w:w="1633"/>
        <w:gridCol w:w="1803"/>
        <w:gridCol w:w="1802"/>
        <w:gridCol w:w="1419"/>
        <w:gridCol w:w="2414"/>
        <w:tblGridChange w:id="0">
          <w:tblGrid>
            <w:gridCol w:w="1633"/>
            <w:gridCol w:w="1803"/>
            <w:gridCol w:w="1802"/>
            <w:gridCol w:w="1419"/>
            <w:gridCol w:w="2414"/>
          </w:tblGrid>
        </w:tblGridChange>
      </w:tblGrid>
      <w:tr>
        <w:trPr>
          <w:cantSplit w:val="1"/>
          <w:tblHeader w:val="0"/>
        </w:trPr>
        <w:tc>
          <w:tcPr>
            <w:shd w:fill="94bd5e" w:val="clear"/>
            <w:tcMar>
              <w:top w:w="0.0" w:type="dxa"/>
              <w:left w:w="108.0" w:type="dxa"/>
              <w:bottom w:w="0.0" w:type="dxa"/>
              <w:right w:w="108.0" w:type="dxa"/>
            </w:tcMar>
            <w:vAlign w:val="center"/>
          </w:tcPr>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L1+L2?</w:t>
            </w:r>
          </w:p>
        </w:tc>
        <w:tc>
          <w:tcPr>
            <w:shd w:fill="94bd5e" w:val="clear"/>
            <w:tcMar>
              <w:top w:w="0.0" w:type="dxa"/>
              <w:left w:w="108.0" w:type="dxa"/>
              <w:bottom w:w="0.0" w:type="dxa"/>
              <w:right w:w="108.0" w:type="dxa"/>
            </w:tcMar>
            <w:vAlign w:val="center"/>
          </w:tcPr>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No. Step 1b</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samples</w:t>
            </w:r>
          </w:p>
        </w:tc>
        <w:tc>
          <w:tcPr>
            <w:shd w:fill="94bd5e" w:val="clear"/>
            <w:tcMar>
              <w:top w:w="0.0" w:type="dxa"/>
              <w:left w:w="108.0" w:type="dxa"/>
              <w:bottom w:w="0.0" w:type="dxa"/>
              <w:right w:w="108.0" w:type="dxa"/>
            </w:tcMar>
            <w:vAlign w:val="center"/>
          </w:tcPr>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No. Step 2a</w:t>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samples</w:t>
            </w:r>
          </w:p>
        </w:tc>
        <w:tc>
          <w:tcPr>
            <w:shd w:fill="94bd5e" w:val="clear"/>
            <w:tcMar>
              <w:top w:w="0.0" w:type="dxa"/>
              <w:left w:w="108.0" w:type="dxa"/>
              <w:bottom w:w="0.0" w:type="dxa"/>
              <w:right w:w="108.0" w:type="dxa"/>
            </w:tcMar>
            <w:vAlign w:val="center"/>
          </w:tcPr>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No. Step 2b samples</w:t>
            </w:r>
            <w:r w:rsidDel="00000000" w:rsidR="00000000" w:rsidRPr="00000000">
              <w:rPr>
                <w:rtl w:val="0"/>
              </w:rPr>
            </w:r>
          </w:p>
        </w:tc>
        <w:tc>
          <w:tcPr>
            <w:shd w:fill="94bd5e" w:val="clear"/>
            <w:tcMar>
              <w:top w:w="0.0" w:type="dxa"/>
              <w:left w:w="108.0" w:type="dxa"/>
              <w:bottom w:w="0.0" w:type="dxa"/>
              <w:right w:w="108.0" w:type="dxa"/>
            </w:tcMar>
            <w:vAlign w:val="center"/>
          </w:tcPr>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Message</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Length (Kbytes)</w:t>
            </w:r>
            <w:r w:rsidDel="00000000" w:rsidR="00000000" w:rsidRPr="00000000">
              <w:rPr>
                <w:rFonts w:ascii="Arial" w:cs="Arial" w:eastAsia="Arial" w:hAnsi="Arial"/>
                <w:b w:val="1"/>
                <w:i w:val="0"/>
                <w:smallCaps w:val="0"/>
                <w:strike w:val="0"/>
                <w:color w:val="000000"/>
                <w:sz w:val="16"/>
                <w:szCs w:val="16"/>
                <w:u w:val="none"/>
                <w:shd w:fill="auto" w:val="clear"/>
                <w:vertAlign w:val="superscript"/>
              </w:rPr>
              <w:footnoteReference w:customMarkFollows="0" w:id="10"/>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Y</w:t>
            </w:r>
          </w:p>
        </w:tc>
        <w:tc>
          <w:tcPr>
            <w:shd w:fill="f3f3f3" w:val="clear"/>
            <w:tcMar>
              <w:top w:w="0.0" w:type="dxa"/>
              <w:left w:w="108.0" w:type="dxa"/>
              <w:bottom w:w="0.0" w:type="dxa"/>
              <w:right w:w="108.0" w:type="dxa"/>
            </w:tcMar>
          </w:tcPr>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247</w:t>
            </w:r>
          </w:p>
        </w:tc>
        <w:tc>
          <w:tcPr>
            <w:shd w:fill="f3f3f3" w:val="clear"/>
            <w:tcMar>
              <w:top w:w="0.0" w:type="dxa"/>
              <w:left w:w="108.0" w:type="dxa"/>
              <w:bottom w:w="0.0" w:type="dxa"/>
              <w:right w:w="108.0" w:type="dxa"/>
            </w:tcMar>
          </w:tcPr>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247</w:t>
            </w:r>
          </w:p>
        </w:tc>
        <w:tc>
          <w:tcPr>
            <w:shd w:fill="f3f3f3" w:val="clear"/>
            <w:tcMar>
              <w:top w:w="0.0" w:type="dxa"/>
              <w:left w:w="108.0" w:type="dxa"/>
              <w:bottom w:w="0.0" w:type="dxa"/>
              <w:right w:w="108.0" w:type="dxa"/>
            </w:tcMar>
          </w:tcPr>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82</w:t>
            </w:r>
          </w:p>
        </w:tc>
        <w:tc>
          <w:tcPr>
            <w:shd w:fill="f3f3f3" w:val="clear"/>
            <w:tcMar>
              <w:top w:w="0.0" w:type="dxa"/>
              <w:left w:w="108.0" w:type="dxa"/>
              <w:bottom w:w="0.0" w:type="dxa"/>
              <w:right w:w="108.0" w:type="dxa"/>
            </w:tcMar>
          </w:tcPr>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13.6</w:t>
            </w:r>
            <w:r w:rsidDel="00000000" w:rsidR="00000000" w:rsidRPr="00000000">
              <w:rPr>
                <w:rFonts w:ascii="Arial" w:cs="Arial" w:eastAsia="Arial" w:hAnsi="Arial"/>
                <w:b w:val="0"/>
                <w:i w:val="0"/>
                <w:smallCaps w:val="0"/>
                <w:strike w:val="0"/>
                <w:color w:val="000000"/>
                <w:sz w:val="16"/>
                <w:szCs w:val="16"/>
                <w:u w:val="none"/>
                <w:shd w:fill="auto" w:val="clear"/>
                <w:vertAlign w:val="superscript"/>
              </w:rPr>
              <w:footnoteReference w:customMarkFollows="0" w:id="11"/>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w:t>
            </w:r>
          </w:p>
        </w:tc>
        <w:tc>
          <w:tcPr>
            <w:shd w:fill="e0e0e0" w:val="clear"/>
            <w:tcMar>
              <w:top w:w="0.0" w:type="dxa"/>
              <w:left w:w="108.0" w:type="dxa"/>
              <w:bottom w:w="0.0" w:type="dxa"/>
              <w:right w:w="108.0" w:type="dxa"/>
            </w:tcMar>
          </w:tcPr>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300</w:t>
            </w:r>
          </w:p>
        </w:tc>
        <w:tc>
          <w:tcPr>
            <w:shd w:fill="e0e0e0" w:val="clear"/>
            <w:tcMar>
              <w:top w:w="0.0" w:type="dxa"/>
              <w:left w:w="108.0" w:type="dxa"/>
              <w:bottom w:w="0.0" w:type="dxa"/>
              <w:right w:w="108.0" w:type="dxa"/>
            </w:tcMar>
          </w:tcPr>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300</w:t>
            </w:r>
          </w:p>
        </w:tc>
        <w:tc>
          <w:tcPr>
            <w:shd w:fill="e0e0e0" w:val="clear"/>
            <w:tcMar>
              <w:top w:w="0.0" w:type="dxa"/>
              <w:left w:w="108.0" w:type="dxa"/>
              <w:bottom w:w="0.0" w:type="dxa"/>
              <w:right w:w="108.0" w:type="dxa"/>
            </w:tcMar>
          </w:tcPr>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200</w:t>
            </w:r>
          </w:p>
        </w:tc>
        <w:tc>
          <w:tcPr>
            <w:shd w:fill="e0e0e0" w:val="clear"/>
            <w:tcMar>
              <w:top w:w="0.0" w:type="dxa"/>
              <w:left w:w="108.0" w:type="dxa"/>
              <w:bottom w:w="0.0" w:type="dxa"/>
              <w:right w:w="108.0" w:type="dxa"/>
            </w:tcMar>
          </w:tcPr>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11.4</w:t>
            </w:r>
            <w:r w:rsidDel="00000000" w:rsidR="00000000" w:rsidRPr="00000000">
              <w:rPr>
                <w:rFonts w:ascii="Arial" w:cs="Arial" w:eastAsia="Arial" w:hAnsi="Arial"/>
                <w:b w:val="0"/>
                <w:i w:val="0"/>
                <w:smallCaps w:val="0"/>
                <w:strike w:val="0"/>
                <w:color w:val="000000"/>
                <w:sz w:val="16"/>
                <w:szCs w:val="16"/>
                <w:u w:val="none"/>
                <w:shd w:fill="auto" w:val="clear"/>
                <w:vertAlign w:val="superscript"/>
              </w:rPr>
              <w:footnoteReference w:customMarkFollows="0" w:id="12"/>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w:t>
            </w:r>
          </w:p>
        </w:tc>
        <w:tc>
          <w:tcPr>
            <w:shd w:fill="f3f3f3" w:val="clear"/>
            <w:tcMar>
              <w:top w:w="0.0" w:type="dxa"/>
              <w:left w:w="108.0" w:type="dxa"/>
              <w:bottom w:w="0.0" w:type="dxa"/>
              <w:right w:w="108.0" w:type="dxa"/>
            </w:tcMar>
          </w:tcPr>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247</w:t>
            </w:r>
          </w:p>
        </w:tc>
        <w:tc>
          <w:tcPr>
            <w:shd w:fill="f3f3f3" w:val="clear"/>
            <w:tcMar>
              <w:top w:w="0.0" w:type="dxa"/>
              <w:left w:w="108.0" w:type="dxa"/>
              <w:bottom w:w="0.0" w:type="dxa"/>
              <w:right w:w="108.0" w:type="dxa"/>
            </w:tcMar>
          </w:tcPr>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247</w:t>
            </w:r>
          </w:p>
        </w:tc>
        <w:tc>
          <w:tcPr>
            <w:shd w:fill="f3f3f3" w:val="clear"/>
            <w:tcMar>
              <w:top w:w="0.0" w:type="dxa"/>
              <w:left w:w="108.0" w:type="dxa"/>
              <w:bottom w:w="0.0" w:type="dxa"/>
              <w:right w:w="108.0" w:type="dxa"/>
            </w:tcMar>
          </w:tcPr>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247</w:t>
            </w:r>
          </w:p>
        </w:tc>
        <w:tc>
          <w:tcPr>
            <w:shd w:fill="f3f3f3" w:val="clear"/>
            <w:tcMar>
              <w:top w:w="0.0" w:type="dxa"/>
              <w:left w:w="108.0" w:type="dxa"/>
              <w:bottom w:w="0.0" w:type="dxa"/>
              <w:right w:w="108.0" w:type="dxa"/>
            </w:tcMar>
          </w:tcPr>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10.4</w:t>
            </w:r>
            <w:r w:rsidDel="00000000" w:rsidR="00000000" w:rsidRPr="00000000">
              <w:rPr>
                <w:rFonts w:ascii="Arial" w:cs="Arial" w:eastAsia="Arial" w:hAnsi="Arial"/>
                <w:b w:val="0"/>
                <w:i w:val="0"/>
                <w:smallCaps w:val="0"/>
                <w:strike w:val="0"/>
                <w:color w:val="000000"/>
                <w:sz w:val="16"/>
                <w:szCs w:val="16"/>
                <w:u w:val="none"/>
                <w:shd w:fill="auto" w:val="clear"/>
                <w:vertAlign w:val="superscript"/>
              </w:rPr>
              <w:footnoteReference w:customMarkFollows="0" w:id="13"/>
            </w: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Y</w:t>
            </w:r>
          </w:p>
        </w:tc>
        <w:tc>
          <w:tcPr>
            <w:shd w:fill="e0e0e0" w:val="clear"/>
            <w:tcMar>
              <w:top w:w="0.0" w:type="dxa"/>
              <w:left w:w="108.0" w:type="dxa"/>
              <w:bottom w:w="0.0" w:type="dxa"/>
              <w:right w:w="108.0" w:type="dxa"/>
            </w:tcMar>
          </w:tcPr>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300</w:t>
            </w:r>
          </w:p>
        </w:tc>
        <w:tc>
          <w:tcPr>
            <w:shd w:fill="e0e0e0" w:val="clear"/>
            <w:tcMar>
              <w:top w:w="0.0" w:type="dxa"/>
              <w:left w:w="108.0" w:type="dxa"/>
              <w:bottom w:w="0.0" w:type="dxa"/>
              <w:right w:w="108.0" w:type="dxa"/>
            </w:tcMar>
          </w:tcPr>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300</w:t>
            </w:r>
          </w:p>
        </w:tc>
        <w:tc>
          <w:tcPr>
            <w:shd w:fill="e0e0e0" w:val="clear"/>
            <w:tcMar>
              <w:top w:w="0.0" w:type="dxa"/>
              <w:left w:w="108.0" w:type="dxa"/>
              <w:bottom w:w="0.0" w:type="dxa"/>
              <w:right w:w="108.0" w:type="dxa"/>
            </w:tcMar>
          </w:tcPr>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300</w:t>
            </w:r>
          </w:p>
        </w:tc>
        <w:tc>
          <w:tcPr>
            <w:shd w:fill="e0e0e0" w:val="clear"/>
            <w:tcMar>
              <w:top w:w="0.0" w:type="dxa"/>
              <w:left w:w="108.0" w:type="dxa"/>
              <w:bottom w:w="0.0" w:type="dxa"/>
              <w:right w:w="108.0" w:type="dxa"/>
            </w:tcMar>
          </w:tcPr>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19.4</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Y</w:t>
            </w:r>
          </w:p>
        </w:tc>
        <w:tc>
          <w:tcPr>
            <w:shd w:fill="f3f3f3" w:val="clear"/>
            <w:tcMar>
              <w:top w:w="0.0" w:type="dxa"/>
              <w:left w:w="108.0" w:type="dxa"/>
              <w:bottom w:w="0.0" w:type="dxa"/>
              <w:right w:w="108.0" w:type="dxa"/>
            </w:tcMar>
          </w:tcPr>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300</w:t>
            </w:r>
          </w:p>
        </w:tc>
        <w:tc>
          <w:tcPr>
            <w:shd w:fill="f3f3f3" w:val="clear"/>
            <w:tcMar>
              <w:top w:w="0.0" w:type="dxa"/>
              <w:left w:w="108.0" w:type="dxa"/>
              <w:bottom w:w="0.0" w:type="dxa"/>
              <w:right w:w="108.0" w:type="dxa"/>
            </w:tcMar>
          </w:tcPr>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200</w:t>
            </w:r>
          </w:p>
        </w:tc>
        <w:tc>
          <w:tcPr>
            <w:shd w:fill="f3f3f3" w:val="clear"/>
            <w:tcMar>
              <w:top w:w="0.0" w:type="dxa"/>
              <w:left w:w="108.0" w:type="dxa"/>
              <w:bottom w:w="0.0" w:type="dxa"/>
              <w:right w:w="108.0" w:type="dxa"/>
            </w:tcMar>
          </w:tcPr>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100</w:t>
            </w:r>
          </w:p>
        </w:tc>
        <w:tc>
          <w:tcPr>
            <w:shd w:fill="f3f3f3" w:val="clear"/>
            <w:tcMar>
              <w:top w:w="0.0" w:type="dxa"/>
              <w:left w:w="108.0" w:type="dxa"/>
              <w:bottom w:w="0.0" w:type="dxa"/>
              <w:right w:w="108.0" w:type="dxa"/>
            </w:tcMar>
          </w:tcPr>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16.1</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Y</w:t>
            </w:r>
          </w:p>
        </w:tc>
        <w:tc>
          <w:tcPr>
            <w:shd w:fill="e0e0e0" w:val="clear"/>
            <w:tcMar>
              <w:top w:w="0.0" w:type="dxa"/>
              <w:left w:w="108.0" w:type="dxa"/>
              <w:bottom w:w="0.0" w:type="dxa"/>
              <w:right w:w="108.0" w:type="dxa"/>
            </w:tcMar>
          </w:tcPr>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200</w:t>
            </w:r>
          </w:p>
        </w:tc>
        <w:tc>
          <w:tcPr>
            <w:shd w:fill="e0e0e0" w:val="clear"/>
            <w:tcMar>
              <w:top w:w="0.0" w:type="dxa"/>
              <w:left w:w="108.0" w:type="dxa"/>
              <w:bottom w:w="0.0" w:type="dxa"/>
              <w:right w:w="108.0" w:type="dxa"/>
            </w:tcMar>
          </w:tcPr>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200</w:t>
            </w:r>
          </w:p>
        </w:tc>
        <w:tc>
          <w:tcPr>
            <w:shd w:fill="e0e0e0" w:val="clear"/>
            <w:tcMar>
              <w:top w:w="0.0" w:type="dxa"/>
              <w:left w:w="108.0" w:type="dxa"/>
              <w:bottom w:w="0.0" w:type="dxa"/>
              <w:right w:w="108.0" w:type="dxa"/>
            </w:tcMar>
          </w:tcPr>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200</w:t>
            </w:r>
          </w:p>
        </w:tc>
        <w:tc>
          <w:tcPr>
            <w:shd w:fill="e0e0e0" w:val="clear"/>
            <w:tcMar>
              <w:top w:w="0.0" w:type="dxa"/>
              <w:left w:w="108.0" w:type="dxa"/>
              <w:bottom w:w="0.0" w:type="dxa"/>
              <w:right w:w="108.0" w:type="dxa"/>
            </w:tcMar>
          </w:tcPr>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13.0</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Y</w:t>
            </w:r>
          </w:p>
        </w:tc>
        <w:tc>
          <w:tcPr>
            <w:shd w:fill="f3f3f3" w:val="clear"/>
            <w:tcMar>
              <w:top w:w="0.0" w:type="dxa"/>
              <w:left w:w="108.0" w:type="dxa"/>
              <w:bottom w:w="0.0" w:type="dxa"/>
              <w:right w:w="108.0" w:type="dxa"/>
            </w:tcMar>
          </w:tcPr>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200</w:t>
            </w:r>
          </w:p>
        </w:tc>
        <w:tc>
          <w:tcPr>
            <w:shd w:fill="f3f3f3" w:val="clear"/>
            <w:tcMar>
              <w:top w:w="0.0" w:type="dxa"/>
              <w:left w:w="108.0" w:type="dxa"/>
              <w:bottom w:w="0.0" w:type="dxa"/>
              <w:right w:w="108.0" w:type="dxa"/>
            </w:tcMar>
          </w:tcPr>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150</w:t>
            </w:r>
          </w:p>
        </w:tc>
        <w:tc>
          <w:tcPr>
            <w:shd w:fill="f3f3f3" w:val="clear"/>
            <w:tcMar>
              <w:top w:w="0.0" w:type="dxa"/>
              <w:left w:w="108.0" w:type="dxa"/>
              <w:bottom w:w="0.0" w:type="dxa"/>
              <w:right w:w="108.0" w:type="dxa"/>
            </w:tcMar>
          </w:tcPr>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100</w:t>
            </w:r>
          </w:p>
        </w:tc>
        <w:tc>
          <w:tcPr>
            <w:shd w:fill="f3f3f3" w:val="clear"/>
            <w:tcMar>
              <w:top w:w="0.0" w:type="dxa"/>
              <w:left w:w="108.0" w:type="dxa"/>
              <w:bottom w:w="0.0" w:type="dxa"/>
              <w:right w:w="108.0" w:type="dxa"/>
            </w:tcMar>
          </w:tcPr>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11.3</w:t>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Y</w:t>
            </w:r>
          </w:p>
        </w:tc>
        <w:tc>
          <w:tcPr>
            <w:shd w:fill="e0e0e0" w:val="clear"/>
            <w:tcMar>
              <w:top w:w="0.0" w:type="dxa"/>
              <w:left w:w="108.0" w:type="dxa"/>
              <w:bottom w:w="0.0" w:type="dxa"/>
              <w:right w:w="108.0" w:type="dxa"/>
            </w:tcMar>
          </w:tcPr>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300</w:t>
            </w:r>
          </w:p>
        </w:tc>
        <w:tc>
          <w:tcPr>
            <w:shd w:fill="e0e0e0" w:val="clear"/>
            <w:tcMar>
              <w:top w:w="0.0" w:type="dxa"/>
              <w:left w:w="108.0" w:type="dxa"/>
              <w:bottom w:w="0.0" w:type="dxa"/>
              <w:right w:w="108.0" w:type="dxa"/>
            </w:tcMar>
          </w:tcPr>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e0e0e0" w:val="clear"/>
            <w:tcMar>
              <w:top w:w="0.0" w:type="dxa"/>
              <w:left w:w="108.0" w:type="dxa"/>
              <w:bottom w:w="0.0" w:type="dxa"/>
              <w:right w:w="108.0" w:type="dxa"/>
            </w:tcMar>
          </w:tcPr>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13.0</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w:t>
            </w:r>
          </w:p>
        </w:tc>
        <w:tc>
          <w:tcPr>
            <w:shd w:fill="f3f3f3" w:val="clear"/>
            <w:tcMar>
              <w:top w:w="0.0" w:type="dxa"/>
              <w:left w:w="108.0" w:type="dxa"/>
              <w:bottom w:w="0.0" w:type="dxa"/>
              <w:right w:w="108.0" w:type="dxa"/>
            </w:tcMar>
          </w:tcPr>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shd w:fill="f3f3f3" w:val="clear"/>
            <w:tcMar>
              <w:top w:w="0.0" w:type="dxa"/>
              <w:left w:w="108.0" w:type="dxa"/>
              <w:bottom w:w="0.0" w:type="dxa"/>
              <w:right w:w="108.0" w:type="dxa"/>
            </w:tcMar>
          </w:tcPr>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300</w:t>
            </w:r>
          </w:p>
        </w:tc>
        <w:tc>
          <w:tcPr>
            <w:shd w:fill="f3f3f3" w:val="clear"/>
            <w:tcMar>
              <w:top w:w="0.0" w:type="dxa"/>
              <w:left w:w="108.0" w:type="dxa"/>
              <w:bottom w:w="0.0" w:type="dxa"/>
              <w:right w:w="108.0" w:type="dxa"/>
            </w:tcMar>
          </w:tcPr>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300</w:t>
            </w:r>
          </w:p>
        </w:tc>
        <w:tc>
          <w:tcPr>
            <w:shd w:fill="f3f3f3" w:val="clear"/>
            <w:tcMar>
              <w:top w:w="0.0" w:type="dxa"/>
              <w:left w:w="108.0" w:type="dxa"/>
              <w:bottom w:w="0.0" w:type="dxa"/>
              <w:right w:w="108.0" w:type="dxa"/>
            </w:tcMar>
          </w:tcPr>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6.6</w:t>
            </w:r>
          </w:p>
        </w:tc>
      </w:tr>
    </w:tbl>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A83">
      <w:pPr>
        <w:pStyle w:val="Heading1"/>
        <w:numPr>
          <w:ilvl w:val="0"/>
          <w:numId w:val="15"/>
        </w:numPr>
        <w:ind w:left="0" w:firstLine="0"/>
        <w:rPr/>
      </w:pPr>
      <w:bookmarkStart w:colFirst="0" w:colLast="0" w:name="_heading=h.2lwamvv" w:id="51"/>
      <w:bookmarkEnd w:id="51"/>
      <w:r w:rsidDel="00000000" w:rsidR="00000000" w:rsidRPr="00000000">
        <w:rPr>
          <w:rtl w:val="0"/>
        </w:rPr>
        <w:t xml:space="preserve">GTS dissemination</w:t>
      </w:r>
    </w:p>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‘naked’ BUFR message alone cannot be transmitted on the GTS; some standard headers need to be added so that messages can be routed as required.</w:t>
      </w:r>
    </w:p>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WMO ‘Abbreviated Routing Header’ (ARH) [RD.6] allows GTS nodes to route messages (e.g. data in SYNOP, BUFR or GRIB code forms) – or to accept messages for broadcast topologies – in a table-driven way without knowing the messages' data contents. The ARH is a set of characters from the International Alphabet No. 5 (CCITT-IA5 - equivalent to ASCII) and takes the form:</w:t>
      </w:r>
      <w:r w:rsidDel="00000000" w:rsidR="00000000" w:rsidRPr="00000000">
        <w:rPr>
          <w:rtl w:val="0"/>
        </w:rPr>
      </w:r>
    </w:p>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1"/>
          <w:i w:val="0"/>
          <w:smallCaps w:val="0"/>
          <w:strike w:val="0"/>
          <w:color w:val="000000"/>
          <w:sz w:val="20"/>
          <w:szCs w:val="20"/>
          <w:u w:val="none"/>
          <w:shd w:fill="auto" w:val="clear"/>
          <w:vertAlign w:val="baseline"/>
          <w:rtl w:val="0"/>
        </w:rPr>
        <w:t xml:space="preserve">&lt;SOH&gt;&lt;CR&gt;&lt;CR&gt;&lt;LF&gt;nnn&lt;CR&gt;&lt;CR&gt;&lt;LF&gt;T</w:t>
      </w:r>
      <w:r w:rsidDel="00000000" w:rsidR="00000000" w:rsidRPr="00000000">
        <w:rPr>
          <w:rFonts w:ascii="Courier" w:cs="Courier" w:eastAsia="Courier" w:hAnsi="Courier"/>
          <w:b w:val="1"/>
          <w:i w:val="0"/>
          <w:smallCaps w:val="0"/>
          <w:strike w:val="0"/>
          <w:color w:val="000000"/>
          <w:sz w:val="20"/>
          <w:szCs w:val="20"/>
          <w:u w:val="none"/>
          <w:shd w:fill="auto" w:val="clear"/>
          <w:vertAlign w:val="subscript"/>
          <w:rtl w:val="0"/>
        </w:rPr>
        <w:t xml:space="preserve">1</w:t>
      </w:r>
      <w:r w:rsidDel="00000000" w:rsidR="00000000" w:rsidRPr="00000000">
        <w:rPr>
          <w:rFonts w:ascii="Courier" w:cs="Courier" w:eastAsia="Courier" w:hAnsi="Courier"/>
          <w:b w:val="1"/>
          <w:i w:val="0"/>
          <w:smallCaps w:val="0"/>
          <w:strike w:val="0"/>
          <w:color w:val="000000"/>
          <w:sz w:val="20"/>
          <w:szCs w:val="20"/>
          <w:u w:val="none"/>
          <w:shd w:fill="auto" w:val="clear"/>
          <w:vertAlign w:val="baseline"/>
          <w:rtl w:val="0"/>
        </w:rPr>
        <w:t xml:space="preserve">T</w:t>
      </w:r>
      <w:r w:rsidDel="00000000" w:rsidR="00000000" w:rsidRPr="00000000">
        <w:rPr>
          <w:rFonts w:ascii="Courier" w:cs="Courier" w:eastAsia="Courier" w:hAnsi="Courier"/>
          <w:b w:val="1"/>
          <w:i w:val="0"/>
          <w:smallCaps w:val="0"/>
          <w:strike w:val="0"/>
          <w:color w:val="000000"/>
          <w:sz w:val="20"/>
          <w:szCs w:val="20"/>
          <w:u w:val="none"/>
          <w:shd w:fill="auto" w:val="clear"/>
          <w:vertAlign w:val="subscript"/>
          <w:rtl w:val="0"/>
        </w:rPr>
        <w:t xml:space="preserve">2</w:t>
      </w:r>
      <w:r w:rsidDel="00000000" w:rsidR="00000000" w:rsidRPr="00000000">
        <w:rPr>
          <w:rFonts w:ascii="Courier" w:cs="Courier" w:eastAsia="Courier" w:hAnsi="Courier"/>
          <w:b w:val="1"/>
          <w:i w:val="0"/>
          <w:smallCaps w:val="0"/>
          <w:strike w:val="0"/>
          <w:color w:val="000000"/>
          <w:sz w:val="20"/>
          <w:szCs w:val="20"/>
          <w:u w:val="none"/>
          <w:shd w:fill="auto" w:val="clear"/>
          <w:vertAlign w:val="baseline"/>
          <w:rtl w:val="0"/>
        </w:rPr>
        <w:t xml:space="preserve">A</w:t>
      </w:r>
      <w:r w:rsidDel="00000000" w:rsidR="00000000" w:rsidRPr="00000000">
        <w:rPr>
          <w:rFonts w:ascii="Courier" w:cs="Courier" w:eastAsia="Courier" w:hAnsi="Courier"/>
          <w:b w:val="1"/>
          <w:i w:val="0"/>
          <w:smallCaps w:val="0"/>
          <w:strike w:val="0"/>
          <w:color w:val="000000"/>
          <w:sz w:val="20"/>
          <w:szCs w:val="20"/>
          <w:u w:val="none"/>
          <w:shd w:fill="auto" w:val="clear"/>
          <w:vertAlign w:val="subscript"/>
          <w:rtl w:val="0"/>
        </w:rPr>
        <w:t xml:space="preserve">1</w:t>
      </w:r>
      <w:r w:rsidDel="00000000" w:rsidR="00000000" w:rsidRPr="00000000">
        <w:rPr>
          <w:rFonts w:ascii="Courier" w:cs="Courier" w:eastAsia="Courier" w:hAnsi="Courier"/>
          <w:b w:val="1"/>
          <w:i w:val="0"/>
          <w:smallCaps w:val="0"/>
          <w:strike w:val="0"/>
          <w:color w:val="000000"/>
          <w:sz w:val="20"/>
          <w:szCs w:val="20"/>
          <w:u w:val="none"/>
          <w:shd w:fill="auto" w:val="clear"/>
          <w:vertAlign w:val="baseline"/>
          <w:rtl w:val="0"/>
        </w:rPr>
        <w:t xml:space="preserve">A</w:t>
      </w:r>
      <w:r w:rsidDel="00000000" w:rsidR="00000000" w:rsidRPr="00000000">
        <w:rPr>
          <w:rFonts w:ascii="Courier" w:cs="Courier" w:eastAsia="Courier" w:hAnsi="Courier"/>
          <w:b w:val="1"/>
          <w:i w:val="0"/>
          <w:smallCaps w:val="0"/>
          <w:strike w:val="0"/>
          <w:color w:val="000000"/>
          <w:sz w:val="20"/>
          <w:szCs w:val="20"/>
          <w:u w:val="none"/>
          <w:shd w:fill="auto" w:val="clear"/>
          <w:vertAlign w:val="subscript"/>
          <w:rtl w:val="0"/>
        </w:rPr>
        <w:t xml:space="preserve">2</w:t>
      </w:r>
      <w:r w:rsidDel="00000000" w:rsidR="00000000" w:rsidRPr="00000000">
        <w:rPr>
          <w:rFonts w:ascii="Courier" w:cs="Courier" w:eastAsia="Courier" w:hAnsi="Courier"/>
          <w:b w:val="1"/>
          <w:i w:val="0"/>
          <w:smallCaps w:val="0"/>
          <w:strike w:val="0"/>
          <w:color w:val="000000"/>
          <w:sz w:val="20"/>
          <w:szCs w:val="20"/>
          <w:u w:val="none"/>
          <w:shd w:fill="auto" w:val="clear"/>
          <w:vertAlign w:val="baseline"/>
          <w:rtl w:val="0"/>
        </w:rPr>
        <w:t xml:space="preserve">ii&lt;SP&gt;cccc&lt;SP&gt;YYGGgg&lt;CR&gt;&lt;CR&gt;&lt;LF</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sequence is followed by the BUFR message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r w:rsidDel="00000000" w:rsidR="00000000" w:rsidRPr="00000000">
        <w:rPr>
          <w:rFonts w:ascii="Courier" w:cs="Courier" w:eastAsia="Courier" w:hAnsi="Courier"/>
          <w:b w:val="1"/>
          <w:i w:val="0"/>
          <w:smallCaps w:val="0"/>
          <w:strike w:val="0"/>
          <w:color w:val="000000"/>
          <w:sz w:val="20"/>
          <w:szCs w:val="20"/>
          <w:u w:val="none"/>
          <w:shd w:fill="auto" w:val="clear"/>
          <w:vertAlign w:val="baseline"/>
          <w:rtl w:val="0"/>
        </w:rPr>
        <w:t xml:space="preserve">BUFR</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r w:rsidDel="00000000" w:rsidR="00000000" w:rsidRPr="00000000">
        <w:rPr>
          <w:rFonts w:ascii="Courier" w:cs="Courier" w:eastAsia="Courier" w:hAnsi="Courier"/>
          <w:b w:val="1"/>
          <w:i w:val="0"/>
          <w:smallCaps w:val="0"/>
          <w:strike w:val="0"/>
          <w:color w:val="000000"/>
          <w:sz w:val="20"/>
          <w:szCs w:val="20"/>
          <w:u w:val="none"/>
          <w:shd w:fill="auto" w:val="clear"/>
          <w:vertAlign w:val="baseline"/>
          <w:rtl w:val="0"/>
        </w:rPr>
        <w:t xml:space="preserve">7777</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finally the end-of-message trailer sequence:</w:t>
      </w:r>
      <w:r w:rsidDel="00000000" w:rsidR="00000000" w:rsidRPr="00000000">
        <w:rPr>
          <w:rtl w:val="0"/>
        </w:rPr>
      </w:r>
    </w:p>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20"/>
          <w:szCs w:val="20"/>
          <w:u w:val="none"/>
          <w:shd w:fill="auto" w:val="clear"/>
          <w:vertAlign w:val="baseline"/>
        </w:rPr>
      </w:pPr>
      <w:r w:rsidDel="00000000" w:rsidR="00000000" w:rsidRPr="00000000">
        <w:rPr>
          <w:rFonts w:ascii="Courier" w:cs="Courier" w:eastAsia="Courier" w:hAnsi="Courier"/>
          <w:b w:val="1"/>
          <w:i w:val="0"/>
          <w:smallCaps w:val="0"/>
          <w:strike w:val="0"/>
          <w:color w:val="000000"/>
          <w:sz w:val="20"/>
          <w:szCs w:val="20"/>
          <w:u w:val="none"/>
          <w:shd w:fill="auto" w:val="clear"/>
          <w:vertAlign w:val="baseline"/>
          <w:rtl w:val="0"/>
        </w:rPr>
        <w:t xml:space="preserve">&lt;CR&gt;&lt;CR&gt;&lt;LF&gt;&lt;ETX&gt;</w:t>
      </w:r>
    </w:p>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header, message and trailer are collectively known as a bulletin. A bulletin may contain more than one message, but typically contains only one, which will be the case for RO data. There may be additional characters before the routing header appropriate to particular GTS transmission protocols, such as TCP/IP (FTP), the description of which is beyond the scope of this document. In any case, these ‘wrapper’ characters are not part of the GTS transmission and are not seen by end-users.</w:t>
      </w:r>
      <w:r w:rsidDel="00000000" w:rsidR="00000000" w:rsidRPr="00000000">
        <w:rPr>
          <w:rtl w:val="0"/>
        </w:rPr>
      </w:r>
    </w:p>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elements of the WMO header &amp; trailer are described in Table 12, along with reserved settings for RO messages. For more details of the possible values for these elements, see [RD.6].</w:t>
      </w:r>
      <w:r w:rsidDel="00000000" w:rsidR="00000000" w:rsidRPr="00000000">
        <w:rPr>
          <w:rtl w:val="0"/>
        </w:rPr>
      </w:r>
    </w:p>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8F">
      <w:pPr>
        <w:pStyle w:val="Heading2"/>
        <w:numPr>
          <w:ilvl w:val="1"/>
          <w:numId w:val="15"/>
        </w:numPr>
        <w:ind w:left="0" w:firstLine="0"/>
        <w:rPr/>
      </w:pPr>
      <w:bookmarkStart w:colFirst="0" w:colLast="0" w:name="_heading=h.111kx3o" w:id="52"/>
      <w:bookmarkEnd w:id="52"/>
      <w:r w:rsidDel="00000000" w:rsidR="00000000" w:rsidRPr="00000000">
        <w:rPr>
          <w:rtl w:val="0"/>
        </w:rPr>
        <w:t xml:space="preserve">Channel Sequence Number</w:t>
      </w:r>
    </w:p>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nnn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element is a sequential three-digit number in the range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001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999</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normally generated by the encoder or routing node. Its purpose is two-fold:</w:t>
      </w:r>
      <w:r w:rsidDel="00000000" w:rsidR="00000000" w:rsidRPr="00000000">
        <w:rPr>
          <w:rtl w:val="0"/>
        </w:rPr>
      </w:r>
    </w:p>
    <w:p w:rsidR="00000000" w:rsidDel="00000000" w:rsidP="00000000" w:rsidRDefault="00000000" w:rsidRPr="00000000" w14:paraId="00000A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allows possibly missing bulletins to be identified and re-requested; and</w:t>
      </w:r>
    </w:p>
    <w:p w:rsidR="00000000" w:rsidDel="00000000" w:rsidP="00000000" w:rsidRDefault="00000000" w:rsidRPr="00000000" w14:paraId="00000A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allows bulletins to be re-ordered if data has to be split between bulletins and needs to be merged back (GTS does not guarantee reception in any particular order of sending).</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94">
      <w:pPr>
        <w:pStyle w:val="Heading2"/>
        <w:numPr>
          <w:ilvl w:val="1"/>
          <w:numId w:val="15"/>
        </w:numPr>
        <w:ind w:left="0" w:firstLine="0"/>
        <w:rPr/>
      </w:pPr>
      <w:bookmarkStart w:colFirst="0" w:colLast="0" w:name="_heading=h.3l18frh" w:id="53"/>
      <w:bookmarkEnd w:id="53"/>
      <w:r w:rsidDel="00000000" w:rsidR="00000000" w:rsidRPr="00000000">
        <w:rPr>
          <w:rtl w:val="0"/>
        </w:rPr>
        <w:t xml:space="preserve">Geographic Area Designator</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When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T</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is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(see Table 12), the A2 element is a Geographical Area Designator (letter code) identifying the regional location of the data in the bulletin. These location codes (from Table C3 in [RD.6]) are shown in Table 13 and can be used by routing nodes to filter bulletins by broad region without having to decode the BUFR.</w:t>
      </w:r>
      <w:r w:rsidDel="00000000" w:rsidR="00000000" w:rsidRPr="00000000">
        <w:rPr>
          <w:rtl w:val="0"/>
        </w:rPr>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RO data, the appropriate letter is generated from the values of latitude and longitude at the nominal tangent point of the profile. For global coverage radio occultation data, this code letter may take any valid codes from </w:t>
      </w:r>
      <w:r w:rsidDel="00000000" w:rsidR="00000000" w:rsidRPr="00000000">
        <w:rPr>
          <w:rFonts w:ascii="Courier" w:cs="Courier" w:eastAsia="Courier" w:hAnsi="Courier"/>
          <w:b w:val="1"/>
          <w:i w:val="0"/>
          <w:smallCaps w:val="0"/>
          <w:strike w:val="0"/>
          <w:color w:val="000000"/>
          <w:sz w:val="20"/>
          <w:szCs w:val="20"/>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w:t>
      </w:r>
      <w:r w:rsidDel="00000000" w:rsidR="00000000" w:rsidRPr="00000000">
        <w:rPr>
          <w:rFonts w:ascii="Courier" w:cs="Courier" w:eastAsia="Courier" w:hAnsi="Courier"/>
          <w:b w:val="1"/>
          <w:i w:val="0"/>
          <w:smallCaps w:val="0"/>
          <w:strike w:val="0"/>
          <w:color w:val="000000"/>
          <w:sz w:val="20"/>
          <w:szCs w:val="20"/>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inclusive; the other codes are not used.</w:t>
      </w:r>
      <w:r w:rsidDel="00000000" w:rsidR="00000000" w:rsidRPr="00000000">
        <w:rPr>
          <w:rtl w:val="0"/>
        </w:rPr>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98">
      <w:pPr>
        <w:pStyle w:val="Heading2"/>
        <w:numPr>
          <w:ilvl w:val="1"/>
          <w:numId w:val="15"/>
        </w:numPr>
        <w:ind w:left="0" w:firstLine="0"/>
        <w:rPr/>
      </w:pPr>
      <w:bookmarkStart w:colFirst="0" w:colLast="0" w:name="_heading=h.206ipza" w:id="54"/>
      <w:bookmarkEnd w:id="54"/>
      <w:r w:rsidDel="00000000" w:rsidR="00000000" w:rsidRPr="00000000">
        <w:rPr>
          <w:rtl w:val="0"/>
        </w:rPr>
        <w:t xml:space="preserve">Data Identifier</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ii</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field is a 2-character data identifier which should make the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T</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subscript"/>
          <w:rtl w:val="0"/>
        </w:rPr>
        <w:t xml:space="preserve">1</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T</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subscript"/>
          <w:rtl w:val="0"/>
        </w:rPr>
        <w:t xml:space="preserve">2</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A</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subscript"/>
          <w:rtl w:val="0"/>
        </w:rPr>
        <w:t xml:space="preserve">1</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A</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subscript"/>
          <w:rtl w:val="0"/>
        </w:rPr>
        <w:t xml:space="preserve">2</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ii cccc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part of the ARH unique. For RO, this was chosen to be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14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denoting GNSS data</w:t>
      </w:r>
      <w:r w:rsidDel="00000000" w:rsidR="00000000" w:rsidRPr="00000000">
        <w:rPr>
          <w:rFonts w:ascii="Arial" w:cs="Arial" w:eastAsia="Arial" w:hAnsi="Arial"/>
          <w:b w:val="0"/>
          <w:i w:val="0"/>
          <w:smallCaps w:val="0"/>
          <w:strike w:val="0"/>
          <w:color w:val="000000"/>
          <w:sz w:val="20"/>
          <w:szCs w:val="20"/>
          <w:u w:val="none"/>
          <w:shd w:fill="auto" w:val="clear"/>
          <w:vertAlign w:val="superscript"/>
        </w:rPr>
        <w:footnoteReference w:customMarkFollows="0" w:id="14"/>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9B">
      <w:pPr>
        <w:keepNext w:val="0"/>
        <w:keepLines w:val="0"/>
        <w:pageBreakBefore w:val="1"/>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4k668n3" w:id="55"/>
      <w:bookmarkEnd w:id="55"/>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Table 12. WMO Bulletin Routing Header/Trailer elements</w:t>
      </w:r>
      <w:r w:rsidDel="00000000" w:rsidR="00000000" w:rsidRPr="00000000">
        <w:rPr>
          <w:rtl w:val="0"/>
        </w:rPr>
      </w:r>
    </w:p>
    <w:tbl>
      <w:tblPr>
        <w:tblStyle w:val="Table22"/>
        <w:tblW w:w="9059.0" w:type="dxa"/>
        <w:jc w:val="left"/>
        <w:tblInd w:w="13.0" w:type="dxa"/>
        <w:tblLayout w:type="fixed"/>
        <w:tblLook w:val="0000"/>
      </w:tblPr>
      <w:tblGrid>
        <w:gridCol w:w="980"/>
        <w:gridCol w:w="3875"/>
        <w:gridCol w:w="1509"/>
        <w:gridCol w:w="1701"/>
        <w:gridCol w:w="994"/>
        <w:tblGridChange w:id="0">
          <w:tblGrid>
            <w:gridCol w:w="980"/>
            <w:gridCol w:w="3875"/>
            <w:gridCol w:w="1509"/>
            <w:gridCol w:w="1701"/>
            <w:gridCol w:w="994"/>
          </w:tblGrid>
        </w:tblGridChange>
      </w:tblGrid>
      <w:tr>
        <w:trPr>
          <w:cantSplit w:val="0"/>
          <w:tblHeader w:val="0"/>
        </w:trPr>
        <w:tc>
          <w:tcPr>
            <w:shd w:fill="94bd5e" w:val="clear"/>
            <w:tcMar>
              <w:top w:w="0.0" w:type="dxa"/>
              <w:left w:w="108.0" w:type="dxa"/>
              <w:bottom w:w="0.0" w:type="dxa"/>
              <w:right w:w="108.0" w:type="dxa"/>
            </w:tcMar>
            <w:vAlign w:val="center"/>
          </w:tcPr>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Field ID</w:t>
            </w:r>
          </w:p>
        </w:tc>
        <w:tc>
          <w:tcPr>
            <w:shd w:fill="94bd5e" w:val="clear"/>
            <w:tcMar>
              <w:top w:w="0.0" w:type="dxa"/>
              <w:left w:w="108.0" w:type="dxa"/>
              <w:bottom w:w="0.0" w:type="dxa"/>
              <w:right w:w="108.0" w:type="dxa"/>
            </w:tcMar>
            <w:vAlign w:val="center"/>
          </w:tcPr>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Description</w:t>
            </w:r>
          </w:p>
        </w:tc>
        <w:tc>
          <w:tcPr>
            <w:gridSpan w:val="3"/>
            <w:shd w:fill="94bd5e" w:val="clear"/>
            <w:tcMar>
              <w:top w:w="0.0" w:type="dxa"/>
              <w:left w:w="108.0" w:type="dxa"/>
              <w:bottom w:w="0.0" w:type="dxa"/>
              <w:right w:w="108.0" w:type="dxa"/>
            </w:tcMar>
            <w:vAlign w:val="center"/>
          </w:tcPr>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Value for RO</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&lt;SOH&gt;</w:t>
            </w:r>
          </w:p>
        </w:tc>
        <w:tc>
          <w:tcPr>
            <w:shd w:fill="f3f3f3" w:val="clear"/>
            <w:tcMar>
              <w:top w:w="0.0" w:type="dxa"/>
              <w:left w:w="108.0" w:type="dxa"/>
              <w:bottom w:w="0.0" w:type="dxa"/>
              <w:right w:w="108.0" w:type="dxa"/>
            </w:tcMar>
          </w:tcPr>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‘Start of Header’ character:</w:t>
              <w:br w:type="textWrapping"/>
              <w:t xml:space="preserve">byte value = 1 decimal (01 hex)</w:t>
            </w:r>
          </w:p>
        </w:tc>
        <w:tc>
          <w:tcPr>
            <w:gridSpan w:val="3"/>
            <w:shd w:fill="f3f3f3" w:val="clear"/>
            <w:tcMar>
              <w:top w:w="0.0" w:type="dxa"/>
              <w:left w:w="108.0" w:type="dxa"/>
              <w:bottom w:w="0.0" w:type="dxa"/>
              <w:right w:w="108.0" w:type="dxa"/>
            </w:tcMar>
          </w:tcPr>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1</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&lt;ETX&gt;</w:t>
            </w:r>
          </w:p>
        </w:tc>
        <w:tc>
          <w:tcPr>
            <w:shd w:fill="e0e0e0" w:val="clear"/>
            <w:tcMar>
              <w:top w:w="0.0" w:type="dxa"/>
              <w:left w:w="108.0" w:type="dxa"/>
              <w:bottom w:w="0.0" w:type="dxa"/>
              <w:right w:w="108.0" w:type="dxa"/>
            </w:tcMar>
          </w:tcPr>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'End of Transmission' character:</w:t>
              <w:br w:type="textWrapping"/>
              <w:t xml:space="preserve">byte value = 3 decimal (03 hex)</w:t>
            </w:r>
          </w:p>
        </w:tc>
        <w:tc>
          <w:tcPr>
            <w:gridSpan w:val="3"/>
            <w:shd w:fill="e0e0e0" w:val="clear"/>
            <w:tcMar>
              <w:top w:w="0.0" w:type="dxa"/>
              <w:left w:w="108.0" w:type="dxa"/>
              <w:bottom w:w="0.0" w:type="dxa"/>
              <w:right w:w="108.0" w:type="dxa"/>
            </w:tcMar>
          </w:tcPr>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3</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&lt;CR&gt;</w:t>
            </w:r>
          </w:p>
        </w:tc>
        <w:tc>
          <w:tcPr>
            <w:shd w:fill="f3f3f3" w:val="clear"/>
            <w:tcMar>
              <w:top w:w="0.0" w:type="dxa"/>
              <w:left w:w="108.0" w:type="dxa"/>
              <w:bottom w:w="0.0" w:type="dxa"/>
              <w:right w:w="108.0" w:type="dxa"/>
            </w:tcMar>
          </w:tcPr>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‘Carriage Return’ ‘character:</w:t>
              <w:br w:type="textWrapping"/>
              <w:t xml:space="preserve">byte value = 13 decimal (0D hex),</w:t>
            </w:r>
          </w:p>
        </w:tc>
        <w:tc>
          <w:tcPr>
            <w:gridSpan w:val="3"/>
            <w:shd w:fill="f3f3f3" w:val="clear"/>
            <w:tcMar>
              <w:top w:w="0.0" w:type="dxa"/>
              <w:left w:w="108.0" w:type="dxa"/>
              <w:bottom w:w="0.0" w:type="dxa"/>
              <w:right w:w="108.0" w:type="dxa"/>
            </w:tcMar>
          </w:tcPr>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13</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&lt;LF&gt;</w:t>
            </w:r>
          </w:p>
        </w:tc>
        <w:tc>
          <w:tcPr>
            <w:shd w:fill="e0e0e0" w:val="clear"/>
            <w:tcMar>
              <w:top w:w="0.0" w:type="dxa"/>
              <w:left w:w="108.0" w:type="dxa"/>
              <w:bottom w:w="0.0" w:type="dxa"/>
              <w:right w:w="108.0" w:type="dxa"/>
            </w:tcMar>
          </w:tcPr>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'Line Feed’ character:</w:t>
              <w:br w:type="textWrapping"/>
              <w:t xml:space="preserve">byte value = 10 decimal (0A hex)</w:t>
            </w:r>
          </w:p>
        </w:tc>
        <w:tc>
          <w:tcPr>
            <w:gridSpan w:val="3"/>
            <w:shd w:fill="e0e0e0" w:val="clear"/>
            <w:tcMar>
              <w:top w:w="0.0" w:type="dxa"/>
              <w:left w:w="108.0" w:type="dxa"/>
              <w:bottom w:w="0.0" w:type="dxa"/>
              <w:right w:w="108.0" w:type="dxa"/>
            </w:tcMar>
          </w:tcPr>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10</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A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&lt;SP&gt;</w:t>
            </w:r>
          </w:p>
        </w:tc>
        <w:tc>
          <w:tcPr>
            <w:shd w:fill="f3f3f3" w:val="clear"/>
            <w:tcMar>
              <w:top w:w="0.0" w:type="dxa"/>
              <w:left w:w="108.0" w:type="dxa"/>
              <w:bottom w:w="0.0" w:type="dxa"/>
              <w:right w:w="108.0" w:type="dxa"/>
            </w:tcMar>
          </w:tcPr>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‘Space’ character:</w:t>
              <w:br w:type="textWrapping"/>
              <w:t xml:space="preserve">byte value = 32 decimal (20 hex)</w:t>
            </w:r>
          </w:p>
        </w:tc>
        <w:tc>
          <w:tcPr>
            <w:gridSpan w:val="3"/>
            <w:shd w:fill="f3f3f3" w:val="clear"/>
            <w:tcMar>
              <w:top w:w="0.0" w:type="dxa"/>
              <w:left w:w="108.0" w:type="dxa"/>
              <w:bottom w:w="0.0" w:type="dxa"/>
              <w:right w:w="108.0" w:type="dxa"/>
            </w:tcMar>
          </w:tcPr>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space</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nnn</w:t>
            </w:r>
          </w:p>
        </w:tc>
        <w:tc>
          <w:tcPr>
            <w:shd w:fill="e0e0e0" w:val="clear"/>
            <w:tcMar>
              <w:top w:w="0.0" w:type="dxa"/>
              <w:left w:w="108.0" w:type="dxa"/>
              <w:bottom w:w="0.0" w:type="dxa"/>
              <w:right w:w="108.0" w:type="dxa"/>
            </w:tcMar>
          </w:tcPr>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‘Message sequence number’ generated by the encoding or routing centre</w:t>
            </w:r>
          </w:p>
        </w:tc>
        <w:tc>
          <w:tcPr>
            <w:gridSpan w:val="3"/>
            <w:shd w:fill="e0e0e0" w:val="clear"/>
            <w:tcMar>
              <w:top w:w="0.0" w:type="dxa"/>
              <w:left w:w="108.0" w:type="dxa"/>
              <w:bottom w:w="0.0" w:type="dxa"/>
              <w:right w:w="108.0" w:type="dxa"/>
            </w:tcMar>
          </w:tcPr>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001</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999</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tl w:val="0"/>
              </w:rPr>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T</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subscript"/>
                <w:rtl w:val="0"/>
              </w:rPr>
              <w:t xml:space="preserve">1</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Data Exchange format</w:t>
            </w:r>
          </w:p>
        </w:tc>
        <w:tc>
          <w:tcPr>
            <w:gridSpan w:val="3"/>
            <w:shd w:fill="f3f3f3" w:val="clear"/>
            <w:tcMar>
              <w:top w:w="0.0" w:type="dxa"/>
              <w:left w:w="108.0" w:type="dxa"/>
              <w:bottom w:w="0.0" w:type="dxa"/>
              <w:right w:w="108.0" w:type="dxa"/>
            </w:tcMar>
          </w:tcPr>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 Observations in binary code</w:t>
            </w:r>
            <w:r w:rsidDel="00000000" w:rsidR="00000000" w:rsidRPr="00000000">
              <w:rPr>
                <w:rtl w:val="0"/>
              </w:rPr>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T</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subscript"/>
                <w:rtl w:val="0"/>
              </w:rPr>
              <w:t xml:space="preserve">2</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Data Type</w:t>
            </w:r>
          </w:p>
        </w:tc>
        <w:tc>
          <w:tcPr>
            <w:gridSpan w:val="3"/>
            <w:shd w:fill="e0e0e0" w:val="clear"/>
            <w:tcMar>
              <w:top w:w="0.0" w:type="dxa"/>
              <w:left w:w="108.0" w:type="dxa"/>
              <w:bottom w:w="0.0" w:type="dxa"/>
              <w:right w:w="108.0" w:type="dxa"/>
            </w:tcMar>
          </w:tcPr>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 Upper Air  ['</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with </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EUMC/EUMP/EUMR</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tl w:val="0"/>
              </w:rPr>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A</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subscript"/>
                <w:rtl w:val="0"/>
              </w:rPr>
              <w:t xml:space="preserve">1</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Data Sub-type</w:t>
            </w:r>
          </w:p>
        </w:tc>
        <w:tc>
          <w:tcPr>
            <w:gridSpan w:val="3"/>
            <w:shd w:fill="f3f3f3" w:val="clear"/>
            <w:tcMar>
              <w:top w:w="0.0" w:type="dxa"/>
              <w:left w:w="108.0" w:type="dxa"/>
              <w:bottom w:w="0.0" w:type="dxa"/>
              <w:right w:w="108.0" w:type="dxa"/>
            </w:tcMar>
          </w:tcPr>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 Satellite-derived sonde  ['</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with </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EUMC/EUMP/EUMR</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tl w:val="0"/>
              </w:rPr>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A</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subscript"/>
                <w:rtl w:val="0"/>
              </w:rPr>
              <w:t xml:space="preserve">2</w:t>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Area Code (see Table 13)</w:t>
            </w:r>
            <w:r w:rsidDel="00000000" w:rsidR="00000000" w:rsidRPr="00000000">
              <w:rPr>
                <w:rtl w:val="0"/>
              </w:rPr>
            </w:r>
          </w:p>
        </w:tc>
        <w:tc>
          <w:tcPr>
            <w:gridSpan w:val="3"/>
            <w:shd w:fill="e0e0e0" w:val="clear"/>
            <w:tcMar>
              <w:top w:w="0.0" w:type="dxa"/>
              <w:left w:w="108.0" w:type="dxa"/>
              <w:bottom w:w="0.0" w:type="dxa"/>
              <w:right w:w="108.0" w:type="dxa"/>
            </w:tcMar>
          </w:tcPr>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 ‘</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with </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EUMC/EUMP/EUMR</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tl w:val="0"/>
              </w:rPr>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ii</w:t>
            </w:r>
          </w:p>
        </w:tc>
        <w:tc>
          <w:tcPr>
            <w:shd w:fill="f3f3f3" w:val="clear"/>
            <w:tcMar>
              <w:top w:w="0.0" w:type="dxa"/>
              <w:left w:w="108.0" w:type="dxa"/>
              <w:bottom w:w="0.0" w:type="dxa"/>
              <w:right w:w="108.0" w:type="dxa"/>
            </w:tcMar>
          </w:tcPr>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Product type</w:t>
            </w:r>
          </w:p>
        </w:tc>
        <w:tc>
          <w:tcPr>
            <w:gridSpan w:val="3"/>
            <w:shd w:fill="f3f3f3" w:val="clear"/>
            <w:tcMar>
              <w:top w:w="0.0" w:type="dxa"/>
              <w:left w:w="108.0" w:type="dxa"/>
              <w:bottom w:w="0.0" w:type="dxa"/>
              <w:right w:w="108.0" w:type="dxa"/>
            </w:tcMar>
          </w:tcPr>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14</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 (GNSS)  ['</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01</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with </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EUMC/EUMP/EUMR</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tl w:val="0"/>
              </w:rPr>
            </w:r>
          </w:p>
        </w:tc>
      </w:tr>
      <w:tr>
        <w:trPr>
          <w:cantSplit w:val="0"/>
          <w:trHeight w:val="351" w:hRule="atLeast"/>
          <w:tblHeader w:val="0"/>
        </w:trPr>
        <w:tc>
          <w:tcPr>
            <w:vMerge w:val="restart"/>
            <w:shd w:fill="e0e0e0" w:val="clear"/>
            <w:tcMar>
              <w:top w:w="0.0" w:type="dxa"/>
              <w:left w:w="108.0" w:type="dxa"/>
              <w:bottom w:w="0.0" w:type="dxa"/>
              <w:right w:w="108.0" w:type="dxa"/>
            </w:tcMar>
          </w:tcPr>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cccc</w:t>
            </w:r>
          </w:p>
        </w:tc>
        <w:tc>
          <w:tcPr>
            <w:vMerge w:val="restart"/>
            <w:shd w:fill="e0e0e0" w:val="clear"/>
            <w:tcMar>
              <w:top w:w="0.0" w:type="dxa"/>
              <w:left w:w="108.0" w:type="dxa"/>
              <w:bottom w:w="0.0" w:type="dxa"/>
              <w:right w:w="108.0" w:type="dxa"/>
            </w:tcMar>
          </w:tcPr>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Source of the message </w:t>
              <w:br w:type="textWrapping"/>
              <w:t xml:space="preserve">(ICAO Location Indicator)</w:t>
            </w:r>
          </w:p>
        </w:tc>
        <w:tc>
          <w:tcPr>
            <w:gridSpan w:val="3"/>
            <w:shd w:fill="e0e0e0" w:val="clear"/>
            <w:tcMar>
              <w:top w:w="0.0" w:type="dxa"/>
              <w:left w:w="108.0" w:type="dxa"/>
              <w:bottom w:w="0.0" w:type="dxa"/>
              <w:right w:w="108.0" w:type="dxa"/>
            </w:tcMar>
          </w:tcPr>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Possible codes for RO include (but not limited to):</w:t>
            </w:r>
          </w:p>
        </w:tc>
      </w:tr>
      <w:tr>
        <w:trPr>
          <w:cantSplit w:val="0"/>
          <w:tblHeader w:val="0"/>
        </w:trPr>
        <w:tc>
          <w:tcPr>
            <w:vMerge w:val="continue"/>
            <w:shd w:fill="e0e0e0" w:val="clear"/>
            <w:tcMar>
              <w:top w:w="0.0" w:type="dxa"/>
              <w:left w:w="108.0" w:type="dxa"/>
              <w:bottom w:w="0.0" w:type="dxa"/>
              <w:right w:w="108.0" w:type="dxa"/>
            </w:tcMar>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vMerge w:val="continue"/>
            <w:shd w:fill="e0e0e0" w:val="clear"/>
            <w:tcMar>
              <w:top w:w="0.0" w:type="dxa"/>
              <w:left w:w="108.0" w:type="dxa"/>
              <w:bottom w:w="0.0" w:type="dxa"/>
              <w:right w:w="108.0" w:type="dxa"/>
            </w:tcMar>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Courier New" w:cs="Courier New" w:eastAsia="Courier New" w:hAnsi="Courier New"/>
                <w:b w:val="0"/>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6"/>
                <w:szCs w:val="16"/>
                <w:u w:val="none"/>
                <w:shd w:fill="auto" w:val="clear"/>
                <w:vertAlign w:val="baseline"/>
                <w:rtl w:val="0"/>
              </w:rPr>
              <w:t xml:space="preserve">'</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EDZW</w:t>
            </w:r>
            <w:r w:rsidDel="00000000" w:rsidR="00000000" w:rsidRPr="00000000">
              <w:rPr>
                <w:rFonts w:ascii="Courier New" w:cs="Courier New" w:eastAsia="Courier New" w:hAnsi="Courier New"/>
                <w:b w:val="0"/>
                <w:i w:val="0"/>
                <w:smallCaps w:val="0"/>
                <w:strike w:val="0"/>
                <w:color w:val="000000"/>
                <w:sz w:val="16"/>
                <w:szCs w:val="16"/>
                <w:u w:val="none"/>
                <w:shd w:fill="auto" w:val="clear"/>
                <w:vertAlign w:val="baseline"/>
                <w:rtl w:val="0"/>
              </w:rPr>
              <w:t xml:space="preserve">'</w:t>
            </w:r>
          </w:p>
        </w:tc>
        <w:tc>
          <w:tcPr>
            <w:shd w:fill="f3f3f3" w:val="clear"/>
            <w:tcMar>
              <w:top w:w="0.0" w:type="dxa"/>
              <w:left w:w="108.0" w:type="dxa"/>
              <w:bottom w:w="0.0" w:type="dxa"/>
              <w:right w:w="108.0" w:type="dxa"/>
            </w:tcMar>
          </w:tcPr>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Offenbach</w:t>
            </w:r>
          </w:p>
        </w:tc>
        <w:tc>
          <w:tcPr>
            <w:shd w:fill="f3f3f3" w:val="clear"/>
            <w:tcMar>
              <w:top w:w="0.0" w:type="dxa"/>
              <w:left w:w="108.0" w:type="dxa"/>
              <w:bottom w:w="0.0" w:type="dxa"/>
              <w:right w:w="108.0" w:type="dxa"/>
            </w:tcMar>
          </w:tcPr>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w:t>
            </w:r>
          </w:p>
        </w:tc>
      </w:tr>
      <w:tr>
        <w:trPr>
          <w:cantSplit w:val="0"/>
          <w:tblHeader w:val="0"/>
        </w:trPr>
        <w:tc>
          <w:tcPr>
            <w:vMerge w:val="continue"/>
            <w:shd w:fill="e0e0e0" w:val="clear"/>
            <w:tcMar>
              <w:top w:w="0.0" w:type="dxa"/>
              <w:left w:w="108.0" w:type="dxa"/>
              <w:bottom w:w="0.0" w:type="dxa"/>
              <w:right w:w="108.0" w:type="dxa"/>
            </w:tcMar>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vMerge w:val="continue"/>
            <w:shd w:fill="e0e0e0" w:val="clear"/>
            <w:tcMar>
              <w:top w:w="0.0" w:type="dxa"/>
              <w:left w:w="108.0" w:type="dxa"/>
              <w:bottom w:w="0.0" w:type="dxa"/>
              <w:right w:w="108.0" w:type="dxa"/>
            </w:tcMar>
          </w:tcPr>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Courier New" w:cs="Courier New" w:eastAsia="Courier New" w:hAnsi="Courier New"/>
                <w:b w:val="0"/>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6"/>
                <w:szCs w:val="16"/>
                <w:u w:val="none"/>
                <w:shd w:fill="auto" w:val="clear"/>
                <w:vertAlign w:val="baseline"/>
                <w:rtl w:val="0"/>
              </w:rPr>
              <w:t xml:space="preserve">'</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EGRR</w:t>
            </w:r>
            <w:r w:rsidDel="00000000" w:rsidR="00000000" w:rsidRPr="00000000">
              <w:rPr>
                <w:rFonts w:ascii="Courier New" w:cs="Courier New" w:eastAsia="Courier New" w:hAnsi="Courier New"/>
                <w:b w:val="0"/>
                <w:i w:val="0"/>
                <w:smallCaps w:val="0"/>
                <w:strike w:val="0"/>
                <w:color w:val="000000"/>
                <w:sz w:val="16"/>
                <w:szCs w:val="16"/>
                <w:u w:val="none"/>
                <w:shd w:fill="auto" w:val="clear"/>
                <w:vertAlign w:val="baseline"/>
                <w:rtl w:val="0"/>
              </w:rPr>
              <w:t xml:space="preserve">'</w:t>
            </w:r>
          </w:p>
        </w:tc>
        <w:tc>
          <w:tcPr>
            <w:shd w:fill="e0e0e0" w:val="clear"/>
            <w:tcMar>
              <w:top w:w="0.0" w:type="dxa"/>
              <w:left w:w="108.0" w:type="dxa"/>
              <w:bottom w:w="0.0" w:type="dxa"/>
              <w:right w:w="108.0" w:type="dxa"/>
            </w:tcMar>
          </w:tcPr>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Exeter</w:t>
            </w:r>
          </w:p>
        </w:tc>
        <w:tc>
          <w:tcPr>
            <w:shd w:fill="e0e0e0" w:val="clear"/>
            <w:tcMar>
              <w:top w:w="0.0" w:type="dxa"/>
              <w:left w:w="108.0" w:type="dxa"/>
              <w:bottom w:w="0.0" w:type="dxa"/>
              <w:right w:w="108.0" w:type="dxa"/>
            </w:tcMar>
          </w:tcPr>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UK</w:t>
            </w:r>
          </w:p>
        </w:tc>
      </w:tr>
      <w:tr>
        <w:trPr>
          <w:cantSplit w:val="0"/>
          <w:tblHeader w:val="0"/>
        </w:trPr>
        <w:tc>
          <w:tcPr>
            <w:vMerge w:val="continue"/>
            <w:shd w:fill="e0e0e0" w:val="clear"/>
            <w:tcMar>
              <w:top w:w="0.0" w:type="dxa"/>
              <w:left w:w="108.0" w:type="dxa"/>
              <w:bottom w:w="0.0" w:type="dxa"/>
              <w:right w:w="108.0" w:type="dxa"/>
            </w:tcMar>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vMerge w:val="continue"/>
            <w:shd w:fill="e0e0e0" w:val="clear"/>
            <w:tcMar>
              <w:top w:w="0.0" w:type="dxa"/>
              <w:left w:w="108.0" w:type="dxa"/>
              <w:bottom w:w="0.0" w:type="dxa"/>
              <w:right w:w="108.0" w:type="dxa"/>
            </w:tcMar>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Courier New" w:cs="Courier New" w:eastAsia="Courier New" w:hAnsi="Courier New"/>
                <w:b w:val="0"/>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6"/>
                <w:szCs w:val="16"/>
                <w:u w:val="none"/>
                <w:shd w:fill="auto" w:val="clear"/>
                <w:vertAlign w:val="baseline"/>
                <w:rtl w:val="0"/>
              </w:rPr>
              <w:t xml:space="preserve">'</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EKMI</w:t>
            </w:r>
            <w:r w:rsidDel="00000000" w:rsidR="00000000" w:rsidRPr="00000000">
              <w:rPr>
                <w:rFonts w:ascii="Courier New" w:cs="Courier New" w:eastAsia="Courier New" w:hAnsi="Courier New"/>
                <w:b w:val="0"/>
                <w:i w:val="0"/>
                <w:smallCaps w:val="0"/>
                <w:strike w:val="0"/>
                <w:color w:val="000000"/>
                <w:sz w:val="16"/>
                <w:szCs w:val="16"/>
                <w:u w:val="none"/>
                <w:shd w:fill="auto" w:val="clear"/>
                <w:vertAlign w:val="baseline"/>
                <w:rtl w:val="0"/>
              </w:rPr>
              <w:t xml:space="preserve">'</w:t>
            </w:r>
          </w:p>
        </w:tc>
        <w:tc>
          <w:tcPr>
            <w:shd w:fill="f3f3f3" w:val="clear"/>
            <w:tcMar>
              <w:top w:w="0.0" w:type="dxa"/>
              <w:left w:w="108.0" w:type="dxa"/>
              <w:bottom w:w="0.0" w:type="dxa"/>
              <w:right w:w="108.0" w:type="dxa"/>
            </w:tcMar>
          </w:tcPr>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Copenhagen</w:t>
            </w:r>
          </w:p>
        </w:tc>
        <w:tc>
          <w:tcPr>
            <w:shd w:fill="f3f3f3" w:val="clear"/>
            <w:tcMar>
              <w:top w:w="0.0" w:type="dxa"/>
              <w:left w:w="108.0" w:type="dxa"/>
              <w:bottom w:w="0.0" w:type="dxa"/>
              <w:right w:w="108.0" w:type="dxa"/>
            </w:tcMar>
          </w:tcPr>
          <w:p w:rsidR="00000000" w:rsidDel="00000000" w:rsidP="00000000" w:rsidRDefault="00000000" w:rsidRPr="00000000" w14:paraId="00000A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DK</w:t>
            </w:r>
          </w:p>
        </w:tc>
      </w:tr>
      <w:tr>
        <w:trPr>
          <w:cantSplit w:val="0"/>
          <w:tblHeader w:val="0"/>
        </w:trPr>
        <w:tc>
          <w:tcPr>
            <w:vMerge w:val="continue"/>
            <w:shd w:fill="e0e0e0" w:val="clear"/>
            <w:tcMar>
              <w:top w:w="0.0" w:type="dxa"/>
              <w:left w:w="108.0" w:type="dxa"/>
              <w:bottom w:w="0.0" w:type="dxa"/>
              <w:right w:w="108.0" w:type="dxa"/>
            </w:tcMar>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vMerge w:val="continue"/>
            <w:shd w:fill="e0e0e0" w:val="clear"/>
            <w:tcMar>
              <w:top w:w="0.0" w:type="dxa"/>
              <w:left w:w="108.0" w:type="dxa"/>
              <w:bottom w:w="0.0" w:type="dxa"/>
              <w:right w:w="108.0" w:type="dxa"/>
            </w:tcMar>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Courier New" w:cs="Courier New" w:eastAsia="Courier New" w:hAnsi="Courier New"/>
                <w:b w:val="0"/>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6"/>
                <w:szCs w:val="16"/>
                <w:u w:val="none"/>
                <w:shd w:fill="auto" w:val="clear"/>
                <w:vertAlign w:val="baseline"/>
                <w:rtl w:val="0"/>
              </w:rPr>
              <w:t xml:space="preserve">'</w:t>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KWBC</w:t>
            </w:r>
            <w:r w:rsidDel="00000000" w:rsidR="00000000" w:rsidRPr="00000000">
              <w:rPr>
                <w:rFonts w:ascii="Courier New" w:cs="Courier New" w:eastAsia="Courier New" w:hAnsi="Courier New"/>
                <w:b w:val="0"/>
                <w:i w:val="0"/>
                <w:smallCaps w:val="0"/>
                <w:strike w:val="0"/>
                <w:color w:val="000000"/>
                <w:sz w:val="16"/>
                <w:szCs w:val="16"/>
                <w:u w:val="none"/>
                <w:shd w:fill="auto" w:val="clear"/>
                <w:vertAlign w:val="baseline"/>
                <w:rtl w:val="0"/>
              </w:rPr>
              <w:t xml:space="preserve">'</w:t>
            </w:r>
          </w:p>
        </w:tc>
        <w:tc>
          <w:tcPr>
            <w:shd w:fill="e0e0e0" w:val="clear"/>
            <w:tcMar>
              <w:top w:w="0.0" w:type="dxa"/>
              <w:left w:w="108.0" w:type="dxa"/>
              <w:bottom w:w="0.0" w:type="dxa"/>
              <w:right w:w="108.0" w:type="dxa"/>
            </w:tcMar>
          </w:tcPr>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Washington</w:t>
            </w:r>
            <w:r w:rsidDel="00000000" w:rsidR="00000000" w:rsidRPr="00000000">
              <w:rPr>
                <w:rFonts w:ascii="Arial" w:cs="Arial" w:eastAsia="Arial" w:hAnsi="Arial"/>
                <w:b w:val="0"/>
                <w:i w:val="0"/>
                <w:smallCaps w:val="0"/>
                <w:strike w:val="0"/>
                <w:color w:val="000000"/>
                <w:sz w:val="16"/>
                <w:szCs w:val="16"/>
                <w:u w:val="none"/>
                <w:shd w:fill="auto" w:val="clear"/>
                <w:vertAlign w:val="superscript"/>
              </w:rPr>
              <w:footnoteReference w:customMarkFollows="0" w:id="15"/>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US</w:t>
            </w:r>
          </w:p>
        </w:tc>
      </w:tr>
      <w:tr>
        <w:trPr>
          <w:cantSplit w:val="0"/>
          <w:tblHeader w:val="0"/>
        </w:trPr>
        <w:tc>
          <w:tcPr>
            <w:vMerge w:val="continue"/>
            <w:shd w:fill="e0e0e0" w:val="clear"/>
            <w:tcMar>
              <w:top w:w="0.0" w:type="dxa"/>
              <w:left w:w="108.0" w:type="dxa"/>
              <w:bottom w:w="0.0" w:type="dxa"/>
              <w:right w:w="108.0" w:type="dxa"/>
            </w:tcMar>
          </w:tcPr>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vMerge w:val="continue"/>
            <w:shd w:fill="e0e0e0" w:val="clear"/>
            <w:tcMar>
              <w:top w:w="0.0" w:type="dxa"/>
              <w:left w:w="108.0" w:type="dxa"/>
              <w:bottom w:w="0.0" w:type="dxa"/>
              <w:right w:w="108.0" w:type="dxa"/>
            </w:tcMar>
          </w:tcPr>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A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'EUMC'</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Darmstadt</w:t>
            </w:r>
            <w:r w:rsidDel="00000000" w:rsidR="00000000" w:rsidRPr="00000000">
              <w:rPr>
                <w:rFonts w:ascii="Arial" w:cs="Arial" w:eastAsia="Arial" w:hAnsi="Arial"/>
                <w:b w:val="0"/>
                <w:i w:val="0"/>
                <w:smallCaps w:val="0"/>
                <w:strike w:val="0"/>
                <w:color w:val="000000"/>
                <w:sz w:val="16"/>
                <w:szCs w:val="16"/>
                <w:u w:val="none"/>
                <w:shd w:fill="auto" w:val="clear"/>
                <w:vertAlign w:val="superscript"/>
              </w:rPr>
              <w:footnoteReference w:customMarkFollows="0" w:id="16"/>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w:t>
            </w:r>
          </w:p>
        </w:tc>
      </w:tr>
      <w:tr>
        <w:trPr>
          <w:cantSplit w:val="0"/>
          <w:tblHeader w:val="0"/>
        </w:trPr>
        <w:tc>
          <w:tcPr>
            <w:vMerge w:val="continue"/>
            <w:shd w:fill="e0e0e0" w:val="clear"/>
            <w:tcMar>
              <w:top w:w="0.0" w:type="dxa"/>
              <w:left w:w="108.0" w:type="dxa"/>
              <w:bottom w:w="0.0" w:type="dxa"/>
              <w:right w:w="108.0" w:type="dxa"/>
            </w:tcMar>
          </w:tcPr>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vMerge w:val="continue"/>
            <w:shd w:fill="e0e0e0" w:val="clear"/>
            <w:tcMar>
              <w:top w:w="0.0" w:type="dxa"/>
              <w:left w:w="108.0" w:type="dxa"/>
              <w:bottom w:w="0.0" w:type="dxa"/>
              <w:right w:w="108.0" w:type="dxa"/>
            </w:tcMar>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'EUMP'</w:t>
            </w:r>
          </w:p>
        </w:tc>
        <w:tc>
          <w:tcPr>
            <w:shd w:fill="e6e6e6" w:val="clear"/>
            <w:tcMar>
              <w:top w:w="0.0" w:type="dxa"/>
              <w:left w:w="108.0" w:type="dxa"/>
              <w:bottom w:w="0.0" w:type="dxa"/>
              <w:right w:w="108.0" w:type="dxa"/>
            </w:tcMar>
          </w:tcPr>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Darmstadt</w:t>
            </w:r>
            <w:r w:rsidDel="00000000" w:rsidR="00000000" w:rsidRPr="00000000">
              <w:rPr>
                <w:rFonts w:ascii="Arial" w:cs="Arial" w:eastAsia="Arial" w:hAnsi="Arial"/>
                <w:b w:val="0"/>
                <w:i w:val="0"/>
                <w:smallCaps w:val="0"/>
                <w:strike w:val="0"/>
                <w:color w:val="000000"/>
                <w:sz w:val="16"/>
                <w:szCs w:val="16"/>
                <w:u w:val="none"/>
                <w:shd w:fill="auto" w:val="clear"/>
                <w:vertAlign w:val="superscript"/>
              </w:rPr>
              <w:footnoteReference w:customMarkFollows="0" w:id="17"/>
            </w: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w:t>
            </w:r>
          </w:p>
        </w:tc>
      </w:tr>
      <w:tr>
        <w:trPr>
          <w:cantSplit w:val="0"/>
          <w:tblHeader w:val="0"/>
        </w:trPr>
        <w:tc>
          <w:tcPr>
            <w:vMerge w:val="continue"/>
            <w:shd w:fill="e0e0e0" w:val="clear"/>
            <w:tcMar>
              <w:top w:w="0.0" w:type="dxa"/>
              <w:left w:w="108.0" w:type="dxa"/>
              <w:bottom w:w="0.0" w:type="dxa"/>
              <w:right w:w="108.0" w:type="dxa"/>
            </w:tcMar>
          </w:tcPr>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vMerge w:val="continue"/>
            <w:shd w:fill="e0e0e0" w:val="clear"/>
            <w:tcMar>
              <w:top w:w="0.0" w:type="dxa"/>
              <w:left w:w="108.0" w:type="dxa"/>
              <w:bottom w:w="0.0" w:type="dxa"/>
              <w:right w:w="108.0" w:type="dxa"/>
            </w:tcMar>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A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'EUMR'</w:t>
            </w:r>
          </w:p>
        </w:tc>
        <w:tc>
          <w:tcPr>
            <w:shd w:fill="f3f3f3" w:val="clear"/>
            <w:tcMar>
              <w:top w:w="0.0" w:type="dxa"/>
              <w:left w:w="108.0" w:type="dxa"/>
              <w:bottom w:w="0.0" w:type="dxa"/>
              <w:right w:w="108.0" w:type="dxa"/>
            </w:tcMar>
          </w:tcPr>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Darmstadt</w:t>
            </w:r>
            <w:r w:rsidDel="00000000" w:rsidR="00000000" w:rsidRPr="00000000">
              <w:rPr>
                <w:rFonts w:ascii="Arial" w:cs="Arial" w:eastAsia="Arial" w:hAnsi="Arial"/>
                <w:b w:val="0"/>
                <w:i w:val="0"/>
                <w:smallCaps w:val="0"/>
                <w:strike w:val="0"/>
                <w:color w:val="000000"/>
                <w:sz w:val="16"/>
                <w:szCs w:val="16"/>
                <w:u w:val="none"/>
                <w:shd w:fill="auto" w:val="clear"/>
                <w:vertAlign w:val="superscript"/>
              </w:rPr>
              <w:footnoteReference w:customMarkFollows="0" w:id="18"/>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B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Courier New" w:cs="Courier New" w:eastAsia="Courier New" w:hAnsi="Courier New"/>
                <w:b w:val="0"/>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'KNES'</w:t>
            </w: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B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Washington</w:t>
            </w:r>
            <w:r w:rsidDel="00000000" w:rsidR="00000000" w:rsidRPr="00000000">
              <w:rPr>
                <w:rFonts w:ascii="Arial" w:cs="Arial" w:eastAsia="Arial" w:hAnsi="Arial"/>
                <w:b w:val="0"/>
                <w:i w:val="0"/>
                <w:smallCaps w:val="0"/>
                <w:strike w:val="0"/>
                <w:color w:val="000000"/>
                <w:sz w:val="16"/>
                <w:szCs w:val="16"/>
                <w:u w:val="none"/>
                <w:shd w:fill="auto" w:val="clear"/>
                <w:vertAlign w:val="superscript"/>
              </w:rPr>
              <w:footnoteReference w:customMarkFollows="0" w:id="19"/>
            </w: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US</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B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B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'BAWX'</w:t>
            </w:r>
          </w:p>
        </w:tc>
        <w:tc>
          <w:tcPr>
            <w:shd w:fill="f3f3f3" w:val="clear"/>
            <w:tcMar>
              <w:top w:w="0.0" w:type="dxa"/>
              <w:left w:w="108.0" w:type="dxa"/>
              <w:bottom w:w="0.0" w:type="dxa"/>
              <w:right w:w="108.0" w:type="dxa"/>
            </w:tcMar>
          </w:tcPr>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Beijing</w:t>
            </w:r>
          </w:p>
        </w:tc>
        <w:tc>
          <w:tcPr>
            <w:shd w:fill="f3f3f3" w:val="clear"/>
            <w:tcMar>
              <w:top w:w="0.0" w:type="dxa"/>
              <w:left w:w="108.0" w:type="dxa"/>
              <w:bottom w:w="0.0" w:type="dxa"/>
              <w:right w:w="108.0" w:type="dxa"/>
            </w:tcMar>
          </w:tcPr>
          <w:p w:rsidR="00000000" w:rsidDel="00000000" w:rsidP="00000000" w:rsidRDefault="00000000" w:rsidRPr="00000000" w14:paraId="00000B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CN</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B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'DEMS'</w:t>
            </w:r>
          </w:p>
        </w:tc>
        <w:tc>
          <w:tcPr>
            <w:shd w:fill="e6e6e6" w:val="clear"/>
            <w:tcMar>
              <w:top w:w="0.0" w:type="dxa"/>
              <w:left w:w="108.0" w:type="dxa"/>
              <w:bottom w:w="0.0" w:type="dxa"/>
              <w:right w:w="108.0" w:type="dxa"/>
            </w:tcMar>
          </w:tcPr>
          <w:p w:rsidR="00000000" w:rsidDel="00000000" w:rsidP="00000000" w:rsidRDefault="00000000" w:rsidRPr="00000000" w14:paraId="00000B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New Delhi</w:t>
            </w:r>
          </w:p>
        </w:tc>
        <w:tc>
          <w:tcPr>
            <w:shd w:fill="e6e6e6" w:val="clear"/>
            <w:tcMar>
              <w:top w:w="0.0" w:type="dxa"/>
              <w:left w:w="108.0" w:type="dxa"/>
              <w:bottom w:w="0.0" w:type="dxa"/>
              <w:right w:w="108.0" w:type="dxa"/>
            </w:tcMar>
          </w:tcPr>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IN</w:t>
            </w:r>
          </w:p>
        </w:tc>
      </w:tr>
      <w:tr>
        <w:trPr>
          <w:cantSplit w:val="0"/>
          <w:tblHeader w:val="0"/>
        </w:trPr>
        <w:tc>
          <w:tcPr>
            <w:shd w:fill="e0e0e0" w:val="clear"/>
            <w:tcMar>
              <w:top w:w="0.0" w:type="dxa"/>
              <w:left w:w="108.0" w:type="dxa"/>
              <w:bottom w:w="0.0" w:type="dxa"/>
              <w:right w:w="108.0" w:type="dxa"/>
            </w:tcMar>
          </w:tcPr>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Courier New" w:cs="Courier New" w:eastAsia="Courier New" w:hAnsi="Courier New"/>
                <w:b w:val="0"/>
                <w:i w:val="0"/>
                <w:smallCaps w:val="0"/>
                <w:strike w:val="0"/>
                <w:color w:val="000000"/>
                <w:sz w:val="16"/>
                <w:szCs w:val="16"/>
                <w:u w:val="none"/>
                <w:shd w:fill="e6e6e6"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e6e6e6" w:val="clear"/>
                <w:vertAlign w:val="baseline"/>
                <w:rtl w:val="0"/>
              </w:rPr>
              <w:t xml:space="preserve">'KWNO'</w:t>
            </w: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16"/>
                <w:szCs w:val="16"/>
                <w:u w:val="none"/>
                <w:shd w:fill="e6e6e6" w:val="clear"/>
                <w:vertAlign w:val="baseline"/>
              </w:rPr>
            </w:pPr>
            <w:r w:rsidDel="00000000" w:rsidR="00000000" w:rsidRPr="00000000">
              <w:rPr>
                <w:rFonts w:ascii="Arial" w:cs="Arial" w:eastAsia="Arial" w:hAnsi="Arial"/>
                <w:b w:val="0"/>
                <w:i w:val="0"/>
                <w:smallCaps w:val="0"/>
                <w:strike w:val="0"/>
                <w:color w:val="000000"/>
                <w:sz w:val="16"/>
                <w:szCs w:val="16"/>
                <w:u w:val="none"/>
                <w:shd w:fill="e6e6e6" w:val="clear"/>
                <w:vertAlign w:val="baseline"/>
                <w:rtl w:val="0"/>
              </w:rPr>
              <w:t xml:space="preserve">Washington</w:t>
            </w:r>
            <w:r w:rsidDel="00000000" w:rsidR="00000000" w:rsidRPr="00000000">
              <w:rPr>
                <w:rFonts w:ascii="Arial" w:cs="Arial" w:eastAsia="Arial" w:hAnsi="Arial"/>
                <w:b w:val="0"/>
                <w:i w:val="0"/>
                <w:smallCaps w:val="0"/>
                <w:strike w:val="0"/>
                <w:color w:val="000000"/>
                <w:sz w:val="16"/>
                <w:szCs w:val="16"/>
                <w:u w:val="none"/>
                <w:shd w:fill="e6e6e6" w:val="clear"/>
                <w:vertAlign w:val="superscript"/>
                <w:rtl w:val="0"/>
              </w:rPr>
              <w:t xml:space="preserve">20</w:t>
            </w:r>
            <w:r w:rsidDel="00000000" w:rsidR="00000000" w:rsidRPr="00000000">
              <w:rPr>
                <w:rtl w:val="0"/>
              </w:rPr>
            </w:r>
          </w:p>
        </w:tc>
        <w:tc>
          <w:tcPr>
            <w:shd w:fill="e6e6e6" w:val="clear"/>
            <w:tcMar>
              <w:top w:w="0.0" w:type="dxa"/>
              <w:left w:w="108.0" w:type="dxa"/>
              <w:bottom w:w="0.0" w:type="dxa"/>
              <w:right w:w="108.0" w:type="dxa"/>
            </w:tcMar>
          </w:tcPr>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center"/>
              <w:rPr>
                <w:rFonts w:ascii="Arial" w:cs="Arial" w:eastAsia="Arial" w:hAnsi="Arial"/>
                <w:b w:val="0"/>
                <w:i w:val="0"/>
                <w:smallCaps w:val="0"/>
                <w:strike w:val="0"/>
                <w:color w:val="000000"/>
                <w:sz w:val="16"/>
                <w:szCs w:val="16"/>
                <w:u w:val="none"/>
                <w:shd w:fill="e6e6e6" w:val="clear"/>
                <w:vertAlign w:val="baseline"/>
              </w:rPr>
            </w:pPr>
            <w:r w:rsidDel="00000000" w:rsidR="00000000" w:rsidRPr="00000000">
              <w:rPr>
                <w:rFonts w:ascii="Arial" w:cs="Arial" w:eastAsia="Arial" w:hAnsi="Arial"/>
                <w:b w:val="0"/>
                <w:i w:val="0"/>
                <w:smallCaps w:val="0"/>
                <w:strike w:val="0"/>
                <w:color w:val="000000"/>
                <w:sz w:val="16"/>
                <w:szCs w:val="16"/>
                <w:u w:val="none"/>
                <w:shd w:fill="e6e6e6" w:val="clear"/>
                <w:vertAlign w:val="baseline"/>
                <w:rtl w:val="0"/>
              </w:rPr>
              <w:t xml:space="preserve">US</w:t>
            </w:r>
          </w:p>
        </w:tc>
      </w:tr>
      <w:tr>
        <w:trPr>
          <w:cantSplit w:val="0"/>
          <w:tblHeader w:val="0"/>
        </w:trPr>
        <w:tc>
          <w:tcPr>
            <w:shd w:fill="f3f3f3" w:val="clear"/>
            <w:tcMar>
              <w:top w:w="0.0" w:type="dxa"/>
              <w:left w:w="108.0" w:type="dxa"/>
              <w:bottom w:w="0.0" w:type="dxa"/>
              <w:right w:w="108.0" w:type="dxa"/>
            </w:tcMar>
          </w:tcPr>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YYGGgg</w:t>
            </w:r>
          </w:p>
        </w:tc>
        <w:tc>
          <w:tcPr>
            <w:shd w:fill="f3f3f3" w:val="clear"/>
            <w:tcMar>
              <w:top w:w="0.0" w:type="dxa"/>
              <w:left w:w="108.0" w:type="dxa"/>
              <w:bottom w:w="0.0" w:type="dxa"/>
              <w:right w:w="108.0" w:type="dxa"/>
            </w:tcMar>
          </w:tcPr>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Date/time of observation</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where:-</w:t>
            </w:r>
            <w:r w:rsidDel="00000000" w:rsidR="00000000" w:rsidRPr="00000000">
              <w:rPr>
                <w:rtl w:val="0"/>
              </w:rPr>
            </w:r>
          </w:p>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YY</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 day of month (01-31)</w:t>
              <w:br w:type="textWrapping"/>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GG</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hour (00-23)</w:t>
              <w:br w:type="textWrapping"/>
            </w: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gg</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 minute (00-59)</w:t>
            </w:r>
            <w:r w:rsidDel="00000000" w:rsidR="00000000" w:rsidRPr="00000000">
              <w:rPr>
                <w:rtl w:val="0"/>
              </w:rPr>
            </w:r>
          </w:p>
        </w:tc>
        <w:tc>
          <w:tcPr>
            <w:gridSpan w:val="3"/>
            <w:shd w:fill="f3f3f3" w:val="clear"/>
            <w:tcMar>
              <w:top w:w="0.0" w:type="dxa"/>
              <w:left w:w="108.0" w:type="dxa"/>
              <w:bottom w:w="0.0" w:type="dxa"/>
              <w:right w:w="108.0" w:type="dxa"/>
            </w:tcMar>
          </w:tcPr>
          <w:p w:rsidR="00000000" w:rsidDel="00000000" w:rsidP="00000000" w:rsidRDefault="00000000" w:rsidRPr="00000000" w14:paraId="00000B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Day &amp; Time of first observation in BUFR message</w:t>
            </w:r>
            <w:r w:rsidDel="00000000" w:rsidR="00000000" w:rsidRPr="00000000">
              <w:rPr>
                <w:rtl w:val="0"/>
              </w:rPr>
            </w:r>
          </w:p>
        </w:tc>
      </w:tr>
    </w:tbl>
    <w:p w:rsidR="00000000" w:rsidDel="00000000" w:rsidP="00000000" w:rsidRDefault="00000000" w:rsidRPr="00000000" w14:paraId="00000B1A">
      <w:pPr>
        <w:pStyle w:val="Heading2"/>
        <w:spacing w:after="120" w:before="0" w:lineRule="auto"/>
        <w:jc w:val="both"/>
        <w:rPr>
          <w:rFonts w:ascii="Arial" w:cs="Arial" w:eastAsia="Arial" w:hAnsi="Arial"/>
          <w:sz w:val="20"/>
          <w:szCs w:val="20"/>
        </w:rPr>
      </w:pPr>
      <w:bookmarkStart w:colFirst="0" w:colLast="0" w:name="_heading=h.2zbgiuw" w:id="56"/>
      <w:bookmarkEnd w:id="56"/>
      <w:r w:rsidDel="00000000" w:rsidR="00000000" w:rsidRPr="00000000">
        <w:rPr>
          <w:rtl w:val="0"/>
        </w:rPr>
      </w:r>
    </w:p>
    <w:p w:rsidR="00000000" w:rsidDel="00000000" w:rsidP="00000000" w:rsidRDefault="00000000" w:rsidRPr="00000000" w14:paraId="00000B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1egqt2p" w:id="57"/>
      <w:bookmarkEnd w:id="57"/>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Table 13. Geographical Area Designator (A2) codes</w:t>
      </w:r>
      <w:r w:rsidDel="00000000" w:rsidR="00000000" w:rsidRPr="00000000">
        <w:rPr>
          <w:rtl w:val="0"/>
        </w:rPr>
      </w:r>
    </w:p>
    <w:tbl>
      <w:tblPr>
        <w:tblStyle w:val="Table23"/>
        <w:tblW w:w="9062.0" w:type="dxa"/>
        <w:jc w:val="left"/>
        <w:tblInd w:w="6.0" w:type="dxa"/>
        <w:tblLayout w:type="fixed"/>
        <w:tblLook w:val="0000"/>
      </w:tblPr>
      <w:tblGrid>
        <w:gridCol w:w="1685"/>
        <w:gridCol w:w="1308"/>
        <w:gridCol w:w="75"/>
        <w:gridCol w:w="1469"/>
        <w:gridCol w:w="1469"/>
        <w:gridCol w:w="1469"/>
        <w:gridCol w:w="1587"/>
        <w:tblGridChange w:id="0">
          <w:tblGrid>
            <w:gridCol w:w="1685"/>
            <w:gridCol w:w="1308"/>
            <w:gridCol w:w="75"/>
            <w:gridCol w:w="1469"/>
            <w:gridCol w:w="1469"/>
            <w:gridCol w:w="1469"/>
            <w:gridCol w:w="1587"/>
          </w:tblGrid>
        </w:tblGridChange>
      </w:tblGrid>
      <w:tr>
        <w:trPr>
          <w:cantSplit w:val="1"/>
          <w:tblHeader w:val="0"/>
        </w:trPr>
        <w:tc>
          <w:tcPr>
            <w:shd w:fill="94bd5e" w:val="clear"/>
            <w:tcMar>
              <w:top w:w="0.0" w:type="dxa"/>
              <w:left w:w="108.0" w:type="dxa"/>
              <w:bottom w:w="0.0" w:type="dxa"/>
              <w:right w:w="108.0" w:type="dxa"/>
            </w:tcMar>
            <w:vAlign w:val="center"/>
          </w:tcPr>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c>
        <w:tc>
          <w:tcPr>
            <w:shd w:fill="94bd5e" w:val="clear"/>
            <w:tcMar>
              <w:top w:w="0.0" w:type="dxa"/>
              <w:left w:w="108.0" w:type="dxa"/>
              <w:bottom w:w="0.0" w:type="dxa"/>
              <w:right w:w="108.0" w:type="dxa"/>
            </w:tcMar>
            <w:vAlign w:val="center"/>
          </w:tcPr>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0</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  – 90</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w:t>
            </w:r>
            <w:r w:rsidDel="00000000" w:rsidR="00000000" w:rsidRPr="00000000">
              <w:rPr>
                <w:rtl w:val="0"/>
              </w:rPr>
            </w:r>
          </w:p>
        </w:tc>
        <w:tc>
          <w:tcPr>
            <w:gridSpan w:val="2"/>
            <w:shd w:fill="94bd5e" w:val="clear"/>
            <w:tcMar>
              <w:top w:w="0.0" w:type="dxa"/>
              <w:left w:w="108.0" w:type="dxa"/>
              <w:bottom w:w="0.0" w:type="dxa"/>
              <w:right w:w="108.0" w:type="dxa"/>
            </w:tcMar>
            <w:vAlign w:val="center"/>
          </w:tcPr>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90</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  – 180</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w:t>
            </w:r>
            <w:r w:rsidDel="00000000" w:rsidR="00000000" w:rsidRPr="00000000">
              <w:rPr>
                <w:rtl w:val="0"/>
              </w:rPr>
            </w:r>
          </w:p>
        </w:tc>
        <w:tc>
          <w:tcPr>
            <w:shd w:fill="94bd5e" w:val="clear"/>
            <w:tcMar>
              <w:top w:w="0.0" w:type="dxa"/>
              <w:left w:w="108.0" w:type="dxa"/>
              <w:bottom w:w="0.0" w:type="dxa"/>
              <w:right w:w="108.0" w:type="dxa"/>
            </w:tcMar>
            <w:vAlign w:val="center"/>
          </w:tcPr>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180</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  – 90</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w:t>
            </w:r>
            <w:r w:rsidDel="00000000" w:rsidR="00000000" w:rsidRPr="00000000">
              <w:rPr>
                <w:rtl w:val="0"/>
              </w:rPr>
            </w:r>
          </w:p>
        </w:tc>
        <w:tc>
          <w:tcPr>
            <w:shd w:fill="94bd5e" w:val="clear"/>
            <w:tcMar>
              <w:top w:w="0.0" w:type="dxa"/>
              <w:left w:w="108.0" w:type="dxa"/>
              <w:bottom w:w="0.0" w:type="dxa"/>
              <w:right w:w="108.0" w:type="dxa"/>
            </w:tcMar>
            <w:vAlign w:val="center"/>
          </w:tcPr>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90</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  – 0</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w:t>
            </w:r>
            <w:r w:rsidDel="00000000" w:rsidR="00000000" w:rsidRPr="00000000">
              <w:rPr>
                <w:rtl w:val="0"/>
              </w:rPr>
            </w:r>
          </w:p>
        </w:tc>
        <w:tc>
          <w:tcPr>
            <w:shd w:fill="94bd5e" w:val="clear"/>
            <w:tcMar>
              <w:top w:w="0.0" w:type="dxa"/>
              <w:left w:w="108.0" w:type="dxa"/>
              <w:bottom w:w="0.0" w:type="dxa"/>
              <w:right w:w="108.0" w:type="dxa"/>
            </w:tcMar>
            <w:vAlign w:val="center"/>
          </w:tcPr>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45</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 – 180</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w:t>
            </w: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NH</w:t>
            </w:r>
            <w:r w:rsidDel="00000000" w:rsidR="00000000" w:rsidRPr="00000000">
              <w:rPr>
                <w:rFonts w:ascii="Arial" w:cs="Arial" w:eastAsia="Arial" w:hAnsi="Arial"/>
                <w:b w:val="1"/>
                <w:i w:val="1"/>
                <w:smallCaps w:val="0"/>
                <w:strike w:val="0"/>
                <w:color w:val="000000"/>
                <w:sz w:val="18"/>
                <w:szCs w:val="18"/>
                <w:u w:val="none"/>
                <w:shd w:fill="auto" w:val="clear"/>
                <w:vertAlign w:val="superscript"/>
                <w:rtl w:val="0"/>
              </w:rPr>
              <w:t xml:space="preserve">21</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B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1"/>
                <w:i w:val="0"/>
                <w:smallCaps w:val="0"/>
                <w:strike w:val="0"/>
                <w:color w:val="000000"/>
                <w:sz w:val="18"/>
                <w:szCs w:val="18"/>
                <w:u w:val="none"/>
                <w:shd w:fill="auto" w:val="clear"/>
                <w:vertAlign w:val="baseline"/>
                <w:rtl w:val="0"/>
              </w:rPr>
              <w:t xml:space="preserve">A</w:t>
            </w:r>
          </w:p>
        </w:tc>
        <w:tc>
          <w:tcPr>
            <w:gridSpan w:val="2"/>
            <w:shd w:fill="f3f3f3" w:val="clear"/>
            <w:tcMar>
              <w:top w:w="0.0" w:type="dxa"/>
              <w:left w:w="108.0" w:type="dxa"/>
              <w:bottom w:w="0.0" w:type="dxa"/>
              <w:right w:w="108.0" w:type="dxa"/>
            </w:tcMar>
          </w:tcPr>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1"/>
                <w:i w:val="0"/>
                <w:smallCaps w:val="0"/>
                <w:strike w:val="0"/>
                <w:color w:val="000000"/>
                <w:sz w:val="18"/>
                <w:szCs w:val="18"/>
                <w:u w:val="none"/>
                <w:shd w:fill="auto" w:val="clear"/>
                <w:vertAlign w:val="baseline"/>
                <w:rtl w:val="0"/>
              </w:rPr>
              <w:t xml:space="preserve">B</w:t>
            </w:r>
          </w:p>
        </w:tc>
        <w:tc>
          <w:tcPr>
            <w:shd w:fill="f3f3f3" w:val="clear"/>
            <w:tcMar>
              <w:top w:w="0.0" w:type="dxa"/>
              <w:left w:w="108.0" w:type="dxa"/>
              <w:bottom w:w="0.0" w:type="dxa"/>
              <w:right w:w="108.0" w:type="dxa"/>
            </w:tcMar>
          </w:tcPr>
          <w:p w:rsidR="00000000" w:rsidDel="00000000" w:rsidP="00000000" w:rsidRDefault="00000000" w:rsidRPr="00000000" w14:paraId="00000B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1"/>
                <w:i w:val="0"/>
                <w:smallCaps w:val="0"/>
                <w:strike w:val="0"/>
                <w:color w:val="000000"/>
                <w:sz w:val="18"/>
                <w:szCs w:val="18"/>
                <w:u w:val="none"/>
                <w:shd w:fill="auto" w:val="clear"/>
                <w:vertAlign w:val="baseline"/>
                <w:rtl w:val="0"/>
              </w:rPr>
              <w:t xml:space="preserve">C</w:t>
            </w:r>
          </w:p>
        </w:tc>
        <w:tc>
          <w:tcPr>
            <w:shd w:fill="f3f3f3" w:val="clear"/>
            <w:tcMar>
              <w:top w:w="0.0" w:type="dxa"/>
              <w:left w:w="108.0" w:type="dxa"/>
              <w:bottom w:w="0.0" w:type="dxa"/>
              <w:right w:w="108.0" w:type="dxa"/>
            </w:tcMar>
          </w:tcPr>
          <w:p w:rsidR="00000000" w:rsidDel="00000000" w:rsidP="00000000" w:rsidRDefault="00000000" w:rsidRPr="00000000" w14:paraId="00000B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1"/>
                <w:i w:val="0"/>
                <w:smallCaps w:val="0"/>
                <w:strike w:val="0"/>
                <w:color w:val="000000"/>
                <w:sz w:val="18"/>
                <w:szCs w:val="18"/>
                <w:u w:val="none"/>
                <w:shd w:fill="auto" w:val="clear"/>
                <w:vertAlign w:val="baseline"/>
                <w:rtl w:val="0"/>
              </w:rPr>
              <w:t xml:space="preserve">D</w:t>
            </w:r>
          </w:p>
        </w:tc>
        <w:tc>
          <w:tcPr>
            <w:shd w:fill="f3f3f3" w:val="clear"/>
            <w:tcMar>
              <w:top w:w="0.0" w:type="dxa"/>
              <w:left w:w="108.0" w:type="dxa"/>
              <w:bottom w:w="0.0" w:type="dxa"/>
              <w:right w:w="108.0" w:type="dxa"/>
            </w:tcMar>
          </w:tcPr>
          <w:p w:rsidR="00000000" w:rsidDel="00000000" w:rsidP="00000000" w:rsidRDefault="00000000" w:rsidRPr="00000000" w14:paraId="00000B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B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Tropics</w:t>
            </w:r>
            <w:r w:rsidDel="00000000" w:rsidR="00000000" w:rsidRPr="00000000">
              <w:rPr>
                <w:rFonts w:ascii="Arial" w:cs="Arial" w:eastAsia="Arial" w:hAnsi="Arial"/>
                <w:b w:val="1"/>
                <w:i w:val="1"/>
                <w:smallCaps w:val="0"/>
                <w:strike w:val="0"/>
                <w:color w:val="000000"/>
                <w:sz w:val="18"/>
                <w:szCs w:val="18"/>
                <w:u w:val="none"/>
                <w:shd w:fill="auto" w:val="clear"/>
                <w:vertAlign w:val="superscript"/>
              </w:rPr>
              <w:footnoteReference w:customMarkFollows="0" w:id="20"/>
            </w: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B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1"/>
                <w:i w:val="0"/>
                <w:smallCaps w:val="0"/>
                <w:strike w:val="0"/>
                <w:color w:val="000000"/>
                <w:sz w:val="18"/>
                <w:szCs w:val="18"/>
                <w:u w:val="none"/>
                <w:shd w:fill="auto" w:val="clear"/>
                <w:vertAlign w:val="baseline"/>
                <w:rtl w:val="0"/>
              </w:rPr>
              <w:t xml:space="preserve">E</w:t>
            </w:r>
          </w:p>
        </w:tc>
        <w:tc>
          <w:tcPr>
            <w:gridSpan w:val="2"/>
            <w:shd w:fill="e0e0e0" w:val="clear"/>
            <w:tcMar>
              <w:top w:w="0.0" w:type="dxa"/>
              <w:left w:w="108.0" w:type="dxa"/>
              <w:bottom w:w="0.0" w:type="dxa"/>
              <w:right w:w="108.0" w:type="dxa"/>
            </w:tcMar>
          </w:tcPr>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1"/>
                <w:i w:val="0"/>
                <w:smallCaps w:val="0"/>
                <w:strike w:val="0"/>
                <w:color w:val="000000"/>
                <w:sz w:val="18"/>
                <w:szCs w:val="18"/>
                <w:u w:val="none"/>
                <w:shd w:fill="auto" w:val="clear"/>
                <w:vertAlign w:val="baseline"/>
                <w:rtl w:val="0"/>
              </w:rPr>
              <w:t xml:space="preserve">F</w:t>
            </w:r>
          </w:p>
        </w:tc>
        <w:tc>
          <w:tcPr>
            <w:shd w:fill="e0e0e0" w:val="clear"/>
            <w:tcMar>
              <w:top w:w="0.0" w:type="dxa"/>
              <w:left w:w="108.0" w:type="dxa"/>
              <w:bottom w:w="0.0" w:type="dxa"/>
              <w:right w:w="108.0" w:type="dxa"/>
            </w:tcMar>
          </w:tcPr>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1"/>
                <w:i w:val="0"/>
                <w:smallCaps w:val="0"/>
                <w:strike w:val="0"/>
                <w:color w:val="000000"/>
                <w:sz w:val="18"/>
                <w:szCs w:val="18"/>
                <w:u w:val="none"/>
                <w:shd w:fill="auto" w:val="clear"/>
                <w:vertAlign w:val="baseline"/>
                <w:rtl w:val="0"/>
              </w:rPr>
              <w:t xml:space="preserve">G</w:t>
            </w:r>
          </w:p>
        </w:tc>
        <w:tc>
          <w:tcPr>
            <w:shd w:fill="e0e0e0" w:val="clear"/>
            <w:tcMar>
              <w:top w:w="0.0" w:type="dxa"/>
              <w:left w:w="108.0" w:type="dxa"/>
              <w:bottom w:w="0.0" w:type="dxa"/>
              <w:right w:w="108.0" w:type="dxa"/>
            </w:tcMar>
          </w:tcPr>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1"/>
                <w:i w:val="0"/>
                <w:smallCaps w:val="0"/>
                <w:strike w:val="0"/>
                <w:color w:val="000000"/>
                <w:sz w:val="18"/>
                <w:szCs w:val="18"/>
                <w:u w:val="none"/>
                <w:shd w:fill="auto" w:val="clear"/>
                <w:vertAlign w:val="baseline"/>
                <w:rtl w:val="0"/>
              </w:rPr>
              <w:t xml:space="preserve">H</w:t>
            </w:r>
          </w:p>
        </w:tc>
        <w:tc>
          <w:tcPr>
            <w:shd w:fill="e0e0e0" w:val="clear"/>
            <w:tcMar>
              <w:top w:w="0.0" w:type="dxa"/>
              <w:left w:w="108.0" w:type="dxa"/>
              <w:bottom w:w="0.0" w:type="dxa"/>
              <w:right w:w="108.0" w:type="dxa"/>
            </w:tcMar>
          </w:tcPr>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SH</w:t>
            </w:r>
            <w:r w:rsidDel="00000000" w:rsidR="00000000" w:rsidRPr="00000000">
              <w:rPr>
                <w:rFonts w:ascii="Arial" w:cs="Arial" w:eastAsia="Arial" w:hAnsi="Arial"/>
                <w:b w:val="1"/>
                <w:i w:val="1"/>
                <w:smallCaps w:val="0"/>
                <w:strike w:val="0"/>
                <w:color w:val="000000"/>
                <w:sz w:val="18"/>
                <w:szCs w:val="18"/>
                <w:u w:val="none"/>
                <w:shd w:fill="auto" w:val="clear"/>
                <w:vertAlign w:val="superscript"/>
                <w:rtl w:val="0"/>
              </w:rPr>
              <w:t xml:space="preserve">21</w:t>
            </w:r>
            <w:r w:rsidDel="00000000" w:rsidR="00000000" w:rsidRPr="00000000">
              <w:rPr>
                <w:rtl w:val="0"/>
              </w:rPr>
            </w:r>
          </w:p>
        </w:tc>
        <w:tc>
          <w:tcPr>
            <w:shd w:fill="f3f3f3" w:val="clear"/>
            <w:tcMar>
              <w:top w:w="0.0" w:type="dxa"/>
              <w:left w:w="108.0" w:type="dxa"/>
              <w:bottom w:w="0.0" w:type="dxa"/>
              <w:right w:w="108.0" w:type="dxa"/>
            </w:tcMar>
          </w:tcPr>
          <w:p w:rsidR="00000000" w:rsidDel="00000000" w:rsidP="00000000" w:rsidRDefault="00000000" w:rsidRPr="00000000" w14:paraId="00000B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1"/>
                <w:i w:val="0"/>
                <w:smallCaps w:val="0"/>
                <w:strike w:val="0"/>
                <w:color w:val="000000"/>
                <w:sz w:val="18"/>
                <w:szCs w:val="18"/>
                <w:u w:val="none"/>
                <w:shd w:fill="auto" w:val="clear"/>
                <w:vertAlign w:val="baseline"/>
                <w:rtl w:val="0"/>
              </w:rPr>
              <w:t xml:space="preserve">I</w:t>
            </w:r>
          </w:p>
        </w:tc>
        <w:tc>
          <w:tcPr>
            <w:gridSpan w:val="2"/>
            <w:shd w:fill="f3f3f3" w:val="clear"/>
            <w:tcMar>
              <w:top w:w="0.0" w:type="dxa"/>
              <w:left w:w="108.0" w:type="dxa"/>
              <w:bottom w:w="0.0" w:type="dxa"/>
              <w:right w:w="108.0" w:type="dxa"/>
            </w:tcMar>
          </w:tcPr>
          <w:p w:rsidR="00000000" w:rsidDel="00000000" w:rsidP="00000000" w:rsidRDefault="00000000" w:rsidRPr="00000000" w14:paraId="00000B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1"/>
                <w:i w:val="0"/>
                <w:smallCaps w:val="0"/>
                <w:strike w:val="0"/>
                <w:color w:val="000000"/>
                <w:sz w:val="18"/>
                <w:szCs w:val="18"/>
                <w:u w:val="none"/>
                <w:shd w:fill="auto" w:val="clear"/>
                <w:vertAlign w:val="baseline"/>
                <w:rtl w:val="0"/>
              </w:rPr>
              <w:t xml:space="preserve">J</w:t>
            </w:r>
          </w:p>
        </w:tc>
        <w:tc>
          <w:tcPr>
            <w:shd w:fill="f3f3f3" w:val="clear"/>
            <w:tcMar>
              <w:top w:w="0.0" w:type="dxa"/>
              <w:left w:w="108.0" w:type="dxa"/>
              <w:bottom w:w="0.0" w:type="dxa"/>
              <w:right w:w="108.0" w:type="dxa"/>
            </w:tcMar>
          </w:tcPr>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1"/>
                <w:i w:val="0"/>
                <w:smallCaps w:val="0"/>
                <w:strike w:val="0"/>
                <w:color w:val="000000"/>
                <w:sz w:val="18"/>
                <w:szCs w:val="18"/>
                <w:u w:val="none"/>
                <w:shd w:fill="auto" w:val="clear"/>
                <w:vertAlign w:val="baseline"/>
                <w:rtl w:val="0"/>
              </w:rPr>
              <w:t xml:space="preserve">K</w:t>
            </w:r>
          </w:p>
        </w:tc>
        <w:tc>
          <w:tcPr>
            <w:shd w:fill="f3f3f3" w:val="clear"/>
            <w:tcMar>
              <w:top w:w="0.0" w:type="dxa"/>
              <w:left w:w="108.0" w:type="dxa"/>
              <w:bottom w:w="0.0" w:type="dxa"/>
              <w:right w:w="108.0" w:type="dxa"/>
            </w:tcMar>
          </w:tcPr>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1"/>
                <w:i w:val="0"/>
                <w:smallCaps w:val="0"/>
                <w:strike w:val="0"/>
                <w:color w:val="000000"/>
                <w:sz w:val="18"/>
                <w:szCs w:val="18"/>
                <w:u w:val="none"/>
                <w:shd w:fill="auto" w:val="clear"/>
                <w:vertAlign w:val="baseline"/>
                <w:rtl w:val="0"/>
              </w:rPr>
              <w:t xml:space="preserve">L</w:t>
            </w:r>
          </w:p>
        </w:tc>
        <w:tc>
          <w:tcPr>
            <w:shd w:fill="f3f3f3" w:val="clear"/>
            <w:tcMar>
              <w:top w:w="0.0" w:type="dxa"/>
              <w:left w:w="108.0" w:type="dxa"/>
              <w:bottom w:w="0.0" w:type="dxa"/>
              <w:right w:w="108.0" w:type="dxa"/>
            </w:tcMar>
          </w:tcPr>
          <w:p w:rsidR="00000000" w:rsidDel="00000000" w:rsidP="00000000" w:rsidRDefault="00000000" w:rsidRPr="00000000" w14:paraId="00000B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B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NH</w:t>
            </w:r>
            <w:r w:rsidDel="00000000" w:rsidR="00000000" w:rsidRPr="00000000">
              <w:rPr>
                <w:rFonts w:ascii="Arial" w:cs="Arial" w:eastAsia="Arial" w:hAnsi="Arial"/>
                <w:b w:val="1"/>
                <w:i w:val="1"/>
                <w:smallCaps w:val="0"/>
                <w:strike w:val="0"/>
                <w:color w:val="000000"/>
                <w:sz w:val="18"/>
                <w:szCs w:val="18"/>
                <w:u w:val="none"/>
                <w:shd w:fill="auto" w:val="clear"/>
                <w:vertAlign w:val="superscript"/>
              </w:rPr>
              <w:footnoteReference w:customMarkFollows="0" w:id="21"/>
            </w:r>
            <w:r w:rsidDel="00000000" w:rsidR="00000000" w:rsidRPr="00000000">
              <w:rPr>
                <w:rtl w:val="0"/>
              </w:rPr>
            </w:r>
          </w:p>
        </w:tc>
        <w:tc>
          <w:tcPr>
            <w:gridSpan w:val="5"/>
            <w:shd w:fill="e0e0e0" w:val="clear"/>
            <w:tcMar>
              <w:top w:w="0.0" w:type="dxa"/>
              <w:left w:w="108.0" w:type="dxa"/>
              <w:bottom w:w="0.0" w:type="dxa"/>
              <w:right w:w="108.0" w:type="dxa"/>
            </w:tcMar>
          </w:tcPr>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1"/>
                <w:i w:val="0"/>
                <w:smallCaps w:val="0"/>
                <w:strike w:val="0"/>
                <w:color w:val="000000"/>
                <w:sz w:val="18"/>
                <w:szCs w:val="18"/>
                <w:u w:val="none"/>
                <w:shd w:fill="auto" w:val="clear"/>
                <w:vertAlign w:val="baseline"/>
                <w:rtl w:val="0"/>
              </w:rPr>
              <w:t xml:space="preserve">&lt;-–---------------  N  -----------------&gt;</w:t>
            </w:r>
          </w:p>
        </w:tc>
        <w:tc>
          <w:tcPr>
            <w:shd w:fill="e0e0e0" w:val="clear"/>
            <w:tcMar>
              <w:top w:w="0.0" w:type="dxa"/>
              <w:left w:w="108.0" w:type="dxa"/>
              <w:bottom w:w="0.0" w:type="dxa"/>
              <w:right w:w="108.0" w:type="dxa"/>
            </w:tcMar>
          </w:tcPr>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SH</w:t>
            </w:r>
            <w:r w:rsidDel="00000000" w:rsidR="00000000" w:rsidRPr="00000000">
              <w:rPr>
                <w:rFonts w:ascii="Arial" w:cs="Arial" w:eastAsia="Arial" w:hAnsi="Arial"/>
                <w:b w:val="1"/>
                <w:i w:val="1"/>
                <w:smallCaps w:val="0"/>
                <w:strike w:val="0"/>
                <w:color w:val="000000"/>
                <w:sz w:val="18"/>
                <w:szCs w:val="18"/>
                <w:u w:val="none"/>
                <w:shd w:fill="auto" w:val="clear"/>
                <w:vertAlign w:val="superscript"/>
                <w:rtl w:val="0"/>
              </w:rPr>
              <w:t xml:space="preserve">22</w:t>
            </w:r>
            <w:r w:rsidDel="00000000" w:rsidR="00000000" w:rsidRPr="00000000">
              <w:rPr>
                <w:rtl w:val="0"/>
              </w:rPr>
            </w:r>
          </w:p>
        </w:tc>
        <w:tc>
          <w:tcPr>
            <w:gridSpan w:val="5"/>
            <w:shd w:fill="f3f3f3" w:val="clear"/>
            <w:tcMar>
              <w:top w:w="0.0" w:type="dxa"/>
              <w:left w:w="108.0" w:type="dxa"/>
              <w:bottom w:w="0.0" w:type="dxa"/>
              <w:right w:w="108.0" w:type="dxa"/>
            </w:tcMar>
          </w:tcPr>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1"/>
                <w:i w:val="0"/>
                <w:smallCaps w:val="0"/>
                <w:strike w:val="0"/>
                <w:color w:val="000000"/>
                <w:sz w:val="18"/>
                <w:szCs w:val="18"/>
                <w:u w:val="none"/>
                <w:shd w:fill="auto" w:val="clear"/>
                <w:vertAlign w:val="baseline"/>
                <w:rtl w:val="0"/>
              </w:rPr>
              <w:t xml:space="preserve">&lt;-–---------------  S  -----------------&gt;</w:t>
            </w:r>
          </w:p>
        </w:tc>
        <w:tc>
          <w:tcPr>
            <w:shd w:fill="f3f3f3" w:val="clear"/>
            <w:tcMar>
              <w:top w:w="0.0" w:type="dxa"/>
              <w:left w:w="108.0" w:type="dxa"/>
              <w:bottom w:w="0.0" w:type="dxa"/>
              <w:right w:w="108.0" w:type="dxa"/>
            </w:tcMar>
          </w:tcPr>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shd w:fill="e0e0e0" w:val="clear"/>
            <w:tcMar>
              <w:top w:w="0.0" w:type="dxa"/>
              <w:left w:w="108.0" w:type="dxa"/>
              <w:bottom w:w="0.0" w:type="dxa"/>
              <w:right w:w="108.0" w:type="dxa"/>
            </w:tcMar>
          </w:tcPr>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NH</w:t>
            </w:r>
            <w:r w:rsidDel="00000000" w:rsidR="00000000" w:rsidRPr="00000000">
              <w:rPr>
                <w:rFonts w:ascii="Arial" w:cs="Arial" w:eastAsia="Arial" w:hAnsi="Arial"/>
                <w:b w:val="1"/>
                <w:i w:val="1"/>
                <w:smallCaps w:val="0"/>
                <w:strike w:val="0"/>
                <w:color w:val="000000"/>
                <w:sz w:val="18"/>
                <w:szCs w:val="18"/>
                <w:u w:val="none"/>
                <w:shd w:fill="auto" w:val="clear"/>
                <w:vertAlign w:val="superscript"/>
                <w:rtl w:val="0"/>
              </w:rPr>
              <w:t xml:space="preserve">22</w:t>
            </w:r>
            <w:r w:rsidDel="00000000" w:rsidR="00000000" w:rsidRPr="00000000">
              <w:rPr>
                <w:rtl w:val="0"/>
              </w:rPr>
            </w:r>
          </w:p>
        </w:tc>
        <w:tc>
          <w:tcPr>
            <w:gridSpan w:val="2"/>
            <w:shd w:fill="e0e0e0" w:val="clear"/>
            <w:tcMar>
              <w:top w:w="0.0" w:type="dxa"/>
              <w:left w:w="108.0" w:type="dxa"/>
              <w:bottom w:w="0.0" w:type="dxa"/>
              <w:right w:w="108.0" w:type="dxa"/>
            </w:tcMar>
          </w:tcPr>
          <w:p w:rsidR="00000000" w:rsidDel="00000000" w:rsidP="00000000" w:rsidRDefault="00000000" w:rsidRPr="00000000" w14:paraId="00000B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tl w:val="0"/>
              </w:rPr>
            </w:r>
          </w:p>
        </w:tc>
        <w:tc>
          <w:tcPr>
            <w:shd w:fill="e0e0e0" w:val="clear"/>
            <w:tcMar>
              <w:top w:w="0.0" w:type="dxa"/>
              <w:left w:w="108.0" w:type="dxa"/>
              <w:bottom w:w="0.0" w:type="dxa"/>
              <w:right w:w="108.0" w:type="dxa"/>
            </w:tcMar>
          </w:tcPr>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1"/>
                <w:i w:val="0"/>
                <w:smallCaps w:val="0"/>
                <w:strike w:val="0"/>
                <w:color w:val="000000"/>
                <w:sz w:val="18"/>
                <w:szCs w:val="18"/>
                <w:u w:val="none"/>
                <w:shd w:fill="auto" w:val="clear"/>
                <w:vertAlign w:val="baseline"/>
                <w:rtl w:val="0"/>
              </w:rPr>
              <w:t xml:space="preserve">T</w:t>
            </w:r>
          </w:p>
        </w:tc>
      </w:tr>
      <w:tr>
        <w:trPr>
          <w:cantSplit w:val="1"/>
          <w:tblHeader w:val="0"/>
        </w:trPr>
        <w:tc>
          <w:tcPr>
            <w:shd w:fill="f3f3f3" w:val="clear"/>
            <w:tcMar>
              <w:top w:w="0.0" w:type="dxa"/>
              <w:left w:w="108.0" w:type="dxa"/>
              <w:bottom w:w="0.0" w:type="dxa"/>
              <w:right w:w="108.0" w:type="dxa"/>
            </w:tcMar>
          </w:tcPr>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8"/>
                <w:szCs w:val="18"/>
                <w:u w:val="none"/>
                <w:shd w:fill="auto" w:val="clear"/>
                <w:vertAlign w:val="baseline"/>
                <w:rtl w:val="0"/>
              </w:rPr>
              <w:t xml:space="preserve">Global</w:t>
            </w:r>
            <w:r w:rsidDel="00000000" w:rsidR="00000000" w:rsidRPr="00000000">
              <w:rPr>
                <w:rFonts w:ascii="Arial" w:cs="Arial" w:eastAsia="Arial" w:hAnsi="Arial"/>
                <w:b w:val="1"/>
                <w:i w:val="1"/>
                <w:smallCaps w:val="0"/>
                <w:strike w:val="0"/>
                <w:color w:val="000000"/>
                <w:sz w:val="18"/>
                <w:szCs w:val="18"/>
                <w:u w:val="none"/>
                <w:shd w:fill="auto" w:val="clear"/>
                <w:vertAlign w:val="superscript"/>
                <w:rtl w:val="0"/>
              </w:rPr>
              <w:t xml:space="preserve">22</w:t>
            </w:r>
            <w:r w:rsidDel="00000000" w:rsidR="00000000" w:rsidRPr="00000000">
              <w:rPr>
                <w:rtl w:val="0"/>
              </w:rPr>
            </w:r>
          </w:p>
        </w:tc>
        <w:tc>
          <w:tcPr>
            <w:gridSpan w:val="5"/>
            <w:shd w:fill="f3f3f3" w:val="clear"/>
            <w:tcMar>
              <w:top w:w="0.0" w:type="dxa"/>
              <w:left w:w="108.0" w:type="dxa"/>
              <w:bottom w:w="0.0" w:type="dxa"/>
              <w:right w:w="108.0" w:type="dxa"/>
            </w:tcMar>
          </w:tcPr>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Fonts w:ascii="Courier" w:cs="Courier" w:eastAsia="Courier" w:hAnsi="Courier"/>
                <w:b w:val="1"/>
                <w:i w:val="0"/>
                <w:smallCaps w:val="0"/>
                <w:strike w:val="0"/>
                <w:color w:val="000000"/>
                <w:sz w:val="18"/>
                <w:szCs w:val="18"/>
                <w:u w:val="none"/>
                <w:shd w:fill="auto" w:val="clear"/>
                <w:vertAlign w:val="baseline"/>
                <w:rtl w:val="0"/>
              </w:rPr>
              <w:t xml:space="preserve">&lt;-–---------------  X  -----------------&gt;</w:t>
            </w:r>
          </w:p>
        </w:tc>
        <w:tc>
          <w:tcPr>
            <w:shd w:fill="f3f3f3" w:val="clear"/>
            <w:tcMar>
              <w:top w:w="0.0" w:type="dxa"/>
              <w:left w:w="108.0" w:type="dxa"/>
              <w:bottom w:w="0.0" w:type="dxa"/>
              <w:right w:w="108.0" w:type="dxa"/>
            </w:tcMar>
          </w:tcPr>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1"/>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B55">
      <w:pPr>
        <w:pStyle w:val="Heading2"/>
        <w:spacing w:after="120" w:before="0" w:lineRule="auto"/>
        <w:jc w:val="both"/>
        <w:rPr/>
      </w:pPr>
      <w:r w:rsidDel="00000000" w:rsidR="00000000" w:rsidRPr="00000000">
        <w:rPr>
          <w:rtl w:val="0"/>
        </w:rPr>
      </w:r>
    </w:p>
    <w:p w:rsidR="00000000" w:rsidDel="00000000" w:rsidP="00000000" w:rsidRDefault="00000000" w:rsidRPr="00000000" w14:paraId="00000B56">
      <w:pPr>
        <w:pStyle w:val="Heading2"/>
        <w:numPr>
          <w:ilvl w:val="1"/>
          <w:numId w:val="15"/>
        </w:numPr>
        <w:ind w:left="0" w:firstLine="0"/>
        <w:rPr/>
      </w:pPr>
      <w:bookmarkStart w:colFirst="0" w:colLast="0" w:name="_heading=h.3ygebqi" w:id="58"/>
      <w:bookmarkEnd w:id="58"/>
      <w:r w:rsidDel="00000000" w:rsidR="00000000" w:rsidRPr="00000000">
        <w:rPr>
          <w:rtl w:val="0"/>
        </w:rPr>
        <w:t xml:space="preserve">ICAO Location Indicator</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cccc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field is the ICAO Location Indicator [RD.12] of the originating centre. Table 12 shows the ICAO codes associated with some centres which may put RO bulletins onto the GTS.</w:t>
      </w:r>
      <w:r w:rsidDel="00000000" w:rsidR="00000000" w:rsidRPr="00000000">
        <w:rPr>
          <w:rtl w:val="0"/>
        </w:rPr>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59">
      <w:pPr>
        <w:pStyle w:val="Heading2"/>
        <w:numPr>
          <w:ilvl w:val="1"/>
          <w:numId w:val="15"/>
        </w:numPr>
        <w:ind w:left="0" w:firstLine="0"/>
        <w:rPr/>
      </w:pPr>
      <w:bookmarkStart w:colFirst="0" w:colLast="0" w:name="_heading=h.2dlolyb" w:id="59"/>
      <w:bookmarkEnd w:id="59"/>
      <w:r w:rsidDel="00000000" w:rsidR="00000000" w:rsidRPr="00000000">
        <w:rPr>
          <w:rtl w:val="0"/>
        </w:rPr>
        <w:t xml:space="preserve">Date and Time</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most GTS routing nodes, the date/time indicated by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YYGGgg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must be current or the data may be blocked or rejected. 'Current' is typically defined as not more than 24 hours old and not in the future by more than 10 minutes. For RO data,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YYGGgg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will be the start date/time of the profile (the same as that encoded into BUFR Section 1) which should normally be less than 3 hours old at the time of encoding.</w:t>
      </w:r>
      <w:r w:rsidDel="00000000" w:rsidR="00000000" w:rsidRPr="00000000">
        <w:rPr>
          <w:rtl w:val="0"/>
        </w:rPr>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C">
      <w:pPr>
        <w:pStyle w:val="Heading2"/>
        <w:numPr>
          <w:ilvl w:val="1"/>
          <w:numId w:val="15"/>
        </w:numPr>
        <w:ind w:left="0" w:firstLine="0"/>
        <w:rPr/>
      </w:pPr>
      <w:bookmarkStart w:colFirst="0" w:colLast="0" w:name="_heading=h.sqyw64" w:id="60"/>
      <w:bookmarkEnd w:id="60"/>
      <w:r w:rsidDel="00000000" w:rsidR="00000000" w:rsidRPr="00000000">
        <w:rPr>
          <w:rtl w:val="0"/>
        </w:rPr>
        <w:t xml:space="preserve">Current routing headers</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Table 14 shows the fixed part of the ARHs for those headers in current use for RO bulletins. GTS nodes wanting to collect these headers should contact the appropriate source centre if these headers are not already being routed to them.</w:t>
      </w:r>
      <w:r w:rsidDel="00000000" w:rsidR="00000000" w:rsidRPr="00000000">
        <w:rPr>
          <w:rtl w:val="0"/>
        </w:rPr>
      </w:r>
    </w:p>
    <w:p w:rsidR="00000000" w:rsidDel="00000000" w:rsidP="00000000" w:rsidRDefault="00000000" w:rsidRPr="00000000" w14:paraId="00000B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(apart from Metop data generated by EUMETSAT) there is no distinction in the ARH of individual satellites, only the source of the bulletin.</w:t>
      </w:r>
      <w:r w:rsidDel="00000000" w:rsidR="00000000" w:rsidRPr="00000000">
        <w:rPr>
          <w:rtl w:val="0"/>
        </w:rPr>
      </w:r>
    </w:p>
    <w:p w:rsidR="00000000" w:rsidDel="00000000" w:rsidP="00000000" w:rsidRDefault="00000000" w:rsidRPr="00000000" w14:paraId="00000B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3cqmetx" w:id="61"/>
      <w:bookmarkEnd w:id="61"/>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14. Summary of ARHs for RO data on the GTS</w:t>
      </w:r>
      <w:r w:rsidDel="00000000" w:rsidR="00000000" w:rsidRPr="00000000">
        <w:rPr>
          <w:rtl w:val="0"/>
        </w:rPr>
      </w:r>
    </w:p>
    <w:tbl>
      <w:tblPr>
        <w:tblStyle w:val="Table24"/>
        <w:tblW w:w="9000.0" w:type="dxa"/>
        <w:jc w:val="left"/>
        <w:tblInd w:w="13.0" w:type="dxa"/>
        <w:tblLayout w:type="fixed"/>
        <w:tblLook w:val="0000"/>
      </w:tblPr>
      <w:tblGrid>
        <w:gridCol w:w="2065"/>
        <w:gridCol w:w="2343"/>
        <w:gridCol w:w="4592"/>
        <w:tblGridChange w:id="0">
          <w:tblGrid>
            <w:gridCol w:w="2065"/>
            <w:gridCol w:w="2343"/>
            <w:gridCol w:w="4592"/>
          </w:tblGrid>
        </w:tblGridChange>
      </w:tblGrid>
      <w:tr>
        <w:trPr>
          <w:cantSplit w:val="1"/>
          <w:tblHeader w:val="0"/>
        </w:trPr>
        <w:tc>
          <w:tcPr>
            <w:tcBorders>
              <w:top w:color="000000" w:space="0" w:sz="4" w:val="single"/>
              <w:left w:color="000000" w:space="0" w:sz="4" w:val="single"/>
              <w:bottom w:color="000000" w:space="0" w:sz="4" w:val="single"/>
            </w:tcBorders>
            <w:shd w:fill="94bd5e" w:val="clear"/>
            <w:tcMar>
              <w:top w:w="0.0" w:type="dxa"/>
              <w:left w:w="108.0" w:type="dxa"/>
              <w:bottom w:w="0.0" w:type="dxa"/>
              <w:right w:w="108.0" w:type="dxa"/>
            </w:tcMar>
          </w:tcPr>
          <w:p w:rsidR="00000000" w:rsidDel="00000000" w:rsidP="00000000" w:rsidRDefault="00000000" w:rsidRPr="00000000" w14:paraId="00000B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ARH</w:t>
            </w:r>
          </w:p>
        </w:tc>
        <w:tc>
          <w:tcPr>
            <w:tcBorders>
              <w:top w:color="000000" w:space="0" w:sz="4" w:val="single"/>
              <w:left w:color="000000" w:space="0" w:sz="4" w:val="single"/>
              <w:bottom w:color="000000" w:space="0" w:sz="4" w:val="single"/>
            </w:tcBorders>
            <w:shd w:fill="94bd5e" w:val="clear"/>
            <w:tcMar>
              <w:top w:w="0.0" w:type="dxa"/>
              <w:left w:w="108.0" w:type="dxa"/>
              <w:bottom w:w="0.0" w:type="dxa"/>
              <w:right w:w="108.0" w:type="dxa"/>
            </w:tcMar>
          </w:tcPr>
          <w:p w:rsidR="00000000" w:rsidDel="00000000" w:rsidP="00000000" w:rsidRDefault="00000000" w:rsidRPr="00000000" w14:paraId="00000B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Mission</w:t>
            </w:r>
          </w:p>
        </w:tc>
        <w:tc>
          <w:tcPr>
            <w:tcBorders>
              <w:top w:color="000000" w:space="0" w:sz="4" w:val="single"/>
              <w:left w:color="000000" w:space="0" w:sz="4" w:val="single"/>
              <w:bottom w:color="000000" w:space="0" w:sz="4" w:val="single"/>
              <w:right w:color="000000" w:space="0" w:sz="4" w:val="single"/>
            </w:tcBorders>
            <w:shd w:fill="94bd5e" w:val="clear"/>
            <w:tcMar>
              <w:top w:w="0.0" w:type="dxa"/>
              <w:left w:w="108.0" w:type="dxa"/>
              <w:bottom w:w="0.0" w:type="dxa"/>
              <w:right w:w="108.0" w:type="dxa"/>
            </w:tcMar>
          </w:tcPr>
          <w:p w:rsidR="00000000" w:rsidDel="00000000" w:rsidP="00000000" w:rsidRDefault="00000000" w:rsidRPr="00000000" w14:paraId="00000B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Source</w:t>
            </w:r>
          </w:p>
        </w:tc>
      </w:tr>
      <w:tr>
        <w:trPr>
          <w:cantSplit w:val="1"/>
          <w:trHeight w:val="274" w:hRule="atLeast"/>
          <w:tblHeader w:val="0"/>
        </w:trPr>
        <w:tc>
          <w:tcPr>
            <w:tcBorders>
              <w:left w:color="000000" w:space="0" w:sz="4" w:val="single"/>
              <w:bottom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IUT[A-L]14 EKMI</w:t>
            </w:r>
          </w:p>
          <w:p w:rsidR="00000000" w:rsidDel="00000000" w:rsidP="00000000" w:rsidRDefault="00000000" w:rsidRPr="00000000" w14:paraId="00000B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Metop-[A]/B/C / GRAS</w:t>
            </w:r>
            <w:r w:rsidDel="00000000" w:rsidR="00000000" w:rsidRPr="00000000">
              <w:rPr>
                <w:rtl w:val="0"/>
              </w:rPr>
            </w:r>
          </w:p>
        </w:tc>
        <w:tc>
          <w:tcPr>
            <w:tcBorders>
              <w:left w:color="000000" w:space="0" w:sz="4" w:val="single"/>
              <w:bottom w:color="000000" w:space="0" w:sz="4" w:val="single"/>
              <w:right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DMI Copenhagen (ROM SAF)</w:t>
            </w:r>
            <w:r w:rsidDel="00000000" w:rsidR="00000000" w:rsidRPr="00000000">
              <w:rPr>
                <w:rtl w:val="0"/>
              </w:rPr>
            </w:r>
          </w:p>
        </w:tc>
      </w:tr>
      <w:tr>
        <w:trPr>
          <w:cantSplit w:val="1"/>
          <w:trHeight w:val="268" w:hRule="atLeast"/>
          <w:tblHeader w:val="0"/>
        </w:trPr>
        <w:tc>
          <w:tcPr>
            <w:tcBorders>
              <w:left w:color="000000" w:space="0" w:sz="4" w:val="single"/>
              <w:bottom w:color="00000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B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IEGX01     EUMC</w:t>
            </w:r>
          </w:p>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[Metop-A / GRAS]</w:t>
            </w:r>
          </w:p>
          <w:p w:rsidR="00000000" w:rsidDel="00000000" w:rsidP="00000000" w:rsidRDefault="00000000" w:rsidRPr="00000000" w14:paraId="00000B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B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EUMETSAT HQ (Darmstadt)</w:t>
            </w:r>
          </w:p>
        </w:tc>
      </w:tr>
      <w:tr>
        <w:trPr>
          <w:cantSplit w:val="1"/>
          <w:trHeight w:val="268" w:hRule="atLeast"/>
          <w:tblHeader w:val="0"/>
        </w:trPr>
        <w:tc>
          <w:tcPr>
            <w:tcBorders>
              <w:left w:color="000000" w:space="0" w:sz="4" w:val="single"/>
              <w:bottom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IEGX01     EUMP</w:t>
            </w:r>
          </w:p>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Metop-B / GRAS</w:t>
            </w:r>
          </w:p>
          <w:p w:rsidR="00000000" w:rsidDel="00000000" w:rsidP="00000000" w:rsidRDefault="00000000" w:rsidRPr="00000000" w14:paraId="00000B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EUMETSAT HQ (Darmstadt)</w:t>
            </w:r>
          </w:p>
          <w:p w:rsidR="00000000" w:rsidDel="00000000" w:rsidP="00000000" w:rsidRDefault="00000000" w:rsidRPr="00000000" w14:paraId="00000B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rHeight w:val="472" w:hRule="atLeast"/>
          <w:tblHeader w:val="0"/>
        </w:trPr>
        <w:tc>
          <w:tcPr>
            <w:tcBorders>
              <w:left w:color="000000" w:space="0" w:sz="4" w:val="single"/>
              <w:bottom w:color="000000" w:space="0" w:sz="4" w:val="single"/>
            </w:tcBorders>
            <w:shd w:fill="e0e0e0" w:val="clear"/>
            <w:tcMar>
              <w:top w:w="0.0" w:type="dxa"/>
              <w:left w:w="108.0" w:type="dxa"/>
              <w:bottom w:w="0.0" w:type="dxa"/>
              <w:right w:w="108.0" w:type="dxa"/>
            </w:tcMar>
          </w:tcPr>
          <w:p w:rsidR="00000000" w:rsidDel="00000000" w:rsidP="00000000" w:rsidRDefault="00000000" w:rsidRPr="00000000" w14:paraId="00000B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IEGX01     EUMR</w:t>
            </w:r>
          </w:p>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e0e0e0" w:val="clear"/>
            <w:tcMar>
              <w:top w:w="0.0" w:type="dxa"/>
              <w:left w:w="108.0" w:type="dxa"/>
              <w:bottom w:w="0.0" w:type="dxa"/>
              <w:right w:w="108.0" w:type="dxa"/>
            </w:tcMar>
            <w:vAlign w:val="center"/>
          </w:tcPr>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Metop-C / GRAS</w:t>
            </w:r>
          </w:p>
          <w:p w:rsidR="00000000" w:rsidDel="00000000" w:rsidP="00000000" w:rsidRDefault="00000000" w:rsidRPr="00000000" w14:paraId="00000B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e0e0e0" w:val="clear"/>
            <w:tcMar>
              <w:top w:w="0.0" w:type="dxa"/>
              <w:left w:w="108.0" w:type="dxa"/>
              <w:bottom w:w="0.0" w:type="dxa"/>
              <w:right w:w="108.0" w:type="dxa"/>
            </w:tcMar>
            <w:vAlign w:val="center"/>
          </w:tcPr>
          <w:p w:rsidR="00000000" w:rsidDel="00000000" w:rsidP="00000000" w:rsidRDefault="00000000" w:rsidRPr="00000000" w14:paraId="00000B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EUMETSAT HQ (Darmstadt)</w:t>
            </w:r>
          </w:p>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f3f3f3" w:val="clear"/>
            <w:tcMar>
              <w:top w:w="0.0" w:type="dxa"/>
              <w:left w:w="108.0" w:type="dxa"/>
              <w:bottom w:w="0.0" w:type="dxa"/>
              <w:right w:w="108.0" w:type="dxa"/>
            </w:tcMar>
          </w:tcPr>
          <w:p w:rsidR="00000000" w:rsidDel="00000000" w:rsidP="00000000" w:rsidRDefault="00000000" w:rsidRPr="00000000" w14:paraId="00000B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IUT[A-L]14 KWBC</w:t>
            </w:r>
          </w:p>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[COSMIC (1-6)]</w:t>
            </w:r>
            <w:r w:rsidDel="00000000" w:rsidR="00000000" w:rsidRPr="00000000">
              <w:rPr>
                <w:rtl w:val="0"/>
              </w:rPr>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COSMIC-2 (E1-E6)</w:t>
            </w:r>
            <w:r w:rsidDel="00000000" w:rsidR="00000000" w:rsidRPr="00000000">
              <w:rPr>
                <w:rtl w:val="0"/>
              </w:rPr>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[C/NOFS]</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[SAC-C]</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UCAR Boulder (via GTS node NESDIS, Washington)</w:t>
            </w:r>
            <w:r w:rsidDel="00000000" w:rsidR="00000000" w:rsidRPr="00000000">
              <w:rPr>
                <w:rtl w:val="0"/>
              </w:rPr>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e6e6e6" w:val="clear"/>
            <w:tcMar>
              <w:top w:w="0.0" w:type="dxa"/>
              <w:left w:w="108.0" w:type="dxa"/>
              <w:bottom w:w="0.0" w:type="dxa"/>
              <w:right w:w="108.0" w:type="dxa"/>
            </w:tcMar>
          </w:tcPr>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IUT[A-L]14 KNES</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KOMPSAT-5</w:t>
            </w:r>
          </w:p>
        </w:tc>
        <w:tc>
          <w:tcPr>
            <w:tcBorders>
              <w:left w:color="000000" w:space="0" w:sz="4" w:val="single"/>
              <w:bottom w:color="000000" w:space="0" w:sz="4" w:val="single"/>
              <w:right w:color="00000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UCAR Boulder (via GTS node NESDIS, Washington)</w:t>
            </w:r>
            <w:r w:rsidDel="00000000" w:rsidR="00000000" w:rsidRPr="00000000">
              <w:rPr>
                <w:rtl w:val="0"/>
              </w:rPr>
            </w:r>
          </w:p>
        </w:tc>
      </w:tr>
      <w:tr>
        <w:trPr>
          <w:cantSplit w:val="1"/>
          <w:tblHeader w:val="0"/>
        </w:trPr>
        <w:tc>
          <w:tcPr>
            <w:tcBorders>
              <w:left w:color="000000" w:space="0" w:sz="4" w:val="single"/>
              <w:bottom w:color="000000" w:space="0" w:sz="4" w:val="single"/>
            </w:tcBorders>
            <w:shd w:fill="f3f3f3" w:val="clear"/>
            <w:tcMar>
              <w:top w:w="0.0" w:type="dxa"/>
              <w:left w:w="108.0" w:type="dxa"/>
              <w:bottom w:w="0.0" w:type="dxa"/>
              <w:right w:w="108.0" w:type="dxa"/>
            </w:tcMar>
          </w:tcPr>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IUT[A-L]14 EDZW</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[CHAMP]</w:t>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[GRACE-A/B]</w:t>
            </w:r>
          </w:p>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GRACE-C/D (GRACE-FO)</w:t>
            </w:r>
          </w:p>
          <w:p w:rsidR="00000000" w:rsidDel="00000000" w:rsidP="00000000" w:rsidRDefault="00000000" w:rsidRPr="00000000" w14:paraId="00000B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TerraSAR-X</w:t>
            </w:r>
          </w:p>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TanDEM-X</w:t>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GFZ Potsdam (via GTS node DWD, Offenbach)</w:t>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e6e6e6" w:val="clear"/>
            <w:tcMar>
              <w:top w:w="0.0" w:type="dxa"/>
              <w:left w:w="108.0" w:type="dxa"/>
              <w:bottom w:w="0.0" w:type="dxa"/>
              <w:right w:w="108.0" w:type="dxa"/>
            </w:tcMar>
          </w:tcPr>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IUT[A-L]14 BAWX</w:t>
            </w:r>
          </w:p>
        </w:tc>
        <w:tc>
          <w:tcPr>
            <w:tcBorders>
              <w:left w:color="000000" w:space="0" w:sz="4" w:val="single"/>
              <w:bottom w:color="00000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FY-3C/D / GNOS</w:t>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CMA Beijing</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f3f3f3" w:val="clear"/>
            <w:tcMar>
              <w:top w:w="0.0" w:type="dxa"/>
              <w:left w:w="108.0" w:type="dxa"/>
              <w:bottom w:w="0.0" w:type="dxa"/>
              <w:right w:w="108.0" w:type="dxa"/>
            </w:tcMar>
          </w:tcPr>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IUT[A-L]14 DEMS</w:t>
            </w:r>
          </w:p>
        </w:tc>
        <w:tc>
          <w:tcPr>
            <w:tcBorders>
              <w:left w:color="000000" w:space="0" w:sz="4" w:val="single"/>
              <w:bottom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Megha-Tropiques / ROSA</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ISRO New Delhi</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e6e6e6" w:val="clear"/>
            <w:tcMar>
              <w:top w:w="0.0" w:type="dxa"/>
              <w:left w:w="108.0" w:type="dxa"/>
              <w:bottom w:w="0.0" w:type="dxa"/>
              <w:right w:w="108.0" w:type="dxa"/>
            </w:tcMar>
          </w:tcPr>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IUT[A-L]14 KWNO</w:t>
            </w:r>
          </w:p>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B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PAZ / ROHPP</w:t>
            </w:r>
          </w:p>
        </w:tc>
        <w:tc>
          <w:tcPr>
            <w:tcBorders>
              <w:left w:color="000000" w:space="0" w:sz="4" w:val="single"/>
              <w:bottom w:color="000000" w:space="0" w:sz="4" w:val="single"/>
              <w:right w:color="00000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UCAR Boulder (via GTS node NESDIS, Washington)</w:t>
            </w:r>
          </w:p>
        </w:tc>
      </w:tr>
      <w:tr>
        <w:trPr>
          <w:cantSplit w:val="1"/>
          <w:tblHeader w:val="0"/>
        </w:trPr>
        <w:tc>
          <w:tcPr>
            <w:tcBorders>
              <w:left w:color="000000" w:space="0" w:sz="4" w:val="single"/>
              <w:bottom w:color="000000" w:space="0" w:sz="4" w:val="single"/>
            </w:tcBorders>
            <w:shd w:fill="f3f3f3" w:val="clear"/>
            <w:tcMar>
              <w:top w:w="0.0" w:type="dxa"/>
              <w:left w:w="108.0" w:type="dxa"/>
              <w:bottom w:w="0.0" w:type="dxa"/>
              <w:right w:w="108.0" w:type="dxa"/>
            </w:tcMar>
          </w:tcPr>
          <w:p w:rsidR="00000000" w:rsidDel="00000000" w:rsidP="00000000" w:rsidRDefault="00000000" w:rsidRPr="00000000" w14:paraId="00000B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6"/>
                <w:szCs w:val="16"/>
                <w:u w:val="none"/>
                <w:shd w:fill="auto" w:val="clear"/>
                <w:vertAlign w:val="baseline"/>
                <w:rtl w:val="0"/>
              </w:rPr>
              <w:t xml:space="preserve">IPX[A-B]0[1-2] KWBC</w:t>
            </w:r>
          </w:p>
          <w:p w:rsidR="00000000" w:rsidDel="00000000" w:rsidP="00000000" w:rsidRDefault="00000000" w:rsidRPr="00000000" w14:paraId="00000B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Sentinel-6A/B from primary (1) or backup (2) processor</w:t>
            </w:r>
          </w:p>
        </w:tc>
        <w:tc>
          <w:tcPr>
            <w:tcBorders>
              <w:left w:color="000000" w:space="0" w:sz="4" w:val="single"/>
              <w:bottom w:color="000000" w:space="0" w:sz="4" w:val="single"/>
              <w:right w:color="000000" w:space="0" w:sz="4" w:val="single"/>
            </w:tcBorders>
            <w:shd w:fill="f3f3f3" w:val="clear"/>
            <w:tcMar>
              <w:top w:w="0.0" w:type="dxa"/>
              <w:left w:w="108.0" w:type="dxa"/>
              <w:bottom w:w="0.0" w:type="dxa"/>
              <w:right w:w="108.0" w:type="dxa"/>
            </w:tcMar>
            <w:vAlign w:val="center"/>
          </w:tcPr>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26"/>
                <w:tab w:val="left" w:leader="none" w:pos="8522"/>
              </w:tabs>
              <w:spacing w:after="40" w:before="4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NASA/JPL (via NOAA)</w:t>
            </w:r>
          </w:p>
        </w:tc>
      </w:tr>
    </w:tbl>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[Missions in square brackets are no longer active]</w:t>
      </w:r>
    </w:p>
    <w:p w:rsidR="00000000" w:rsidDel="00000000" w:rsidP="00000000" w:rsidRDefault="00000000" w:rsidRPr="00000000" w14:paraId="00000BC1">
      <w:pPr>
        <w:pStyle w:val="Heading1"/>
        <w:numPr>
          <w:ilvl w:val="0"/>
          <w:numId w:val="15"/>
        </w:numPr>
        <w:ind w:left="0" w:firstLine="0"/>
        <w:rPr/>
      </w:pPr>
      <w:bookmarkStart w:colFirst="0" w:colLast="0" w:name="_heading=h.1rvwp1q" w:id="62"/>
      <w:bookmarkEnd w:id="62"/>
      <w:r w:rsidDel="00000000" w:rsidR="00000000" w:rsidRPr="00000000">
        <w:rPr>
          <w:rtl w:val="0"/>
        </w:rPr>
        <w:t xml:space="preserve">Software Applications</w:t>
      </w:r>
    </w:p>
    <w:p w:rsidR="00000000" w:rsidDel="00000000" w:rsidP="00000000" w:rsidRDefault="00000000" w:rsidRPr="00000000" w14:paraId="00000B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Software applications for BUFR encoding and decoding of this data type have been developed in the Met Office as part of the ROM SAF software deliverable ‘Radio Occultation Processing Package’ (ROPP) (see for instance [RD.7]).</w:t>
      </w:r>
      <w:r w:rsidDel="00000000" w:rsidR="00000000" w:rsidRPr="00000000">
        <w:rPr>
          <w:rtl w:val="0"/>
        </w:rPr>
      </w:r>
    </w:p>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ROPP encoder tool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ropp2bufr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C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reads one or more ROPP netCDF files each containing one or more profiles,</w:t>
      </w:r>
      <w:r w:rsidDel="00000000" w:rsidR="00000000" w:rsidRPr="00000000">
        <w:rPr>
          <w:rtl w:val="0"/>
        </w:rPr>
      </w:r>
    </w:p>
    <w:p w:rsidR="00000000" w:rsidDel="00000000" w:rsidP="00000000" w:rsidRDefault="00000000" w:rsidRPr="00000000" w14:paraId="00000BC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pre-processes the occultation data to BUFR standards,</w:t>
      </w:r>
    </w:p>
    <w:p w:rsidR="00000000" w:rsidDel="00000000" w:rsidP="00000000" w:rsidRDefault="00000000" w:rsidRPr="00000000" w14:paraId="00000BC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calls a generic kernel encoder library</w:t>
      </w:r>
    </w:p>
    <w:p w:rsidR="00000000" w:rsidDel="00000000" w:rsidP="00000000" w:rsidRDefault="00000000" w:rsidRPr="00000000" w14:paraId="00000BC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outputs the resulting BUFR bit string(s), with optional ARH, to a file</w:t>
      </w:r>
      <w:r w:rsidDel="00000000" w:rsidR="00000000" w:rsidRPr="00000000">
        <w:rPr>
          <w:rtl w:val="0"/>
        </w:rPr>
      </w:r>
    </w:p>
    <w:p w:rsidR="00000000" w:rsidDel="00000000" w:rsidP="00000000" w:rsidRDefault="00000000" w:rsidRPr="00000000" w14:paraId="00000B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ROPP decoder tool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bufr2ropp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C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reads a BUFR data file containing any number of arbitrary messages or complete bulletins,</w:t>
      </w:r>
      <w:r w:rsidDel="00000000" w:rsidR="00000000" w:rsidRPr="00000000">
        <w:rPr>
          <w:rtl w:val="0"/>
        </w:rPr>
      </w:r>
    </w:p>
    <w:p w:rsidR="00000000" w:rsidDel="00000000" w:rsidP="00000000" w:rsidRDefault="00000000" w:rsidRPr="00000000" w14:paraId="00000BC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rejects non-RO messages</w:t>
      </w:r>
    </w:p>
    <w:p w:rsidR="00000000" w:rsidDel="00000000" w:rsidP="00000000" w:rsidRDefault="00000000" w:rsidRPr="00000000" w14:paraId="00000BC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calls a generic kernel decoder library</w:t>
      </w:r>
      <w:r w:rsidDel="00000000" w:rsidR="00000000" w:rsidRPr="00000000">
        <w:rPr>
          <w:rtl w:val="0"/>
        </w:rPr>
      </w:r>
    </w:p>
    <w:p w:rsidR="00000000" w:rsidDel="00000000" w:rsidP="00000000" w:rsidRDefault="00000000" w:rsidRPr="00000000" w14:paraId="00000BC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post-processes the occultation data to ROPP standards,</w:t>
      </w:r>
      <w:r w:rsidDel="00000000" w:rsidR="00000000" w:rsidRPr="00000000">
        <w:rPr>
          <w:rtl w:val="0"/>
        </w:rPr>
      </w:r>
    </w:p>
    <w:p w:rsidR="00000000" w:rsidDel="00000000" w:rsidP="00000000" w:rsidRDefault="00000000" w:rsidRPr="00000000" w14:paraId="00000BC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outputs the resulting ROPP data to one or more netCDF files</w:t>
      </w:r>
      <w:r w:rsidDel="00000000" w:rsidR="00000000" w:rsidRPr="00000000">
        <w:rPr>
          <w:rtl w:val="0"/>
        </w:rPr>
      </w:r>
    </w:p>
    <w:p w:rsidR="00000000" w:rsidDel="00000000" w:rsidP="00000000" w:rsidRDefault="00000000" w:rsidRPr="00000000" w14:paraId="00000B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These tools have several command-line options to control the process. They are implemented in Fortran 95 and use ROPP libraries and third-party packages (such as netCDF from Unidata and BUFR from the Met Office or ECMWF).</w:t>
      </w:r>
      <w:r w:rsidDel="00000000" w:rsidR="00000000" w:rsidRPr="00000000">
        <w:rPr>
          <w:rtl w:val="0"/>
        </w:rPr>
      </w:r>
    </w:p>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ROPP encoder and its companion decoder have been validated on a range of compilers and platforms, using a variety of operational RO data streams.  For more details see [RD.7] and [RD.14].</w:t>
      </w:r>
      <w:r w:rsidDel="00000000" w:rsidR="00000000" w:rsidRPr="00000000">
        <w:rPr>
          <w:rtl w:val="0"/>
        </w:rPr>
      </w:r>
    </w:p>
    <w:p w:rsidR="00000000" w:rsidDel="00000000" w:rsidP="00000000" w:rsidRDefault="00000000" w:rsidRPr="00000000" w14:paraId="00000B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ROPP encoder is being used by the ROM SAF to generate GRAS Level 2 NRT products in BUFR and is also used by GFZ to encode TerraSAR-X and TanDEM-X RO data in NRT.  We note that NRT RO data from the CHAMP (processed by GFZ) and SAC-C (processed by UCAR) missions – now both terminated – were also encoded using this software.</w:t>
      </w:r>
      <w:r w:rsidDel="00000000" w:rsidR="00000000" w:rsidRPr="00000000">
        <w:rPr>
          <w:rtl w:val="0"/>
        </w:rPr>
      </w:r>
    </w:p>
    <w:p w:rsidR="00000000" w:rsidDel="00000000" w:rsidP="00000000" w:rsidRDefault="00000000" w:rsidRPr="00000000" w14:paraId="00000B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RO data processing centres are encouraged to implement the ROPP encoder, in order to encode the BUFR locally and then disseminate both their own format (e.g. as netCDF [RD8] or text-based files) and BUFR files in parallel (to different users and possibly by different methods, depending on user requirements). BUFR is the only approved format for the dissemination of RO data via the GTS.</w:t>
      </w:r>
      <w:r w:rsidDel="00000000" w:rsidR="00000000" w:rsidRPr="00000000">
        <w:rPr>
          <w:rtl w:val="0"/>
        </w:rPr>
      </w:r>
    </w:p>
    <w:p w:rsidR="00000000" w:rsidDel="00000000" w:rsidP="00000000" w:rsidRDefault="00000000" w:rsidRPr="00000000" w14:paraId="00000B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ROPP software may be obtained via the ROM SAF website [RD.13]. The package is cost-free and fully supported, but users are required to register and agree to a simple license under EUMETSAT Data Policy for SAF deliverables.</w:t>
      </w:r>
      <w:r w:rsidDel="00000000" w:rsidR="00000000" w:rsidRPr="00000000">
        <w:rPr>
          <w:rtl w:val="0"/>
        </w:rPr>
      </w:r>
    </w:p>
    <w:p w:rsidR="00000000" w:rsidDel="00000000" w:rsidP="00000000" w:rsidRDefault="00000000" w:rsidRPr="00000000" w14:paraId="00000B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sectPr>
      <w:headerReference r:id="rId19" w:type="default"/>
      <w:headerReference r:id="rId20" w:type="first"/>
      <w:footerReference r:id="rId21" w:type="default"/>
      <w:footerReference r:id="rId22" w:type="first"/>
      <w:pgSz w:h="16838" w:w="11906" w:orient="portrait"/>
      <w:pgMar w:bottom="1418" w:top="1418" w:left="1418" w:right="1418" w:header="720" w:footer="709"/>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Jennifer Haase" w:id="10" w:date="2024-03-20T12:40:47Z">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need to create this table?</w:t>
      </w:r>
    </w:p>
  </w:comment>
  <w:comment w:author="Stig Syndergaard" w:id="6" w:date="2022-10-24T18:04:00Z">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now be allowed to be also 3 (Observed, Compressed)?</w:t>
      </w:r>
    </w:p>
  </w:comment>
  <w:comment w:author="Stig Syndergaard" w:id="16" w:date="2024-03-19T19:20:00Z">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getting uncertain about this. In https://www.eumetnet.eu/wp-content/uploads/2017/04/OPERA_BUFR_template_primer_V1.4.pdf, page 13, it says this: “A quick scan of Table B will show that it does contain a few descriptors that contain modifiers in their definition. Generally this is considered legacy, not current practice.” So maybe we shouldn’t, and maybe that’s why Dave Offiler chose the current way of doing it. Basically the current way says:</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next descriptor is an RMS. Then comes BA (so it is RMS of BA), and then RMS is turned off again. However, RMS is not really right. None of the options in code table 0 08 023 are really right for our purpose, but RMS error (number 14) would be better.</w:t>
      </w:r>
    </w:p>
  </w:comment>
  <w:comment w:author="Jennifer Haase" w:id="11" w:date="2024-03-20T12:52:09Z">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checking with the CNES/LMD strateole-2 team to see what they use to identify their balloons when they send their in-situ data.</w:t>
      </w:r>
    </w:p>
  </w:comment>
  <w:comment w:author="Stig Syndergaard" w:id="13" w:date="2024-03-19T19:12:00Z">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probably be ‘time period or displacement’ instead. ‘Time increments’ are cumulative. I’m unsure how it works together with the timespan above. See the documents referenced in my comments above.</w:t>
      </w:r>
    </w:p>
  </w:comment>
  <w:comment w:author="Christian Marquardt" w:id="14" w:date="2024-03-20T12:11:10Z">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wave optics retrievals and the presence of atmospheric multipath, there is no unique correspondence between altitude and time anymore</w:t>
      </w:r>
    </w:p>
  </w:comment>
  <w:comment w:author="Christian Marquardt" w:id="15" w:date="2024-03-20T12:12:35Z">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Strictly speaking, this is even true for lon/lat coordinates (which depend on the transmitter and receiver positions, which depend on time); in the corresponding text, I would thus explain how these three shall be related to each other.</w:t>
      </w:r>
    </w:p>
  </w:comment>
  <w:comment w:author="Bowler, Neill" w:id="22" w:date="2022-09-30T16:25:00Z">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Values to be reviewed.</w:t>
      </w:r>
    </w:p>
  </w:comment>
  <w:comment w:author="Christian Marquardt" w:id="0" w:date="2024-03-20T10:55:09Z">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add 220 for NOAA-procured commercial RO data. That said, sub-centre IDs depend on the main centre...</w:t>
      </w:r>
    </w:p>
  </w:comment>
  <w:comment w:author="Jennifer Haase" w:id="8" w:date="2024-03-20T13:13:28Z">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need to request a descriptor to be defined here? perhaps I can check the ground based GNSS bufr table to see if there exists already one for a generic GNSS receiver.</w:t>
      </w:r>
    </w:p>
  </w:comment>
  <w:comment w:author="Jennifer Haase" w:id="9" w:date="2024-03-20T13:41:11Z">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ground based GNSS bufr https://egvap.dmi.dk/support/formats/egvap_bufr_v14.pdf they do not specify what the instrument (or antenna) is, which surprises me. I think it is useful but perhaps not required. The reason we might want to include it if we anticipate that as NWP centers develop different obs error profiles based on instrument as well as satellite?</w:t>
      </w:r>
    </w:p>
  </w:comment>
  <w:comment w:author="Stig Syndergaard" w:id="20" w:date="2024-03-19T20:14:00Z">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realized (again from http://meteo.ieec.uned.es:8086/PFC_JMEstepa/documentos/BUFR/layer3.pdf) that this probably should be the so-called ‘non-coordinate’ descriptor from class 10.</w:t>
      </w:r>
    </w:p>
  </w:comment>
  <w:comment w:author="Jennifer Haase" w:id="21" w:date="2024-03-20T14:15:11Z">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add a table for aircraft receivers and then we will request a descriptor after.</w:t>
      </w:r>
    </w:p>
  </w:comment>
  <w:comment w:author="Stig Syndergaard" w:id="5" w:date="2024-03-12T08:58:00Z">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According to descriptions the value should be 128 (10000000), not 1 as here. Or 192 (11000000), not 3. In the BUFR files encoded by ROPP it is indeed 128.</w:t>
      </w:r>
    </w:p>
  </w:comment>
  <w:comment w:author="Jennifer Haase" w:id="7" w:date="2024-03-20T12:40:04Z">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Jeff Ator had said this was 0 01 008 which is "Aircraft registration number or</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other identification" in wmo 306.v.1.2_2019_edition_Updated_2022.</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 01 110 is "Aircraft tail number"</w:t>
      </w:r>
    </w:p>
  </w:comment>
  <w:comment w:author="Stig Syndergaard" w:id="12" w:date="2024-03-11T16:18:00Z">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According to the Guide to WMO Table Driven Code Forms (e.g., from http://meteo.ieec.uned.es:8086/PFC_JMEstepa/documentos/BUFR/layer3.pdf), on page L3-25: “when two identical descriptors from Classes 04 to 07 are placed back to back, that is to be interpreted as defining a range of coordinates. In this way a layer, an area, a volume, or a span of time can be defined as needed”. (see also note 5 on page L3-27). I don’t think what was here followed that, but we can discuss.</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Since we started this BUFR template group, we have (EUMETSAT and DMI) agreed to change the Time Significance to ‘nominal reporting time’, instead of ‘start of phenomenon’, and we were allowed to do this (according to Simon Elliot). I think we could still have the time significance to be “nominal reporting time’, and then provide the span from start to end by two numbers, both relative to the reference time. That’s what I have tried to do here. In this way we write the timespan of the occultation with a (normally) negative time to a (normally) positive time. Maybe we need to use the descriptor 0 04 026 ‘Time period or displacement’ instead of ‘Time increment’. The difference is explained in the document here: https://www.eumetnet.eu/wp-content/uploads/2017/04/OPERA_BUFR_template_primer_V1.4.pdf.</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suggestion is that we write this timespan in integer seconds as these times need not be precise. Maybe we need a note to explain that in the document.</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this timespan should probably go in the ‘time of occultation’ section after the date and time. I don’t think we should remove the ‘Time Significance’ indicator in that section (see note 1 and 3 on page L3-27 in the above-mentioned document). But we can discuss this.</w:t>
      </w:r>
    </w:p>
  </w:comment>
  <w:comment w:author="Stig Syndergaard" w:id="3" w:date="2024-03-12T00:07:00Z">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may also have to be defined in data category 2.</w:t>
      </w:r>
    </w:p>
  </w:comment>
  <w:comment w:author="Jennifer Haase" w:id="17" w:date="2024-03-20T13:06:21Z">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good. I just want to ask since you added the sections for balloon and mountaintop, so should this be commented in parentheses (receiver height for balloon or mountaintop)</w:t>
      </w:r>
    </w:p>
  </w:comment>
  <w:comment w:author="Jennifer Haase" w:id="18" w:date="2024-03-20T14:17:31Z">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call this receiver height? no.</w:t>
      </w:r>
    </w:p>
  </w:comment>
  <w:comment w:author="Jennifer Haase" w:id="19" w:date="2024-03-20T14:19:18Z">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possibly use groundbased "station height" 0 3 22</w:t>
      </w:r>
    </w:p>
  </w:comment>
  <w:comment w:author="Bowler, Neill" w:id="1" w:date="2022-11-01T10:40:00Z">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ARO or others this would have to be 2: vertical soundings (other than satellite).</w:t>
      </w:r>
    </w:p>
  </w:comment>
  <w:comment w:author="Jennifer Haase" w:id="2" w:date="2024-03-20T12:33:32Z">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this would be 2: (vertical soundings-other) for ARO, and  according to Jeff Ator (NOAA): Nov 23, 2023</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agreed [WMO] to support an International Subcategory value of 50 for "Radio occultation sounding" in Common Code Table C-13 when the Data Category value is 2, and not just when the Data Category value is 3. This will be part of the next update cycle to the WMO manual in May/June of next year.”</w:t>
      </w:r>
    </w:p>
  </w:comment>
  <w:comment w:author="Stig Syndergaard" w:id="4" w:date="2022-10-24T18:02:00Z">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write the upper limit (is it 65535?).</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BFC" w15:done="0"/>
  <w15:commentEx w15:paraId="00000BFD" w15:done="0"/>
  <w15:commentEx w15:paraId="00000BFF" w15:done="0"/>
  <w15:commentEx w15:paraId="00000C00" w15:done="0"/>
  <w15:commentEx w15:paraId="00000C01" w15:done="0"/>
  <w15:commentEx w15:paraId="00000C02" w15:paraIdParent="00000C01" w15:done="0"/>
  <w15:commentEx w15:paraId="00000C03" w15:paraIdParent="00000C01" w15:done="0"/>
  <w15:commentEx w15:paraId="00000C04" w15:done="0"/>
  <w15:commentEx w15:paraId="00000C05" w15:done="0"/>
  <w15:commentEx w15:paraId="00000C06" w15:done="0"/>
  <w15:commentEx w15:paraId="00000C07" w15:paraIdParent="00000C06" w15:done="0"/>
  <w15:commentEx w15:paraId="00000C08" w15:done="0"/>
  <w15:commentEx w15:paraId="00000C09" w15:done="0"/>
  <w15:commentEx w15:paraId="00000C0A" w15:done="0"/>
  <w15:commentEx w15:paraId="00000C0D" w15:done="0"/>
  <w15:commentEx w15:paraId="00000C14" w15:done="0"/>
  <w15:commentEx w15:paraId="00000C15" w15:done="0"/>
  <w15:commentEx w15:paraId="00000C16" w15:done="0"/>
  <w15:commentEx w15:paraId="00000C17" w15:paraIdParent="00000C16" w15:done="0"/>
  <w15:commentEx w15:paraId="00000C18" w15:paraIdParent="00000C16" w15:done="0"/>
  <w15:commentEx w15:paraId="00000C19" w15:done="0"/>
  <w15:commentEx w15:paraId="00000C1B" w15:paraIdParent="00000C19" w15:done="0"/>
  <w15:commentEx w15:paraId="00000C1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Arial"/>
  <w:font w:name="Courier New"/>
  <w:font w:name="Arial Unicode MS"/>
  <w:font w:name="Calibri"/>
  <w:font w:name="Noto Sans Symbols">
    <w:embedRegular w:fontKey="{00000000-0000-0000-0000-000000000000}" r:id="rId2" w:subsetted="0"/>
    <w:embedBold w:fontKey="{00000000-0000-0000-0000-000000000000}" r:id="rId3" w:subsetted="0"/>
  </w:font>
  <w:font w:name="Oi">
    <w:embedRegular w:fontKey="{00000000-0000-0000-0000-000000000000}" r:id="rId4" w:subsetted="0"/>
  </w:font>
  <w:font w:name="Courier"/>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B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 SAF/ROM/METO/FMT/BUFR/001</w:t>
    </w:r>
    <w:r w:rsidDel="00000000" w:rsidR="00000000" w:rsidRPr="00000000">
      <w:rPr>
        <w:rtl w:val="0"/>
      </w:rPr>
    </w:r>
  </w:p>
  <w:p w:rsidR="00000000" w:rsidDel="00000000" w:rsidP="00000000" w:rsidRDefault="00000000" w:rsidRPr="00000000" w14:paraId="00000B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B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 w:val="center" w:leader="none" w:pos="4536"/>
        <w:tab w:val="right" w:leader="none" w:pos="9072"/>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p>
  <w:p w:rsidR="00000000" w:rsidDel="00000000" w:rsidP="00000000" w:rsidRDefault="00000000" w:rsidRPr="00000000" w14:paraId="00000B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B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In this document, we will refer to the ‘GTS’ meaning the generic WMO-controlled networks used to exchange data between meteorological centres whatever the topology, technology or provider/owner. For our purposes, RMDCN and future WIS and similar network implementations can be considered to be part of ‘The GTS’.</w:t>
      </w:r>
      <w:r w:rsidDel="00000000" w:rsidR="00000000" w:rsidRPr="00000000">
        <w:rPr>
          <w:rtl w:val="0"/>
        </w:rPr>
      </w:r>
    </w:p>
  </w:footnote>
  <w:footnote w:id="1">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Note that the level definitions differ partly from the WMO definitions: </w:t>
      </w:r>
      <w:hyperlink r:id="rId2">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http://www.wmo.int/pages/prog/sat/dataandproducts_en.php</w:t>
        </w:r>
      </w:hyperlink>
      <w:r w:rsidDel="00000000" w:rsidR="00000000" w:rsidRPr="00000000">
        <w:rPr>
          <w:rtl w:val="0"/>
        </w:rPr>
      </w:r>
    </w:p>
  </w:footnote>
  <w:footnote w:id="2">
    <w:p w:rsidR="00000000" w:rsidDel="00000000" w:rsidP="00000000" w:rsidRDefault="00000000" w:rsidRPr="00000000" w14:paraId="00000B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(i) GCOS 2016 Implementation Plan; (ii) </w:t>
      </w:r>
      <w:hyperlink r:id="rId3">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http://climatemonitoring.info/home/terminology/</w:t>
        </w:r>
      </w:hyperlink>
      <w:r w:rsidDel="00000000" w:rsidR="00000000" w:rsidRPr="00000000">
        <w:rPr>
          <w:rtl w:val="0"/>
        </w:rPr>
      </w:r>
    </w:p>
  </w:footnote>
  <w:footnote w:id="3">
    <w:p w:rsidR="00000000" w:rsidDel="00000000" w:rsidP="00000000" w:rsidRDefault="00000000" w:rsidRPr="00000000" w14:paraId="00000B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bookmarkStart w:colFirst="0" w:colLast="0" w:name="_heading=h.4bvk7pj" w:id="63"/>
      <w:bookmarkEnd w:id="63"/>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hyperlink r:id="rId4">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http://climatemonitoring.info/home/terminology/</w:t>
        </w:r>
      </w:hyperlink>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(the ICDR definition was endorsed at the </w:t>
      </w:r>
      <w:hyperlink r:id="rId5">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9th session of the joint CEOS/CGMS Working Group Climate Meeting on 29 March 2018</w:t>
        </w:r>
      </w:hyperlink>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w:t>
      </w:r>
      <w:r w:rsidDel="00000000" w:rsidR="00000000" w:rsidRPr="00000000">
        <w:rPr>
          <w:rtl w:val="0"/>
        </w:rPr>
      </w:r>
    </w:p>
  </w:footnote>
  <w:footnote w:id="4">
    <w:p w:rsidR="00000000" w:rsidDel="00000000" w:rsidP="00000000" w:rsidRDefault="00000000" w:rsidRPr="00000000" w14:paraId="00000B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The term 'interpreting' in this context means presenting decoded data in human-readable form. Interpretation is usually for diagnostic purposes and is not necessary to the decoding process itself.</w:t>
      </w:r>
      <w:r w:rsidDel="00000000" w:rsidR="00000000" w:rsidRPr="00000000">
        <w:rPr>
          <w:rtl w:val="0"/>
        </w:rPr>
      </w:r>
    </w:p>
  </w:footnote>
  <w:footnote w:id="5">
    <w:p w:rsidR="00000000" w:rsidDel="00000000" w:rsidP="00000000" w:rsidRDefault="00000000" w:rsidRPr="00000000" w14:paraId="00000B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Missing or invalid data must still be encoded, as BUFR data is positional. This is accomplished by setting all the bits defined for that parameter to '1'. This implies that the maximum valid range of values of any parameter after scaling and applying the reference offset is zero to 2</w:t>
      </w:r>
      <w:r w:rsidDel="00000000" w:rsidR="00000000" w:rsidRPr="00000000">
        <w:rPr>
          <w:rFonts w:ascii="Arial" w:cs="Arial" w:eastAsia="Arial" w:hAnsi="Arial"/>
          <w:b w:val="0"/>
          <w:i w:val="0"/>
          <w:smallCaps w:val="0"/>
          <w:strike w:val="0"/>
          <w:color w:val="000000"/>
          <w:sz w:val="18"/>
          <w:szCs w:val="18"/>
          <w:u w:val="none"/>
          <w:shd w:fill="auto" w:val="clear"/>
          <w:vertAlign w:val="superscript"/>
          <w:rtl w:val="0"/>
        </w:rPr>
        <w:t xml:space="preserve">width</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On decoding, 'all bits set' in the BUFR message is decoded and returned to the user as missing data indicator values, usually -32768, -2147483647 or -9999999, depending on the implementation.</w:t>
      </w:r>
      <w:r w:rsidDel="00000000" w:rsidR="00000000" w:rsidRPr="00000000">
        <w:rPr>
          <w:rtl w:val="0"/>
        </w:rPr>
      </w:r>
    </w:p>
  </w:footnote>
  <w:footnote w:id="6">
    <w:p w:rsidR="00000000" w:rsidDel="00000000" w:rsidP="00000000" w:rsidRDefault="00000000" w:rsidRPr="00000000" w14:paraId="00000B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A bulletin is the BUFR (or GRIB, CREX or other WMO format) message with a wrapper or ‘Abbreviated Routing Header’ containing coded information on the message content for GTS routing purposes. The ARH adds some 35 bytes  to the BUFR message length – see Section 5.</w:t>
      </w:r>
      <w:r w:rsidDel="00000000" w:rsidR="00000000" w:rsidRPr="00000000">
        <w:rPr>
          <w:rtl w:val="0"/>
        </w:rPr>
      </w:r>
    </w:p>
  </w:footnote>
  <w:footnote w:id="7">
    <w:p w:rsidR="00000000" w:rsidDel="00000000" w:rsidP="00000000" w:rsidRDefault="00000000" w:rsidRPr="00000000" w14:paraId="00000B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BUFR Edition 3 is deprecated and only Edition 4 messages have been permitted on the GTS since 6</w:t>
      </w:r>
      <w:r w:rsidDel="00000000" w:rsidR="00000000" w:rsidRPr="00000000">
        <w:rPr>
          <w:rFonts w:ascii="Arial" w:cs="Arial" w:eastAsia="Arial" w:hAnsi="Arial"/>
          <w:b w:val="0"/>
          <w:i w:val="1"/>
          <w:smallCaps w:val="0"/>
          <w:strike w:val="0"/>
          <w:color w:val="000000"/>
          <w:sz w:val="18"/>
          <w:szCs w:val="18"/>
          <w:u w:val="none"/>
          <w:shd w:fill="auto" w:val="clear"/>
          <w:vertAlign w:val="superscript"/>
          <w:rtl w:val="0"/>
        </w:rPr>
        <w:t xml:space="preserve">th</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November 2012. RO data is currently encoded in Edition 4, but we include Edition 3 details here to document older BUFR messages that may be archived.</w:t>
      </w:r>
      <w:r w:rsidDel="00000000" w:rsidR="00000000" w:rsidRPr="00000000">
        <w:rPr>
          <w:rtl w:val="0"/>
        </w:rPr>
      </w:r>
    </w:p>
  </w:footnote>
  <w:footnote w:id="8">
    <w:p w:rsidR="00000000" w:rsidDel="00000000" w:rsidP="00000000" w:rsidRDefault="00000000" w:rsidRPr="00000000" w14:paraId="00000B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The Master Table Version number in which the template was first published. The encoded version number should not be changed to the current Version unless a change to Table B or Table D directly affects this data type.</w:t>
      </w:r>
      <w:r w:rsidDel="00000000" w:rsidR="00000000" w:rsidRPr="00000000">
        <w:rPr>
          <w:rtl w:val="0"/>
        </w:rPr>
      </w:r>
    </w:p>
  </w:footnote>
  <w:footnote w:id="9">
    <w:p w:rsidR="00000000" w:rsidDel="00000000" w:rsidP="00000000" w:rsidRDefault="00000000" w:rsidRPr="00000000" w14:paraId="00000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Depends on the BUFR encoder implementation as to whether an optional Edition 4 even pad byte is inserted or not; e.g. the MetDB encoder inserts this byte and the ECMWF encoder doesn’t. Edition 3 required this pad byte.</w:t>
      </w:r>
      <w:r w:rsidDel="00000000" w:rsidR="00000000" w:rsidRPr="00000000">
        <w:rPr>
          <w:rtl w:val="0"/>
        </w:rPr>
      </w:r>
    </w:p>
  </w:footnote>
  <w:footnote w:id="10">
    <w:p w:rsidR="00000000" w:rsidDel="00000000" w:rsidP="00000000" w:rsidRDefault="00000000" w:rsidRPr="00000000" w14:paraId="00000B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Maximum bulletin length on GTS up to 4 November 2007 was 15,000 bytes. It is now 500,000 bytes so in principle, higher resolution profiles can be transmitted.</w:t>
      </w:r>
      <w:r w:rsidDel="00000000" w:rsidR="00000000" w:rsidRPr="00000000">
        <w:rPr>
          <w:rtl w:val="0"/>
        </w:rPr>
      </w:r>
    </w:p>
  </w:footnote>
  <w:footnote w:id="11">
    <w:p w:rsidR="00000000" w:rsidDel="00000000" w:rsidP="00000000" w:rsidRDefault="00000000" w:rsidRPr="00000000" w14:paraId="00000B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Nominal ROM SAF NRT product (e.g. Metop-B)</w:t>
      </w:r>
      <w:r w:rsidDel="00000000" w:rsidR="00000000" w:rsidRPr="00000000">
        <w:rPr>
          <w:rtl w:val="0"/>
        </w:rPr>
      </w:r>
    </w:p>
  </w:footnote>
  <w:footnote w:id="12">
    <w:p w:rsidR="00000000" w:rsidDel="00000000" w:rsidP="00000000" w:rsidRDefault="00000000" w:rsidRPr="00000000" w14:paraId="00000B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Nominal UCAR NRT product (e.g. COSMIC-2)</w:t>
      </w:r>
      <w:r w:rsidDel="00000000" w:rsidR="00000000" w:rsidRPr="00000000">
        <w:rPr>
          <w:rtl w:val="0"/>
        </w:rPr>
      </w:r>
    </w:p>
  </w:footnote>
  <w:footnote w:id="13">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Nominal GFZ NRT product (e.g. TerraSAR-X, TanDEM-X)</w:t>
      </w:r>
      <w:r w:rsidDel="00000000" w:rsidR="00000000" w:rsidRPr="00000000">
        <w:rPr>
          <w:rtl w:val="0"/>
        </w:rPr>
      </w:r>
    </w:p>
  </w:footnote>
  <w:footnote w:id="14">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Courier" w:cs="Courier" w:eastAsia="Courier" w:hAnsi="Courier"/>
          <w:b w:val="1"/>
          <w:i w:val="1"/>
          <w:smallCaps w:val="0"/>
          <w:strike w:val="0"/>
          <w:color w:val="000000"/>
          <w:sz w:val="18"/>
          <w:szCs w:val="18"/>
          <w:u w:val="none"/>
          <w:shd w:fill="auto" w:val="clear"/>
          <w:vertAlign w:val="baseline"/>
          <w:rtl w:val="0"/>
        </w:rPr>
        <w:t xml:space="preserve">ii=14</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is also used for ground-based GNSS bulletins, but with </w:t>
      </w:r>
      <w:r w:rsidDel="00000000" w:rsidR="00000000" w:rsidRPr="00000000">
        <w:rPr>
          <w:rFonts w:ascii="Courier" w:cs="Courier" w:eastAsia="Courier" w:hAnsi="Courier"/>
          <w:b w:val="1"/>
          <w:i w:val="1"/>
          <w:smallCaps w:val="0"/>
          <w:strike w:val="0"/>
          <w:color w:val="000000"/>
          <w:sz w:val="18"/>
          <w:szCs w:val="18"/>
          <w:u w:val="none"/>
          <w:shd w:fill="auto" w:val="clear"/>
          <w:vertAlign w:val="baseline"/>
          <w:rtl w:val="0"/>
        </w:rPr>
        <w:t xml:space="preserve">T</w:t>
      </w:r>
      <w:r w:rsidDel="00000000" w:rsidR="00000000" w:rsidRPr="00000000">
        <w:rPr>
          <w:rFonts w:ascii="Courier" w:cs="Courier" w:eastAsia="Courier" w:hAnsi="Courier"/>
          <w:b w:val="1"/>
          <w:i w:val="1"/>
          <w:smallCaps w:val="0"/>
          <w:strike w:val="0"/>
          <w:color w:val="000000"/>
          <w:sz w:val="18"/>
          <w:szCs w:val="18"/>
          <w:u w:val="none"/>
          <w:shd w:fill="auto" w:val="clear"/>
          <w:vertAlign w:val="subscript"/>
          <w:rtl w:val="0"/>
        </w:rPr>
        <w:t xml:space="preserve">1</w:t>
      </w:r>
      <w:r w:rsidDel="00000000" w:rsidR="00000000" w:rsidRPr="00000000">
        <w:rPr>
          <w:rFonts w:ascii="Courier" w:cs="Courier" w:eastAsia="Courier" w:hAnsi="Courier"/>
          <w:b w:val="1"/>
          <w:i w:val="1"/>
          <w:smallCaps w:val="0"/>
          <w:strike w:val="0"/>
          <w:color w:val="000000"/>
          <w:sz w:val="18"/>
          <w:szCs w:val="18"/>
          <w:u w:val="none"/>
          <w:shd w:fill="auto" w:val="clear"/>
          <w:vertAlign w:val="baseline"/>
          <w:rtl w:val="0"/>
        </w:rPr>
        <w:t xml:space="preserve">T</w:t>
      </w:r>
      <w:r w:rsidDel="00000000" w:rsidR="00000000" w:rsidRPr="00000000">
        <w:rPr>
          <w:rFonts w:ascii="Courier" w:cs="Courier" w:eastAsia="Courier" w:hAnsi="Courier"/>
          <w:b w:val="1"/>
          <w:i w:val="1"/>
          <w:smallCaps w:val="0"/>
          <w:strike w:val="0"/>
          <w:color w:val="000000"/>
          <w:sz w:val="18"/>
          <w:szCs w:val="18"/>
          <w:u w:val="none"/>
          <w:shd w:fill="auto" w:val="clear"/>
          <w:vertAlign w:val="subscript"/>
          <w:rtl w:val="0"/>
        </w:rPr>
        <w:t xml:space="preserve">2</w:t>
      </w:r>
      <w:r w:rsidDel="00000000" w:rsidR="00000000" w:rsidRPr="00000000">
        <w:rPr>
          <w:rFonts w:ascii="Courier" w:cs="Courier" w:eastAsia="Courier" w:hAnsi="Courier"/>
          <w:b w:val="1"/>
          <w:i w:val="1"/>
          <w:smallCaps w:val="0"/>
          <w:strike w:val="0"/>
          <w:color w:val="000000"/>
          <w:sz w:val="18"/>
          <w:szCs w:val="18"/>
          <w:u w:val="none"/>
          <w:shd w:fill="auto" w:val="clear"/>
          <w:vertAlign w:val="baseline"/>
          <w:rtl w:val="0"/>
        </w:rPr>
        <w:t xml:space="preserve">A</w:t>
      </w:r>
      <w:r w:rsidDel="00000000" w:rsidR="00000000" w:rsidRPr="00000000">
        <w:rPr>
          <w:rFonts w:ascii="Courier" w:cs="Courier" w:eastAsia="Courier" w:hAnsi="Courier"/>
          <w:b w:val="1"/>
          <w:i w:val="1"/>
          <w:smallCaps w:val="0"/>
          <w:strike w:val="0"/>
          <w:color w:val="000000"/>
          <w:sz w:val="18"/>
          <w:szCs w:val="18"/>
          <w:u w:val="none"/>
          <w:shd w:fill="auto" w:val="clear"/>
          <w:vertAlign w:val="subscript"/>
          <w:rtl w:val="0"/>
        </w:rPr>
        <w:t xml:space="preserve">1</w:t>
      </w:r>
      <w:r w:rsidDel="00000000" w:rsidR="00000000" w:rsidRPr="00000000">
        <w:rPr>
          <w:rFonts w:ascii="Courier" w:cs="Courier" w:eastAsia="Courier" w:hAnsi="Courier"/>
          <w:b w:val="1"/>
          <w:i w:val="1"/>
          <w:smallCaps w:val="0"/>
          <w:strike w:val="0"/>
          <w:color w:val="000000"/>
          <w:sz w:val="18"/>
          <w:szCs w:val="18"/>
          <w:u w:val="none"/>
          <w:shd w:fill="auto" w:val="clear"/>
          <w:vertAlign w:val="baseline"/>
          <w:rtl w:val="0"/>
        </w:rPr>
        <w:t xml:space="preserve">=ISX</w:t>
      </w:r>
      <w:r w:rsidDel="00000000" w:rsidR="00000000" w:rsidRPr="00000000">
        <w:rPr>
          <w:rFonts w:ascii="Courier" w:cs="Courier" w:eastAsia="Courier" w:hAnsi="Courier"/>
          <w:b w:val="0"/>
          <w:i w:val="1"/>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However, this value is not reserved for, or unique to, GNSS (The origins of this value derive from the EU COST Action 716</w:t>
      </w:r>
      <w:r w:rsidDel="00000000" w:rsidR="00000000" w:rsidRPr="00000000">
        <w:rPr>
          <w:rFonts w:ascii="Courier New" w:cs="Courier New" w:eastAsia="Courier New" w:hAnsi="Courier New"/>
          <w:b w:val="0"/>
          <w:i w:val="1"/>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1"/>
          <w:i w:val="1"/>
          <w:smallCaps w:val="0"/>
          <w:strike w:val="0"/>
          <w:color w:val="000000"/>
          <w:sz w:val="18"/>
          <w:szCs w:val="18"/>
          <w:u w:val="none"/>
          <w:shd w:fill="auto" w:val="clear"/>
          <w:vertAlign w:val="baseline"/>
          <w:rtl w:val="0"/>
        </w:rPr>
        <w:t xml:space="preserve">7+1+6=14</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w:t>
      </w:r>
      <w:r w:rsidDel="00000000" w:rsidR="00000000" w:rsidRPr="00000000">
        <w:rPr>
          <w:rtl w:val="0"/>
        </w:rPr>
      </w:r>
    </w:p>
  </w:footnote>
  <w:footnote w:id="15">
    <w:p w:rsidR="00000000" w:rsidDel="00000000" w:rsidP="00000000" w:rsidRDefault="00000000" w:rsidRPr="00000000" w14:paraId="00000B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In reality UCAR/CDAAC, Boulder, CO via NOAA/NWS</w:t>
      </w:r>
      <w:r w:rsidDel="00000000" w:rsidR="00000000" w:rsidRPr="00000000">
        <w:rPr>
          <w:rtl w:val="0"/>
        </w:rPr>
      </w:r>
    </w:p>
  </w:footnote>
  <w:footnote w:id="16">
    <w:p w:rsidR="00000000" w:rsidDel="00000000" w:rsidP="00000000" w:rsidRDefault="00000000" w:rsidRPr="00000000" w14:paraId="00000B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EUMETSAT, Metop-A – BUFR contains only Level 1b (Bending Angle) profiles</w:t>
      </w:r>
    </w:p>
  </w:footnote>
  <w:footnote w:id="17">
    <w:p w:rsidR="00000000" w:rsidDel="00000000" w:rsidP="00000000" w:rsidRDefault="00000000" w:rsidRPr="00000000" w14:paraId="00000B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EUMETSAT, Metop-B – BUFR contains only Level 1b (Bending Angle) profiles</w:t>
      </w:r>
    </w:p>
  </w:footnote>
  <w:footnote w:id="18">
    <w:p w:rsidR="00000000" w:rsidDel="00000000" w:rsidP="00000000" w:rsidRDefault="00000000" w:rsidRPr="00000000" w14:paraId="00000B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EUMETSAT, Metop-C – BUFR contains only Level 1b (Bending Angle) profiles</w:t>
      </w:r>
    </w:p>
  </w:footnote>
  <w:footnote w:id="19">
    <w:p w:rsidR="00000000" w:rsidDel="00000000" w:rsidP="00000000" w:rsidRDefault="00000000" w:rsidRPr="00000000" w14:paraId="00000B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NESDIS</w:t>
      </w:r>
      <w:r w:rsidDel="00000000" w:rsidR="00000000" w:rsidRPr="00000000">
        <w:rPr>
          <w:rtl w:val="0"/>
        </w:rPr>
      </w:r>
    </w:p>
  </w:footnote>
  <w:footnote w:id="20">
    <w:p w:rsidR="00000000" w:rsidDel="00000000" w:rsidP="00000000" w:rsidRDefault="00000000" w:rsidRPr="00000000" w14:paraId="00000B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Here, NH means north of 30°N, SH means south of 30°S and Tropics means everywhere else.</w:t>
      </w:r>
      <w:r w:rsidDel="00000000" w:rsidR="00000000" w:rsidRPr="00000000">
        <w:rPr>
          <w:rtl w:val="0"/>
        </w:rPr>
      </w:r>
    </w:p>
  </w:footnote>
  <w:footnote w:id="21">
    <w:p w:rsidR="00000000" w:rsidDel="00000000" w:rsidP="00000000" w:rsidRDefault="00000000" w:rsidRPr="00000000" w14:paraId="00000B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Here, NH means north of the equator, SH means south of the equator and Global means unspecified latitude.</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5"/>
      <w:tblW w:w="9082.0" w:type="dxa"/>
      <w:jc w:val="left"/>
      <w:tblLayout w:type="fixed"/>
      <w:tblLook w:val="0000"/>
    </w:tblPr>
    <w:tblGrid>
      <w:gridCol w:w="3402"/>
      <w:gridCol w:w="2835"/>
      <w:gridCol w:w="2845"/>
      <w:tblGridChange w:id="0">
        <w:tblGrid>
          <w:gridCol w:w="3402"/>
          <w:gridCol w:w="2835"/>
          <w:gridCol w:w="2845"/>
        </w:tblGrid>
      </w:tblGridChange>
    </w:tblGrid>
    <w:tr>
      <w:trPr>
        <w:cantSplit w:val="0"/>
        <w:trHeight w:val="565" w:hRule="atLeast"/>
        <w:tblHeader w:val="0"/>
      </w:trPr>
      <w:tc>
        <w:tcPr>
          <w:tcBorders>
            <w:top w:color="000000" w:space="0" w:sz="4" w:val="single"/>
            <w:left w:color="000000" w:space="0" w:sz="4" w:val="single"/>
            <w:bottom w:color="000000" w:space="0" w:sz="4" w:val="single"/>
          </w:tcBorders>
          <w:tcMar>
            <w:top w:w="0.0" w:type="dxa"/>
            <w:left w:w="108.0" w:type="dxa"/>
            <w:bottom w:w="0.0" w:type="dxa"/>
            <w:right w:w="108.0" w:type="dxa"/>
          </w:tcMar>
          <w:vAlign w:val="center"/>
        </w:tcPr>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B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Ref: SAF/ROM/METO/FMT/BUFR/001</w:t>
          </w:r>
        </w:p>
        <w:p w:rsidR="00000000" w:rsidDel="00000000" w:rsidP="00000000" w:rsidRDefault="00000000" w:rsidRPr="00000000" w14:paraId="00000B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Version: 2.7</w:t>
          </w:r>
        </w:p>
        <w:p w:rsidR="00000000" w:rsidDel="00000000" w:rsidP="00000000" w:rsidRDefault="00000000" w:rsidRPr="00000000" w14:paraId="00000B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Date: 31 December 2021</w:t>
          </w:r>
          <w:r w:rsidDel="00000000" w:rsidR="00000000" w:rsidRPr="00000000">
            <w:rPr>
              <w:rtl w:val="0"/>
            </w:rPr>
          </w:r>
        </w:p>
        <w:p w:rsidR="00000000" w:rsidDel="00000000" w:rsidP="00000000" w:rsidRDefault="00000000" w:rsidRPr="00000000" w14:paraId="00000B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 w:val="left" w:leader="none" w:pos="525"/>
              <w:tab w:val="center" w:leader="none" w:pos="1380"/>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WMO FM94 (BUFR)</w:t>
          </w:r>
        </w:p>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 w:val="left" w:leader="none" w:pos="525"/>
              <w:tab w:val="center" w:leader="none" w:pos="138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Specification for Radio </w:t>
            <w:br w:type="textWrapping"/>
            <w:t xml:space="preserve">Occultation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164500</wp:posOffset>
                </wp:positionH>
                <wp:positionV relativeFrom="paragraph">
                  <wp:posOffset>36758</wp:posOffset>
                </wp:positionV>
                <wp:extent cx="1341699" cy="495330"/>
                <wp:effectExtent b="0" l="0" r="0" t="0"/>
                <wp:wrapTopAndBottom distB="0" distT="0"/>
                <wp:docPr id="7"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341699" cy="495330"/>
                        </a:xfrm>
                        <a:prstGeom prst="rect"/>
                        <a:ln/>
                      </pic:spPr>
                    </pic:pic>
                  </a:graphicData>
                </a:graphic>
              </wp:anchor>
            </w:drawing>
          </w:r>
        </w:p>
      </w:tc>
    </w:tr>
  </w:tbl>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 w:val="right" w:leader="none" w:pos="8931"/>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0"/>
      <w:numFmt w:val="bullet"/>
      <w:lvlText w:val="▪"/>
      <w:lvlJc w:val="left"/>
      <w:pPr>
        <w:ind w:left="862" w:hanging="360"/>
      </w:pPr>
      <w:rPr>
        <w:rFonts w:ascii="Noto Sans Symbols" w:cs="Noto Sans Symbols" w:eastAsia="Noto Sans Symbols" w:hAnsi="Noto Sans Symbols"/>
        <w:color w:val="000000"/>
      </w:rPr>
    </w:lvl>
    <w:lvl w:ilvl="1">
      <w:start w:val="0"/>
      <w:numFmt w:val="bullet"/>
      <w:lvlText w:val="o"/>
      <w:lvlJc w:val="left"/>
      <w:pPr>
        <w:ind w:left="1582" w:hanging="360"/>
      </w:pPr>
      <w:rPr>
        <w:rFonts w:ascii="Courier New" w:cs="Courier New" w:eastAsia="Courier New" w:hAnsi="Courier New"/>
      </w:rPr>
    </w:lvl>
    <w:lvl w:ilvl="2">
      <w:start w:val="0"/>
      <w:numFmt w:val="bullet"/>
      <w:lvlText w:val="▪"/>
      <w:lvlJc w:val="left"/>
      <w:pPr>
        <w:ind w:left="2302" w:hanging="360"/>
      </w:pPr>
      <w:rPr>
        <w:rFonts w:ascii="Noto Sans Symbols" w:cs="Noto Sans Symbols" w:eastAsia="Noto Sans Symbols" w:hAnsi="Noto Sans Symbols"/>
      </w:rPr>
    </w:lvl>
    <w:lvl w:ilvl="3">
      <w:start w:val="0"/>
      <w:numFmt w:val="bullet"/>
      <w:lvlText w:val="●"/>
      <w:lvlJc w:val="left"/>
      <w:pPr>
        <w:ind w:left="3022" w:hanging="360"/>
      </w:pPr>
      <w:rPr>
        <w:rFonts w:ascii="Noto Sans Symbols" w:cs="Noto Sans Symbols" w:eastAsia="Noto Sans Symbols" w:hAnsi="Noto Sans Symbols"/>
      </w:rPr>
    </w:lvl>
    <w:lvl w:ilvl="4">
      <w:start w:val="0"/>
      <w:numFmt w:val="bullet"/>
      <w:lvlText w:val="o"/>
      <w:lvlJc w:val="left"/>
      <w:pPr>
        <w:ind w:left="3742" w:hanging="360"/>
      </w:pPr>
      <w:rPr>
        <w:rFonts w:ascii="Courier New" w:cs="Courier New" w:eastAsia="Courier New" w:hAnsi="Courier New"/>
      </w:rPr>
    </w:lvl>
    <w:lvl w:ilvl="5">
      <w:start w:val="0"/>
      <w:numFmt w:val="bullet"/>
      <w:lvlText w:val="▪"/>
      <w:lvlJc w:val="left"/>
      <w:pPr>
        <w:ind w:left="4462" w:hanging="360"/>
      </w:pPr>
      <w:rPr>
        <w:rFonts w:ascii="Noto Sans Symbols" w:cs="Noto Sans Symbols" w:eastAsia="Noto Sans Symbols" w:hAnsi="Noto Sans Symbols"/>
      </w:rPr>
    </w:lvl>
    <w:lvl w:ilvl="6">
      <w:start w:val="0"/>
      <w:numFmt w:val="bullet"/>
      <w:lvlText w:val="●"/>
      <w:lvlJc w:val="left"/>
      <w:pPr>
        <w:ind w:left="5182" w:hanging="360"/>
      </w:pPr>
      <w:rPr>
        <w:rFonts w:ascii="Noto Sans Symbols" w:cs="Noto Sans Symbols" w:eastAsia="Noto Sans Symbols" w:hAnsi="Noto Sans Symbols"/>
      </w:rPr>
    </w:lvl>
    <w:lvl w:ilvl="7">
      <w:start w:val="0"/>
      <w:numFmt w:val="bullet"/>
      <w:lvlText w:val="o"/>
      <w:lvlJc w:val="left"/>
      <w:pPr>
        <w:ind w:left="5902" w:hanging="360"/>
      </w:pPr>
      <w:rPr>
        <w:rFonts w:ascii="Courier New" w:cs="Courier New" w:eastAsia="Courier New" w:hAnsi="Courier New"/>
      </w:rPr>
    </w:lvl>
    <w:lvl w:ilvl="8">
      <w:start w:val="0"/>
      <w:numFmt w:val="bullet"/>
      <w:lvlText w:val="▪"/>
      <w:lvlJc w:val="left"/>
      <w:pPr>
        <w:ind w:left="6622"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0"/>
      <w:numFmt w:val="bullet"/>
      <w:lvlText w:val="•"/>
      <w:lvlJc w:val="left"/>
      <w:pPr>
        <w:ind w:left="792" w:hanging="360"/>
      </w:pPr>
      <w:rPr>
        <w:rFonts w:ascii="Noto Sans Symbols" w:cs="Noto Sans Symbols" w:eastAsia="Noto Sans Symbols" w:hAnsi="Noto Sans Symbols"/>
      </w:rPr>
    </w:lvl>
    <w:lvl w:ilvl="1">
      <w:start w:val="0"/>
      <w:numFmt w:val="bullet"/>
      <w:lvlText w:val="◦"/>
      <w:lvlJc w:val="left"/>
      <w:pPr>
        <w:ind w:left="1152" w:hanging="360"/>
      </w:pPr>
      <w:rPr>
        <w:rFonts w:ascii="Noto Sans Symbols" w:cs="Noto Sans Symbols" w:eastAsia="Noto Sans Symbols" w:hAnsi="Noto Sans Symbols"/>
      </w:rPr>
    </w:lvl>
    <w:lvl w:ilvl="2">
      <w:start w:val="0"/>
      <w:numFmt w:val="bullet"/>
      <w:lvlText w:val="▪"/>
      <w:lvlJc w:val="left"/>
      <w:pPr>
        <w:ind w:left="1512" w:hanging="360"/>
      </w:pPr>
      <w:rPr>
        <w:rFonts w:ascii="Noto Sans Symbols" w:cs="Noto Sans Symbols" w:eastAsia="Noto Sans Symbols" w:hAnsi="Noto Sans Symbols"/>
      </w:rPr>
    </w:lvl>
    <w:lvl w:ilvl="3">
      <w:start w:val="0"/>
      <w:numFmt w:val="bullet"/>
      <w:lvlText w:val="•"/>
      <w:lvlJc w:val="left"/>
      <w:pPr>
        <w:ind w:left="1872" w:hanging="360"/>
      </w:pPr>
      <w:rPr>
        <w:rFonts w:ascii="Noto Sans Symbols" w:cs="Noto Sans Symbols" w:eastAsia="Noto Sans Symbols" w:hAnsi="Noto Sans Symbols"/>
      </w:rPr>
    </w:lvl>
    <w:lvl w:ilvl="4">
      <w:start w:val="0"/>
      <w:numFmt w:val="bullet"/>
      <w:lvlText w:val="◦"/>
      <w:lvlJc w:val="left"/>
      <w:pPr>
        <w:ind w:left="2232" w:hanging="360"/>
      </w:pPr>
      <w:rPr>
        <w:rFonts w:ascii="Noto Sans Symbols" w:cs="Noto Sans Symbols" w:eastAsia="Noto Sans Symbols" w:hAnsi="Noto Sans Symbols"/>
      </w:rPr>
    </w:lvl>
    <w:lvl w:ilvl="5">
      <w:start w:val="0"/>
      <w:numFmt w:val="bullet"/>
      <w:lvlText w:val="▪"/>
      <w:lvlJc w:val="left"/>
      <w:pPr>
        <w:ind w:left="2592" w:hanging="360"/>
      </w:pPr>
      <w:rPr>
        <w:rFonts w:ascii="Noto Sans Symbols" w:cs="Noto Sans Symbols" w:eastAsia="Noto Sans Symbols" w:hAnsi="Noto Sans Symbols"/>
      </w:rPr>
    </w:lvl>
    <w:lvl w:ilvl="6">
      <w:start w:val="0"/>
      <w:numFmt w:val="bullet"/>
      <w:lvlText w:val="•"/>
      <w:lvlJc w:val="left"/>
      <w:pPr>
        <w:ind w:left="2952" w:hanging="360"/>
      </w:pPr>
      <w:rPr>
        <w:rFonts w:ascii="Noto Sans Symbols" w:cs="Noto Sans Symbols" w:eastAsia="Noto Sans Symbols" w:hAnsi="Noto Sans Symbols"/>
      </w:rPr>
    </w:lvl>
    <w:lvl w:ilvl="7">
      <w:start w:val="0"/>
      <w:numFmt w:val="bullet"/>
      <w:lvlText w:val="◦"/>
      <w:lvlJc w:val="left"/>
      <w:pPr>
        <w:ind w:left="3312" w:hanging="360"/>
      </w:pPr>
      <w:rPr>
        <w:rFonts w:ascii="Noto Sans Symbols" w:cs="Noto Sans Symbols" w:eastAsia="Noto Sans Symbols" w:hAnsi="Noto Sans Symbols"/>
      </w:rPr>
    </w:lvl>
    <w:lvl w:ilvl="8">
      <w:start w:val="0"/>
      <w:numFmt w:val="bullet"/>
      <w:lvlText w:val="▪"/>
      <w:lvlJc w:val="left"/>
      <w:pPr>
        <w:ind w:left="3672"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92" w:hanging="360"/>
      </w:pPr>
      <w:rPr>
        <w:rFonts w:ascii="Noto Sans Symbols" w:cs="Noto Sans Symbols" w:eastAsia="Noto Sans Symbols" w:hAnsi="Noto Sans Symbols"/>
      </w:rPr>
    </w:lvl>
    <w:lvl w:ilvl="1">
      <w:start w:val="0"/>
      <w:numFmt w:val="bullet"/>
      <w:lvlText w:val="◦"/>
      <w:lvlJc w:val="left"/>
      <w:pPr>
        <w:ind w:left="1152" w:hanging="360"/>
      </w:pPr>
      <w:rPr>
        <w:rFonts w:ascii="Noto Sans Symbols" w:cs="Noto Sans Symbols" w:eastAsia="Noto Sans Symbols" w:hAnsi="Noto Sans Symbols"/>
      </w:rPr>
    </w:lvl>
    <w:lvl w:ilvl="2">
      <w:start w:val="0"/>
      <w:numFmt w:val="bullet"/>
      <w:lvlText w:val="▪"/>
      <w:lvlJc w:val="left"/>
      <w:pPr>
        <w:ind w:left="1512" w:hanging="360"/>
      </w:pPr>
      <w:rPr>
        <w:rFonts w:ascii="Noto Sans Symbols" w:cs="Noto Sans Symbols" w:eastAsia="Noto Sans Symbols" w:hAnsi="Noto Sans Symbols"/>
      </w:rPr>
    </w:lvl>
    <w:lvl w:ilvl="3">
      <w:start w:val="0"/>
      <w:numFmt w:val="bullet"/>
      <w:lvlText w:val="•"/>
      <w:lvlJc w:val="left"/>
      <w:pPr>
        <w:ind w:left="1872" w:hanging="360"/>
      </w:pPr>
      <w:rPr>
        <w:rFonts w:ascii="Noto Sans Symbols" w:cs="Noto Sans Symbols" w:eastAsia="Noto Sans Symbols" w:hAnsi="Noto Sans Symbols"/>
      </w:rPr>
    </w:lvl>
    <w:lvl w:ilvl="4">
      <w:start w:val="0"/>
      <w:numFmt w:val="bullet"/>
      <w:lvlText w:val="◦"/>
      <w:lvlJc w:val="left"/>
      <w:pPr>
        <w:ind w:left="2232" w:hanging="360"/>
      </w:pPr>
      <w:rPr>
        <w:rFonts w:ascii="Noto Sans Symbols" w:cs="Noto Sans Symbols" w:eastAsia="Noto Sans Symbols" w:hAnsi="Noto Sans Symbols"/>
      </w:rPr>
    </w:lvl>
    <w:lvl w:ilvl="5">
      <w:start w:val="0"/>
      <w:numFmt w:val="bullet"/>
      <w:lvlText w:val="▪"/>
      <w:lvlJc w:val="left"/>
      <w:pPr>
        <w:ind w:left="2592" w:hanging="360"/>
      </w:pPr>
      <w:rPr>
        <w:rFonts w:ascii="Noto Sans Symbols" w:cs="Noto Sans Symbols" w:eastAsia="Noto Sans Symbols" w:hAnsi="Noto Sans Symbols"/>
      </w:rPr>
    </w:lvl>
    <w:lvl w:ilvl="6">
      <w:start w:val="0"/>
      <w:numFmt w:val="bullet"/>
      <w:lvlText w:val="•"/>
      <w:lvlJc w:val="left"/>
      <w:pPr>
        <w:ind w:left="2952" w:hanging="360"/>
      </w:pPr>
      <w:rPr>
        <w:rFonts w:ascii="Noto Sans Symbols" w:cs="Noto Sans Symbols" w:eastAsia="Noto Sans Symbols" w:hAnsi="Noto Sans Symbols"/>
      </w:rPr>
    </w:lvl>
    <w:lvl w:ilvl="7">
      <w:start w:val="0"/>
      <w:numFmt w:val="bullet"/>
      <w:lvlText w:val="◦"/>
      <w:lvlJc w:val="left"/>
      <w:pPr>
        <w:ind w:left="3312" w:hanging="360"/>
      </w:pPr>
      <w:rPr>
        <w:rFonts w:ascii="Noto Sans Symbols" w:cs="Noto Sans Symbols" w:eastAsia="Noto Sans Symbols" w:hAnsi="Noto Sans Symbols"/>
      </w:rPr>
    </w:lvl>
    <w:lvl w:ilvl="8">
      <w:start w:val="0"/>
      <w:numFmt w:val="bullet"/>
      <w:lvlText w:val="▪"/>
      <w:lvlJc w:val="left"/>
      <w:pPr>
        <w:ind w:left="3672"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16">
    <w:lvl w:ilvl="0">
      <w:start w:val="0"/>
      <w:numFmt w:val="bullet"/>
      <w:lvlText w:val="▪"/>
      <w:lvlJc w:val="left"/>
      <w:pPr>
        <w:ind w:left="862" w:hanging="360"/>
      </w:pPr>
      <w:rPr>
        <w:rFonts w:ascii="Noto Sans Symbols" w:cs="Noto Sans Symbols" w:eastAsia="Noto Sans Symbols" w:hAnsi="Noto Sans Symbols"/>
        <w:color w:val="000000"/>
      </w:rPr>
    </w:lvl>
    <w:lvl w:ilvl="1">
      <w:start w:val="0"/>
      <w:numFmt w:val="bullet"/>
      <w:lvlText w:val="o"/>
      <w:lvlJc w:val="left"/>
      <w:pPr>
        <w:ind w:left="1582" w:hanging="360"/>
      </w:pPr>
      <w:rPr>
        <w:rFonts w:ascii="Courier New" w:cs="Courier New" w:eastAsia="Courier New" w:hAnsi="Courier New"/>
      </w:rPr>
    </w:lvl>
    <w:lvl w:ilvl="2">
      <w:start w:val="0"/>
      <w:numFmt w:val="bullet"/>
      <w:lvlText w:val="▪"/>
      <w:lvlJc w:val="left"/>
      <w:pPr>
        <w:ind w:left="2302" w:hanging="360"/>
      </w:pPr>
      <w:rPr>
        <w:rFonts w:ascii="Noto Sans Symbols" w:cs="Noto Sans Symbols" w:eastAsia="Noto Sans Symbols" w:hAnsi="Noto Sans Symbols"/>
      </w:rPr>
    </w:lvl>
    <w:lvl w:ilvl="3">
      <w:start w:val="0"/>
      <w:numFmt w:val="bullet"/>
      <w:lvlText w:val="●"/>
      <w:lvlJc w:val="left"/>
      <w:pPr>
        <w:ind w:left="3022" w:hanging="360"/>
      </w:pPr>
      <w:rPr>
        <w:rFonts w:ascii="Noto Sans Symbols" w:cs="Noto Sans Symbols" w:eastAsia="Noto Sans Symbols" w:hAnsi="Noto Sans Symbols"/>
      </w:rPr>
    </w:lvl>
    <w:lvl w:ilvl="4">
      <w:start w:val="0"/>
      <w:numFmt w:val="bullet"/>
      <w:lvlText w:val="o"/>
      <w:lvlJc w:val="left"/>
      <w:pPr>
        <w:ind w:left="3742" w:hanging="360"/>
      </w:pPr>
      <w:rPr>
        <w:rFonts w:ascii="Courier New" w:cs="Courier New" w:eastAsia="Courier New" w:hAnsi="Courier New"/>
      </w:rPr>
    </w:lvl>
    <w:lvl w:ilvl="5">
      <w:start w:val="0"/>
      <w:numFmt w:val="bullet"/>
      <w:lvlText w:val="▪"/>
      <w:lvlJc w:val="left"/>
      <w:pPr>
        <w:ind w:left="4462" w:hanging="360"/>
      </w:pPr>
      <w:rPr>
        <w:rFonts w:ascii="Noto Sans Symbols" w:cs="Noto Sans Symbols" w:eastAsia="Noto Sans Symbols" w:hAnsi="Noto Sans Symbols"/>
      </w:rPr>
    </w:lvl>
    <w:lvl w:ilvl="6">
      <w:start w:val="0"/>
      <w:numFmt w:val="bullet"/>
      <w:lvlText w:val="●"/>
      <w:lvlJc w:val="left"/>
      <w:pPr>
        <w:ind w:left="5182" w:hanging="360"/>
      </w:pPr>
      <w:rPr>
        <w:rFonts w:ascii="Noto Sans Symbols" w:cs="Noto Sans Symbols" w:eastAsia="Noto Sans Symbols" w:hAnsi="Noto Sans Symbols"/>
      </w:rPr>
    </w:lvl>
    <w:lvl w:ilvl="7">
      <w:start w:val="0"/>
      <w:numFmt w:val="bullet"/>
      <w:lvlText w:val="o"/>
      <w:lvlJc w:val="left"/>
      <w:pPr>
        <w:ind w:left="5902" w:hanging="360"/>
      </w:pPr>
      <w:rPr>
        <w:rFonts w:ascii="Courier New" w:cs="Courier New" w:eastAsia="Courier New" w:hAnsi="Courier New"/>
      </w:rPr>
    </w:lvl>
    <w:lvl w:ilvl="8">
      <w:start w:val="0"/>
      <w:numFmt w:val="bullet"/>
      <w:lvlText w:val="▪"/>
      <w:lvlJc w:val="left"/>
      <w:pPr>
        <w:ind w:left="6622" w:hanging="360"/>
      </w:pPr>
      <w:rPr>
        <w:rFonts w:ascii="Noto Sans Symbols" w:cs="Noto Sans Symbols" w:eastAsia="Noto Sans Symbols" w:hAnsi="Noto Sans Symbols"/>
      </w:rPr>
    </w:lvl>
  </w:abstractNum>
  <w:abstractNum w:abstractNumId="17">
    <w:lvl w:ilvl="0">
      <w:start w:val="0"/>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8">
    <w:lvl w:ilvl="0">
      <w:start w:val="0"/>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080" w:hanging="360"/>
      </w:pPr>
      <w:rPr>
        <w:rFonts w:ascii="Noto Sans Symbols" w:cs="Noto Sans Symbols" w:eastAsia="Noto Sans Symbols" w:hAnsi="Noto Sans Symbols"/>
      </w:rPr>
    </w:lvl>
    <w:lvl w:ilvl="2">
      <w:start w:val="0"/>
      <w:numFmt w:val="bullet"/>
      <w:lvlText w:val="▪"/>
      <w:lvlJc w:val="left"/>
      <w:pPr>
        <w:ind w:left="1440" w:hanging="360"/>
      </w:pPr>
      <w:rPr>
        <w:rFonts w:ascii="Noto Sans Symbols" w:cs="Noto Sans Symbols" w:eastAsia="Noto Sans Symbols" w:hAnsi="Noto Sans Symbols"/>
      </w:rPr>
    </w:lvl>
    <w:lvl w:ilvl="3">
      <w:start w:val="0"/>
      <w:numFmt w:val="bullet"/>
      <w:lvlText w:val="•"/>
      <w:lvlJc w:val="left"/>
      <w:pPr>
        <w:ind w:left="1800" w:hanging="360"/>
      </w:pPr>
      <w:rPr>
        <w:rFonts w:ascii="Noto Sans Symbols" w:cs="Noto Sans Symbols" w:eastAsia="Noto Sans Symbols" w:hAnsi="Noto Sans Symbols"/>
      </w:rPr>
    </w:lvl>
    <w:lvl w:ilvl="4">
      <w:start w:val="0"/>
      <w:numFmt w:val="bullet"/>
      <w:lvlText w:val="◦"/>
      <w:lvlJc w:val="left"/>
      <w:pPr>
        <w:ind w:left="2160" w:hanging="360"/>
      </w:pPr>
      <w:rPr>
        <w:rFonts w:ascii="Noto Sans Symbols" w:cs="Noto Sans Symbols" w:eastAsia="Noto Sans Symbols" w:hAnsi="Noto Sans Symbols"/>
      </w:rPr>
    </w:lvl>
    <w:lvl w:ilvl="5">
      <w:start w:val="0"/>
      <w:numFmt w:val="bullet"/>
      <w:lvlText w:val="▪"/>
      <w:lvlJc w:val="left"/>
      <w:pPr>
        <w:ind w:left="2520" w:hanging="360"/>
      </w:pPr>
      <w:rPr>
        <w:rFonts w:ascii="Noto Sans Symbols" w:cs="Noto Sans Symbols" w:eastAsia="Noto Sans Symbols" w:hAnsi="Noto Sans Symbols"/>
      </w:rPr>
    </w:lvl>
    <w:lvl w:ilvl="6">
      <w:start w:val="0"/>
      <w:numFmt w:val="bullet"/>
      <w:lvlText w:val="•"/>
      <w:lvlJc w:val="left"/>
      <w:pPr>
        <w:ind w:left="2880" w:hanging="360"/>
      </w:pPr>
      <w:rPr>
        <w:rFonts w:ascii="Noto Sans Symbols" w:cs="Noto Sans Symbols" w:eastAsia="Noto Sans Symbols" w:hAnsi="Noto Sans Symbols"/>
      </w:rPr>
    </w:lvl>
    <w:lvl w:ilvl="7">
      <w:start w:val="0"/>
      <w:numFmt w:val="bullet"/>
      <w:lvlText w:val="◦"/>
      <w:lvlJc w:val="left"/>
      <w:pPr>
        <w:ind w:left="3240" w:hanging="360"/>
      </w:pPr>
      <w:rPr>
        <w:rFonts w:ascii="Noto Sans Symbols" w:cs="Noto Sans Symbols" w:eastAsia="Noto Sans Symbols" w:hAnsi="Noto Sans Symbols"/>
      </w:rPr>
    </w:lvl>
    <w:lvl w:ilvl="8">
      <w:start w:val="0"/>
      <w:numFmt w:val="bullet"/>
      <w:lvlText w:val="▪"/>
      <w:lvlJc w:val="left"/>
      <w:pPr>
        <w:ind w:left="36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ourier" w:cs="Courier" w:eastAsia="Courier" w:hAnsi="Courier"/>
        <w:lang w:val="en-GB"/>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1"/>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pPr>
    <w:rPr>
      <w:rFonts w:ascii="Times New Roman" w:cs="Times New Roman" w:eastAsia="Times New Roman" w:hAnsi="Times New Roman"/>
      <w:b w:val="1"/>
      <w:i w:val="0"/>
      <w:smallCaps w:val="0"/>
      <w:strike w:val="0"/>
      <w:color w:val="000000"/>
      <w:sz w:val="36"/>
      <w:szCs w:val="36"/>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pPr>
    <w:rPr>
      <w:rFonts w:ascii="Times New Roman" w:cs="Times New Roman" w:eastAsia="Times New Roman" w:hAnsi="Times New Roman"/>
      <w:b w:val="1"/>
      <w:i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Times New Roman" w:cs="Times New Roman" w:eastAsia="Times New Roman" w:hAnsi="Times New Roman"/>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Times New Roman" w:cs="Times New Roman" w:eastAsia="Times New Roman" w:hAnsi="Times New Roman"/>
      <w:b w:val="1"/>
      <w:i w:val="0"/>
      <w:smallCaps w:val="0"/>
      <w:strike w:val="0"/>
      <w:color w:val="000000"/>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Times New Roman" w:cs="Times New Roman" w:eastAsia="Times New Roman" w:hAnsi="Times New Roman"/>
      <w:b w:val="0"/>
      <w:i w:val="1"/>
      <w:smallCaps w:val="0"/>
      <w:strike w:val="0"/>
      <w:color w:val="000000"/>
      <w:sz w:val="24"/>
      <w:szCs w:val="24"/>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line="198" w:lineRule="atLeast"/>
    </w:pPr>
    <w:rPr>
      <w:rFonts w:ascii="Courier, 'Courier New'" w:cs="Courier, 'Courier New'" w:eastAsia="Courier, 'Courier New'" w:hAnsi="Courier, 'Courier New'"/>
      <w:color w:val="000000"/>
      <w:sz w:val="20"/>
    </w:rPr>
  </w:style>
  <w:style w:type="paragraph" w:styleId="Heading1">
    <w:name w:val="heading 1"/>
    <w:basedOn w:val="Standard"/>
    <w:next w:val="Standard"/>
    <w:uiPriority w:val="9"/>
    <w:qFormat w:val="1"/>
    <w:pPr>
      <w:pageBreakBefore w:val="1"/>
      <w:numPr>
        <w:numId w:val="1"/>
      </w:numPr>
      <w:spacing w:after="240"/>
      <w:outlineLvl w:val="0"/>
    </w:pPr>
    <w:rPr>
      <w:b w:val="1"/>
      <w:sz w:val="36"/>
    </w:rPr>
  </w:style>
  <w:style w:type="paragraph" w:styleId="Heading2">
    <w:name w:val="heading 2"/>
    <w:basedOn w:val="Standard"/>
    <w:next w:val="Standard"/>
    <w:uiPriority w:val="9"/>
    <w:unhideWhenUsed w:val="1"/>
    <w:qFormat w:val="1"/>
    <w:pPr>
      <w:keepNext w:val="1"/>
      <w:numPr>
        <w:ilvl w:val="1"/>
        <w:numId w:val="1"/>
      </w:numPr>
      <w:spacing w:after="240" w:before="120"/>
      <w:outlineLvl w:val="1"/>
    </w:pPr>
    <w:rPr>
      <w:b w:val="1"/>
      <w:sz w:val="28"/>
    </w:rPr>
  </w:style>
  <w:style w:type="paragraph" w:styleId="Heading3">
    <w:name w:val="heading 3"/>
    <w:basedOn w:val="Standard"/>
    <w:next w:val="Standard"/>
    <w:uiPriority w:val="9"/>
    <w:unhideWhenUsed w:val="1"/>
    <w:qFormat w:val="1"/>
    <w:pPr>
      <w:keepNext w:val="1"/>
      <w:numPr>
        <w:ilvl w:val="2"/>
        <w:numId w:val="1"/>
      </w:numPr>
      <w:spacing w:after="60" w:before="240"/>
      <w:outlineLvl w:val="2"/>
    </w:pPr>
    <w:rPr>
      <w:b w:val="1"/>
      <w:sz w:val="28"/>
    </w:rPr>
  </w:style>
  <w:style w:type="paragraph" w:styleId="Heading4">
    <w:name w:val="heading 4"/>
    <w:basedOn w:val="Standard"/>
    <w:next w:val="Standard"/>
    <w:uiPriority w:val="9"/>
    <w:semiHidden w:val="1"/>
    <w:unhideWhenUsed w:val="1"/>
    <w:qFormat w:val="1"/>
    <w:pPr>
      <w:keepNext w:val="1"/>
      <w:numPr>
        <w:ilvl w:val="3"/>
        <w:numId w:val="1"/>
      </w:numPr>
      <w:spacing w:after="60" w:before="240"/>
      <w:outlineLvl w:val="3"/>
    </w:pPr>
    <w:rPr>
      <w:b w:val="1"/>
      <w:sz w:val="28"/>
    </w:rPr>
  </w:style>
  <w:style w:type="paragraph" w:styleId="Heading5">
    <w:name w:val="heading 5"/>
    <w:basedOn w:val="Standard"/>
    <w:next w:val="Standard"/>
    <w:uiPriority w:val="9"/>
    <w:semiHidden w:val="1"/>
    <w:unhideWhenUsed w:val="1"/>
    <w:qFormat w:val="1"/>
    <w:pPr>
      <w:numPr>
        <w:ilvl w:val="4"/>
        <w:numId w:val="1"/>
      </w:numPr>
      <w:spacing w:after="60" w:before="240"/>
      <w:outlineLvl w:val="4"/>
    </w:pPr>
    <w:rPr>
      <w:b w:val="1"/>
    </w:rPr>
  </w:style>
  <w:style w:type="paragraph" w:styleId="Heading6">
    <w:name w:val="heading 6"/>
    <w:basedOn w:val="Standard"/>
    <w:next w:val="Standard"/>
    <w:uiPriority w:val="9"/>
    <w:semiHidden w:val="1"/>
    <w:unhideWhenUsed w:val="1"/>
    <w:qFormat w:val="1"/>
    <w:pPr>
      <w:numPr>
        <w:ilvl w:val="5"/>
        <w:numId w:val="1"/>
      </w:numPr>
      <w:spacing w:after="60" w:before="240"/>
      <w:outlineLvl w:val="5"/>
    </w:pPr>
    <w:rPr>
      <w:i w:val="1"/>
    </w:rPr>
  </w:style>
  <w:style w:type="paragraph" w:styleId="Heading7">
    <w:name w:val="heading 7"/>
    <w:basedOn w:val="Standard"/>
    <w:next w:val="Standard"/>
    <w:pPr>
      <w:numPr>
        <w:ilvl w:val="6"/>
        <w:numId w:val="1"/>
      </w:numPr>
      <w:spacing w:after="60" w:before="240"/>
      <w:outlineLvl w:val="6"/>
    </w:pPr>
    <w:rPr>
      <w:rFonts w:ascii="Arial" w:cs="Arial" w:eastAsia="Arial" w:hAnsi="Arial"/>
      <w:sz w:val="20"/>
    </w:rPr>
  </w:style>
  <w:style w:type="paragraph" w:styleId="Heading8">
    <w:name w:val="heading 8"/>
    <w:basedOn w:val="Standard"/>
    <w:next w:val="Standard"/>
    <w:pPr>
      <w:numPr>
        <w:ilvl w:val="7"/>
        <w:numId w:val="1"/>
      </w:numPr>
      <w:spacing w:after="60" w:before="240"/>
      <w:outlineLvl w:val="7"/>
    </w:pPr>
    <w:rPr>
      <w:rFonts w:ascii="Arial" w:cs="Arial" w:eastAsia="Arial" w:hAnsi="Arial"/>
      <w:i w:val="1"/>
      <w:sz w:val="20"/>
    </w:rPr>
  </w:style>
  <w:style w:type="paragraph" w:styleId="Heading9">
    <w:name w:val="heading 9"/>
    <w:basedOn w:val="Standard"/>
    <w:next w:val="Standard"/>
    <w:pPr>
      <w:numPr>
        <w:ilvl w:val="8"/>
        <w:numId w:val="1"/>
      </w:numPr>
      <w:spacing w:after="60" w:before="240"/>
      <w:outlineLvl w:val="8"/>
    </w:pPr>
    <w:rPr>
      <w:rFonts w:ascii="Arial" w:cs="Arial" w:eastAsia="Arial" w:hAnsi="Arial"/>
      <w:b w:val="1"/>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numbering" w:styleId="Outline" w:customStyle="1">
    <w:name w:val="Outline"/>
    <w:basedOn w:val="NoList"/>
    <w:pPr>
      <w:numPr>
        <w:numId w:val="1"/>
      </w:numPr>
    </w:pPr>
  </w:style>
  <w:style w:type="paragraph" w:styleId="Standard" w:customStyle="1">
    <w:name w:val="Standard"/>
    <w:pPr>
      <w:widowControl w:val="1"/>
      <w:suppressAutoHyphens w:val="0"/>
    </w:pPr>
    <w:rPr>
      <w:rFonts w:cs="Times New Roman" w:eastAsia="Times New Roman"/>
      <w:szCs w:val="20"/>
      <w:lang w:bidi="ar-SA"/>
    </w:rPr>
  </w:style>
  <w:style w:type="paragraph" w:styleId="Heading" w:customStyle="1">
    <w:name w:val="Heading"/>
    <w:basedOn w:val="Standard"/>
    <w:next w:val="Textbody"/>
    <w:pPr>
      <w:spacing w:after="60" w:before="240"/>
    </w:pPr>
    <w:rPr>
      <w:rFonts w:ascii="Arial" w:cs="Arial" w:eastAsia="Arial" w:hAnsi="Arial"/>
      <w:b w:val="1"/>
      <w:bCs w:val="1"/>
      <w:sz w:val="28"/>
      <w:szCs w:val="28"/>
    </w:rPr>
  </w:style>
  <w:style w:type="paragraph" w:styleId="Textbody" w:customStyle="1">
    <w:name w:val="Text body"/>
    <w:basedOn w:val="Standard"/>
    <w:pPr>
      <w:spacing w:before="240"/>
    </w:pPr>
  </w:style>
  <w:style w:type="paragraph" w:styleId="List">
    <w:name w:val="List"/>
    <w:basedOn w:val="Standard"/>
    <w:pPr>
      <w:ind w:left="283" w:hanging="283"/>
      <w:jc w:val="both"/>
    </w:pPr>
    <w:rPr>
      <w:rFonts w:ascii="Arial" w:cs="Arial" w:eastAsia="Arial" w:hAnsi="Arial"/>
      <w:sz w:val="20"/>
    </w:rPr>
  </w:style>
  <w:style w:type="paragraph" w:styleId="Caption">
    <w:name w:val="caption"/>
    <w:basedOn w:val="Standard"/>
    <w:next w:val="Standard"/>
    <w:pPr>
      <w:suppressAutoHyphens w:val="1"/>
      <w:spacing w:after="120" w:before="120"/>
      <w:jc w:val="both"/>
    </w:pPr>
    <w:rPr>
      <w:i w:val="1"/>
    </w:rPr>
  </w:style>
  <w:style w:type="paragraph" w:styleId="Index" w:customStyle="1">
    <w:name w:val="Index"/>
    <w:basedOn w:val="Standard"/>
    <w:pPr>
      <w:suppressLineNumbers w:val="1"/>
    </w:pPr>
    <w:rPr>
      <w:rFonts w:cs="Lohit Devanagari"/>
    </w:rPr>
  </w:style>
  <w:style w:type="paragraph" w:styleId="ListBullet">
    <w:name w:val="List Bullet"/>
    <w:basedOn w:val="Standard"/>
    <w:pPr>
      <w:numPr>
        <w:numId w:val="20"/>
      </w:numPr>
    </w:pPr>
  </w:style>
  <w:style w:type="paragraph" w:styleId="Contents2" w:customStyle="1">
    <w:name w:val="Contents 2"/>
    <w:basedOn w:val="Standard"/>
    <w:next w:val="Standard"/>
    <w:pPr>
      <w:ind w:left="240"/>
    </w:pPr>
    <w:rPr>
      <w:rFonts w:ascii="Arial" w:cs="Arial" w:eastAsia="Arial" w:hAnsi="Arial"/>
      <w:sz w:val="20"/>
    </w:rPr>
  </w:style>
  <w:style w:type="paragraph" w:styleId="Footnote" w:customStyle="1">
    <w:name w:val="Footnote"/>
    <w:basedOn w:val="Standard"/>
    <w:rPr>
      <w:rFonts w:ascii="Arial" w:cs="Arial" w:eastAsia="Arial" w:hAnsi="Arial"/>
      <w:i w:val="1"/>
      <w:sz w:val="20"/>
    </w:rPr>
  </w:style>
  <w:style w:type="paragraph" w:styleId="Contents1" w:customStyle="1">
    <w:name w:val="Contents 1"/>
    <w:basedOn w:val="Standard"/>
    <w:next w:val="Standard"/>
    <w:autoRedefine w:val="1"/>
    <w:rPr>
      <w:rFonts w:ascii="Arial" w:cs="Arial" w:eastAsia="Arial" w:hAnsi="Arial"/>
      <w:b w:val="1"/>
      <w:sz w:val="20"/>
    </w:rPr>
  </w:style>
  <w:style w:type="paragraph" w:styleId="Contents3" w:customStyle="1">
    <w:name w:val="Contents 3"/>
    <w:basedOn w:val="Standard"/>
    <w:next w:val="Standard"/>
    <w:pPr>
      <w:ind w:left="480"/>
    </w:pPr>
    <w:rPr>
      <w:rFonts w:ascii="Arial" w:cs="Arial" w:eastAsia="Arial" w:hAnsi="Arial"/>
      <w:i w:val="1"/>
      <w:sz w:val="20"/>
    </w:rPr>
  </w:style>
  <w:style w:type="paragraph" w:styleId="Contents4" w:customStyle="1">
    <w:name w:val="Contents 4"/>
    <w:basedOn w:val="Standard"/>
    <w:next w:val="Standard"/>
    <w:pPr>
      <w:ind w:left="720"/>
    </w:pPr>
    <w:rPr>
      <w:sz w:val="18"/>
    </w:rPr>
  </w:style>
  <w:style w:type="paragraph" w:styleId="Contents5" w:customStyle="1">
    <w:name w:val="Contents 5"/>
    <w:basedOn w:val="Standard"/>
    <w:next w:val="Standard"/>
    <w:pPr>
      <w:ind w:left="960"/>
    </w:pPr>
    <w:rPr>
      <w:sz w:val="18"/>
    </w:rPr>
  </w:style>
  <w:style w:type="paragraph" w:styleId="Contents6" w:customStyle="1">
    <w:name w:val="Contents 6"/>
    <w:basedOn w:val="Standard"/>
    <w:next w:val="Standard"/>
    <w:pPr>
      <w:ind w:left="1200"/>
    </w:pPr>
    <w:rPr>
      <w:sz w:val="18"/>
    </w:rPr>
  </w:style>
  <w:style w:type="paragraph" w:styleId="Contents7" w:customStyle="1">
    <w:name w:val="Contents 7"/>
    <w:basedOn w:val="Standard"/>
    <w:next w:val="Standard"/>
    <w:pPr>
      <w:ind w:left="1440"/>
    </w:pPr>
    <w:rPr>
      <w:sz w:val="18"/>
    </w:rPr>
  </w:style>
  <w:style w:type="paragraph" w:styleId="Contents8" w:customStyle="1">
    <w:name w:val="Contents 8"/>
    <w:basedOn w:val="Standard"/>
    <w:next w:val="Standard"/>
    <w:pPr>
      <w:ind w:left="1680"/>
    </w:pPr>
    <w:rPr>
      <w:sz w:val="18"/>
    </w:rPr>
  </w:style>
  <w:style w:type="paragraph" w:styleId="Contents9" w:customStyle="1">
    <w:name w:val="Contents 9"/>
    <w:basedOn w:val="Standard"/>
    <w:next w:val="Standard"/>
    <w:pPr>
      <w:ind w:left="1920"/>
    </w:pPr>
    <w:rPr>
      <w:sz w:val="18"/>
    </w:rPr>
  </w:style>
  <w:style w:type="paragraph" w:styleId="Header">
    <w:name w:val="header"/>
    <w:basedOn w:val="Standard"/>
    <w:pPr>
      <w:tabs>
        <w:tab w:val="center" w:pos="4819"/>
        <w:tab w:val="right" w:pos="9638"/>
      </w:tabs>
    </w:pPr>
  </w:style>
  <w:style w:type="paragraph" w:styleId="Footer">
    <w:name w:val="footer"/>
    <w:basedOn w:val="Standard"/>
    <w:pPr>
      <w:tabs>
        <w:tab w:val="center" w:pos="4819"/>
        <w:tab w:val="right" w:pos="9638"/>
      </w:tabs>
    </w:pPr>
  </w:style>
  <w:style w:type="paragraph" w:styleId="Figurtekst" w:customStyle="1">
    <w:name w:val="Figurtekst"/>
    <w:basedOn w:val="Standard"/>
    <w:next w:val="Standard"/>
    <w:pPr>
      <w:numPr>
        <w:numId w:val="3"/>
      </w:numPr>
    </w:pPr>
    <w:rPr>
      <w:i w:val="1"/>
    </w:rPr>
  </w:style>
  <w:style w:type="paragraph" w:styleId="DocumentMap">
    <w:name w:val="Document Map"/>
    <w:basedOn w:val="Standard"/>
    <w:pPr>
      <w:shd w:color="auto" w:fill="000080" w:val="clear"/>
    </w:pPr>
    <w:rPr>
      <w:rFonts w:ascii="Tahoma" w:cs="Tahoma" w:eastAsia="Tahoma" w:hAnsi="Tahoma"/>
    </w:rPr>
  </w:style>
  <w:style w:type="paragraph" w:styleId="WBDescriptionHeading" w:customStyle="1">
    <w:name w:val="WB Description Heading"/>
    <w:basedOn w:val="Standard"/>
    <w:pPr>
      <w:pageBreakBefore w:val="1"/>
      <w:spacing w:after="240"/>
      <w:jc w:val="center"/>
    </w:pPr>
    <w:rPr>
      <w:rFonts w:ascii="Arial" w:cs="Arial" w:eastAsia="Arial" w:hAnsi="Arial"/>
    </w:rPr>
  </w:style>
  <w:style w:type="paragraph" w:styleId="titresecondaire" w:customStyle="1">
    <w:name w:val="titre secondaire"/>
    <w:basedOn w:val="Standard"/>
    <w:next w:val="Heading1"/>
    <w:pPr>
      <w:keepNext w:val="1"/>
      <w:pBdr>
        <w:top w:color="000000" w:space="1" w:sz="6" w:val="double"/>
        <w:bottom w:color="000000" w:space="1" w:sz="6" w:val="double"/>
      </w:pBdr>
      <w:shd w:color="auto" w:fill="e5e5e5" w:val="clear"/>
      <w:spacing w:after="360" w:before="120" w:line="240" w:lineRule="atLeast"/>
      <w:jc w:val="center"/>
    </w:pPr>
    <w:rPr>
      <w:rFonts w:ascii="Garamond" w:cs="Garamond" w:eastAsia="Garamond" w:hAnsi="Garamond"/>
      <w:b w:val="1"/>
      <w:caps w:val="1"/>
      <w:sz w:val="28"/>
      <w:lang w:val="fr-FR"/>
    </w:rPr>
  </w:style>
  <w:style w:type="paragraph" w:styleId="NormalIndent">
    <w:name w:val="Normal Indent"/>
    <w:basedOn w:val="Standard"/>
    <w:pPr>
      <w:ind w:left="720"/>
    </w:pPr>
  </w:style>
  <w:style w:type="paragraph" w:styleId="Retraita" w:customStyle="1">
    <w:name w:val="Retrait a"/>
    <w:basedOn w:val="NormalIndent"/>
    <w:pPr>
      <w:spacing w:after="120" w:before="120"/>
      <w:ind w:left="1418" w:hanging="709"/>
      <w:jc w:val="both"/>
    </w:pPr>
    <w:rPr>
      <w:rFonts w:ascii="Garamond" w:cs="Garamond" w:eastAsia="Garamond" w:hAnsi="Garamond"/>
    </w:rPr>
  </w:style>
  <w:style w:type="paragraph" w:styleId="IndexHeading">
    <w:name w:val="index heading"/>
    <w:basedOn w:val="Standard"/>
    <w:next w:val="Standard"/>
    <w:pPr>
      <w:tabs>
        <w:tab w:val="left" w:pos="567"/>
        <w:tab w:val="left" w:pos="1276"/>
        <w:tab w:val="left" w:pos="2552"/>
        <w:tab w:val="left" w:pos="3828"/>
        <w:tab w:val="left" w:pos="5103"/>
        <w:tab w:val="left" w:pos="6379"/>
      </w:tabs>
      <w:spacing w:after="120" w:before="240"/>
    </w:pPr>
    <w:rPr>
      <w:b w:val="1"/>
    </w:rPr>
  </w:style>
  <w:style w:type="paragraph" w:styleId="Index1">
    <w:name w:val="index 1"/>
    <w:basedOn w:val="IndexHeading"/>
    <w:next w:val="Standard"/>
    <w:pPr>
      <w:tabs>
        <w:tab w:val="left" w:leader="dot" w:pos="6804"/>
      </w:tabs>
      <w:spacing w:after="0" w:before="0"/>
    </w:pPr>
    <w:rPr>
      <w:b w:val="0"/>
    </w:rPr>
  </w:style>
  <w:style w:type="paragraph" w:styleId="BodyText2">
    <w:name w:val="Body Text 2"/>
    <w:basedOn w:val="Standard"/>
    <w:pPr>
      <w:jc w:val="both"/>
    </w:pPr>
  </w:style>
  <w:style w:type="paragraph" w:styleId="Textbodyindent" w:customStyle="1">
    <w:name w:val="Text body indent"/>
    <w:basedOn w:val="Standard"/>
    <w:pPr>
      <w:widowControl w:val="0"/>
      <w:tabs>
        <w:tab w:val="left" w:pos="1843"/>
        <w:tab w:val="left" w:pos="2552"/>
        <w:tab w:val="left" w:pos="3828"/>
        <w:tab w:val="left" w:pos="5104"/>
        <w:tab w:val="left" w:pos="6379"/>
        <w:tab w:val="left" w:pos="7655"/>
        <w:tab w:val="left" w:pos="8931"/>
        <w:tab w:val="left" w:pos="10207"/>
        <w:tab w:val="left" w:pos="11482"/>
        <w:tab w:val="left" w:pos="12758"/>
        <w:tab w:val="left" w:pos="14034"/>
      </w:tabs>
      <w:ind w:left="1276" w:hanging="1276"/>
      <w:jc w:val="both"/>
    </w:pPr>
  </w:style>
  <w:style w:type="paragraph" w:styleId="Paragraphe" w:customStyle="1">
    <w:name w:val="Paragraphe"/>
    <w:basedOn w:val="Standard"/>
    <w:pPr>
      <w:widowControl w:val="0"/>
      <w:spacing w:after="144"/>
    </w:pPr>
    <w:rPr>
      <w:rFonts w:ascii="Times" w:cs="Times" w:eastAsia="Times" w:hAnsi="Times"/>
      <w:color w:val="000000"/>
      <w:lang w:val="en-US"/>
    </w:rPr>
  </w:style>
  <w:style w:type="paragraph" w:styleId="WPDescription" w:customStyle="1">
    <w:name w:val="WP Description"/>
    <w:basedOn w:val="Standard"/>
    <w:pPr>
      <w:jc w:val="both"/>
    </w:pPr>
    <w:rPr>
      <w:rFonts w:ascii="Arial" w:cs="Arial" w:eastAsia="Arial" w:hAnsi="Arial"/>
      <w:sz w:val="20"/>
    </w:rPr>
  </w:style>
  <w:style w:type="paragraph" w:styleId="CommentText">
    <w:name w:val="annotation text"/>
    <w:basedOn w:val="Standard"/>
    <w:pPr>
      <w:spacing w:after="240"/>
      <w:jc w:val="both"/>
    </w:pPr>
    <w:rPr>
      <w:sz w:val="20"/>
    </w:rPr>
  </w:style>
  <w:style w:type="paragraph" w:styleId="TableofFigures">
    <w:name w:val="table of figures"/>
    <w:basedOn w:val="Standard"/>
    <w:next w:val="Standard"/>
    <w:pPr>
      <w:ind w:left="480" w:hanging="480"/>
    </w:pPr>
    <w:rPr>
      <w:rFonts w:ascii="Arial" w:cs="Arial" w:eastAsia="Arial" w:hAnsi="Arial"/>
      <w:sz w:val="20"/>
    </w:rPr>
  </w:style>
  <w:style w:type="paragraph" w:styleId="BodyText3">
    <w:name w:val="Body Text 3"/>
    <w:basedOn w:val="Standard"/>
    <w:rPr>
      <w:rFonts w:ascii="Arial" w:cs="Arial" w:eastAsia="Arial" w:hAnsi="Arial"/>
      <w:sz w:val="20"/>
      <w:lang w:val="en-US"/>
    </w:rPr>
  </w:style>
  <w:style w:type="paragraph" w:styleId="PlainText">
    <w:name w:val="Plain Text"/>
    <w:basedOn w:val="Standard"/>
    <w:rPr>
      <w:rFonts w:ascii="Courier New" w:cs="Courier New" w:eastAsia="Courier New" w:hAnsi="Courier New"/>
      <w:sz w:val="20"/>
      <w:lang w:val="da-DK"/>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cs="Arial Unicode MS" w:eastAsia="Arial Unicode MS" w:hAnsi="Arial Unicode MS"/>
      <w:sz w:val="20"/>
    </w:rPr>
  </w:style>
  <w:style w:type="paragraph" w:styleId="Date">
    <w:name w:val="Date"/>
    <w:basedOn w:val="Standard"/>
    <w:next w:val="Standard"/>
    <w:rPr>
      <w:sz w:val="20"/>
    </w:rPr>
  </w:style>
  <w:style w:type="paragraph" w:styleId="CommentSubject1" w:customStyle="1">
    <w:name w:val="Comment Subject1"/>
    <w:basedOn w:val="CommentText"/>
    <w:next w:val="CommentText"/>
    <w:pPr>
      <w:spacing w:after="0"/>
      <w:jc w:val="left"/>
    </w:pPr>
    <w:rPr>
      <w:b w:val="1"/>
      <w:bCs w:val="1"/>
    </w:rPr>
  </w:style>
  <w:style w:type="paragraph" w:styleId="WW-TableHeading" w:customStyle="1">
    <w:name w:val="WW-Table Heading"/>
    <w:basedOn w:val="Standard"/>
    <w:pPr>
      <w:widowControl w:val="0"/>
      <w:suppressLineNumbers w:val="1"/>
      <w:suppressAutoHyphens w:val="1"/>
      <w:spacing w:after="120"/>
      <w:jc w:val="center"/>
    </w:pPr>
    <w:rPr>
      <w:rFonts w:ascii="Nimbus Roman No9 L" w:cs="Nimbus Roman No9 L" w:eastAsia="Bitstream Vera Sans" w:hAnsi="Nimbus Roman No9 L"/>
      <w:b w:val="1"/>
      <w:bCs w:val="1"/>
      <w:i w:val="1"/>
      <w:iCs w:val="1"/>
      <w:lang w:val="en-US"/>
    </w:rPr>
  </w:style>
  <w:style w:type="paragraph" w:styleId="Illustration" w:customStyle="1">
    <w:name w:val="Illustration"/>
    <w:basedOn w:val="Standard"/>
    <w:pPr>
      <w:suppressLineNumbers w:val="1"/>
      <w:spacing w:after="120" w:before="120"/>
    </w:pPr>
    <w:rPr>
      <w:rFonts w:cs="Lucidasans, 'Times New Roman'"/>
      <w:i w:val="1"/>
      <w:iCs w:val="1"/>
      <w:szCs w:val="24"/>
    </w:rPr>
  </w:style>
  <w:style w:type="paragraph" w:styleId="BalloonText1" w:customStyle="1">
    <w:name w:val="Balloon Text1"/>
    <w:basedOn w:val="Standard"/>
    <w:rPr>
      <w:rFonts w:ascii="Tahoma" w:cs="Tahoma" w:eastAsia="Tahoma" w:hAnsi="Tahoma"/>
      <w:sz w:val="16"/>
      <w:szCs w:val="16"/>
    </w:rPr>
  </w:style>
  <w:style w:type="paragraph" w:styleId="BalloonText">
    <w:name w:val="Balloon Text"/>
    <w:basedOn w:val="Standard"/>
    <w:rPr>
      <w:rFonts w:ascii="Tahoma" w:cs="Tahoma" w:eastAsia="Tahoma" w:hAnsi="Tahoma"/>
      <w:sz w:val="16"/>
      <w:szCs w:val="16"/>
    </w:rPr>
  </w:style>
  <w:style w:type="paragraph" w:styleId="cell" w:customStyle="1">
    <w:name w:val="cell"/>
    <w:basedOn w:val="Standard"/>
    <w:pPr>
      <w:spacing w:line="198" w:lineRule="atLeast"/>
    </w:pPr>
    <w:rPr>
      <w:rFonts w:ascii="Courier, 'Courier New'" w:cs="Courier, 'Courier New'" w:eastAsia="Courier, 'Courier New'" w:hAnsi="Courier, 'Courier New'"/>
      <w:color w:val="000000"/>
      <w:sz w:val="20"/>
    </w:rPr>
  </w:style>
  <w:style w:type="paragraph" w:styleId="BlockText">
    <w:name w:val="Block Text"/>
    <w:basedOn w:val="Standard"/>
    <w:pPr>
      <w:tabs>
        <w:tab w:val="left" w:pos="9639"/>
      </w:tabs>
      <w:ind w:left="567" w:right="567"/>
      <w:jc w:val="both"/>
    </w:pPr>
    <w:rPr>
      <w:rFonts w:ascii="Arial" w:cs="Arial" w:eastAsia="Arial" w:hAnsi="Arial"/>
      <w:i w:val="1"/>
      <w:sz w:val="18"/>
    </w:rPr>
  </w:style>
  <w:style w:type="paragraph" w:styleId="BodyTextFirstIndent">
    <w:name w:val="Body Text First Indent"/>
    <w:basedOn w:val="Textbody"/>
    <w:pPr>
      <w:spacing w:after="120" w:before="0"/>
      <w:ind w:firstLine="210"/>
      <w:jc w:val="both"/>
    </w:pPr>
    <w:rPr>
      <w:rFonts w:ascii="Arial" w:cs="Arial" w:eastAsia="Arial" w:hAnsi="Arial"/>
      <w:sz w:val="20"/>
    </w:rPr>
  </w:style>
  <w:style w:type="paragraph" w:styleId="BodyTextFirstIndent2">
    <w:name w:val="Body Text First Indent 2"/>
    <w:basedOn w:val="Textbodyindent"/>
    <w:pPr>
      <w:widowControl w:val="1"/>
      <w:tabs>
        <w:tab w:val="clear" w:pos="1843"/>
        <w:tab w:val="clear" w:pos="2552"/>
        <w:tab w:val="clear" w:pos="3828"/>
        <w:tab w:val="clear" w:pos="5104"/>
        <w:tab w:val="clear" w:pos="6379"/>
        <w:tab w:val="clear" w:pos="7655"/>
        <w:tab w:val="clear" w:pos="8931"/>
        <w:tab w:val="clear" w:pos="10207"/>
        <w:tab w:val="clear" w:pos="11482"/>
        <w:tab w:val="clear" w:pos="12758"/>
        <w:tab w:val="clear" w:pos="14034"/>
      </w:tabs>
      <w:spacing w:after="120"/>
      <w:ind w:left="283" w:firstLine="210"/>
    </w:pPr>
    <w:rPr>
      <w:rFonts w:ascii="Arial" w:cs="Arial" w:eastAsia="Arial" w:hAnsi="Arial"/>
      <w:sz w:val="20"/>
    </w:rPr>
  </w:style>
  <w:style w:type="paragraph" w:styleId="BodyTextIndent2">
    <w:name w:val="Body Text Indent 2"/>
    <w:basedOn w:val="Standard"/>
    <w:pPr>
      <w:spacing w:after="120" w:line="480" w:lineRule="auto"/>
      <w:ind w:left="283"/>
      <w:jc w:val="both"/>
    </w:pPr>
    <w:rPr>
      <w:rFonts w:ascii="Arial" w:cs="Arial" w:eastAsia="Arial" w:hAnsi="Arial"/>
      <w:sz w:val="20"/>
    </w:rPr>
  </w:style>
  <w:style w:type="paragraph" w:styleId="BodyTextIndent3">
    <w:name w:val="Body Text Indent 3"/>
    <w:basedOn w:val="Standard"/>
    <w:pPr>
      <w:spacing w:after="120"/>
      <w:ind w:left="283"/>
      <w:jc w:val="both"/>
    </w:pPr>
    <w:rPr>
      <w:rFonts w:ascii="Arial" w:cs="Arial" w:eastAsia="Arial" w:hAnsi="Arial"/>
      <w:sz w:val="16"/>
      <w:szCs w:val="16"/>
    </w:rPr>
  </w:style>
  <w:style w:type="paragraph" w:styleId="Closing">
    <w:name w:val="Closing"/>
    <w:basedOn w:val="Standard"/>
    <w:pPr>
      <w:ind w:left="4252"/>
      <w:jc w:val="both"/>
    </w:pPr>
    <w:rPr>
      <w:rFonts w:ascii="Arial" w:cs="Arial" w:eastAsia="Arial" w:hAnsi="Arial"/>
      <w:sz w:val="20"/>
    </w:rPr>
  </w:style>
  <w:style w:type="paragraph" w:styleId="EmailSignature">
    <w:name w:val="E-mail Signature"/>
    <w:basedOn w:val="Standard"/>
    <w:pPr>
      <w:jc w:val="both"/>
    </w:pPr>
    <w:rPr>
      <w:rFonts w:ascii="Arial" w:cs="Arial" w:eastAsia="Arial" w:hAnsi="Arial"/>
      <w:sz w:val="20"/>
    </w:rPr>
  </w:style>
  <w:style w:type="paragraph" w:styleId="Addressee" w:customStyle="1">
    <w:name w:val="Addressee"/>
    <w:basedOn w:val="Standard"/>
    <w:pPr>
      <w:ind w:left="2880"/>
      <w:jc w:val="both"/>
    </w:pPr>
    <w:rPr>
      <w:rFonts w:ascii="Arial" w:cs="Arial" w:eastAsia="Arial" w:hAnsi="Arial"/>
      <w:szCs w:val="24"/>
    </w:rPr>
  </w:style>
  <w:style w:type="paragraph" w:styleId="Sender" w:customStyle="1">
    <w:name w:val="Sender"/>
    <w:basedOn w:val="Standard"/>
    <w:pPr>
      <w:jc w:val="both"/>
    </w:pPr>
    <w:rPr>
      <w:rFonts w:ascii="Arial" w:cs="Arial" w:eastAsia="Arial" w:hAnsi="Arial"/>
      <w:sz w:val="20"/>
    </w:rPr>
  </w:style>
  <w:style w:type="paragraph" w:styleId="HTMLAddress">
    <w:name w:val="HTML Address"/>
    <w:basedOn w:val="Standard"/>
    <w:pPr>
      <w:jc w:val="both"/>
    </w:pPr>
    <w:rPr>
      <w:rFonts w:ascii="Arial" w:cs="Arial" w:eastAsia="Arial" w:hAnsi="Arial"/>
      <w:i w:val="1"/>
      <w:iCs w:val="1"/>
      <w:sz w:val="20"/>
    </w:rPr>
  </w:style>
  <w:style w:type="paragraph" w:styleId="List2">
    <w:name w:val="List 2"/>
    <w:basedOn w:val="Standard"/>
    <w:pPr>
      <w:ind w:left="566" w:hanging="283"/>
      <w:jc w:val="both"/>
    </w:pPr>
    <w:rPr>
      <w:rFonts w:ascii="Arial" w:cs="Arial" w:eastAsia="Arial" w:hAnsi="Arial"/>
      <w:sz w:val="20"/>
    </w:rPr>
  </w:style>
  <w:style w:type="paragraph" w:styleId="List3">
    <w:name w:val="List 3"/>
    <w:basedOn w:val="Standard"/>
    <w:pPr>
      <w:ind w:left="849" w:hanging="283"/>
      <w:jc w:val="both"/>
    </w:pPr>
    <w:rPr>
      <w:rFonts w:ascii="Arial" w:cs="Arial" w:eastAsia="Arial" w:hAnsi="Arial"/>
      <w:sz w:val="20"/>
    </w:rPr>
  </w:style>
  <w:style w:type="paragraph" w:styleId="List4">
    <w:name w:val="List 4"/>
    <w:basedOn w:val="Standard"/>
    <w:pPr>
      <w:ind w:left="1132" w:hanging="283"/>
      <w:jc w:val="both"/>
    </w:pPr>
    <w:rPr>
      <w:rFonts w:ascii="Arial" w:cs="Arial" w:eastAsia="Arial" w:hAnsi="Arial"/>
      <w:sz w:val="20"/>
    </w:rPr>
  </w:style>
  <w:style w:type="paragraph" w:styleId="List5">
    <w:name w:val="List 5"/>
    <w:basedOn w:val="Standard"/>
    <w:pPr>
      <w:ind w:left="1415" w:hanging="283"/>
      <w:jc w:val="both"/>
    </w:pPr>
    <w:rPr>
      <w:rFonts w:ascii="Arial" w:cs="Arial" w:eastAsia="Arial" w:hAnsi="Arial"/>
      <w:sz w:val="20"/>
    </w:rPr>
  </w:style>
  <w:style w:type="paragraph" w:styleId="ListBullet2">
    <w:name w:val="List Bullet 2"/>
    <w:basedOn w:val="Standard"/>
    <w:pPr>
      <w:tabs>
        <w:tab w:val="left" w:pos="1286"/>
      </w:tabs>
      <w:ind w:left="643" w:hanging="360"/>
      <w:jc w:val="both"/>
    </w:pPr>
    <w:rPr>
      <w:rFonts w:ascii="Arial" w:cs="Arial" w:eastAsia="Arial" w:hAnsi="Arial"/>
      <w:sz w:val="20"/>
    </w:rPr>
  </w:style>
  <w:style w:type="paragraph" w:styleId="ListBullet3">
    <w:name w:val="List Bullet 3"/>
    <w:basedOn w:val="Standard"/>
    <w:pPr>
      <w:tabs>
        <w:tab w:val="left" w:pos="1852"/>
      </w:tabs>
      <w:ind w:left="926" w:hanging="360"/>
      <w:jc w:val="both"/>
    </w:pPr>
    <w:rPr>
      <w:rFonts w:ascii="Arial" w:cs="Arial" w:eastAsia="Arial" w:hAnsi="Arial"/>
      <w:sz w:val="20"/>
    </w:rPr>
  </w:style>
  <w:style w:type="paragraph" w:styleId="ListBullet4">
    <w:name w:val="List Bullet 4"/>
    <w:basedOn w:val="Standard"/>
    <w:pPr>
      <w:tabs>
        <w:tab w:val="left" w:pos="2418"/>
      </w:tabs>
      <w:ind w:left="1209" w:hanging="360"/>
      <w:jc w:val="both"/>
    </w:pPr>
    <w:rPr>
      <w:rFonts w:ascii="Arial" w:cs="Arial" w:eastAsia="Arial" w:hAnsi="Arial"/>
      <w:sz w:val="20"/>
    </w:rPr>
  </w:style>
  <w:style w:type="paragraph" w:styleId="ListBullet5">
    <w:name w:val="List Bullet 5"/>
    <w:basedOn w:val="Standard"/>
    <w:pPr>
      <w:tabs>
        <w:tab w:val="left" w:pos="2984"/>
      </w:tabs>
      <w:ind w:left="1492" w:hanging="360"/>
      <w:jc w:val="both"/>
    </w:pPr>
    <w:rPr>
      <w:rFonts w:ascii="Arial" w:cs="Arial" w:eastAsia="Arial" w:hAnsi="Arial"/>
      <w:sz w:val="20"/>
    </w:rPr>
  </w:style>
  <w:style w:type="paragraph" w:styleId="ListContinue">
    <w:name w:val="List Continue"/>
    <w:basedOn w:val="Standard"/>
    <w:pPr>
      <w:spacing w:after="120"/>
      <w:ind w:left="283"/>
      <w:jc w:val="both"/>
    </w:pPr>
    <w:rPr>
      <w:rFonts w:ascii="Arial" w:cs="Arial" w:eastAsia="Arial" w:hAnsi="Arial"/>
      <w:sz w:val="20"/>
    </w:rPr>
  </w:style>
  <w:style w:type="paragraph" w:styleId="ListContinue2">
    <w:name w:val="List Continue 2"/>
    <w:basedOn w:val="Standard"/>
    <w:pPr>
      <w:spacing w:after="120"/>
      <w:ind w:left="566"/>
      <w:jc w:val="both"/>
    </w:pPr>
    <w:rPr>
      <w:rFonts w:ascii="Arial" w:cs="Arial" w:eastAsia="Arial" w:hAnsi="Arial"/>
      <w:sz w:val="20"/>
    </w:rPr>
  </w:style>
  <w:style w:type="paragraph" w:styleId="ListContinue3">
    <w:name w:val="List Continue 3"/>
    <w:basedOn w:val="Standard"/>
    <w:pPr>
      <w:spacing w:after="120"/>
      <w:ind w:left="849"/>
      <w:jc w:val="both"/>
    </w:pPr>
    <w:rPr>
      <w:rFonts w:ascii="Arial" w:cs="Arial" w:eastAsia="Arial" w:hAnsi="Arial"/>
      <w:sz w:val="20"/>
    </w:rPr>
  </w:style>
  <w:style w:type="paragraph" w:styleId="ListContinue4">
    <w:name w:val="List Continue 4"/>
    <w:basedOn w:val="Standard"/>
    <w:pPr>
      <w:spacing w:after="120"/>
      <w:ind w:left="1132"/>
      <w:jc w:val="both"/>
    </w:pPr>
    <w:rPr>
      <w:rFonts w:ascii="Arial" w:cs="Arial" w:eastAsia="Arial" w:hAnsi="Arial"/>
      <w:sz w:val="20"/>
    </w:rPr>
  </w:style>
  <w:style w:type="paragraph" w:styleId="ListContinue5">
    <w:name w:val="List Continue 5"/>
    <w:basedOn w:val="Standard"/>
    <w:pPr>
      <w:spacing w:after="120"/>
      <w:ind w:left="1415"/>
      <w:jc w:val="both"/>
    </w:pPr>
    <w:rPr>
      <w:rFonts w:ascii="Arial" w:cs="Arial" w:eastAsia="Arial" w:hAnsi="Arial"/>
      <w:sz w:val="20"/>
    </w:rPr>
  </w:style>
  <w:style w:type="paragraph" w:styleId="ListNumber">
    <w:name w:val="List Number"/>
    <w:basedOn w:val="Standard"/>
    <w:pPr>
      <w:tabs>
        <w:tab w:val="left" w:pos="720"/>
      </w:tabs>
      <w:ind w:left="360" w:hanging="360"/>
      <w:jc w:val="both"/>
    </w:pPr>
    <w:rPr>
      <w:rFonts w:ascii="Arial" w:cs="Arial" w:eastAsia="Arial" w:hAnsi="Arial"/>
      <w:sz w:val="20"/>
    </w:rPr>
  </w:style>
  <w:style w:type="paragraph" w:styleId="ListNumber2">
    <w:name w:val="List Number 2"/>
    <w:basedOn w:val="Standard"/>
    <w:pPr>
      <w:tabs>
        <w:tab w:val="left" w:pos="1286"/>
      </w:tabs>
      <w:ind w:left="643" w:hanging="360"/>
      <w:jc w:val="both"/>
    </w:pPr>
    <w:rPr>
      <w:rFonts w:ascii="Arial" w:cs="Arial" w:eastAsia="Arial" w:hAnsi="Arial"/>
      <w:sz w:val="20"/>
    </w:rPr>
  </w:style>
  <w:style w:type="paragraph" w:styleId="ListNumber3">
    <w:name w:val="List Number 3"/>
    <w:basedOn w:val="Standard"/>
    <w:pPr>
      <w:tabs>
        <w:tab w:val="left" w:pos="1852"/>
      </w:tabs>
      <w:ind w:left="926" w:hanging="360"/>
      <w:jc w:val="both"/>
    </w:pPr>
    <w:rPr>
      <w:rFonts w:ascii="Arial" w:cs="Arial" w:eastAsia="Arial" w:hAnsi="Arial"/>
      <w:sz w:val="20"/>
    </w:rPr>
  </w:style>
  <w:style w:type="paragraph" w:styleId="ListNumber4">
    <w:name w:val="List Number 4"/>
    <w:basedOn w:val="Standard"/>
    <w:pPr>
      <w:tabs>
        <w:tab w:val="left" w:pos="2418"/>
      </w:tabs>
      <w:ind w:left="1209" w:hanging="360"/>
      <w:jc w:val="both"/>
    </w:pPr>
    <w:rPr>
      <w:rFonts w:ascii="Arial" w:cs="Arial" w:eastAsia="Arial" w:hAnsi="Arial"/>
      <w:sz w:val="20"/>
    </w:rPr>
  </w:style>
  <w:style w:type="paragraph" w:styleId="ListNumber5">
    <w:name w:val="List Number 5"/>
    <w:basedOn w:val="Standard"/>
    <w:pPr>
      <w:tabs>
        <w:tab w:val="left" w:pos="2984"/>
      </w:tabs>
      <w:ind w:left="1492" w:hanging="360"/>
      <w:jc w:val="both"/>
    </w:pPr>
    <w:rPr>
      <w:rFonts w:ascii="Arial" w:cs="Arial" w:eastAsia="Arial" w:hAnsi="Arial"/>
      <w:sz w:val="20"/>
    </w:rPr>
  </w:style>
  <w:style w:type="paragraph" w:styleId="MessageHeader">
    <w:name w:val="Message Header"/>
    <w:basedOn w:val="Standard"/>
    <w:pPr>
      <w:pBdr>
        <w:top w:color="000000" w:space="1" w:sz="6" w:val="single"/>
        <w:left w:color="000000" w:space="1" w:sz="6" w:val="single"/>
        <w:bottom w:color="000000" w:space="1" w:sz="6" w:val="single"/>
        <w:right w:color="000000" w:space="1" w:sz="6" w:val="single"/>
      </w:pBdr>
      <w:shd w:color="auto" w:fill="cccccc" w:val="clear"/>
      <w:ind w:left="1134" w:hanging="1134"/>
      <w:jc w:val="both"/>
    </w:pPr>
    <w:rPr>
      <w:rFonts w:ascii="Arial" w:cs="Arial" w:eastAsia="Arial" w:hAnsi="Arial"/>
      <w:szCs w:val="24"/>
    </w:rPr>
  </w:style>
  <w:style w:type="paragraph" w:styleId="NormalWeb">
    <w:name w:val="Normal (Web)"/>
    <w:basedOn w:val="Standard"/>
    <w:uiPriority w:val="99"/>
    <w:pPr>
      <w:jc w:val="both"/>
    </w:pPr>
    <w:rPr>
      <w:szCs w:val="24"/>
    </w:rPr>
  </w:style>
  <w:style w:type="paragraph" w:styleId="NoteHeading">
    <w:name w:val="Note Heading"/>
    <w:basedOn w:val="Standard"/>
    <w:next w:val="Standard"/>
    <w:pPr>
      <w:jc w:val="both"/>
    </w:pPr>
    <w:rPr>
      <w:rFonts w:ascii="Arial" w:cs="Arial" w:eastAsia="Arial" w:hAnsi="Arial"/>
      <w:sz w:val="20"/>
    </w:rPr>
  </w:style>
  <w:style w:type="paragraph" w:styleId="Salutationuser" w:customStyle="1">
    <w:name w:val="Salutation (user)"/>
    <w:basedOn w:val="Standard"/>
    <w:next w:val="Standard"/>
    <w:pPr>
      <w:jc w:val="both"/>
    </w:pPr>
    <w:rPr>
      <w:rFonts w:ascii="Arial" w:cs="Arial" w:eastAsia="Arial" w:hAnsi="Arial"/>
      <w:sz w:val="20"/>
    </w:rPr>
  </w:style>
  <w:style w:type="paragraph" w:styleId="Signature">
    <w:name w:val="Signature"/>
    <w:basedOn w:val="Standard"/>
    <w:pPr>
      <w:ind w:left="4252"/>
      <w:jc w:val="both"/>
    </w:pPr>
    <w:rPr>
      <w:rFonts w:ascii="Arial" w:cs="Arial" w:eastAsia="Arial" w:hAnsi="Arial"/>
      <w:sz w:val="20"/>
    </w:rPr>
  </w:style>
  <w:style w:type="paragraph" w:styleId="Subtitle">
    <w:name w:val="Subtitle"/>
    <w:basedOn w:val="Standard"/>
    <w:next w:val="Textbody"/>
    <w:uiPriority w:val="11"/>
    <w:qFormat w:val="1"/>
    <w:pPr>
      <w:spacing w:after="60"/>
      <w:jc w:val="center"/>
    </w:pPr>
    <w:rPr>
      <w:rFonts w:ascii="Arial" w:cs="Arial" w:eastAsia="Arial" w:hAnsi="Arial"/>
      <w:szCs w:val="24"/>
    </w:rPr>
  </w:style>
  <w:style w:type="paragraph" w:styleId="CommentSubject">
    <w:name w:val="annotation subject"/>
    <w:basedOn w:val="CommentText"/>
    <w:next w:val="CommentText"/>
    <w:pPr>
      <w:spacing w:after="0"/>
    </w:pPr>
    <w:rPr>
      <w:rFonts w:ascii="Arial" w:cs="Arial" w:eastAsia="Arial" w:hAnsi="Arial"/>
      <w:b w:val="1"/>
      <w:bCs w:val="1"/>
    </w:rPr>
  </w:style>
  <w:style w:type="paragraph" w:styleId="StyleHeading2ArialBefore3ptAfter3pt" w:customStyle="1">
    <w:name w:val="Style Heading 2 + Arial Before:  3 pt After:  3 pt"/>
    <w:basedOn w:val="Heading2"/>
    <w:pPr>
      <w:numPr>
        <w:ilvl w:val="0"/>
        <w:numId w:val="0"/>
      </w:numPr>
      <w:spacing w:after="0" w:before="0"/>
    </w:pPr>
    <w:rPr>
      <w:rFonts w:ascii="Arial" w:cs="Arial" w:eastAsia="Arial" w:hAnsi="Arial"/>
      <w:bCs w:val="1"/>
    </w:rPr>
  </w:style>
  <w:style w:type="paragraph" w:styleId="TableContents" w:customStyle="1">
    <w:name w:val="Table Contents"/>
    <w:basedOn w:val="Standard"/>
    <w:pPr>
      <w:suppressLineNumbers w:val="1"/>
    </w:pPr>
  </w:style>
  <w:style w:type="paragraph" w:styleId="TableHeading" w:customStyle="1">
    <w:name w:val="Table Heading"/>
    <w:basedOn w:val="TableContents"/>
    <w:pPr>
      <w:jc w:val="center"/>
    </w:pPr>
    <w:rPr>
      <w:b w:val="1"/>
      <w:bCs w:val="1"/>
    </w:rPr>
  </w:style>
  <w:style w:type="paragraph" w:styleId="Contents10" w:customStyle="1">
    <w:name w:val="Contents 10"/>
    <w:basedOn w:val="Index"/>
    <w:pPr>
      <w:tabs>
        <w:tab w:val="right" w:leader="dot" w:pos="9638"/>
      </w:tabs>
      <w:ind w:left="2547"/>
    </w:pPr>
  </w:style>
  <w:style w:type="paragraph" w:styleId="Framecontents" w:customStyle="1">
    <w:name w:val="Frame contents"/>
    <w:basedOn w:val="Textbody"/>
  </w:style>
  <w:style w:type="paragraph" w:styleId="IllustrationIndexHeading" w:customStyle="1">
    <w:name w:val="Illustration Index Heading"/>
    <w:basedOn w:val="Heading"/>
    <w:pPr>
      <w:suppressLineNumbers w:val="1"/>
      <w:jc w:val="center"/>
    </w:pPr>
    <w:rPr>
      <w:sz w:val="32"/>
      <w:szCs w:val="32"/>
    </w:rPr>
  </w:style>
  <w:style w:type="paragraph" w:styleId="ContentsHeading" w:customStyle="1">
    <w:name w:val="Contents Heading"/>
    <w:basedOn w:val="Heading"/>
    <w:pPr>
      <w:suppressLineNumbers w:val="1"/>
      <w:jc w:val="center"/>
    </w:pPr>
    <w:rPr>
      <w:sz w:val="32"/>
      <w:szCs w:val="32"/>
    </w:rPr>
  </w:style>
  <w:style w:type="paragraph" w:styleId="IllustrationIndex1" w:customStyle="1">
    <w:name w:val="Illustration Index 1"/>
    <w:basedOn w:val="IndexHeading"/>
    <w:autoRedefine w:val="1"/>
    <w:pPr>
      <w:tabs>
        <w:tab w:val="clear" w:pos="567"/>
        <w:tab w:val="clear" w:pos="1276"/>
        <w:tab w:val="clear" w:pos="2552"/>
        <w:tab w:val="clear" w:pos="3828"/>
        <w:tab w:val="clear" w:pos="5103"/>
        <w:tab w:val="clear" w:pos="6379"/>
        <w:tab w:val="right" w:leader="dot" w:pos="9070"/>
      </w:tabs>
    </w:pPr>
    <w:rPr>
      <w:rFonts w:ascii="Arial" w:cs="Arial" w:eastAsia="Arial" w:hAnsi="Arial"/>
      <w:b w:val="0"/>
      <w:sz w:val="20"/>
    </w:rPr>
  </w:style>
  <w:style w:type="paragraph" w:styleId="Figure" w:customStyle="1">
    <w:name w:val="Figure"/>
    <w:basedOn w:val="Caption"/>
    <w:autoRedefine w:val="1"/>
    <w:pPr>
      <w:spacing w:after="0" w:before="0"/>
    </w:pPr>
    <w:rPr>
      <w:rFonts w:ascii="Arial" w:cs="Arial" w:eastAsia="Arial" w:hAnsi="Arial"/>
      <w:sz w:val="4"/>
    </w:rPr>
  </w:style>
  <w:style w:type="paragraph" w:styleId="Table" w:customStyle="1">
    <w:name w:val="Table"/>
    <w:basedOn w:val="Caption"/>
  </w:style>
  <w:style w:type="paragraph" w:styleId="Tableindexheading" w:customStyle="1">
    <w:name w:val="Table index heading"/>
    <w:basedOn w:val="Heading"/>
    <w:pPr>
      <w:suppressLineNumbers w:val="1"/>
    </w:pPr>
    <w:rPr>
      <w:sz w:val="32"/>
      <w:szCs w:val="32"/>
    </w:rPr>
  </w:style>
  <w:style w:type="paragraph" w:styleId="Text" w:customStyle="1">
    <w:name w:val="Text"/>
    <w:basedOn w:val="Caption"/>
  </w:style>
  <w:style w:type="paragraph" w:styleId="Endnote" w:customStyle="1">
    <w:name w:val="Endnote"/>
    <w:basedOn w:val="Standard"/>
    <w:pPr>
      <w:suppressLineNumbers w:val="1"/>
      <w:ind w:left="339" w:hanging="339"/>
    </w:pPr>
    <w:rPr>
      <w:sz w:val="20"/>
    </w:rPr>
  </w:style>
  <w:style w:type="character" w:styleId="WW8Num4z0" w:customStyle="1">
    <w:name w:val="WW8Num4z0"/>
    <w:rPr>
      <w:rFonts w:ascii="Symbol" w:cs="Symbol" w:eastAsia="Symbol" w:hAnsi="Symbol"/>
    </w:rPr>
  </w:style>
  <w:style w:type="character" w:styleId="WW8Num5z0" w:customStyle="1">
    <w:name w:val="WW8Num5z0"/>
    <w:rPr>
      <w:rFonts w:ascii="Wingdings" w:cs="Wingdings" w:eastAsia="Wingdings" w:hAnsi="Wingdings"/>
      <w:color w:val="000000"/>
    </w:rPr>
  </w:style>
  <w:style w:type="character" w:styleId="WW8Num5z1" w:customStyle="1">
    <w:name w:val="WW8Num5z1"/>
    <w:rPr>
      <w:rFonts w:ascii="Courier New" w:cs="Courier New" w:eastAsia="Courier New" w:hAnsi="Courier New"/>
    </w:rPr>
  </w:style>
  <w:style w:type="character" w:styleId="WW8Num5z2" w:customStyle="1">
    <w:name w:val="WW8Num5z2"/>
    <w:rPr>
      <w:rFonts w:ascii="Wingdings" w:cs="Wingdings" w:eastAsia="Wingdings" w:hAnsi="Wingdings"/>
    </w:rPr>
  </w:style>
  <w:style w:type="character" w:styleId="WW8Num5z3" w:customStyle="1">
    <w:name w:val="WW8Num5z3"/>
    <w:rPr>
      <w:rFonts w:ascii="Symbol" w:cs="Symbol" w:eastAsia="Symbol" w:hAnsi="Symbol"/>
    </w:rPr>
  </w:style>
  <w:style w:type="character" w:styleId="WW8Num6z0" w:customStyle="1">
    <w:name w:val="WW8Num6z0"/>
    <w:rPr>
      <w:rFonts w:ascii="Symbol" w:cs="Symbol" w:eastAsia="Symbol" w:hAnsi="Symbol"/>
    </w:rPr>
  </w:style>
  <w:style w:type="character" w:styleId="WW8Num7z0" w:customStyle="1">
    <w:name w:val="WW8Num7z0"/>
    <w:rPr>
      <w:rFonts w:ascii="Wingdings" w:cs="Wingdings" w:eastAsia="Wingdings" w:hAnsi="Wingdings"/>
    </w:rPr>
  </w:style>
  <w:style w:type="character" w:styleId="WW8Num8z0" w:customStyle="1">
    <w:name w:val="WW8Num8z0"/>
    <w:rPr>
      <w:rFonts w:ascii="Courier New" w:cs="Courier New" w:eastAsia="Courier New" w:hAnsi="Courier New"/>
    </w:rPr>
  </w:style>
  <w:style w:type="character" w:styleId="WW8Num8z2" w:customStyle="1">
    <w:name w:val="WW8Num8z2"/>
    <w:rPr>
      <w:rFonts w:ascii="Wingdings" w:cs="Wingdings" w:eastAsia="Wingdings" w:hAnsi="Wingdings"/>
    </w:rPr>
  </w:style>
  <w:style w:type="character" w:styleId="WW8Num8z3" w:customStyle="1">
    <w:name w:val="WW8Num8z3"/>
    <w:rPr>
      <w:rFonts w:ascii="Symbol" w:cs="Symbol" w:eastAsia="Symbol" w:hAnsi="Symbol"/>
    </w:rPr>
  </w:style>
  <w:style w:type="character" w:styleId="WW8Num9z0" w:customStyle="1">
    <w:name w:val="WW8Num9z0"/>
    <w:rPr>
      <w:rFonts w:ascii="Courier New" w:cs="Courier New" w:eastAsia="Courier New" w:hAnsi="Courier New"/>
    </w:rPr>
  </w:style>
  <w:style w:type="character" w:styleId="WW8Num9z2" w:customStyle="1">
    <w:name w:val="WW8Num9z2"/>
    <w:rPr>
      <w:rFonts w:ascii="Wingdings" w:cs="Wingdings" w:eastAsia="Wingdings" w:hAnsi="Wingdings"/>
    </w:rPr>
  </w:style>
  <w:style w:type="character" w:styleId="WW8Num9z3" w:customStyle="1">
    <w:name w:val="WW8Num9z3"/>
    <w:rPr>
      <w:rFonts w:ascii="Symbol" w:cs="Symbol" w:eastAsia="Symbol" w:hAnsi="Symbol"/>
    </w:rPr>
  </w:style>
  <w:style w:type="character" w:styleId="WW8Num10z0" w:customStyle="1">
    <w:name w:val="WW8Num10z0"/>
    <w:rPr>
      <w:rFonts w:ascii="Symbol" w:cs="Symbol" w:eastAsia="Symbol" w:hAnsi="Symbol"/>
    </w:rPr>
  </w:style>
  <w:style w:type="character" w:styleId="WW8Num11z0" w:customStyle="1">
    <w:name w:val="WW8Num11z0"/>
    <w:rPr>
      <w:rFonts w:ascii="Symbol" w:cs="Symbol" w:eastAsia="Symbol" w:hAnsi="Symbol"/>
    </w:rPr>
  </w:style>
  <w:style w:type="character" w:styleId="WW8Num11z1" w:customStyle="1">
    <w:name w:val="WW8Num11z1"/>
    <w:rPr>
      <w:rFonts w:ascii="Courier New" w:cs="Courier New" w:eastAsia="Courier New" w:hAnsi="Courier New"/>
    </w:rPr>
  </w:style>
  <w:style w:type="character" w:styleId="WW8Num11z2" w:customStyle="1">
    <w:name w:val="WW8Num11z2"/>
    <w:rPr>
      <w:rFonts w:ascii="Wingdings" w:cs="Wingdings" w:eastAsia="Wingdings" w:hAnsi="Wingdings"/>
    </w:rPr>
  </w:style>
  <w:style w:type="character" w:styleId="WW8Num13z0" w:customStyle="1">
    <w:name w:val="WW8Num13z0"/>
    <w:rPr>
      <w:rFonts w:ascii="Courier New" w:cs="Courier New" w:eastAsia="Courier New" w:hAnsi="Courier New"/>
    </w:rPr>
  </w:style>
  <w:style w:type="character" w:styleId="WW8Num13z2" w:customStyle="1">
    <w:name w:val="WW8Num13z2"/>
    <w:rPr>
      <w:rFonts w:ascii="Wingdings" w:cs="Wingdings" w:eastAsia="Wingdings" w:hAnsi="Wingdings"/>
    </w:rPr>
  </w:style>
  <w:style w:type="character" w:styleId="WW8Num13z3" w:customStyle="1">
    <w:name w:val="WW8Num13z3"/>
    <w:rPr>
      <w:rFonts w:ascii="Symbol" w:cs="Symbol" w:eastAsia="Symbol" w:hAnsi="Symbol"/>
    </w:rPr>
  </w:style>
  <w:style w:type="character" w:styleId="WW8Num14z0" w:customStyle="1">
    <w:name w:val="WW8Num14z0"/>
    <w:rPr>
      <w:rFonts w:ascii="Courier New" w:cs="Courier New" w:eastAsia="Courier New" w:hAnsi="Courier New"/>
    </w:rPr>
  </w:style>
  <w:style w:type="character" w:styleId="WW8Num14z2" w:customStyle="1">
    <w:name w:val="WW8Num14z2"/>
    <w:rPr>
      <w:rFonts w:ascii="Wingdings" w:cs="Wingdings" w:eastAsia="Wingdings" w:hAnsi="Wingdings"/>
    </w:rPr>
  </w:style>
  <w:style w:type="character" w:styleId="WW8Num14z3" w:customStyle="1">
    <w:name w:val="WW8Num14z3"/>
    <w:rPr>
      <w:rFonts w:ascii="Symbol" w:cs="Symbol" w:eastAsia="Symbol" w:hAnsi="Symbol"/>
    </w:rPr>
  </w:style>
  <w:style w:type="character" w:styleId="WW8Num15z0" w:customStyle="1">
    <w:name w:val="WW8Num15z0"/>
    <w:rPr>
      <w:rFonts w:ascii="Symbol" w:cs="Symbol" w:eastAsia="Symbol" w:hAnsi="Symbol"/>
    </w:rPr>
  </w:style>
  <w:style w:type="character" w:styleId="WW8Num16z0" w:customStyle="1">
    <w:name w:val="WW8Num16z0"/>
    <w:rPr>
      <w:rFonts w:ascii="Courier New" w:cs="Courier New" w:eastAsia="Courier New" w:hAnsi="Courier New"/>
    </w:rPr>
  </w:style>
  <w:style w:type="character" w:styleId="WW8Num16z2" w:customStyle="1">
    <w:name w:val="WW8Num16z2"/>
    <w:rPr>
      <w:rFonts w:ascii="Wingdings" w:cs="Wingdings" w:eastAsia="Wingdings" w:hAnsi="Wingdings"/>
    </w:rPr>
  </w:style>
  <w:style w:type="character" w:styleId="WW8Num16z3" w:customStyle="1">
    <w:name w:val="WW8Num16z3"/>
    <w:rPr>
      <w:rFonts w:ascii="Symbol" w:cs="Symbol" w:eastAsia="Symbol" w:hAnsi="Symbol"/>
    </w:rPr>
  </w:style>
  <w:style w:type="character" w:styleId="WW8Num17z0" w:customStyle="1">
    <w:name w:val="WW8Num17z0"/>
    <w:rPr>
      <w:rFonts w:ascii="Courier New" w:cs="Courier New" w:eastAsia="Courier New" w:hAnsi="Courier New"/>
    </w:rPr>
  </w:style>
  <w:style w:type="character" w:styleId="WW8Num17z2" w:customStyle="1">
    <w:name w:val="WW8Num17z2"/>
    <w:rPr>
      <w:rFonts w:ascii="Wingdings" w:cs="Wingdings" w:eastAsia="Wingdings" w:hAnsi="Wingdings"/>
    </w:rPr>
  </w:style>
  <w:style w:type="character" w:styleId="WW8Num17z3" w:customStyle="1">
    <w:name w:val="WW8Num17z3"/>
    <w:rPr>
      <w:rFonts w:ascii="Symbol" w:cs="Symbol" w:eastAsia="Symbol" w:hAnsi="Symbol"/>
    </w:rPr>
  </w:style>
  <w:style w:type="character" w:styleId="PageNumber">
    <w:name w:val="page number"/>
    <w:basedOn w:val="DefaultParagraphFont"/>
  </w:style>
  <w:style w:type="character" w:styleId="FootnoteSymbol" w:customStyle="1">
    <w:name w:val="Footnote Symbol"/>
    <w:basedOn w:val="DefaultParagraphFont"/>
    <w:rPr>
      <w:position w:val="0"/>
      <w:vertAlign w:val="superscript"/>
    </w:rPr>
  </w:style>
  <w:style w:type="character" w:styleId="CommentReference">
    <w:name w:val="annotation reference"/>
    <w:basedOn w:val="DefaultParagraphFont"/>
    <w:rPr>
      <w:sz w:val="16"/>
    </w:rPr>
  </w:style>
  <w:style w:type="character" w:styleId="Internetlink" w:customStyle="1">
    <w:name w:val="Internet link"/>
    <w:basedOn w:val="DefaultParagraphFont"/>
    <w:rPr>
      <w:color w:val="0000ff"/>
      <w:u w:val="single"/>
    </w:rPr>
  </w:style>
  <w:style w:type="character" w:styleId="VisitedInternetLink" w:customStyle="1">
    <w:name w:val="Visited Internet Link"/>
    <w:basedOn w:val="DefaultParagraphFont"/>
    <w:rPr>
      <w:color w:val="800080"/>
      <w:u w:val="single"/>
    </w:rPr>
  </w:style>
  <w:style w:type="character" w:styleId="moz-txt-citetags" w:customStyle="1">
    <w:name w:val="moz-txt-citetags"/>
    <w:basedOn w:val="DefaultParagraphFont"/>
  </w:style>
  <w:style w:type="character" w:styleId="BodyTextChar" w:customStyle="1">
    <w:name w:val="Body Text Char"/>
    <w:basedOn w:val="DefaultParagraphFont"/>
    <w:rPr>
      <w:rFonts w:ascii="Arial" w:cs="Arial" w:eastAsia="Arial" w:hAnsi="Arial"/>
      <w:lang w:bidi="ar-SA" w:val="en-GB"/>
    </w:rPr>
  </w:style>
  <w:style w:type="character" w:styleId="Footnoteanchor" w:customStyle="1">
    <w:name w:val="Footnote anchor"/>
    <w:rPr>
      <w:position w:val="0"/>
      <w:vertAlign w:val="superscript"/>
    </w:rPr>
  </w:style>
  <w:style w:type="character" w:styleId="BulletSymbols" w:customStyle="1">
    <w:name w:val="Bullet Symbols"/>
    <w:rPr>
      <w:rFonts w:ascii="OpenSymbol" w:cs="OpenSymbol" w:eastAsia="OpenSymbol" w:hAnsi="OpenSymbol"/>
    </w:rPr>
  </w:style>
  <w:style w:type="character" w:styleId="Captioncharacters" w:customStyle="1">
    <w:name w:val="Caption characters"/>
  </w:style>
  <w:style w:type="character" w:styleId="Mainindexentry" w:customStyle="1">
    <w:name w:val="Main index entry"/>
    <w:rPr>
      <w:b w:val="1"/>
      <w:bCs w:val="1"/>
    </w:rPr>
  </w:style>
  <w:style w:type="character" w:styleId="NumberingSymbols" w:customStyle="1">
    <w:name w:val="Numbering Symbols"/>
  </w:style>
  <w:style w:type="character" w:styleId="EndnoteSymbol" w:customStyle="1">
    <w:name w:val="Endnote Symbol"/>
  </w:style>
  <w:style w:type="character" w:styleId="Endnoteanchor" w:customStyle="1">
    <w:name w:val="Endnote anchor"/>
    <w:rPr>
      <w:position w:val="0"/>
      <w:vertAlign w:val="superscript"/>
    </w:rPr>
  </w:style>
  <w:style w:type="numbering" w:styleId="WW8Num1" w:customStyle="1">
    <w:name w:val="WW8Num1"/>
    <w:basedOn w:val="NoList"/>
    <w:pPr>
      <w:numPr>
        <w:numId w:val="2"/>
      </w:numPr>
    </w:pPr>
  </w:style>
  <w:style w:type="numbering" w:styleId="WW8Num2" w:customStyle="1">
    <w:name w:val="WW8Num2"/>
    <w:basedOn w:val="NoList"/>
    <w:pPr>
      <w:numPr>
        <w:numId w:val="3"/>
      </w:numPr>
    </w:pPr>
  </w:style>
  <w:style w:type="numbering" w:styleId="WW8Num3" w:customStyle="1">
    <w:name w:val="WW8Num3"/>
    <w:basedOn w:val="NoList"/>
    <w:pPr>
      <w:numPr>
        <w:numId w:val="4"/>
      </w:numPr>
    </w:pPr>
  </w:style>
  <w:style w:type="numbering" w:styleId="WW8Num4" w:customStyle="1">
    <w:name w:val="WW8Num4"/>
    <w:basedOn w:val="NoList"/>
    <w:pPr>
      <w:numPr>
        <w:numId w:val="5"/>
      </w:numPr>
    </w:pPr>
  </w:style>
  <w:style w:type="numbering" w:styleId="WW8Num5" w:customStyle="1">
    <w:name w:val="WW8Num5"/>
    <w:basedOn w:val="NoList"/>
    <w:pPr>
      <w:numPr>
        <w:numId w:val="6"/>
      </w:numPr>
    </w:pPr>
  </w:style>
  <w:style w:type="numbering" w:styleId="WW8Num6" w:customStyle="1">
    <w:name w:val="WW8Num6"/>
    <w:basedOn w:val="NoList"/>
    <w:pPr>
      <w:numPr>
        <w:numId w:val="7"/>
      </w:numPr>
    </w:pPr>
  </w:style>
  <w:style w:type="numbering" w:styleId="WW8Num7" w:customStyle="1">
    <w:name w:val="WW8Num7"/>
    <w:basedOn w:val="NoList"/>
    <w:pPr>
      <w:numPr>
        <w:numId w:val="8"/>
      </w:numPr>
    </w:pPr>
  </w:style>
  <w:style w:type="numbering" w:styleId="WW8Num8" w:customStyle="1">
    <w:name w:val="WW8Num8"/>
    <w:basedOn w:val="NoList"/>
    <w:pPr>
      <w:numPr>
        <w:numId w:val="9"/>
      </w:numPr>
    </w:pPr>
  </w:style>
  <w:style w:type="numbering" w:styleId="WW8Num9" w:customStyle="1">
    <w:name w:val="WW8Num9"/>
    <w:basedOn w:val="NoList"/>
    <w:pPr>
      <w:numPr>
        <w:numId w:val="10"/>
      </w:numPr>
    </w:pPr>
  </w:style>
  <w:style w:type="numbering" w:styleId="WW8Num10" w:customStyle="1">
    <w:name w:val="WW8Num10"/>
    <w:basedOn w:val="NoList"/>
    <w:pPr>
      <w:numPr>
        <w:numId w:val="11"/>
      </w:numPr>
    </w:pPr>
  </w:style>
  <w:style w:type="numbering" w:styleId="WW8Num11" w:customStyle="1">
    <w:name w:val="WW8Num11"/>
    <w:basedOn w:val="NoList"/>
    <w:pPr>
      <w:numPr>
        <w:numId w:val="12"/>
      </w:numPr>
    </w:pPr>
  </w:style>
  <w:style w:type="numbering" w:styleId="WW8Num12" w:customStyle="1">
    <w:name w:val="WW8Num12"/>
    <w:basedOn w:val="NoList"/>
    <w:pPr>
      <w:numPr>
        <w:numId w:val="13"/>
      </w:numPr>
    </w:pPr>
  </w:style>
  <w:style w:type="numbering" w:styleId="WW8Num13" w:customStyle="1">
    <w:name w:val="WW8Num13"/>
    <w:basedOn w:val="NoList"/>
    <w:pPr>
      <w:numPr>
        <w:numId w:val="14"/>
      </w:numPr>
    </w:pPr>
  </w:style>
  <w:style w:type="numbering" w:styleId="WW8Num14" w:customStyle="1">
    <w:name w:val="WW8Num14"/>
    <w:basedOn w:val="NoList"/>
    <w:pPr>
      <w:numPr>
        <w:numId w:val="15"/>
      </w:numPr>
    </w:pPr>
  </w:style>
  <w:style w:type="numbering" w:styleId="WW8Num15" w:customStyle="1">
    <w:name w:val="WW8Num15"/>
    <w:basedOn w:val="NoList"/>
    <w:pPr>
      <w:numPr>
        <w:numId w:val="16"/>
      </w:numPr>
    </w:pPr>
  </w:style>
  <w:style w:type="numbering" w:styleId="WW8Num16" w:customStyle="1">
    <w:name w:val="WW8Num16"/>
    <w:basedOn w:val="NoList"/>
    <w:pPr>
      <w:numPr>
        <w:numId w:val="17"/>
      </w:numPr>
    </w:pPr>
  </w:style>
  <w:style w:type="numbering" w:styleId="WW8Num17" w:customStyle="1">
    <w:name w:val="WW8Num17"/>
    <w:basedOn w:val="NoList"/>
    <w:pPr>
      <w:numPr>
        <w:numId w:val="18"/>
      </w:numPr>
    </w:pPr>
  </w:style>
  <w:style w:type="numbering" w:styleId="WW8Num18" w:customStyle="1">
    <w:name w:val="WW8Num18"/>
    <w:basedOn w:val="NoList"/>
    <w:pPr>
      <w:numPr>
        <w:numId w:val="19"/>
      </w:numPr>
    </w:pPr>
  </w:style>
  <w:style w:type="numbering" w:styleId="WW8StyleNum" w:customStyle="1">
    <w:name w:val="WW8StyleNum"/>
    <w:basedOn w:val="NoList"/>
    <w:pPr>
      <w:numPr>
        <w:numId w:val="20"/>
      </w:numPr>
    </w:pPr>
  </w:style>
  <w:style w:type="character" w:styleId="FootnoteReference">
    <w:name w:val="footnote reference"/>
    <w:basedOn w:val="DefaultParagraphFont"/>
    <w:uiPriority w:val="99"/>
    <w:semiHidden w:val="1"/>
    <w:unhideWhenUsed w:val="1"/>
    <w:rPr>
      <w:vertAlign w:val="superscript"/>
    </w:rPr>
  </w:style>
  <w:style w:type="paragraph" w:styleId="Revision">
    <w:name w:val="Revision"/>
    <w:hidden w:val="1"/>
    <w:uiPriority w:val="99"/>
    <w:semiHidden w:val="1"/>
    <w:rsid w:val="00107262"/>
    <w:pPr>
      <w:widowControl w:val="1"/>
      <w:suppressAutoHyphens w:val="0"/>
      <w:autoSpaceDN w:val="1"/>
      <w:textAlignment w:val="auto"/>
    </w:pPr>
    <w:rPr>
      <w:rFonts w:ascii="Courier, 'Courier New'" w:cs="Mangal" w:eastAsia="Courier, 'Courier New'" w:hAnsi="Courier, 'Courier New'"/>
      <w:color w:val="000000"/>
      <w:sz w:val="20"/>
    </w:rPr>
  </w:style>
  <w:style w:type="paragraph" w:styleId="ListParagraph">
    <w:name w:val="List Paragraph"/>
    <w:basedOn w:val="Normal"/>
    <w:uiPriority w:val="34"/>
    <w:qFormat w:val="1"/>
    <w:rsid w:val="000B147C"/>
    <w:pPr>
      <w:ind w:left="720"/>
      <w:contextualSpacing w:val="1"/>
    </w:pPr>
    <w:rPr>
      <w:rFonts w:cs="Mangal"/>
    </w:rPr>
  </w:style>
  <w:style w:type="character" w:styleId="PlaceholderText">
    <w:name w:val="Placeholder Text"/>
    <w:basedOn w:val="DefaultParagraphFont"/>
    <w:uiPriority w:val="99"/>
    <w:semiHidden w:val="1"/>
    <w:rsid w:val="009965DA"/>
    <w:rPr>
      <w:color w:val="808080"/>
    </w:rPr>
  </w:style>
  <w:style w:type="character" w:styleId="Hyperlink">
    <w:name w:val="Hyperlink"/>
    <w:basedOn w:val="DefaultParagraphFont"/>
    <w:uiPriority w:val="99"/>
    <w:unhideWhenUsed w:val="1"/>
    <w:rsid w:val="001219F4"/>
    <w:rPr>
      <w:color w:val="0563c1" w:themeColor="hyperlink"/>
      <w:u w:val="single"/>
    </w:rPr>
  </w:style>
  <w:style w:type="character" w:styleId="UnresolvedMention">
    <w:name w:val="Unresolved Mention"/>
    <w:basedOn w:val="DefaultParagraphFont"/>
    <w:uiPriority w:val="99"/>
    <w:semiHidden w:val="1"/>
    <w:unhideWhenUsed w:val="1"/>
    <w:rsid w:val="001219F4"/>
    <w:rPr>
      <w:color w:val="605e5c"/>
      <w:shd w:color="auto" w:fill="e1dfdd" w:val="clear"/>
    </w:rPr>
  </w:style>
  <w:style w:type="character" w:styleId="FollowedHyperlink">
    <w:name w:val="FollowedHyperlink"/>
    <w:basedOn w:val="DefaultParagraphFont"/>
    <w:uiPriority w:val="99"/>
    <w:semiHidden w:val="1"/>
    <w:unhideWhenUsed w:val="1"/>
    <w:rsid w:val="00B458E3"/>
    <w:rPr>
      <w:color w:val="954f72" w:themeColor="followedHyperlink"/>
      <w:u w:val="singl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pPr>
    <w:rPr>
      <w:rFonts w:ascii="Arial" w:cs="Arial" w:eastAsia="Arial" w:hAnsi="Arial"/>
      <w:b w:val="0"/>
      <w:i w:val="0"/>
      <w:smallCaps w:val="0"/>
      <w:strike w:val="0"/>
      <w:color w:val="000000"/>
      <w:sz w:val="24"/>
      <w:szCs w:val="24"/>
      <w:u w:val="none"/>
      <w:shd w:fill="auto" w:val="clear"/>
      <w:vertAlign w:val="baseline"/>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3.png"/><Relationship Id="rId22" Type="http://schemas.openxmlformats.org/officeDocument/2006/relationships/footer" Target="footer1.xml"/><Relationship Id="rId10" Type="http://schemas.microsoft.com/office/2011/relationships/commentsExtended" Target="commentsExtended.xml"/><Relationship Id="rId21" Type="http://schemas.openxmlformats.org/officeDocument/2006/relationships/footer" Target="footer2.xml"/><Relationship Id="rId13" Type="http://schemas.openxmlformats.org/officeDocument/2006/relationships/hyperlink" Target="http://www.wmo.int/pages/prog/www/WMOCodes.html" TargetMode="External"/><Relationship Id="rId12" Type="http://schemas.openxmlformats.org/officeDocument/2006/relationships/hyperlink" Target="http://www.romsaf.org/" TargetMode="External"/><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customXml" Target="../customXML/item1.xml"/><Relationship Id="rId15" Type="http://schemas.openxmlformats.org/officeDocument/2006/relationships/hyperlink" Target="http://www.wmo.int/pages/prog/www/WMOCodes/WMO306_vI2/LatestVERSION/LatestVERSION.html" TargetMode="External"/><Relationship Id="rId14" Type="http://schemas.openxmlformats.org/officeDocument/2006/relationships/hyperlink" Target="http://www.wmo.int/pages/prog/www/WMOCodes/WMO306_vI2/VolumeI.2.html" TargetMode="External"/><Relationship Id="rId17" Type="http://schemas.openxmlformats.org/officeDocument/2006/relationships/hyperlink" Target="http://www.unidata.ucar.edu/packages/netcdf/" TargetMode="External"/><Relationship Id="rId16" Type="http://schemas.openxmlformats.org/officeDocument/2006/relationships/hyperlink" Target="http://www.wmo.int/e-catalog/detail_en.php?PUB_ID=498&amp;SORT=N&amp;q" TargetMode="External"/><Relationship Id="rId5" Type="http://schemas.openxmlformats.org/officeDocument/2006/relationships/fontTable" Target="fontTable.xml"/><Relationship Id="rId19" Type="http://schemas.openxmlformats.org/officeDocument/2006/relationships/header" Target="header2.xml"/><Relationship Id="rId6" Type="http://schemas.openxmlformats.org/officeDocument/2006/relationships/footnotes" Target="footnotes.xml"/><Relationship Id="rId18" Type="http://schemas.openxmlformats.org/officeDocument/2006/relationships/image" Target="media/image2.png"/><Relationship Id="rId7" Type="http://schemas.openxmlformats.org/officeDocument/2006/relationships/numbering" Target="numbering.xml"/><Relationship Id="rId8"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NotoSansSymbols-regular.ttf"/><Relationship Id="rId3" Type="http://schemas.openxmlformats.org/officeDocument/2006/relationships/font" Target="fonts/NotoSansSymbols-bold.ttf"/><Relationship Id="rId4" Type="http://schemas.openxmlformats.org/officeDocument/2006/relationships/font" Target="fonts/Oi-regular.ttf"/><Relationship Id="rId5" Type="http://schemas.openxmlformats.org/officeDocument/2006/relationships/font" Target="fonts/CambriaMath-regular.ttf"/></Relationships>
</file>

<file path=word/_rels/footnotes.xml.rels><?xml version="1.0" encoding="UTF-8" standalone="yes"?><Relationships xmlns="http://schemas.openxmlformats.org/package/2006/relationships"><Relationship Id="rId2" Type="http://schemas.openxmlformats.org/officeDocument/2006/relationships/hyperlink" Target="http://www.wmo.int/pages/prog/sat/dataandproducts_en.php" TargetMode="External"/><Relationship Id="rId3" Type="http://schemas.openxmlformats.org/officeDocument/2006/relationships/hyperlink" Target="http://climatemonitoring.info/home/terminology/" TargetMode="External"/><Relationship Id="rId4" Type="http://schemas.openxmlformats.org/officeDocument/2006/relationships/hyperlink" Target="http://climatemonitoring.info/home/terminology/" TargetMode="External"/><Relationship Id="rId5" Type="http://schemas.openxmlformats.org/officeDocument/2006/relationships/hyperlink" Target="http://ceos.org/meetings/wgclimate-9"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wxNzj50cSQ0RkP0HUTMCed+3Iw==">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2024-02-13T13:19:00Z</dcterms:created>
  <dc:creator>Kent B. Lauritsen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Mail">
    <vt:lpwstr>dave.offiler@metoffice.gov.uk</vt:lpwstr>
  </property>
  <property fmtid="{D5CDD505-2E9C-101B-9397-08002B2CF9AE}" pid="3" name="Editor">
    <vt:lpwstr>Dave Offiler</vt:lpwstr>
  </property>
</Properties>
</file>