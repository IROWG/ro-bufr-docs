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1D38" w:rsidRDefault="00191D38">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0000002" w14:textId="77777777" w:rsidR="00191D38" w:rsidRDefault="00191D38">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0000003"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hidden="0" allowOverlap="1" wp14:anchorId="436CC785" wp14:editId="3F2F09F1">
            <wp:simplePos x="0" y="0"/>
            <wp:positionH relativeFrom="column">
              <wp:posOffset>98</wp:posOffset>
            </wp:positionH>
            <wp:positionV relativeFrom="paragraph">
              <wp:posOffset>0</wp:posOffset>
            </wp:positionV>
            <wp:extent cx="5759256" cy="2390790"/>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59256" cy="2390790"/>
                    </a:xfrm>
                    <a:prstGeom prst="rect">
                      <a:avLst/>
                    </a:prstGeom>
                    <a:ln/>
                  </pic:spPr>
                </pic:pic>
              </a:graphicData>
            </a:graphic>
          </wp:anchor>
        </w:drawing>
      </w:r>
    </w:p>
    <w:p w14:paraId="00000004"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05"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06"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07"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08"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09"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44"/>
          <w:szCs w:val="44"/>
        </w:rPr>
      </w:pPr>
    </w:p>
    <w:p w14:paraId="0000000A"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24"/>
          <w:szCs w:val="24"/>
        </w:rPr>
      </w:pPr>
    </w:p>
    <w:p w14:paraId="0000000B"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24"/>
          <w:szCs w:val="24"/>
        </w:rPr>
      </w:pPr>
    </w:p>
    <w:p w14:paraId="0000000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44"/>
          <w:szCs w:val="44"/>
        </w:rPr>
      </w:pPr>
      <w:bookmarkStart w:id="0" w:name="bookmark=id.gjdgxs" w:colFirst="0" w:colLast="0"/>
      <w:bookmarkEnd w:id="0"/>
      <w:r>
        <w:rPr>
          <w:rFonts w:ascii="Arial" w:eastAsia="Arial" w:hAnsi="Arial" w:cs="Arial"/>
          <w:b/>
          <w:sz w:val="44"/>
          <w:szCs w:val="44"/>
        </w:rPr>
        <w:t>WMO FM94 (BUFR) Specification</w:t>
      </w:r>
    </w:p>
    <w:p w14:paraId="0000000D"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44"/>
          <w:szCs w:val="44"/>
        </w:rPr>
        <w:t>For Radio Occultation Data</w:t>
      </w:r>
    </w:p>
    <w:p w14:paraId="0000000E"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24"/>
          <w:szCs w:val="24"/>
        </w:rPr>
      </w:pPr>
    </w:p>
    <w:p w14:paraId="0000000F"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32"/>
          <w:szCs w:val="32"/>
        </w:rPr>
        <w:t>Version 2.7</w:t>
      </w:r>
    </w:p>
    <w:p w14:paraId="00000010"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32"/>
          <w:szCs w:val="32"/>
        </w:rPr>
      </w:pPr>
    </w:p>
    <w:p w14:paraId="00000011"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32"/>
          <w:szCs w:val="32"/>
        </w:rPr>
        <w:t>31</w:t>
      </w:r>
      <w:r>
        <w:rPr>
          <w:rFonts w:ascii="Arial" w:eastAsia="Arial" w:hAnsi="Arial" w:cs="Arial"/>
          <w:b/>
          <w:sz w:val="32"/>
          <w:szCs w:val="32"/>
          <w:vertAlign w:val="superscript"/>
        </w:rPr>
        <w:t>st</w:t>
      </w:r>
      <w:r>
        <w:rPr>
          <w:rFonts w:ascii="Arial" w:eastAsia="Arial" w:hAnsi="Arial" w:cs="Arial"/>
          <w:b/>
          <w:sz w:val="32"/>
          <w:szCs w:val="32"/>
        </w:rPr>
        <w:t xml:space="preserve"> December 2021</w:t>
      </w:r>
    </w:p>
    <w:p w14:paraId="00000012"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13" w14:textId="77777777" w:rsidR="00191D38" w:rsidRDefault="00191D38">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24"/>
          <w:szCs w:val="24"/>
        </w:rPr>
      </w:pPr>
    </w:p>
    <w:p w14:paraId="00000014" w14:textId="77777777" w:rsidR="00191D38" w:rsidRDefault="00191D38">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24"/>
          <w:szCs w:val="24"/>
        </w:rPr>
      </w:pPr>
    </w:p>
    <w:p w14:paraId="00000015" w14:textId="77777777" w:rsidR="00191D38" w:rsidRDefault="00191D38">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24"/>
          <w:szCs w:val="24"/>
        </w:rPr>
      </w:pPr>
    </w:p>
    <w:p w14:paraId="00000016" w14:textId="77777777" w:rsidR="00191D38" w:rsidRDefault="00191D38">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24"/>
          <w:szCs w:val="24"/>
        </w:rPr>
      </w:pPr>
    </w:p>
    <w:p w14:paraId="00000017"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18"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1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24"/>
          <w:szCs w:val="24"/>
        </w:rPr>
      </w:pPr>
      <w:r>
        <w:rPr>
          <w:rFonts w:ascii="Arial" w:eastAsia="Arial" w:hAnsi="Arial" w:cs="Arial"/>
          <w:b/>
          <w:sz w:val="24"/>
          <w:szCs w:val="24"/>
        </w:rPr>
        <w:t>ROM SAF Consortium</w:t>
      </w:r>
    </w:p>
    <w:p w14:paraId="0000001A" w14:textId="77777777" w:rsidR="00191D38" w:rsidRDefault="00000000">
      <w:pPr>
        <w:widowControl/>
        <w:pBdr>
          <w:top w:val="nil"/>
          <w:left w:val="nil"/>
          <w:bottom w:val="nil"/>
          <w:right w:val="nil"/>
          <w:between w:val="nil"/>
        </w:pBdr>
        <w:spacing w:line="240" w:lineRule="auto"/>
        <w:jc w:val="center"/>
        <w:rPr>
          <w:rFonts w:ascii="Arial" w:eastAsia="Arial" w:hAnsi="Arial" w:cs="Arial"/>
          <w:sz w:val="24"/>
          <w:szCs w:val="24"/>
        </w:rPr>
      </w:pPr>
      <w:r>
        <w:rPr>
          <w:rFonts w:ascii="Arial" w:eastAsia="Arial" w:hAnsi="Arial" w:cs="Arial"/>
          <w:sz w:val="24"/>
          <w:szCs w:val="24"/>
        </w:rPr>
        <w:t>Danish Meteorological Institute (DMI)</w:t>
      </w:r>
    </w:p>
    <w:p w14:paraId="0000001B" w14:textId="77777777" w:rsidR="00191D38" w:rsidRDefault="00000000">
      <w:pPr>
        <w:widowControl/>
        <w:pBdr>
          <w:top w:val="nil"/>
          <w:left w:val="nil"/>
          <w:bottom w:val="nil"/>
          <w:right w:val="nil"/>
          <w:between w:val="nil"/>
        </w:pBdr>
        <w:spacing w:line="240" w:lineRule="auto"/>
        <w:jc w:val="center"/>
        <w:rPr>
          <w:rFonts w:ascii="Arial" w:eastAsia="Arial" w:hAnsi="Arial" w:cs="Arial"/>
          <w:sz w:val="24"/>
          <w:szCs w:val="24"/>
        </w:rPr>
      </w:pPr>
      <w:r>
        <w:rPr>
          <w:rFonts w:ascii="Arial" w:eastAsia="Arial" w:hAnsi="Arial" w:cs="Arial"/>
          <w:sz w:val="24"/>
          <w:szCs w:val="24"/>
        </w:rPr>
        <w:t>European Centre for Medium-Range Weather Forecasts (ECMWF)</w:t>
      </w:r>
    </w:p>
    <w:p w14:paraId="0000001C" w14:textId="77777777" w:rsidR="00191D38" w:rsidRDefault="00000000">
      <w:pPr>
        <w:widowControl/>
        <w:pBdr>
          <w:top w:val="nil"/>
          <w:left w:val="nil"/>
          <w:bottom w:val="nil"/>
          <w:right w:val="nil"/>
          <w:between w:val="nil"/>
        </w:pBdr>
        <w:spacing w:line="240" w:lineRule="auto"/>
        <w:jc w:val="center"/>
        <w:rPr>
          <w:rFonts w:ascii="Arial" w:eastAsia="Arial" w:hAnsi="Arial" w:cs="Arial"/>
          <w:sz w:val="24"/>
          <w:szCs w:val="24"/>
        </w:rPr>
      </w:pPr>
      <w:proofErr w:type="spellStart"/>
      <w:r>
        <w:rPr>
          <w:rFonts w:ascii="Arial" w:eastAsia="Arial" w:hAnsi="Arial" w:cs="Arial"/>
          <w:sz w:val="24"/>
          <w:szCs w:val="24"/>
        </w:rPr>
        <w:t>Institut</w:t>
      </w:r>
      <w:proofErr w:type="spellEnd"/>
      <w:r>
        <w:rPr>
          <w:rFonts w:ascii="Arial" w:eastAsia="Arial" w:hAnsi="Arial" w:cs="Arial"/>
          <w:sz w:val="24"/>
          <w:szCs w:val="24"/>
        </w:rPr>
        <w:t xml:space="preserve"> </w:t>
      </w:r>
      <w:proofErr w:type="spellStart"/>
      <w:r>
        <w:rPr>
          <w:rFonts w:ascii="Arial" w:eastAsia="Arial" w:hAnsi="Arial" w:cs="Arial"/>
          <w:sz w:val="24"/>
          <w:szCs w:val="24"/>
        </w:rPr>
        <w:t>d’Estudis</w:t>
      </w:r>
      <w:proofErr w:type="spellEnd"/>
      <w:r>
        <w:rPr>
          <w:rFonts w:ascii="Arial" w:eastAsia="Arial" w:hAnsi="Arial" w:cs="Arial"/>
          <w:sz w:val="24"/>
          <w:szCs w:val="24"/>
        </w:rPr>
        <w:t xml:space="preserve"> </w:t>
      </w:r>
      <w:proofErr w:type="spellStart"/>
      <w:r>
        <w:rPr>
          <w:rFonts w:ascii="Arial" w:eastAsia="Arial" w:hAnsi="Arial" w:cs="Arial"/>
          <w:sz w:val="24"/>
          <w:szCs w:val="24"/>
        </w:rPr>
        <w:t>Espacials</w:t>
      </w:r>
      <w:proofErr w:type="spellEnd"/>
      <w:r>
        <w:rPr>
          <w:rFonts w:ascii="Arial" w:eastAsia="Arial" w:hAnsi="Arial" w:cs="Arial"/>
          <w:sz w:val="24"/>
          <w:szCs w:val="24"/>
        </w:rPr>
        <w:t xml:space="preserve"> de Catalunya (IEEC)</w:t>
      </w:r>
    </w:p>
    <w:p w14:paraId="0000001D" w14:textId="77777777" w:rsidR="00191D38" w:rsidRDefault="00000000">
      <w:pPr>
        <w:widowControl/>
        <w:pBdr>
          <w:top w:val="nil"/>
          <w:left w:val="nil"/>
          <w:bottom w:val="nil"/>
          <w:right w:val="nil"/>
          <w:between w:val="nil"/>
        </w:pBdr>
        <w:spacing w:line="240" w:lineRule="auto"/>
        <w:jc w:val="center"/>
        <w:rPr>
          <w:rFonts w:ascii="Arial" w:eastAsia="Arial" w:hAnsi="Arial" w:cs="Arial"/>
          <w:sz w:val="24"/>
          <w:szCs w:val="24"/>
        </w:rPr>
      </w:pPr>
      <w:r>
        <w:rPr>
          <w:rFonts w:ascii="Arial" w:eastAsia="Arial" w:hAnsi="Arial" w:cs="Arial"/>
          <w:sz w:val="24"/>
          <w:szCs w:val="24"/>
        </w:rPr>
        <w:t>Met Office (</w:t>
      </w:r>
      <w:proofErr w:type="spellStart"/>
      <w:r>
        <w:rPr>
          <w:rFonts w:ascii="Arial" w:eastAsia="Arial" w:hAnsi="Arial" w:cs="Arial"/>
          <w:sz w:val="24"/>
          <w:szCs w:val="24"/>
        </w:rPr>
        <w:t>MetO</w:t>
      </w:r>
      <w:proofErr w:type="spellEnd"/>
      <w:r>
        <w:rPr>
          <w:rFonts w:ascii="Arial" w:eastAsia="Arial" w:hAnsi="Arial" w:cs="Arial"/>
          <w:sz w:val="24"/>
          <w:szCs w:val="24"/>
        </w:rPr>
        <w:t>)</w:t>
      </w:r>
    </w:p>
    <w:p w14:paraId="0000001E" w14:textId="77777777" w:rsidR="00191D38" w:rsidRDefault="00191D38">
      <w:pPr>
        <w:pageBreakBefore/>
        <w:widowControl/>
        <w:pBdr>
          <w:top w:val="nil"/>
          <w:left w:val="nil"/>
          <w:bottom w:val="nil"/>
          <w:right w:val="nil"/>
          <w:between w:val="nil"/>
        </w:pBdr>
        <w:spacing w:line="240" w:lineRule="auto"/>
        <w:jc w:val="both"/>
        <w:rPr>
          <w:rFonts w:ascii="Arial" w:eastAsia="Arial" w:hAnsi="Arial" w:cs="Arial"/>
          <w:sz w:val="24"/>
          <w:szCs w:val="24"/>
        </w:rPr>
      </w:pPr>
      <w:bookmarkStart w:id="1" w:name="bookmark=id.30j0zll" w:colFirst="0" w:colLast="0"/>
      <w:bookmarkEnd w:id="1"/>
    </w:p>
    <w:p w14:paraId="0000001F" w14:textId="77777777" w:rsidR="00191D38" w:rsidRDefault="00000000">
      <w:pPr>
        <w:widowControl/>
        <w:pBdr>
          <w:top w:val="nil"/>
          <w:left w:val="nil"/>
          <w:bottom w:val="nil"/>
          <w:right w:val="nil"/>
          <w:between w:val="nil"/>
        </w:pBdr>
        <w:shd w:val="clear" w:color="auto" w:fill="E0E0E0"/>
        <w:spacing w:line="240" w:lineRule="auto"/>
        <w:rPr>
          <w:rFonts w:ascii="Times New Roman" w:eastAsia="Times New Roman" w:hAnsi="Times New Roman" w:cs="Times New Roman"/>
          <w:sz w:val="24"/>
          <w:szCs w:val="24"/>
        </w:rPr>
      </w:pPr>
      <w:r>
        <w:rPr>
          <w:rFonts w:ascii="Arial" w:eastAsia="Arial" w:hAnsi="Arial" w:cs="Arial"/>
          <w:b/>
          <w:sz w:val="24"/>
          <w:szCs w:val="24"/>
        </w:rPr>
        <w:t>DOCUMENT AUTHOR TABLE</w:t>
      </w:r>
    </w:p>
    <w:p w14:paraId="00000020" w14:textId="77777777" w:rsidR="00191D38" w:rsidRDefault="00191D38">
      <w:pPr>
        <w:widowControl/>
        <w:pBdr>
          <w:top w:val="nil"/>
          <w:left w:val="nil"/>
          <w:bottom w:val="nil"/>
          <w:right w:val="nil"/>
          <w:between w:val="nil"/>
        </w:pBdr>
        <w:spacing w:line="240" w:lineRule="auto"/>
        <w:rPr>
          <w:rFonts w:ascii="Arial" w:eastAsia="Arial" w:hAnsi="Arial" w:cs="Arial"/>
          <w:b/>
          <w:sz w:val="24"/>
          <w:szCs w:val="24"/>
        </w:rPr>
      </w:pPr>
    </w:p>
    <w:tbl>
      <w:tblPr>
        <w:tblStyle w:val="a"/>
        <w:tblW w:w="9087" w:type="dxa"/>
        <w:tblLayout w:type="fixed"/>
        <w:tblLook w:val="0000" w:firstRow="0" w:lastRow="0" w:firstColumn="0" w:lastColumn="0" w:noHBand="0" w:noVBand="0"/>
      </w:tblPr>
      <w:tblGrid>
        <w:gridCol w:w="1418"/>
        <w:gridCol w:w="2629"/>
        <w:gridCol w:w="2974"/>
        <w:gridCol w:w="2066"/>
      </w:tblGrid>
      <w:tr w:rsidR="00191D38" w14:paraId="12D67EDB" w14:textId="77777777">
        <w:trPr>
          <w:cantSplit/>
        </w:trPr>
        <w:tc>
          <w:tcPr>
            <w:tcW w:w="1418" w:type="dxa"/>
            <w:tcBorders>
              <w:top w:val="single" w:sz="6" w:space="0" w:color="000000"/>
              <w:left w:val="single" w:sz="6" w:space="0" w:color="000000"/>
              <w:bottom w:val="single" w:sz="6" w:space="0" w:color="000000"/>
            </w:tcBorders>
            <w:shd w:val="clear" w:color="auto" w:fill="E6E6E6"/>
            <w:tcMar>
              <w:top w:w="0" w:type="dxa"/>
              <w:left w:w="70" w:type="dxa"/>
              <w:bottom w:w="0" w:type="dxa"/>
              <w:right w:w="70" w:type="dxa"/>
            </w:tcMar>
          </w:tcPr>
          <w:p w14:paraId="00000021"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tc>
        <w:tc>
          <w:tcPr>
            <w:tcW w:w="2629"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00000022"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24"/>
                <w:szCs w:val="24"/>
              </w:rPr>
            </w:pPr>
            <w:r>
              <w:rPr>
                <w:rFonts w:ascii="Arial" w:eastAsia="Arial" w:hAnsi="Arial" w:cs="Arial"/>
                <w:b/>
                <w:i/>
                <w:sz w:val="24"/>
                <w:szCs w:val="24"/>
              </w:rPr>
              <w:t>Author(s)</w:t>
            </w:r>
          </w:p>
        </w:tc>
        <w:tc>
          <w:tcPr>
            <w:tcW w:w="2974"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00000023"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24"/>
                <w:szCs w:val="24"/>
              </w:rPr>
            </w:pPr>
            <w:r>
              <w:rPr>
                <w:rFonts w:ascii="Arial" w:eastAsia="Arial" w:hAnsi="Arial" w:cs="Arial"/>
                <w:b/>
                <w:i/>
                <w:sz w:val="24"/>
                <w:szCs w:val="24"/>
              </w:rPr>
              <w:t>Function</w:t>
            </w:r>
          </w:p>
        </w:tc>
        <w:tc>
          <w:tcPr>
            <w:tcW w:w="2066"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00000024"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24"/>
                <w:szCs w:val="24"/>
              </w:rPr>
            </w:pPr>
            <w:r>
              <w:rPr>
                <w:rFonts w:ascii="Arial" w:eastAsia="Arial" w:hAnsi="Arial" w:cs="Arial"/>
                <w:b/>
                <w:i/>
                <w:sz w:val="24"/>
                <w:szCs w:val="24"/>
              </w:rPr>
              <w:t>Date</w:t>
            </w:r>
          </w:p>
        </w:tc>
      </w:tr>
      <w:tr w:rsidR="00191D38" w14:paraId="49CD4C15" w14:textId="77777777">
        <w:trPr>
          <w:cantSplit/>
          <w:trHeight w:val="549"/>
        </w:trPr>
        <w:tc>
          <w:tcPr>
            <w:tcW w:w="1418" w:type="dxa"/>
            <w:tcBorders>
              <w:left w:val="single" w:sz="6" w:space="0" w:color="000000"/>
              <w:bottom w:val="single" w:sz="6" w:space="0" w:color="000000"/>
            </w:tcBorders>
            <w:tcMar>
              <w:top w:w="0" w:type="dxa"/>
              <w:left w:w="70" w:type="dxa"/>
              <w:bottom w:w="0" w:type="dxa"/>
              <w:right w:w="70" w:type="dxa"/>
            </w:tcMar>
          </w:tcPr>
          <w:p w14:paraId="00000025"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Prepared by:</w:t>
            </w:r>
          </w:p>
        </w:tc>
        <w:tc>
          <w:tcPr>
            <w:tcW w:w="2629" w:type="dxa"/>
            <w:tcBorders>
              <w:left w:val="single" w:sz="6" w:space="0" w:color="000000"/>
              <w:bottom w:val="single" w:sz="6" w:space="0" w:color="000000"/>
            </w:tcBorders>
            <w:tcMar>
              <w:top w:w="0" w:type="dxa"/>
              <w:left w:w="70" w:type="dxa"/>
              <w:bottom w:w="0" w:type="dxa"/>
              <w:right w:w="70" w:type="dxa"/>
            </w:tcMar>
          </w:tcPr>
          <w:p w14:paraId="00000026"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Ian Culverwell</w:t>
            </w:r>
          </w:p>
        </w:tc>
        <w:tc>
          <w:tcPr>
            <w:tcW w:w="2974" w:type="dxa"/>
            <w:tcBorders>
              <w:left w:val="single" w:sz="6" w:space="0" w:color="000000"/>
              <w:bottom w:val="single" w:sz="6" w:space="0" w:color="000000"/>
            </w:tcBorders>
            <w:tcMar>
              <w:top w:w="0" w:type="dxa"/>
              <w:left w:w="70" w:type="dxa"/>
              <w:bottom w:w="0" w:type="dxa"/>
              <w:right w:w="70" w:type="dxa"/>
            </w:tcMar>
          </w:tcPr>
          <w:p w14:paraId="00000027"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ROM SAF Project Team</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28"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rPr>
            </w:pPr>
            <w:r>
              <w:rPr>
                <w:rFonts w:ascii="Arial" w:eastAsia="Arial" w:hAnsi="Arial" w:cs="Arial"/>
              </w:rPr>
              <w:t>31/12/2021</w:t>
            </w:r>
          </w:p>
        </w:tc>
      </w:tr>
      <w:tr w:rsidR="00191D38" w14:paraId="63ECA821" w14:textId="77777777">
        <w:trPr>
          <w:cantSplit/>
          <w:trHeight w:val="542"/>
        </w:trPr>
        <w:tc>
          <w:tcPr>
            <w:tcW w:w="1418" w:type="dxa"/>
            <w:tcBorders>
              <w:left w:val="single" w:sz="6" w:space="0" w:color="000000"/>
              <w:bottom w:val="single" w:sz="6" w:space="0" w:color="000000"/>
            </w:tcBorders>
            <w:tcMar>
              <w:top w:w="0" w:type="dxa"/>
              <w:left w:w="70" w:type="dxa"/>
              <w:bottom w:w="0" w:type="dxa"/>
              <w:right w:w="70" w:type="dxa"/>
            </w:tcMar>
          </w:tcPr>
          <w:p w14:paraId="00000029"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Reviewed by (internal):</w:t>
            </w:r>
          </w:p>
        </w:tc>
        <w:tc>
          <w:tcPr>
            <w:tcW w:w="2629" w:type="dxa"/>
            <w:tcBorders>
              <w:left w:val="single" w:sz="6" w:space="0" w:color="000000"/>
              <w:bottom w:val="single" w:sz="6" w:space="0" w:color="000000"/>
            </w:tcBorders>
            <w:tcMar>
              <w:top w:w="0" w:type="dxa"/>
              <w:left w:w="70" w:type="dxa"/>
              <w:bottom w:w="0" w:type="dxa"/>
              <w:right w:w="70" w:type="dxa"/>
            </w:tcMar>
          </w:tcPr>
          <w:p w14:paraId="0000002A"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 xml:space="preserve">Axel von </w:t>
            </w:r>
            <w:proofErr w:type="spellStart"/>
            <w:r>
              <w:rPr>
                <w:rFonts w:ascii="Arial" w:eastAsia="Arial" w:hAnsi="Arial" w:cs="Arial"/>
              </w:rPr>
              <w:t>Engeln</w:t>
            </w:r>
            <w:proofErr w:type="spellEnd"/>
          </w:p>
        </w:tc>
        <w:tc>
          <w:tcPr>
            <w:tcW w:w="2974" w:type="dxa"/>
            <w:tcBorders>
              <w:left w:val="single" w:sz="6" w:space="0" w:color="000000"/>
              <w:bottom w:val="single" w:sz="6" w:space="0" w:color="000000"/>
            </w:tcBorders>
            <w:tcMar>
              <w:top w:w="0" w:type="dxa"/>
              <w:left w:w="70" w:type="dxa"/>
              <w:bottom w:w="0" w:type="dxa"/>
              <w:right w:w="70" w:type="dxa"/>
            </w:tcMar>
          </w:tcPr>
          <w:p w14:paraId="0000002B"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EUMETSAT Secretariat</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2C"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rPr>
            </w:pPr>
            <w:r>
              <w:rPr>
                <w:rFonts w:ascii="Arial" w:eastAsia="Arial" w:hAnsi="Arial" w:cs="Arial"/>
              </w:rPr>
              <w:t>31/12/2021</w:t>
            </w:r>
          </w:p>
        </w:tc>
      </w:tr>
      <w:tr w:rsidR="00191D38" w14:paraId="08FAE66A" w14:textId="77777777">
        <w:trPr>
          <w:cantSplit/>
          <w:trHeight w:val="605"/>
        </w:trPr>
        <w:tc>
          <w:tcPr>
            <w:tcW w:w="1418" w:type="dxa"/>
            <w:tcBorders>
              <w:left w:val="single" w:sz="6" w:space="0" w:color="000000"/>
              <w:bottom w:val="single" w:sz="6" w:space="0" w:color="000000"/>
            </w:tcBorders>
            <w:tcMar>
              <w:top w:w="0" w:type="dxa"/>
              <w:left w:w="70" w:type="dxa"/>
              <w:bottom w:w="0" w:type="dxa"/>
              <w:right w:w="70" w:type="dxa"/>
            </w:tcMar>
          </w:tcPr>
          <w:p w14:paraId="0000002D"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Approved by:</w:t>
            </w:r>
          </w:p>
        </w:tc>
        <w:tc>
          <w:tcPr>
            <w:tcW w:w="2629" w:type="dxa"/>
            <w:tcBorders>
              <w:left w:val="single" w:sz="6" w:space="0" w:color="000000"/>
              <w:bottom w:val="single" w:sz="6" w:space="0" w:color="000000"/>
            </w:tcBorders>
            <w:tcMar>
              <w:top w:w="0" w:type="dxa"/>
              <w:left w:w="70" w:type="dxa"/>
              <w:bottom w:w="0" w:type="dxa"/>
              <w:right w:w="70" w:type="dxa"/>
            </w:tcMar>
          </w:tcPr>
          <w:p w14:paraId="0000002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 xml:space="preserve">Kent </w:t>
            </w:r>
            <w:proofErr w:type="spellStart"/>
            <w:r>
              <w:rPr>
                <w:rFonts w:ascii="Arial" w:eastAsia="Arial" w:hAnsi="Arial" w:cs="Arial"/>
              </w:rPr>
              <w:t>Bækgaard</w:t>
            </w:r>
            <w:proofErr w:type="spellEnd"/>
            <w:r>
              <w:rPr>
                <w:rFonts w:ascii="Arial" w:eastAsia="Arial" w:hAnsi="Arial" w:cs="Arial"/>
              </w:rPr>
              <w:t xml:space="preserve"> Lauritsen</w:t>
            </w:r>
          </w:p>
        </w:tc>
        <w:tc>
          <w:tcPr>
            <w:tcW w:w="2974" w:type="dxa"/>
            <w:tcBorders>
              <w:left w:val="single" w:sz="6" w:space="0" w:color="000000"/>
              <w:bottom w:val="single" w:sz="6" w:space="0" w:color="000000"/>
            </w:tcBorders>
            <w:tcMar>
              <w:top w:w="0" w:type="dxa"/>
              <w:left w:w="70" w:type="dxa"/>
              <w:bottom w:w="0" w:type="dxa"/>
              <w:right w:w="70" w:type="dxa"/>
            </w:tcMar>
          </w:tcPr>
          <w:p w14:paraId="0000002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ROM SAF Project Manager</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30"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rPr>
            </w:pPr>
            <w:r>
              <w:rPr>
                <w:rFonts w:ascii="Arial" w:eastAsia="Arial" w:hAnsi="Arial" w:cs="Arial"/>
              </w:rPr>
              <w:t>31/12/2021</w:t>
            </w:r>
          </w:p>
        </w:tc>
      </w:tr>
    </w:tbl>
    <w:p w14:paraId="00000031"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32"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33"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34" w14:textId="77777777" w:rsidR="00191D38" w:rsidRDefault="00000000">
      <w:pPr>
        <w:widowControl/>
        <w:pBdr>
          <w:top w:val="nil"/>
          <w:left w:val="nil"/>
          <w:bottom w:val="nil"/>
          <w:right w:val="nil"/>
          <w:between w:val="nil"/>
        </w:pBdr>
        <w:shd w:val="clear" w:color="auto" w:fill="E0E0E0"/>
        <w:spacing w:line="240" w:lineRule="auto"/>
        <w:rPr>
          <w:rFonts w:ascii="Times New Roman" w:eastAsia="Times New Roman" w:hAnsi="Times New Roman" w:cs="Times New Roman"/>
          <w:sz w:val="24"/>
          <w:szCs w:val="24"/>
        </w:rPr>
      </w:pPr>
      <w:r>
        <w:rPr>
          <w:rFonts w:ascii="Arial" w:eastAsia="Arial" w:hAnsi="Arial" w:cs="Arial"/>
          <w:b/>
          <w:sz w:val="24"/>
          <w:szCs w:val="24"/>
        </w:rPr>
        <w:t>DOCUMENT CHANGE RECORD</w:t>
      </w:r>
    </w:p>
    <w:p w14:paraId="00000035"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tbl>
      <w:tblPr>
        <w:tblStyle w:val="a0"/>
        <w:tblW w:w="9078" w:type="dxa"/>
        <w:tblInd w:w="1" w:type="dxa"/>
        <w:tblLayout w:type="fixed"/>
        <w:tblLook w:val="0000" w:firstRow="0" w:lastRow="0" w:firstColumn="0" w:lastColumn="0" w:noHBand="0" w:noVBand="0"/>
      </w:tblPr>
      <w:tblGrid>
        <w:gridCol w:w="896"/>
        <w:gridCol w:w="1260"/>
        <w:gridCol w:w="637"/>
        <w:gridCol w:w="6285"/>
      </w:tblGrid>
      <w:tr w:rsidR="00191D38" w14:paraId="1C661D9E" w14:textId="77777777">
        <w:trPr>
          <w:cantSplit/>
        </w:trPr>
        <w:tc>
          <w:tcPr>
            <w:tcW w:w="896"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00000036"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Version</w:t>
            </w:r>
          </w:p>
        </w:tc>
        <w:tc>
          <w:tcPr>
            <w:tcW w:w="1260"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00000037"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Date</w:t>
            </w:r>
          </w:p>
        </w:tc>
        <w:tc>
          <w:tcPr>
            <w:tcW w:w="637"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00000038"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By</w:t>
            </w:r>
          </w:p>
        </w:tc>
        <w:tc>
          <w:tcPr>
            <w:tcW w:w="6285"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00000039"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Description</w:t>
            </w:r>
          </w:p>
        </w:tc>
      </w:tr>
      <w:tr w:rsidR="00191D38" w14:paraId="148AF737"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3A"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3B"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10/12/2003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3C"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3D"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First release version for general user community comment.</w:t>
            </w:r>
          </w:p>
        </w:tc>
      </w:tr>
      <w:tr w:rsidR="00191D38" w14:paraId="323AB107"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3E"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3F"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23/01/2004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0"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41"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 xml:space="preserve">Version presented to </w:t>
            </w:r>
            <w:proofErr w:type="spellStart"/>
            <w:r>
              <w:rPr>
                <w:rFonts w:ascii="Arial" w:eastAsia="Arial" w:hAnsi="Arial" w:cs="Arial"/>
                <w:b/>
              </w:rPr>
              <w:t>MetDB</w:t>
            </w:r>
            <w:proofErr w:type="spellEnd"/>
            <w:r>
              <w:rPr>
                <w:rFonts w:ascii="Arial" w:eastAsia="Arial" w:hAnsi="Arial" w:cs="Arial"/>
                <w:b/>
              </w:rPr>
              <w:t xml:space="preserve"> Team for submission to WMO</w:t>
            </w:r>
          </w:p>
        </w:tc>
      </w:tr>
      <w:tr w:rsidR="00191D38" w14:paraId="10A62E4A"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2"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3"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11/05/2004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4"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45"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rPr>
            </w:pPr>
            <w:r>
              <w:rPr>
                <w:rFonts w:ascii="Arial" w:eastAsia="Arial" w:hAnsi="Arial" w:cs="Arial"/>
              </w:rPr>
              <w:t xml:space="preserve">Updates after feedback from </w:t>
            </w:r>
            <w:proofErr w:type="spellStart"/>
            <w:r>
              <w:rPr>
                <w:rFonts w:ascii="Arial" w:eastAsia="Arial" w:hAnsi="Arial" w:cs="Arial"/>
              </w:rPr>
              <w:t>MetDB</w:t>
            </w:r>
            <w:proofErr w:type="spellEnd"/>
            <w:r>
              <w:rPr>
                <w:rFonts w:ascii="Arial" w:eastAsia="Arial" w:hAnsi="Arial" w:cs="Arial"/>
              </w:rPr>
              <w:t xml:space="preserve"> Team</w:t>
            </w:r>
          </w:p>
        </w:tc>
      </w:tr>
      <w:tr w:rsidR="00191D38" w14:paraId="524A9111"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6"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7"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26/05/2004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8"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49"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Version on which formal proposal to WMO/CBS is based (see [RD.10])</w:t>
            </w:r>
          </w:p>
        </w:tc>
      </w:tr>
      <w:tr w:rsidR="00191D38" w14:paraId="11AC1E42"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A"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1.4</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B"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29/07/2004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C" w14:textId="77777777" w:rsidR="00191D38" w:rsidRDefault="00000000">
            <w:pPr>
              <w:widowControl/>
              <w:pBdr>
                <w:top w:val="nil"/>
                <w:left w:val="nil"/>
                <w:bottom w:val="nil"/>
                <w:right w:val="nil"/>
                <w:between w:val="nil"/>
              </w:pBdr>
              <w:tabs>
                <w:tab w:val="left" w:pos="214"/>
              </w:tabs>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4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rPr>
            </w:pPr>
            <w:r>
              <w:rPr>
                <w:rFonts w:ascii="Arial" w:eastAsia="Arial" w:hAnsi="Arial" w:cs="Arial"/>
                <w:b/>
              </w:rPr>
              <w:t>Version on which final proposal to 13</w:t>
            </w:r>
            <w:r>
              <w:rPr>
                <w:rFonts w:ascii="Arial" w:eastAsia="Arial" w:hAnsi="Arial" w:cs="Arial"/>
                <w:b/>
                <w:vertAlign w:val="superscript"/>
              </w:rPr>
              <w:t>th</w:t>
            </w:r>
            <w:r>
              <w:rPr>
                <w:rFonts w:ascii="Arial" w:eastAsia="Arial" w:hAnsi="Arial" w:cs="Arial"/>
                <w:b/>
              </w:rPr>
              <w:t xml:space="preserve"> Session of WMO/CBS is based.</w:t>
            </w:r>
          </w:p>
        </w:tc>
      </w:tr>
      <w:tr w:rsidR="00191D38" w14:paraId="13117EBB"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E"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1.5</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F"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27/05/2005</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0"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51"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General updates</w:t>
            </w:r>
          </w:p>
        </w:tc>
      </w:tr>
      <w:tr w:rsidR="00191D38" w14:paraId="21377A9E"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2"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1.7</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3"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23/03/2006</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4"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55"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Minor editorial changes</w:t>
            </w:r>
          </w:p>
        </w:tc>
      </w:tr>
      <w:tr w:rsidR="00191D38" w14:paraId="6867B917"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6"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1.8</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7"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20/02/2007</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8"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59"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Version for ROPP-1 (v1.0)</w:t>
            </w:r>
          </w:p>
        </w:tc>
      </w:tr>
      <w:tr w:rsidR="00191D38" w14:paraId="6E34A24F"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A"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1.9</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B"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01/03/2008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C"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5D"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Version for ROPP-1 (v1.1)</w:t>
            </w:r>
          </w:p>
        </w:tc>
      </w:tr>
      <w:tr w:rsidR="00191D38" w14:paraId="7443B3AC"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E"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F"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14/112008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0"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61"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Version for ROPP-2 (v2.0)</w:t>
            </w:r>
          </w:p>
        </w:tc>
      </w:tr>
      <w:tr w:rsidR="00191D38" w14:paraId="6450BACE"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2"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3"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19/05/2011</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4"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65" w14:textId="77777777" w:rsidR="00191D38" w:rsidRDefault="00000000">
            <w:pPr>
              <w:widowControl/>
              <w:numPr>
                <w:ilvl w:val="0"/>
                <w:numId w:val="5"/>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Apply updated GRAS SAF document template &amp; logos</w:t>
            </w:r>
          </w:p>
          <w:p w14:paraId="00000066" w14:textId="77777777" w:rsidR="00191D38" w:rsidRDefault="00000000">
            <w:pPr>
              <w:widowControl/>
              <w:numPr>
                <w:ilvl w:val="0"/>
                <w:numId w:val="6"/>
              </w:numPr>
              <w:pBdr>
                <w:top w:val="nil"/>
                <w:left w:val="nil"/>
                <w:bottom w:val="nil"/>
                <w:right w:val="nil"/>
                <w:between w:val="nil"/>
              </w:pBdr>
              <w:tabs>
                <w:tab w:val="left" w:pos="428"/>
              </w:tabs>
              <w:spacing w:line="240" w:lineRule="auto"/>
              <w:ind w:left="214" w:hanging="142"/>
              <w:rPr>
                <w:rFonts w:ascii="Times New Roman" w:eastAsia="Times New Roman" w:hAnsi="Times New Roman" w:cs="Times New Roman"/>
              </w:rPr>
            </w:pPr>
            <w:r>
              <w:rPr>
                <w:rFonts w:ascii="Arial" w:eastAsia="Arial" w:hAnsi="Arial" w:cs="Arial"/>
              </w:rPr>
              <w:t>Split BUFR Sections &amp; Template into a separate Section 4 with new tables showing BUFR Section 0, 1, 3 &amp; 5 details.</w:t>
            </w:r>
          </w:p>
          <w:p w14:paraId="00000067" w14:textId="77777777" w:rsidR="00191D38" w:rsidRDefault="00000000">
            <w:pPr>
              <w:widowControl/>
              <w:numPr>
                <w:ilvl w:val="0"/>
                <w:numId w:val="6"/>
              </w:numPr>
              <w:pBdr>
                <w:top w:val="nil"/>
                <w:left w:val="nil"/>
                <w:bottom w:val="nil"/>
                <w:right w:val="nil"/>
                <w:between w:val="nil"/>
              </w:pBdr>
              <w:tabs>
                <w:tab w:val="left" w:pos="428"/>
              </w:tabs>
              <w:spacing w:line="240" w:lineRule="auto"/>
              <w:ind w:left="214" w:hanging="142"/>
              <w:rPr>
                <w:rFonts w:ascii="Times New Roman" w:eastAsia="Times New Roman" w:hAnsi="Times New Roman" w:cs="Times New Roman"/>
              </w:rPr>
            </w:pPr>
            <w:r>
              <w:rPr>
                <w:rFonts w:ascii="Arial" w:eastAsia="Arial" w:hAnsi="Arial" w:cs="Arial"/>
              </w:rPr>
              <w:t>Added new Satellite ID and instrument codes</w:t>
            </w:r>
          </w:p>
          <w:p w14:paraId="00000068" w14:textId="77777777" w:rsidR="00191D38" w:rsidRDefault="00000000">
            <w:pPr>
              <w:widowControl/>
              <w:numPr>
                <w:ilvl w:val="0"/>
                <w:numId w:val="6"/>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New geographical area designator code table</w:t>
            </w:r>
          </w:p>
          <w:p w14:paraId="00000069" w14:textId="77777777" w:rsidR="00191D38" w:rsidRDefault="00000000">
            <w:pPr>
              <w:widowControl/>
              <w:numPr>
                <w:ilvl w:val="0"/>
                <w:numId w:val="6"/>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General body text updates</w:t>
            </w:r>
          </w:p>
          <w:p w14:paraId="0000006A"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Version for ROPP-5 (v5.0)</w:t>
            </w:r>
          </w:p>
        </w:tc>
      </w:tr>
      <w:tr w:rsidR="00191D38" w14:paraId="081B4B47"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B"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C"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18/02/2013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D"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6E" w14:textId="77777777" w:rsidR="00191D38" w:rsidRDefault="00000000">
            <w:pPr>
              <w:widowControl/>
              <w:numPr>
                <w:ilvl w:val="0"/>
                <w:numId w:val="9"/>
              </w:numPr>
              <w:pBdr>
                <w:top w:val="nil"/>
                <w:left w:val="nil"/>
                <w:bottom w:val="nil"/>
                <w:right w:val="nil"/>
                <w:between w:val="nil"/>
              </w:pBdr>
              <w:tabs>
                <w:tab w:val="left" w:pos="448"/>
              </w:tabs>
              <w:spacing w:line="240" w:lineRule="auto"/>
              <w:ind w:left="234" w:right="-2" w:hanging="135"/>
              <w:rPr>
                <w:rFonts w:ascii="Times New Roman" w:eastAsia="Times New Roman" w:hAnsi="Times New Roman" w:cs="Times New Roman"/>
              </w:rPr>
            </w:pPr>
            <w:r>
              <w:rPr>
                <w:rFonts w:ascii="Arial" w:eastAsia="Arial" w:hAnsi="Arial" w:cs="Arial"/>
              </w:rPr>
              <w:t xml:space="preserve">Change branding (name &amp; logos) from </w:t>
            </w:r>
            <w:r>
              <w:rPr>
                <w:rFonts w:ascii="Arial" w:eastAsia="Arial" w:hAnsi="Arial" w:cs="Arial"/>
                <w:i/>
              </w:rPr>
              <w:t>GRAS SAF</w:t>
            </w:r>
            <w:r>
              <w:rPr>
                <w:rFonts w:ascii="Arial" w:eastAsia="Arial" w:hAnsi="Arial" w:cs="Arial"/>
              </w:rPr>
              <w:t xml:space="preserve"> to </w:t>
            </w:r>
            <w:r>
              <w:rPr>
                <w:rFonts w:ascii="Arial" w:eastAsia="Arial" w:hAnsi="Arial" w:cs="Arial"/>
                <w:i/>
              </w:rPr>
              <w:t>ROM SAF</w:t>
            </w:r>
          </w:p>
          <w:p w14:paraId="0000006F" w14:textId="77777777" w:rsidR="00191D38" w:rsidRDefault="00000000">
            <w:pPr>
              <w:widowControl/>
              <w:numPr>
                <w:ilvl w:val="0"/>
                <w:numId w:val="9"/>
              </w:numPr>
              <w:pBdr>
                <w:top w:val="nil"/>
                <w:left w:val="nil"/>
                <w:bottom w:val="nil"/>
                <w:right w:val="nil"/>
                <w:between w:val="nil"/>
              </w:pBdr>
              <w:tabs>
                <w:tab w:val="left" w:pos="448"/>
              </w:tabs>
              <w:spacing w:line="240" w:lineRule="auto"/>
              <w:ind w:left="234" w:right="-2" w:hanging="135"/>
              <w:rPr>
                <w:rFonts w:ascii="Times New Roman" w:eastAsia="Times New Roman" w:hAnsi="Times New Roman" w:cs="Times New Roman"/>
              </w:rPr>
            </w:pPr>
            <w:r>
              <w:rPr>
                <w:rFonts w:ascii="Arial" w:eastAsia="Arial" w:hAnsi="Arial" w:cs="Arial"/>
              </w:rPr>
              <w:t>Note that BUFR Edition 4 is now in use; information on the previous Edition 3 is retained to document settings for older BUFR messages.</w:t>
            </w:r>
          </w:p>
          <w:p w14:paraId="00000070" w14:textId="77777777" w:rsidR="00191D38" w:rsidRDefault="00000000">
            <w:pPr>
              <w:widowControl/>
              <w:numPr>
                <w:ilvl w:val="0"/>
                <w:numId w:val="9"/>
              </w:numPr>
              <w:pBdr>
                <w:top w:val="nil"/>
                <w:left w:val="nil"/>
                <w:bottom w:val="nil"/>
                <w:right w:val="nil"/>
                <w:between w:val="nil"/>
              </w:pBdr>
              <w:tabs>
                <w:tab w:val="left" w:pos="448"/>
              </w:tabs>
              <w:spacing w:line="240" w:lineRule="auto"/>
              <w:ind w:left="234" w:right="-2" w:hanging="135"/>
              <w:rPr>
                <w:rFonts w:ascii="Arial" w:eastAsia="Arial" w:hAnsi="Arial" w:cs="Arial"/>
              </w:rPr>
            </w:pPr>
            <w:r>
              <w:rPr>
                <w:rFonts w:ascii="Arial" w:eastAsia="Arial" w:hAnsi="Arial" w:cs="Arial"/>
              </w:rPr>
              <w:t>Updated WMO URL links</w:t>
            </w:r>
          </w:p>
          <w:p w14:paraId="00000071" w14:textId="77777777" w:rsidR="00191D38" w:rsidRDefault="00000000">
            <w:pPr>
              <w:widowControl/>
              <w:numPr>
                <w:ilvl w:val="0"/>
                <w:numId w:val="9"/>
              </w:numPr>
              <w:pBdr>
                <w:top w:val="nil"/>
                <w:left w:val="nil"/>
                <w:bottom w:val="nil"/>
                <w:right w:val="nil"/>
                <w:between w:val="nil"/>
              </w:pBdr>
              <w:tabs>
                <w:tab w:val="left" w:pos="448"/>
              </w:tabs>
              <w:spacing w:line="240" w:lineRule="auto"/>
              <w:ind w:left="234" w:right="-2" w:hanging="135"/>
              <w:rPr>
                <w:rFonts w:ascii="Arial" w:eastAsia="Arial" w:hAnsi="Arial" w:cs="Arial"/>
              </w:rPr>
            </w:pPr>
            <w:r>
              <w:rPr>
                <w:rFonts w:ascii="Arial" w:eastAsia="Arial" w:hAnsi="Arial" w:cs="Arial"/>
              </w:rPr>
              <w:t>Added to Acronyms list</w:t>
            </w:r>
          </w:p>
          <w:p w14:paraId="00000072" w14:textId="77777777" w:rsidR="00191D38" w:rsidRDefault="00000000">
            <w:pPr>
              <w:widowControl/>
              <w:numPr>
                <w:ilvl w:val="0"/>
                <w:numId w:val="11"/>
              </w:numPr>
              <w:pBdr>
                <w:top w:val="nil"/>
                <w:left w:val="nil"/>
                <w:bottom w:val="nil"/>
                <w:right w:val="nil"/>
                <w:between w:val="nil"/>
              </w:pBdr>
              <w:tabs>
                <w:tab w:val="left" w:pos="448"/>
              </w:tabs>
              <w:spacing w:line="240" w:lineRule="auto"/>
              <w:ind w:left="234" w:right="-2" w:hanging="135"/>
              <w:rPr>
                <w:rFonts w:ascii="Arial" w:eastAsia="Arial" w:hAnsi="Arial" w:cs="Arial"/>
              </w:rPr>
            </w:pPr>
            <w:r>
              <w:rPr>
                <w:rFonts w:ascii="Arial" w:eastAsia="Arial" w:hAnsi="Arial" w:cs="Arial"/>
              </w:rPr>
              <w:t xml:space="preserve">Included new satellite ID code for </w:t>
            </w:r>
            <w:proofErr w:type="spellStart"/>
            <w:r>
              <w:rPr>
                <w:rFonts w:ascii="Arial" w:eastAsia="Arial" w:hAnsi="Arial" w:cs="Arial"/>
              </w:rPr>
              <w:t>Megha-Tropiques</w:t>
            </w:r>
            <w:proofErr w:type="spellEnd"/>
            <w:r>
              <w:rPr>
                <w:rFonts w:ascii="Arial" w:eastAsia="Arial" w:hAnsi="Arial" w:cs="Arial"/>
              </w:rPr>
              <w:t xml:space="preserve"> in Table 6</w:t>
            </w:r>
          </w:p>
          <w:p w14:paraId="00000073" w14:textId="77777777" w:rsidR="00191D38" w:rsidRDefault="00000000">
            <w:pPr>
              <w:widowControl/>
              <w:numPr>
                <w:ilvl w:val="0"/>
                <w:numId w:val="11"/>
              </w:numPr>
              <w:pBdr>
                <w:top w:val="nil"/>
                <w:left w:val="nil"/>
                <w:bottom w:val="nil"/>
                <w:right w:val="nil"/>
                <w:between w:val="nil"/>
              </w:pBdr>
              <w:tabs>
                <w:tab w:val="left" w:pos="448"/>
              </w:tabs>
              <w:spacing w:line="240" w:lineRule="auto"/>
              <w:ind w:left="234" w:right="-2" w:hanging="135"/>
              <w:rPr>
                <w:rFonts w:ascii="Arial" w:eastAsia="Arial" w:hAnsi="Arial" w:cs="Arial"/>
              </w:rPr>
            </w:pPr>
            <w:r>
              <w:rPr>
                <w:rFonts w:ascii="Arial" w:eastAsia="Arial" w:hAnsi="Arial" w:cs="Arial"/>
              </w:rPr>
              <w:t>General body text updates</w:t>
            </w:r>
          </w:p>
          <w:p w14:paraId="00000074"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rPr>
            </w:pPr>
            <w:r>
              <w:rPr>
                <w:rFonts w:ascii="Arial" w:eastAsia="Arial" w:hAnsi="Arial" w:cs="Arial"/>
                <w:b/>
              </w:rPr>
              <w:t>Version for ROPP-6 (v6.1)</w:t>
            </w:r>
          </w:p>
        </w:tc>
      </w:tr>
      <w:tr w:rsidR="00191D38" w14:paraId="1A239F7D"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75"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lastRenderedPageBreak/>
              <w:t>2.3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76"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3/8/2013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77"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78" w14:textId="77777777" w:rsidR="00191D38" w:rsidRDefault="00000000">
            <w:pPr>
              <w:widowControl/>
              <w:numPr>
                <w:ilvl w:val="0"/>
                <w:numId w:val="12"/>
              </w:numPr>
              <w:pBdr>
                <w:top w:val="nil"/>
                <w:left w:val="nil"/>
                <w:bottom w:val="nil"/>
                <w:right w:val="nil"/>
                <w:between w:val="nil"/>
              </w:pBdr>
              <w:tabs>
                <w:tab w:val="left" w:pos="428"/>
              </w:tabs>
              <w:spacing w:line="240" w:lineRule="auto"/>
              <w:ind w:left="214" w:hanging="142"/>
              <w:rPr>
                <w:rFonts w:ascii="Times New Roman" w:eastAsia="Times New Roman" w:hAnsi="Times New Roman" w:cs="Times New Roman"/>
              </w:rPr>
            </w:pPr>
            <w:r>
              <w:rPr>
                <w:rFonts w:ascii="Arial" w:eastAsia="Arial" w:hAnsi="Arial" w:cs="Arial"/>
              </w:rPr>
              <w:t>Inserted new ROM SAF document standard text on page 3 &amp; Section 1.5</w:t>
            </w:r>
          </w:p>
          <w:p w14:paraId="00000079"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Times New Roman" w:eastAsia="Times New Roman" w:hAnsi="Times New Roman" w:cs="Times New Roman"/>
              </w:rPr>
            </w:pPr>
            <w:proofErr w:type="spellStart"/>
            <w:r>
              <w:rPr>
                <w:rFonts w:ascii="Arial" w:eastAsia="Arial" w:hAnsi="Arial" w:cs="Arial"/>
              </w:rPr>
              <w:t>MetO</w:t>
            </w:r>
            <w:proofErr w:type="spellEnd"/>
            <w:r>
              <w:rPr>
                <w:rFonts w:ascii="Arial" w:eastAsia="Arial" w:hAnsi="Arial" w:cs="Arial"/>
              </w:rPr>
              <w:t xml:space="preserve"> </w:t>
            </w:r>
            <w:proofErr w:type="spellStart"/>
            <w:r>
              <w:rPr>
                <w:rFonts w:ascii="Arial" w:eastAsia="Arial" w:hAnsi="Arial" w:cs="Arial"/>
              </w:rPr>
              <w:t>MetDB</w:t>
            </w:r>
            <w:proofErr w:type="spellEnd"/>
            <w:r>
              <w:rPr>
                <w:rFonts w:ascii="Arial" w:eastAsia="Arial" w:hAnsi="Arial" w:cs="Arial"/>
              </w:rPr>
              <w:t xml:space="preserve"> can now handle messages up to 500,000 bytes, so removed text indicating the old 27,000 byte limit from Section 2.5</w:t>
            </w:r>
          </w:p>
          <w:p w14:paraId="0000007A"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Times New Roman" w:eastAsia="Times New Roman" w:hAnsi="Times New Roman" w:cs="Times New Roman"/>
              </w:rPr>
            </w:pPr>
            <w:r>
              <w:rPr>
                <w:rFonts w:ascii="Arial" w:eastAsia="Arial" w:hAnsi="Arial" w:cs="Arial"/>
              </w:rPr>
              <w:t>Updated meaning of ‘Levels’ in Section 3.4 consistent with new Section 1.5</w:t>
            </w:r>
          </w:p>
          <w:p w14:paraId="0000007B"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Split Section 5 into sub-sections</w:t>
            </w:r>
          </w:p>
          <w:p w14:paraId="0000007C"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Corrected some typos</w:t>
            </w:r>
          </w:p>
          <w:p w14:paraId="0000007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rPr>
            </w:pPr>
            <w:r>
              <w:rPr>
                <w:rFonts w:ascii="Arial" w:eastAsia="Arial" w:hAnsi="Arial" w:cs="Arial"/>
                <w:b/>
              </w:rPr>
              <w:t>Version for ROPP-7 (v7.0)</w:t>
            </w:r>
          </w:p>
        </w:tc>
      </w:tr>
      <w:tr w:rsidR="00191D38" w14:paraId="63AA36D4"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0000007E"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2.4</w:t>
            </w:r>
          </w:p>
        </w:tc>
        <w:tc>
          <w:tcPr>
            <w:tcW w:w="1260" w:type="dxa"/>
            <w:tcBorders>
              <w:left w:val="single" w:sz="6" w:space="0" w:color="000000"/>
              <w:bottom w:val="single" w:sz="6" w:space="0" w:color="000000"/>
            </w:tcBorders>
            <w:tcMar>
              <w:top w:w="0" w:type="dxa"/>
              <w:left w:w="70" w:type="dxa"/>
              <w:bottom w:w="0" w:type="dxa"/>
              <w:right w:w="70" w:type="dxa"/>
            </w:tcMar>
          </w:tcPr>
          <w:p w14:paraId="0000007F"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1/12/2016</w:t>
            </w:r>
          </w:p>
        </w:tc>
        <w:tc>
          <w:tcPr>
            <w:tcW w:w="637" w:type="dxa"/>
            <w:tcBorders>
              <w:left w:val="single" w:sz="6" w:space="0" w:color="000000"/>
              <w:bottom w:val="single" w:sz="6" w:space="0" w:color="000000"/>
            </w:tcBorders>
            <w:tcMar>
              <w:top w:w="0" w:type="dxa"/>
              <w:left w:w="70" w:type="dxa"/>
              <w:bottom w:w="0" w:type="dxa"/>
              <w:right w:w="70" w:type="dxa"/>
            </w:tcMar>
          </w:tcPr>
          <w:p w14:paraId="00000080"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81"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Inserted new Table 6 'Satellite Classification' showing GNSS/Tx satellite codes</w:t>
            </w:r>
          </w:p>
          <w:p w14:paraId="00000082"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Updated Table 7 'Satellite Identifier' including new LEO/Rx satellite codes</w:t>
            </w:r>
          </w:p>
          <w:p w14:paraId="00000083"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 xml:space="preserve">Updated Table 8 'Satellite Instruments' with </w:t>
            </w:r>
            <w:proofErr w:type="spellStart"/>
            <w:r>
              <w:rPr>
                <w:rFonts w:ascii="Arial" w:eastAsia="Arial" w:hAnsi="Arial" w:cs="Arial"/>
              </w:rPr>
              <w:t>apporved</w:t>
            </w:r>
            <w:proofErr w:type="spellEnd"/>
            <w:r>
              <w:rPr>
                <w:rFonts w:ascii="Arial" w:eastAsia="Arial" w:hAnsi="Arial" w:cs="Arial"/>
              </w:rPr>
              <w:t xml:space="preserve"> code for GPSOS (was provisional)</w:t>
            </w:r>
          </w:p>
          <w:p w14:paraId="00000084"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Updated Tables 12 &amp; 14 with actual ARHs from EUMETSAT (was provisional)</w:t>
            </w:r>
          </w:p>
          <w:p w14:paraId="00000085"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Minor editorial changes to body text</w:t>
            </w:r>
          </w:p>
          <w:p w14:paraId="00000086" w14:textId="77777777" w:rsidR="00191D38" w:rsidRDefault="00000000">
            <w:pPr>
              <w:widowControl/>
              <w:pBdr>
                <w:top w:val="nil"/>
                <w:left w:val="nil"/>
                <w:bottom w:val="nil"/>
                <w:right w:val="nil"/>
                <w:between w:val="nil"/>
              </w:pBdr>
              <w:tabs>
                <w:tab w:val="left" w:pos="214"/>
              </w:tabs>
              <w:spacing w:line="240" w:lineRule="auto"/>
              <w:rPr>
                <w:rFonts w:ascii="Arial" w:eastAsia="Arial" w:hAnsi="Arial" w:cs="Arial"/>
              </w:rPr>
            </w:pPr>
            <w:r>
              <w:rPr>
                <w:rFonts w:ascii="Arial" w:eastAsia="Arial" w:hAnsi="Arial" w:cs="Arial"/>
                <w:b/>
              </w:rPr>
              <w:t>Version for ROPP-9 (v9.0)</w:t>
            </w:r>
          </w:p>
        </w:tc>
      </w:tr>
      <w:tr w:rsidR="00191D38" w14:paraId="14065A9B"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00000087"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2.5</w:t>
            </w:r>
          </w:p>
        </w:tc>
        <w:tc>
          <w:tcPr>
            <w:tcW w:w="1260" w:type="dxa"/>
            <w:tcBorders>
              <w:left w:val="single" w:sz="6" w:space="0" w:color="000000"/>
              <w:bottom w:val="single" w:sz="6" w:space="0" w:color="000000"/>
            </w:tcBorders>
            <w:tcMar>
              <w:top w:w="0" w:type="dxa"/>
              <w:left w:w="70" w:type="dxa"/>
              <w:bottom w:w="0" w:type="dxa"/>
              <w:right w:w="70" w:type="dxa"/>
            </w:tcMar>
          </w:tcPr>
          <w:p w14:paraId="00000088"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30/06/2019</w:t>
            </w:r>
          </w:p>
        </w:tc>
        <w:tc>
          <w:tcPr>
            <w:tcW w:w="637" w:type="dxa"/>
            <w:tcBorders>
              <w:left w:val="single" w:sz="6" w:space="0" w:color="000000"/>
              <w:bottom w:val="single" w:sz="6" w:space="0" w:color="000000"/>
            </w:tcBorders>
            <w:tcMar>
              <w:top w:w="0" w:type="dxa"/>
              <w:left w:w="70" w:type="dxa"/>
              <w:bottom w:w="0" w:type="dxa"/>
              <w:right w:w="70" w:type="dxa"/>
            </w:tcMar>
          </w:tcPr>
          <w:p w14:paraId="00000089"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8A"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Updated Tables 2, 3, 7, 8 and 14 to include new GNSS, LEO and generating centre codes, even if only provisional.</w:t>
            </w:r>
          </w:p>
          <w:p w14:paraId="0000008B"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LEO and GNSS POD definitions clarified in Table 5.</w:t>
            </w:r>
          </w:p>
          <w:p w14:paraId="0000008C" w14:textId="77777777" w:rsidR="00191D38" w:rsidRDefault="00000000">
            <w:pPr>
              <w:widowControl/>
              <w:pBdr>
                <w:top w:val="nil"/>
                <w:left w:val="nil"/>
                <w:bottom w:val="nil"/>
                <w:right w:val="nil"/>
                <w:between w:val="nil"/>
              </w:pBdr>
              <w:tabs>
                <w:tab w:val="left" w:pos="214"/>
              </w:tabs>
              <w:spacing w:line="240" w:lineRule="auto"/>
              <w:rPr>
                <w:rFonts w:ascii="Arial" w:eastAsia="Arial" w:hAnsi="Arial" w:cs="Arial"/>
                <w:b/>
              </w:rPr>
            </w:pPr>
            <w:r>
              <w:rPr>
                <w:rFonts w:ascii="Arial" w:eastAsia="Arial" w:hAnsi="Arial" w:cs="Arial"/>
                <w:b/>
              </w:rPr>
              <w:t>Version for ROPP-9 (v9.1)</w:t>
            </w:r>
          </w:p>
        </w:tc>
      </w:tr>
      <w:tr w:rsidR="00191D38" w14:paraId="52CE9BE3"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0000008D"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2.6</w:t>
            </w:r>
          </w:p>
        </w:tc>
        <w:tc>
          <w:tcPr>
            <w:tcW w:w="1260" w:type="dxa"/>
            <w:tcBorders>
              <w:left w:val="single" w:sz="6" w:space="0" w:color="000000"/>
              <w:bottom w:val="single" w:sz="6" w:space="0" w:color="000000"/>
            </w:tcBorders>
            <w:tcMar>
              <w:top w:w="0" w:type="dxa"/>
              <w:left w:w="70" w:type="dxa"/>
              <w:bottom w:w="0" w:type="dxa"/>
              <w:right w:w="70" w:type="dxa"/>
            </w:tcMar>
          </w:tcPr>
          <w:p w14:paraId="0000008E"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30/09/2020</w:t>
            </w:r>
          </w:p>
        </w:tc>
        <w:tc>
          <w:tcPr>
            <w:tcW w:w="637" w:type="dxa"/>
            <w:tcBorders>
              <w:left w:val="single" w:sz="6" w:space="0" w:color="000000"/>
              <w:bottom w:val="single" w:sz="6" w:space="0" w:color="000000"/>
            </w:tcBorders>
            <w:tcMar>
              <w:top w:w="0" w:type="dxa"/>
              <w:left w:w="70" w:type="dxa"/>
              <w:bottom w:w="0" w:type="dxa"/>
              <w:right w:w="70" w:type="dxa"/>
            </w:tcMar>
          </w:tcPr>
          <w:p w14:paraId="0000008F"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90"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Updated Tables 12 and 14 to include ARHs for PAZ data.</w:t>
            </w:r>
          </w:p>
          <w:p w14:paraId="00000091"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Revised definition of NRT product in Sec 1.4.</w:t>
            </w:r>
          </w:p>
          <w:p w14:paraId="00000092"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Specify WGS-84 and EGM-96 as the ellipsoid and geoid references.</w:t>
            </w:r>
          </w:p>
          <w:p w14:paraId="00000093"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Confirmed satellite ID of 104 for Tri-G receiver in Table 8.</w:t>
            </w:r>
          </w:p>
          <w:p w14:paraId="00000094"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Updated Master Table Version Number in Table 3.</w:t>
            </w:r>
          </w:p>
          <w:p w14:paraId="00000095"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Provisional status of bits 8-10 of Quality Flag in Table 9 stressed.</w:t>
            </w:r>
          </w:p>
          <w:p w14:paraId="00000096" w14:textId="77777777" w:rsidR="00191D38" w:rsidRDefault="00000000">
            <w:pPr>
              <w:widowControl/>
              <w:pBdr>
                <w:top w:val="nil"/>
                <w:left w:val="nil"/>
                <w:bottom w:val="nil"/>
                <w:right w:val="nil"/>
                <w:between w:val="nil"/>
              </w:pBdr>
              <w:tabs>
                <w:tab w:val="left" w:pos="286"/>
              </w:tabs>
              <w:spacing w:line="240" w:lineRule="auto"/>
              <w:ind w:left="72"/>
              <w:rPr>
                <w:rFonts w:ascii="Arial" w:eastAsia="Arial" w:hAnsi="Arial" w:cs="Arial"/>
                <w:b/>
              </w:rPr>
            </w:pPr>
            <w:r>
              <w:rPr>
                <w:rFonts w:ascii="Arial" w:eastAsia="Arial" w:hAnsi="Arial" w:cs="Arial"/>
                <w:b/>
              </w:rPr>
              <w:t>Version for ROPP-10 (v10.0)</w:t>
            </w:r>
          </w:p>
        </w:tc>
      </w:tr>
      <w:tr w:rsidR="00191D38" w14:paraId="5B3F3A6A"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00000097"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2.7</w:t>
            </w:r>
          </w:p>
        </w:tc>
        <w:tc>
          <w:tcPr>
            <w:tcW w:w="1260" w:type="dxa"/>
            <w:tcBorders>
              <w:left w:val="single" w:sz="6" w:space="0" w:color="000000"/>
              <w:bottom w:val="single" w:sz="6" w:space="0" w:color="000000"/>
            </w:tcBorders>
            <w:tcMar>
              <w:top w:w="0" w:type="dxa"/>
              <w:left w:w="70" w:type="dxa"/>
              <w:bottom w:w="0" w:type="dxa"/>
              <w:right w:w="70" w:type="dxa"/>
            </w:tcMar>
          </w:tcPr>
          <w:p w14:paraId="00000098"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31/12/2021</w:t>
            </w:r>
          </w:p>
        </w:tc>
        <w:tc>
          <w:tcPr>
            <w:tcW w:w="637" w:type="dxa"/>
            <w:tcBorders>
              <w:left w:val="single" w:sz="6" w:space="0" w:color="000000"/>
              <w:bottom w:val="single" w:sz="6" w:space="0" w:color="000000"/>
            </w:tcBorders>
            <w:tcMar>
              <w:top w:w="0" w:type="dxa"/>
              <w:left w:w="70" w:type="dxa"/>
              <w:bottom w:w="0" w:type="dxa"/>
              <w:right w:w="70" w:type="dxa"/>
            </w:tcMar>
          </w:tcPr>
          <w:p w14:paraId="00000099"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9A"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Remove comment about provisional status of bits 8-10 of Quality Flag (Table 9) following their adoption by WMO on 15/11/2021.</w:t>
            </w:r>
          </w:p>
          <w:p w14:paraId="0000009B"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proofErr w:type="spellStart"/>
            <w:r>
              <w:rPr>
                <w:rFonts w:ascii="Arial" w:eastAsia="Arial" w:hAnsi="Arial" w:cs="Arial"/>
              </w:rPr>
              <w:t>Metop</w:t>
            </w:r>
            <w:proofErr w:type="spellEnd"/>
            <w:r>
              <w:rPr>
                <w:rFonts w:ascii="Arial" w:eastAsia="Arial" w:hAnsi="Arial" w:cs="Arial"/>
              </w:rPr>
              <w:t>-A and COSMIC-1 marked as no longer operational.</w:t>
            </w:r>
          </w:p>
          <w:p w14:paraId="0000009C"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Include new LEO satellite and instrument IDs in Tables 7 and 8.</w:t>
            </w:r>
          </w:p>
          <w:p w14:paraId="0000009D"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COSMIC-2 polar satellites removed from Table 7.</w:t>
            </w:r>
          </w:p>
          <w:p w14:paraId="0000009E"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Sentinel-6 ARHs added to Table 14.</w:t>
            </w:r>
          </w:p>
          <w:p w14:paraId="0000009F"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A few small, future-proofing, editorial changes.</w:t>
            </w:r>
          </w:p>
          <w:p w14:paraId="000000A0" w14:textId="77777777" w:rsidR="00191D38" w:rsidRDefault="00000000">
            <w:pPr>
              <w:widowControl/>
              <w:pBdr>
                <w:top w:val="nil"/>
                <w:left w:val="nil"/>
                <w:bottom w:val="nil"/>
                <w:right w:val="nil"/>
                <w:between w:val="nil"/>
              </w:pBdr>
              <w:tabs>
                <w:tab w:val="left" w:pos="286"/>
              </w:tabs>
              <w:spacing w:line="240" w:lineRule="auto"/>
              <w:ind w:left="72"/>
              <w:rPr>
                <w:rFonts w:ascii="Arial" w:eastAsia="Arial" w:hAnsi="Arial" w:cs="Arial"/>
                <w:b/>
              </w:rPr>
            </w:pPr>
            <w:r>
              <w:rPr>
                <w:rFonts w:ascii="Arial" w:eastAsia="Arial" w:hAnsi="Arial" w:cs="Arial"/>
                <w:b/>
              </w:rPr>
              <w:t>Version for ROPP-11 (v11.0)</w:t>
            </w:r>
          </w:p>
        </w:tc>
      </w:tr>
    </w:tbl>
    <w:p w14:paraId="000000A1"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A2" w14:textId="77777777" w:rsidR="00191D38" w:rsidRDefault="00000000">
      <w:pPr>
        <w:pageBreakBefore/>
        <w:widowControl/>
        <w:pBdr>
          <w:top w:val="nil"/>
          <w:left w:val="nil"/>
          <w:bottom w:val="nil"/>
          <w:right w:val="nil"/>
          <w:between w:val="nil"/>
        </w:pBdr>
        <w:spacing w:line="360" w:lineRule="auto"/>
        <w:rPr>
          <w:rFonts w:ascii="Arial" w:eastAsia="Arial" w:hAnsi="Arial" w:cs="Arial"/>
          <w:b/>
        </w:rPr>
      </w:pPr>
      <w:r>
        <w:rPr>
          <w:rFonts w:ascii="Arial" w:eastAsia="Arial" w:hAnsi="Arial" w:cs="Arial"/>
          <w:b/>
        </w:rPr>
        <w:lastRenderedPageBreak/>
        <w:t>ROM SAF</w:t>
      </w:r>
    </w:p>
    <w:p w14:paraId="000000A3"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 xml:space="preserve">The Radio Occultation Meteorology Satellite Application Facility (ROM SAF) is a decentralised processing centre under EUMETSAT which is responsible for operational processing of radio occultation (RO) data from the </w:t>
      </w:r>
      <w:proofErr w:type="spellStart"/>
      <w:r>
        <w:rPr>
          <w:rFonts w:ascii="Arial" w:eastAsia="Arial" w:hAnsi="Arial" w:cs="Arial"/>
        </w:rPr>
        <w:t>Metop</w:t>
      </w:r>
      <w:proofErr w:type="spellEnd"/>
      <w:r>
        <w:rPr>
          <w:rFonts w:ascii="Arial" w:eastAsia="Arial" w:hAnsi="Arial" w:cs="Arial"/>
        </w:rPr>
        <w:t xml:space="preserve">, </w:t>
      </w:r>
      <w:proofErr w:type="spellStart"/>
      <w:r>
        <w:rPr>
          <w:rFonts w:ascii="Arial" w:eastAsia="Arial" w:hAnsi="Arial" w:cs="Arial"/>
        </w:rPr>
        <w:t>Metop</w:t>
      </w:r>
      <w:proofErr w:type="spellEnd"/>
      <w:r>
        <w:rPr>
          <w:rFonts w:ascii="Arial" w:eastAsia="Arial" w:hAnsi="Arial" w:cs="Arial"/>
        </w:rPr>
        <w:t>-SG and Sentinel-6 satellites, and radio occultation data from other missions. The ROM SAF delivers bending angle, refractivity, temperature, pressure, humidity, and other geophysical variables in near real-time for NWP users, as well as reprocessed Climate Data Records (CDRs) and Interim Climate Data Records (ICDRs) for users requiring a higher degree of homogeneity of the RO data sets. The CDRs and ICDRs are further processed into globally gridded monthly-mean data for use in climate monitoring and climate science applications.</w:t>
      </w:r>
    </w:p>
    <w:p w14:paraId="000000A4"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A5"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The ROM SAF also maintains the Radio Occultation Processing Package (ROPP) which contains software modules that aid users wishing to process, quality-control and assimilate radio occultation data from any radio occultation mission into NWP and other models.</w:t>
      </w:r>
    </w:p>
    <w:p w14:paraId="000000A6"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A7"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 xml:space="preserve">The ROM SAF Leading Entity is the Danish Meteorological Institute (DMI), with Cooperating Entities: </w:t>
      </w:r>
      <w:proofErr w:type="spellStart"/>
      <w:r>
        <w:rPr>
          <w:rFonts w:ascii="Arial" w:eastAsia="Arial" w:hAnsi="Arial" w:cs="Arial"/>
        </w:rPr>
        <w:t>i</w:t>
      </w:r>
      <w:proofErr w:type="spellEnd"/>
      <w:r>
        <w:rPr>
          <w:rFonts w:ascii="Arial" w:eastAsia="Arial" w:hAnsi="Arial" w:cs="Arial"/>
        </w:rPr>
        <w:t xml:space="preserve">) European Centre for Medium-Range Weather Forecasts (ECMWF) in Reading, United Kingdom, ii) </w:t>
      </w:r>
      <w:proofErr w:type="spellStart"/>
      <w:r>
        <w:rPr>
          <w:rFonts w:ascii="Arial" w:eastAsia="Arial" w:hAnsi="Arial" w:cs="Arial"/>
        </w:rPr>
        <w:t>Institut</w:t>
      </w:r>
      <w:proofErr w:type="spellEnd"/>
      <w:r>
        <w:rPr>
          <w:rFonts w:ascii="Arial" w:eastAsia="Arial" w:hAnsi="Arial" w:cs="Arial"/>
        </w:rPr>
        <w:t xml:space="preserve"> </w:t>
      </w:r>
      <w:proofErr w:type="spellStart"/>
      <w:r>
        <w:rPr>
          <w:rFonts w:ascii="Arial" w:eastAsia="Arial" w:hAnsi="Arial" w:cs="Arial"/>
        </w:rPr>
        <w:t>D'Estudis</w:t>
      </w:r>
      <w:proofErr w:type="spellEnd"/>
      <w:r>
        <w:rPr>
          <w:rFonts w:ascii="Arial" w:eastAsia="Arial" w:hAnsi="Arial" w:cs="Arial"/>
        </w:rPr>
        <w:t xml:space="preserve"> </w:t>
      </w:r>
      <w:proofErr w:type="spellStart"/>
      <w:r>
        <w:rPr>
          <w:rFonts w:ascii="Arial" w:eastAsia="Arial" w:hAnsi="Arial" w:cs="Arial"/>
        </w:rPr>
        <w:t>Espacials</w:t>
      </w:r>
      <w:proofErr w:type="spellEnd"/>
      <w:r>
        <w:rPr>
          <w:rFonts w:ascii="Arial" w:eastAsia="Arial" w:hAnsi="Arial" w:cs="Arial"/>
        </w:rPr>
        <w:t xml:space="preserve"> de Catalunya (IEEC) in Barcelona, Spain, and iii) Met Office in Exeter, United Kingdom. To get access to our products or to read more about the ROM SAF please go to: </w:t>
      </w:r>
      <w:hyperlink r:id="rId9">
        <w:r>
          <w:rPr>
            <w:rFonts w:ascii="Arial" w:eastAsia="Arial" w:hAnsi="Arial" w:cs="Arial"/>
          </w:rPr>
          <w:t>http://www.romsaf.org</w:t>
        </w:r>
      </w:hyperlink>
      <w:r>
        <w:rPr>
          <w:rFonts w:ascii="Arial" w:eastAsia="Arial" w:hAnsi="Arial" w:cs="Arial"/>
        </w:rPr>
        <w:t>.</w:t>
      </w:r>
    </w:p>
    <w:p w14:paraId="000000A8" w14:textId="77777777" w:rsidR="00191D38" w:rsidRDefault="00191D38">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00000A9"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AA"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AB" w14:textId="77777777" w:rsidR="00191D38" w:rsidRDefault="00000000">
      <w:pPr>
        <w:widowControl/>
        <w:pBdr>
          <w:top w:val="nil"/>
          <w:left w:val="nil"/>
          <w:bottom w:val="nil"/>
          <w:right w:val="nil"/>
          <w:between w:val="nil"/>
        </w:pBdr>
        <w:spacing w:line="360" w:lineRule="auto"/>
        <w:rPr>
          <w:rFonts w:ascii="Arial" w:eastAsia="Arial" w:hAnsi="Arial" w:cs="Arial"/>
          <w:b/>
        </w:rPr>
      </w:pPr>
      <w:r>
        <w:rPr>
          <w:rFonts w:ascii="Arial" w:eastAsia="Arial" w:hAnsi="Arial" w:cs="Arial"/>
          <w:b/>
        </w:rPr>
        <w:t>Intellectual Property Rights</w:t>
      </w:r>
    </w:p>
    <w:p w14:paraId="000000AC"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All intellectual property rights of the ROM SAF products belong to EUMETSAT.  The use of these products is granted to every interested user, free of charge.  If you wish to use these products, EUMETSAT's copyright credit must be shown by displaying the words ”copyright (year) EUMETSAT'' on each of the products used.</w:t>
      </w:r>
    </w:p>
    <w:p w14:paraId="000000AD"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AE" w14:textId="77777777" w:rsidR="00191D38" w:rsidRDefault="00191D38">
      <w:pPr>
        <w:pageBreakBefore/>
        <w:widowControl/>
        <w:pBdr>
          <w:top w:val="nil"/>
          <w:left w:val="nil"/>
          <w:bottom w:val="nil"/>
          <w:right w:val="nil"/>
          <w:between w:val="nil"/>
        </w:pBdr>
        <w:spacing w:line="240" w:lineRule="auto"/>
        <w:jc w:val="both"/>
        <w:rPr>
          <w:rFonts w:ascii="Arial" w:eastAsia="Arial" w:hAnsi="Arial" w:cs="Arial"/>
        </w:rPr>
      </w:pPr>
    </w:p>
    <w:sdt>
      <w:sdtPr>
        <w:id w:val="-1900740845"/>
        <w:docPartObj>
          <w:docPartGallery w:val="Table of Contents"/>
          <w:docPartUnique/>
        </w:docPartObj>
      </w:sdtPr>
      <w:sdtContent>
        <w:p w14:paraId="000000AF" w14:textId="77777777" w:rsidR="00191D38" w:rsidRDefault="00000000">
          <w:pPr>
            <w:widowControl/>
            <w:pBdr>
              <w:top w:val="nil"/>
              <w:left w:val="nil"/>
              <w:bottom w:val="nil"/>
              <w:right w:val="nil"/>
              <w:between w:val="nil"/>
            </w:pBdr>
            <w:tabs>
              <w:tab w:val="right" w:pos="9360"/>
            </w:tabs>
            <w:spacing w:before="240" w:after="60" w:line="240" w:lineRule="auto"/>
            <w:jc w:val="center"/>
            <w:rPr>
              <w:rFonts w:ascii="Arial" w:eastAsia="Arial" w:hAnsi="Arial" w:cs="Arial"/>
              <w:b/>
              <w:sz w:val="32"/>
              <w:szCs w:val="32"/>
            </w:rPr>
          </w:pPr>
          <w:r>
            <w:fldChar w:fldCharType="begin"/>
          </w:r>
          <w:r>
            <w:instrText xml:space="preserve"> TOC \h \u \z \t "Heading 1,1,Heading 2,2,Heading 3,3,"</w:instrText>
          </w:r>
          <w:r>
            <w:fldChar w:fldCharType="separate"/>
          </w:r>
          <w:r>
            <w:rPr>
              <w:rFonts w:ascii="Arial" w:eastAsia="Arial" w:hAnsi="Arial" w:cs="Arial"/>
              <w:b/>
              <w:sz w:val="32"/>
              <w:szCs w:val="32"/>
            </w:rPr>
            <w:t>List of Contents</w:t>
          </w:r>
        </w:p>
        <w:p w14:paraId="000000B0"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 xml:space="preserve"> Executive Summary</w:t>
          </w:r>
          <w:r>
            <w:rPr>
              <w:rFonts w:ascii="Arial" w:eastAsia="Arial" w:hAnsi="Arial" w:cs="Arial"/>
              <w:b/>
            </w:rPr>
            <w:tab/>
            <w:t>7</w:t>
          </w:r>
        </w:p>
        <w:p w14:paraId="000000B1"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1.  Introduction</w:t>
          </w:r>
          <w:r>
            <w:rPr>
              <w:rFonts w:ascii="Arial" w:eastAsia="Arial" w:hAnsi="Arial" w:cs="Arial"/>
              <w:b/>
            </w:rPr>
            <w:tab/>
            <w:t>8</w:t>
          </w:r>
        </w:p>
        <w:p w14:paraId="000000B2"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1.1  Purpose of document</w:t>
          </w:r>
          <w:r>
            <w:rPr>
              <w:rFonts w:ascii="Arial" w:eastAsia="Arial" w:hAnsi="Arial" w:cs="Arial"/>
            </w:rPr>
            <w:tab/>
            <w:t>8</w:t>
          </w:r>
        </w:p>
        <w:p w14:paraId="000000B3"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1.2  Applicable and reference documents</w:t>
          </w:r>
          <w:r>
            <w:rPr>
              <w:rFonts w:ascii="Arial" w:eastAsia="Arial" w:hAnsi="Arial" w:cs="Arial"/>
            </w:rPr>
            <w:tab/>
            <w:t>8</w:t>
          </w:r>
        </w:p>
        <w:p w14:paraId="000000B4" w14:textId="77777777" w:rsidR="00191D38" w:rsidRDefault="00000000">
          <w:pPr>
            <w:widowControl/>
            <w:pBdr>
              <w:top w:val="nil"/>
              <w:left w:val="nil"/>
              <w:bottom w:val="nil"/>
              <w:right w:val="nil"/>
              <w:between w:val="nil"/>
            </w:pBdr>
            <w:tabs>
              <w:tab w:val="right" w:pos="9550"/>
            </w:tabs>
            <w:spacing w:line="240" w:lineRule="auto"/>
            <w:ind w:left="480"/>
            <w:rPr>
              <w:rFonts w:ascii="Arial" w:eastAsia="Arial" w:hAnsi="Arial" w:cs="Arial"/>
              <w:i/>
            </w:rPr>
          </w:pPr>
          <w:r>
            <w:rPr>
              <w:rFonts w:ascii="Arial" w:eastAsia="Arial" w:hAnsi="Arial" w:cs="Arial"/>
              <w:i/>
            </w:rPr>
            <w:t>1.2.1  Applicable documents</w:t>
          </w:r>
          <w:r>
            <w:rPr>
              <w:rFonts w:ascii="Arial" w:eastAsia="Arial" w:hAnsi="Arial" w:cs="Arial"/>
              <w:i/>
            </w:rPr>
            <w:tab/>
            <w:t>8</w:t>
          </w:r>
        </w:p>
        <w:p w14:paraId="000000B5" w14:textId="77777777" w:rsidR="00191D38" w:rsidRDefault="00000000">
          <w:pPr>
            <w:widowControl/>
            <w:pBdr>
              <w:top w:val="nil"/>
              <w:left w:val="nil"/>
              <w:bottom w:val="nil"/>
              <w:right w:val="nil"/>
              <w:between w:val="nil"/>
            </w:pBdr>
            <w:tabs>
              <w:tab w:val="right" w:pos="9550"/>
            </w:tabs>
            <w:spacing w:line="240" w:lineRule="auto"/>
            <w:ind w:left="480"/>
            <w:rPr>
              <w:rFonts w:ascii="Arial" w:eastAsia="Arial" w:hAnsi="Arial" w:cs="Arial"/>
              <w:i/>
            </w:rPr>
          </w:pPr>
          <w:r>
            <w:rPr>
              <w:rFonts w:ascii="Arial" w:eastAsia="Arial" w:hAnsi="Arial" w:cs="Arial"/>
              <w:i/>
            </w:rPr>
            <w:t>1.2.2  Reference documents</w:t>
          </w:r>
          <w:r>
            <w:rPr>
              <w:rFonts w:ascii="Arial" w:eastAsia="Arial" w:hAnsi="Arial" w:cs="Arial"/>
              <w:i/>
            </w:rPr>
            <w:tab/>
            <w:t>8</w:t>
          </w:r>
        </w:p>
        <w:p w14:paraId="000000B6"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1.3  Acronyms and abbreviations</w:t>
          </w:r>
          <w:r>
            <w:rPr>
              <w:rFonts w:ascii="Arial" w:eastAsia="Arial" w:hAnsi="Arial" w:cs="Arial"/>
            </w:rPr>
            <w:tab/>
            <w:t>10</w:t>
          </w:r>
        </w:p>
        <w:p w14:paraId="000000B7"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1.4  Definitions, levels and types</w:t>
          </w:r>
          <w:r>
            <w:rPr>
              <w:rFonts w:ascii="Arial" w:eastAsia="Arial" w:hAnsi="Arial" w:cs="Arial"/>
            </w:rPr>
            <w:tab/>
            <w:t>12</w:t>
          </w:r>
        </w:p>
        <w:p w14:paraId="000000B8"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1.5  Overview of this document</w:t>
          </w:r>
          <w:r>
            <w:rPr>
              <w:rFonts w:ascii="Arial" w:eastAsia="Arial" w:hAnsi="Arial" w:cs="Arial"/>
            </w:rPr>
            <w:tab/>
            <w:t>13</w:t>
          </w:r>
        </w:p>
        <w:p w14:paraId="000000B9"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2.  BUFR – a brief overview</w:t>
          </w:r>
          <w:r>
            <w:rPr>
              <w:rFonts w:ascii="Arial" w:eastAsia="Arial" w:hAnsi="Arial" w:cs="Arial"/>
              <w:b/>
            </w:rPr>
            <w:tab/>
            <w:t>14</w:t>
          </w:r>
        </w:p>
        <w:p w14:paraId="000000BA"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2.1  What is BUFR?</w:t>
          </w:r>
          <w:r>
            <w:rPr>
              <w:rFonts w:ascii="Arial" w:eastAsia="Arial" w:hAnsi="Arial" w:cs="Arial"/>
            </w:rPr>
            <w:tab/>
            <w:t>14</w:t>
          </w:r>
        </w:p>
        <w:p w14:paraId="000000BB"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2.2  Sections of a BUFR message</w:t>
          </w:r>
          <w:r>
            <w:rPr>
              <w:rFonts w:ascii="Arial" w:eastAsia="Arial" w:hAnsi="Arial" w:cs="Arial"/>
            </w:rPr>
            <w:tab/>
            <w:t>14</w:t>
          </w:r>
        </w:p>
        <w:p w14:paraId="000000BC"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2.3  BUFR Tables</w:t>
          </w:r>
          <w:r>
            <w:rPr>
              <w:rFonts w:ascii="Arial" w:eastAsia="Arial" w:hAnsi="Arial" w:cs="Arial"/>
            </w:rPr>
            <w:tab/>
            <w:t>15</w:t>
          </w:r>
        </w:p>
        <w:p w14:paraId="000000BD"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2.4  BUFR descriptors</w:t>
          </w:r>
          <w:r>
            <w:rPr>
              <w:rFonts w:ascii="Arial" w:eastAsia="Arial" w:hAnsi="Arial" w:cs="Arial"/>
            </w:rPr>
            <w:tab/>
            <w:t>15</w:t>
          </w:r>
        </w:p>
        <w:p w14:paraId="000000BE"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2.5  BUFR compression</w:t>
          </w:r>
          <w:r>
            <w:rPr>
              <w:rFonts w:ascii="Arial" w:eastAsia="Arial" w:hAnsi="Arial" w:cs="Arial"/>
            </w:rPr>
            <w:tab/>
            <w:t>16</w:t>
          </w:r>
        </w:p>
        <w:p w14:paraId="000000BF"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2.6  BUFR message length</w:t>
          </w:r>
          <w:r>
            <w:rPr>
              <w:rFonts w:ascii="Arial" w:eastAsia="Arial" w:hAnsi="Arial" w:cs="Arial"/>
            </w:rPr>
            <w:tab/>
            <w:t>16</w:t>
          </w:r>
        </w:p>
        <w:p w14:paraId="000000C0"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3.  Radio occultation data in BUFR</w:t>
          </w:r>
          <w:r>
            <w:rPr>
              <w:rFonts w:ascii="Arial" w:eastAsia="Arial" w:hAnsi="Arial" w:cs="Arial"/>
              <w:b/>
            </w:rPr>
            <w:tab/>
            <w:t>17</w:t>
          </w:r>
        </w:p>
        <w:p w14:paraId="000000C1"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3.1  Key Parameters</w:t>
          </w:r>
          <w:r>
            <w:rPr>
              <w:rFonts w:ascii="Arial" w:eastAsia="Arial" w:hAnsi="Arial" w:cs="Arial"/>
            </w:rPr>
            <w:tab/>
            <w:t>17</w:t>
          </w:r>
        </w:p>
        <w:p w14:paraId="000000C2"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3.2  Design Guidelines</w:t>
          </w:r>
          <w:r>
            <w:rPr>
              <w:rFonts w:ascii="Arial" w:eastAsia="Arial" w:hAnsi="Arial" w:cs="Arial"/>
            </w:rPr>
            <w:tab/>
            <w:t>17</w:t>
          </w:r>
        </w:p>
        <w:p w14:paraId="000000C3"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3.3  Rationale</w:t>
          </w:r>
          <w:r>
            <w:rPr>
              <w:rFonts w:ascii="Arial" w:eastAsia="Arial" w:hAnsi="Arial" w:cs="Arial"/>
            </w:rPr>
            <w:tab/>
            <w:t>18</w:t>
          </w:r>
        </w:p>
        <w:p w14:paraId="000000C4"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3.4  Levels and Steps</w:t>
          </w:r>
          <w:r>
            <w:rPr>
              <w:rFonts w:ascii="Arial" w:eastAsia="Arial" w:hAnsi="Arial" w:cs="Arial"/>
            </w:rPr>
            <w:tab/>
            <w:t>19</w:t>
          </w:r>
        </w:p>
        <w:p w14:paraId="000000C5"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4.  BUFR Template Specification</w:t>
          </w:r>
          <w:r>
            <w:rPr>
              <w:rFonts w:ascii="Arial" w:eastAsia="Arial" w:hAnsi="Arial" w:cs="Arial"/>
              <w:b/>
            </w:rPr>
            <w:tab/>
            <w:t>20</w:t>
          </w:r>
        </w:p>
        <w:p w14:paraId="000000C6"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4.1  BUFR Section 0 (Indicator)</w:t>
          </w:r>
          <w:r>
            <w:rPr>
              <w:rFonts w:ascii="Arial" w:eastAsia="Arial" w:hAnsi="Arial" w:cs="Arial"/>
            </w:rPr>
            <w:tab/>
            <w:t>20</w:t>
          </w:r>
        </w:p>
        <w:p w14:paraId="000000C7"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4.2  BUFR Section 1 (Identification)</w:t>
          </w:r>
          <w:r>
            <w:rPr>
              <w:rFonts w:ascii="Arial" w:eastAsia="Arial" w:hAnsi="Arial" w:cs="Arial"/>
            </w:rPr>
            <w:tab/>
            <w:t>20</w:t>
          </w:r>
        </w:p>
        <w:p w14:paraId="000000C8"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4.3  BUFR Section 2 (Optional Data)</w:t>
          </w:r>
          <w:r>
            <w:rPr>
              <w:rFonts w:ascii="Arial" w:eastAsia="Arial" w:hAnsi="Arial" w:cs="Arial"/>
            </w:rPr>
            <w:tab/>
            <w:t>22</w:t>
          </w:r>
        </w:p>
        <w:p w14:paraId="000000C9"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4.4  BUFR Section 3 (Data Description)</w:t>
          </w:r>
          <w:r>
            <w:rPr>
              <w:rFonts w:ascii="Arial" w:eastAsia="Arial" w:hAnsi="Arial" w:cs="Arial"/>
            </w:rPr>
            <w:tab/>
            <w:t>22</w:t>
          </w:r>
        </w:p>
        <w:p w14:paraId="000000CA"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4.5  BUFR Section 4 (Data Template)</w:t>
          </w:r>
          <w:r>
            <w:rPr>
              <w:rFonts w:ascii="Arial" w:eastAsia="Arial" w:hAnsi="Arial" w:cs="Arial"/>
            </w:rPr>
            <w:tab/>
            <w:t>22</w:t>
          </w:r>
        </w:p>
        <w:p w14:paraId="000000CB" w14:textId="77777777" w:rsidR="00191D38" w:rsidRDefault="00000000">
          <w:pPr>
            <w:widowControl/>
            <w:pBdr>
              <w:top w:val="nil"/>
              <w:left w:val="nil"/>
              <w:bottom w:val="nil"/>
              <w:right w:val="nil"/>
              <w:between w:val="nil"/>
            </w:pBdr>
            <w:tabs>
              <w:tab w:val="right" w:pos="9550"/>
            </w:tabs>
            <w:spacing w:line="240" w:lineRule="auto"/>
            <w:ind w:left="480"/>
            <w:rPr>
              <w:rFonts w:ascii="Arial" w:eastAsia="Arial" w:hAnsi="Arial" w:cs="Arial"/>
              <w:i/>
            </w:rPr>
          </w:pPr>
          <w:r>
            <w:rPr>
              <w:rFonts w:ascii="Arial" w:eastAsia="Arial" w:hAnsi="Arial" w:cs="Arial"/>
              <w:i/>
            </w:rPr>
            <w:t>4.5.1  New Satellite and Instrument Codes</w:t>
          </w:r>
          <w:r>
            <w:rPr>
              <w:rFonts w:ascii="Arial" w:eastAsia="Arial" w:hAnsi="Arial" w:cs="Arial"/>
              <w:i/>
            </w:rPr>
            <w:tab/>
            <w:t>26</w:t>
          </w:r>
        </w:p>
        <w:p w14:paraId="000000CC" w14:textId="77777777" w:rsidR="00191D38" w:rsidRDefault="00000000">
          <w:pPr>
            <w:widowControl/>
            <w:pBdr>
              <w:top w:val="nil"/>
              <w:left w:val="nil"/>
              <w:bottom w:val="nil"/>
              <w:right w:val="nil"/>
              <w:between w:val="nil"/>
            </w:pBdr>
            <w:tabs>
              <w:tab w:val="right" w:pos="9550"/>
            </w:tabs>
            <w:spacing w:line="240" w:lineRule="auto"/>
            <w:ind w:left="480"/>
            <w:rPr>
              <w:rFonts w:ascii="Arial" w:eastAsia="Arial" w:hAnsi="Arial" w:cs="Arial"/>
              <w:i/>
            </w:rPr>
          </w:pPr>
          <w:r>
            <w:rPr>
              <w:rFonts w:ascii="Arial" w:eastAsia="Arial" w:hAnsi="Arial" w:cs="Arial"/>
              <w:i/>
            </w:rPr>
            <w:t>4.5.2  Quality Flags</w:t>
          </w:r>
          <w:r>
            <w:rPr>
              <w:rFonts w:ascii="Arial" w:eastAsia="Arial" w:hAnsi="Arial" w:cs="Arial"/>
              <w:i/>
            </w:rPr>
            <w:tab/>
            <w:t>28</w:t>
          </w:r>
        </w:p>
        <w:p w14:paraId="000000CD" w14:textId="77777777" w:rsidR="00191D38" w:rsidRDefault="00000000">
          <w:pPr>
            <w:widowControl/>
            <w:pBdr>
              <w:top w:val="nil"/>
              <w:left w:val="nil"/>
              <w:bottom w:val="nil"/>
              <w:right w:val="nil"/>
              <w:between w:val="nil"/>
            </w:pBdr>
            <w:tabs>
              <w:tab w:val="right" w:pos="9550"/>
            </w:tabs>
            <w:spacing w:line="240" w:lineRule="auto"/>
            <w:ind w:left="480"/>
            <w:rPr>
              <w:rFonts w:ascii="Arial" w:eastAsia="Arial" w:hAnsi="Arial" w:cs="Arial"/>
              <w:i/>
            </w:rPr>
          </w:pPr>
          <w:r>
            <w:rPr>
              <w:rFonts w:ascii="Arial" w:eastAsia="Arial" w:hAnsi="Arial" w:cs="Arial"/>
              <w:i/>
            </w:rPr>
            <w:t>4.5.3  Quality parameter</w:t>
          </w:r>
          <w:r>
            <w:rPr>
              <w:rFonts w:ascii="Arial" w:eastAsia="Arial" w:hAnsi="Arial" w:cs="Arial"/>
              <w:i/>
            </w:rPr>
            <w:tab/>
            <w:t>28</w:t>
          </w:r>
        </w:p>
        <w:p w14:paraId="000000CE"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4.6  BUFR Section 5 (End of Message)</w:t>
          </w:r>
          <w:r>
            <w:rPr>
              <w:rFonts w:ascii="Arial" w:eastAsia="Arial" w:hAnsi="Arial" w:cs="Arial"/>
            </w:rPr>
            <w:tab/>
            <w:t>29</w:t>
          </w:r>
        </w:p>
        <w:p w14:paraId="000000CF"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4.7  Indicative BUFR Message Lengths</w:t>
          </w:r>
          <w:r>
            <w:rPr>
              <w:rFonts w:ascii="Arial" w:eastAsia="Arial" w:hAnsi="Arial" w:cs="Arial"/>
            </w:rPr>
            <w:tab/>
            <w:t>29</w:t>
          </w:r>
        </w:p>
        <w:p w14:paraId="000000D0"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5.  GTS dissemination</w:t>
          </w:r>
          <w:r>
            <w:rPr>
              <w:rFonts w:ascii="Arial" w:eastAsia="Arial" w:hAnsi="Arial" w:cs="Arial"/>
              <w:b/>
            </w:rPr>
            <w:tab/>
            <w:t>30</w:t>
          </w:r>
        </w:p>
        <w:p w14:paraId="000000D1"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5.1  Channel Sequence Number</w:t>
          </w:r>
          <w:r>
            <w:rPr>
              <w:rFonts w:ascii="Arial" w:eastAsia="Arial" w:hAnsi="Arial" w:cs="Arial"/>
            </w:rPr>
            <w:tab/>
            <w:t>30</w:t>
          </w:r>
        </w:p>
        <w:p w14:paraId="000000D2"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5.2  Geographic Area Designator</w:t>
          </w:r>
          <w:r>
            <w:rPr>
              <w:rFonts w:ascii="Arial" w:eastAsia="Arial" w:hAnsi="Arial" w:cs="Arial"/>
            </w:rPr>
            <w:tab/>
            <w:t>30</w:t>
          </w:r>
        </w:p>
        <w:p w14:paraId="000000D3"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5.3  Data Identifier</w:t>
          </w:r>
          <w:r>
            <w:rPr>
              <w:rFonts w:ascii="Arial" w:eastAsia="Arial" w:hAnsi="Arial" w:cs="Arial"/>
            </w:rPr>
            <w:tab/>
            <w:t>30</w:t>
          </w:r>
        </w:p>
        <w:p w14:paraId="000000D4"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5.4  ICAO Location Indicator</w:t>
          </w:r>
          <w:r>
            <w:rPr>
              <w:rFonts w:ascii="Arial" w:eastAsia="Arial" w:hAnsi="Arial" w:cs="Arial"/>
            </w:rPr>
            <w:tab/>
            <w:t>32</w:t>
          </w:r>
        </w:p>
        <w:p w14:paraId="000000D5"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5.5  Date and Time</w:t>
          </w:r>
          <w:r>
            <w:rPr>
              <w:rFonts w:ascii="Arial" w:eastAsia="Arial" w:hAnsi="Arial" w:cs="Arial"/>
            </w:rPr>
            <w:tab/>
            <w:t>32</w:t>
          </w:r>
        </w:p>
        <w:p w14:paraId="000000D6"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5.6  Current routing headers</w:t>
          </w:r>
          <w:r>
            <w:rPr>
              <w:rFonts w:ascii="Arial" w:eastAsia="Arial" w:hAnsi="Arial" w:cs="Arial"/>
            </w:rPr>
            <w:tab/>
            <w:t>32</w:t>
          </w:r>
        </w:p>
        <w:p w14:paraId="000000D7"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6.  Software Applications</w:t>
          </w:r>
          <w:r>
            <w:rPr>
              <w:rFonts w:ascii="Arial" w:eastAsia="Arial" w:hAnsi="Arial" w:cs="Arial"/>
              <w:b/>
            </w:rPr>
            <w:tab/>
            <w:t>33</w:t>
          </w:r>
        </w:p>
        <w:p w14:paraId="000000D8" w14:textId="77777777" w:rsidR="00191D38" w:rsidRDefault="00000000">
          <w:pPr>
            <w:widowControl/>
            <w:pBdr>
              <w:top w:val="nil"/>
              <w:left w:val="nil"/>
              <w:bottom w:val="nil"/>
              <w:right w:val="nil"/>
              <w:between w:val="nil"/>
            </w:pBdr>
            <w:tabs>
              <w:tab w:val="right" w:pos="9061"/>
            </w:tabs>
            <w:spacing w:line="240" w:lineRule="auto"/>
            <w:jc w:val="center"/>
            <w:rPr>
              <w:rFonts w:ascii="Arial" w:eastAsia="Arial" w:hAnsi="Arial" w:cs="Arial"/>
              <w:b/>
              <w:sz w:val="36"/>
              <w:szCs w:val="36"/>
            </w:rPr>
          </w:pPr>
          <w:r>
            <w:fldChar w:fldCharType="end"/>
          </w:r>
        </w:p>
      </w:sdtContent>
    </w:sdt>
    <w:p w14:paraId="000000D9" w14:textId="77777777" w:rsidR="00191D38" w:rsidRDefault="00191D38">
      <w:pPr>
        <w:widowControl/>
        <w:pBdr>
          <w:top w:val="nil"/>
          <w:left w:val="nil"/>
          <w:bottom w:val="nil"/>
          <w:right w:val="nil"/>
          <w:between w:val="nil"/>
        </w:pBdr>
        <w:tabs>
          <w:tab w:val="right" w:pos="9061"/>
        </w:tabs>
        <w:spacing w:line="240" w:lineRule="auto"/>
        <w:jc w:val="center"/>
        <w:rPr>
          <w:rFonts w:ascii="Arial" w:eastAsia="Arial" w:hAnsi="Arial" w:cs="Arial"/>
          <w:b/>
          <w:sz w:val="36"/>
          <w:szCs w:val="36"/>
        </w:rPr>
      </w:pPr>
    </w:p>
    <w:p w14:paraId="000000DA"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36"/>
          <w:szCs w:val="36"/>
        </w:rPr>
      </w:pPr>
    </w:p>
    <w:p w14:paraId="000000DB" w14:textId="77777777" w:rsidR="00191D38" w:rsidRDefault="00000000">
      <w:pPr>
        <w:pageBreakBefore/>
        <w:widowControl/>
        <w:pBdr>
          <w:top w:val="nil"/>
          <w:left w:val="nil"/>
          <w:bottom w:val="nil"/>
          <w:right w:val="nil"/>
          <w:between w:val="nil"/>
        </w:pBdr>
        <w:spacing w:before="240" w:after="60" w:line="240" w:lineRule="auto"/>
        <w:jc w:val="center"/>
        <w:rPr>
          <w:rFonts w:ascii="Arial" w:eastAsia="Arial" w:hAnsi="Arial" w:cs="Arial"/>
          <w:b/>
          <w:sz w:val="32"/>
          <w:szCs w:val="32"/>
        </w:rPr>
      </w:pPr>
      <w:r>
        <w:rPr>
          <w:rFonts w:ascii="Arial" w:eastAsia="Arial" w:hAnsi="Arial" w:cs="Arial"/>
          <w:b/>
          <w:sz w:val="32"/>
          <w:szCs w:val="32"/>
        </w:rPr>
        <w:lastRenderedPageBreak/>
        <w:t>List of Figures</w:t>
      </w:r>
    </w:p>
    <w:p w14:paraId="000000DC" w14:textId="77777777" w:rsidR="00191D38" w:rsidRDefault="00000000">
      <w:pPr>
        <w:widowControl/>
        <w:pBdr>
          <w:top w:val="nil"/>
          <w:left w:val="nil"/>
          <w:bottom w:val="nil"/>
          <w:right w:val="nil"/>
          <w:between w:val="nil"/>
        </w:pBdr>
        <w:tabs>
          <w:tab w:val="right" w:pos="9070"/>
        </w:tabs>
        <w:spacing w:before="240" w:after="120" w:line="240" w:lineRule="auto"/>
        <w:rPr>
          <w:rFonts w:ascii="Arial" w:eastAsia="Arial" w:hAnsi="Arial" w:cs="Arial"/>
        </w:rPr>
      </w:pPr>
      <w:r>
        <w:rPr>
          <w:rFonts w:ascii="Arial" w:eastAsia="Arial" w:hAnsi="Arial" w:cs="Arial"/>
        </w:rPr>
        <w:t>Figure 1. Schematic picture of the radio occultation geometry</w:t>
      </w:r>
      <w:r>
        <w:rPr>
          <w:rFonts w:ascii="Arial" w:eastAsia="Arial" w:hAnsi="Arial" w:cs="Arial"/>
        </w:rPr>
        <w:tab/>
        <w:t>17</w:t>
      </w:r>
    </w:p>
    <w:p w14:paraId="000000DD"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36"/>
          <w:szCs w:val="36"/>
        </w:rPr>
      </w:pPr>
    </w:p>
    <w:p w14:paraId="000000DE" w14:textId="77777777" w:rsidR="00191D38" w:rsidRDefault="00000000">
      <w:pPr>
        <w:widowControl/>
        <w:pBdr>
          <w:top w:val="nil"/>
          <w:left w:val="nil"/>
          <w:bottom w:val="nil"/>
          <w:right w:val="nil"/>
          <w:between w:val="nil"/>
        </w:pBdr>
        <w:spacing w:before="240" w:after="60" w:line="240" w:lineRule="auto"/>
        <w:jc w:val="center"/>
        <w:rPr>
          <w:rFonts w:ascii="Arial" w:eastAsia="Arial" w:hAnsi="Arial" w:cs="Arial"/>
          <w:b/>
          <w:sz w:val="32"/>
          <w:szCs w:val="32"/>
        </w:rPr>
      </w:pPr>
      <w:r>
        <w:rPr>
          <w:rFonts w:ascii="Arial" w:eastAsia="Arial" w:hAnsi="Arial" w:cs="Arial"/>
          <w:b/>
          <w:sz w:val="32"/>
          <w:szCs w:val="32"/>
        </w:rPr>
        <w:t>List of Tables</w:t>
      </w:r>
    </w:p>
    <w:p w14:paraId="000000DF"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 BUFR Section 0 (Indicator)</w:t>
      </w:r>
      <w:r>
        <w:rPr>
          <w:rFonts w:ascii="Arial" w:eastAsia="Arial" w:hAnsi="Arial" w:cs="Arial"/>
          <w:b/>
        </w:rPr>
        <w:tab/>
        <w:t>20</w:t>
      </w:r>
    </w:p>
    <w:p w14:paraId="000000E0"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2. BUFR Section 1 (Identification) for older Edition 3 messages</w:t>
      </w:r>
      <w:r>
        <w:rPr>
          <w:rFonts w:ascii="Arial" w:eastAsia="Arial" w:hAnsi="Arial" w:cs="Arial"/>
          <w:b/>
        </w:rPr>
        <w:tab/>
        <w:t>21</w:t>
      </w:r>
    </w:p>
    <w:p w14:paraId="000000E1"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3. BUFR Section 1 (Identification) for current Edition 4 messages</w:t>
      </w:r>
      <w:r>
        <w:rPr>
          <w:rFonts w:ascii="Arial" w:eastAsia="Arial" w:hAnsi="Arial" w:cs="Arial"/>
          <w:b/>
        </w:rPr>
        <w:tab/>
        <w:t>21</w:t>
      </w:r>
    </w:p>
    <w:p w14:paraId="000000E2"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4. BUFR Section 3 (Data Description)</w:t>
      </w:r>
      <w:r>
        <w:rPr>
          <w:rFonts w:ascii="Arial" w:eastAsia="Arial" w:hAnsi="Arial" w:cs="Arial"/>
          <w:b/>
        </w:rPr>
        <w:tab/>
        <w:t>22</w:t>
      </w:r>
    </w:p>
    <w:p w14:paraId="000000E3"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5. BUFR Section 4 (Data Template)</w:t>
      </w:r>
      <w:r>
        <w:rPr>
          <w:rFonts w:ascii="Arial" w:eastAsia="Arial" w:hAnsi="Arial" w:cs="Arial"/>
          <w:b/>
        </w:rPr>
        <w:tab/>
        <w:t>23</w:t>
      </w:r>
    </w:p>
    <w:p w14:paraId="000000E4"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6. Satellite Classification (Code Table 002020)</w:t>
      </w:r>
      <w:r>
        <w:rPr>
          <w:rFonts w:ascii="Arial" w:eastAsia="Arial" w:hAnsi="Arial" w:cs="Arial"/>
          <w:b/>
        </w:rPr>
        <w:tab/>
        <w:t>26</w:t>
      </w:r>
    </w:p>
    <w:p w14:paraId="000000E5"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7. GNSS RO Satellite Identifier (Common Code Table C–5)</w:t>
      </w:r>
      <w:r>
        <w:rPr>
          <w:rFonts w:ascii="Arial" w:eastAsia="Arial" w:hAnsi="Arial" w:cs="Arial"/>
          <w:b/>
        </w:rPr>
        <w:tab/>
        <w:t>27</w:t>
      </w:r>
    </w:p>
    <w:p w14:paraId="000000E6"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8. GNSS RO Satellite Instrument Identifier (Common Code Table C–8)</w:t>
      </w:r>
      <w:r>
        <w:rPr>
          <w:rFonts w:ascii="Arial" w:eastAsia="Arial" w:hAnsi="Arial" w:cs="Arial"/>
          <w:b/>
        </w:rPr>
        <w:tab/>
        <w:t>27</w:t>
      </w:r>
    </w:p>
    <w:p w14:paraId="000000E7"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9. Quality Flags for RO Data (16-bit Flag Table)</w:t>
      </w:r>
      <w:r>
        <w:rPr>
          <w:rFonts w:ascii="Arial" w:eastAsia="Arial" w:hAnsi="Arial" w:cs="Arial"/>
          <w:b/>
        </w:rPr>
        <w:tab/>
        <w:t>28</w:t>
      </w:r>
    </w:p>
    <w:p w14:paraId="000000E8"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10. BUFR Section 5 (End of Message)</w:t>
      </w:r>
      <w:r>
        <w:rPr>
          <w:rFonts w:ascii="Arial" w:eastAsia="Arial" w:hAnsi="Arial" w:cs="Arial"/>
          <w:b/>
        </w:rPr>
        <w:tab/>
        <w:t>29</w:t>
      </w:r>
    </w:p>
    <w:p w14:paraId="000000E9"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11. Indicative BUFR message lengths</w:t>
      </w:r>
      <w:r>
        <w:rPr>
          <w:rFonts w:ascii="Arial" w:eastAsia="Arial" w:hAnsi="Arial" w:cs="Arial"/>
          <w:b/>
        </w:rPr>
        <w:tab/>
        <w:t>29</w:t>
      </w:r>
    </w:p>
    <w:p w14:paraId="000000EA"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12. WMO Bulletin Routing Header/Trailer elements</w:t>
      </w:r>
      <w:r>
        <w:rPr>
          <w:rFonts w:ascii="Arial" w:eastAsia="Arial" w:hAnsi="Arial" w:cs="Arial"/>
          <w:b/>
        </w:rPr>
        <w:tab/>
        <w:t>31</w:t>
      </w:r>
    </w:p>
    <w:p w14:paraId="000000EB"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13. Geographical Area Designator (A2) codes</w:t>
      </w:r>
      <w:r>
        <w:rPr>
          <w:rFonts w:ascii="Arial" w:eastAsia="Arial" w:hAnsi="Arial" w:cs="Arial"/>
          <w:b/>
        </w:rPr>
        <w:tab/>
        <w:t>31</w:t>
      </w:r>
    </w:p>
    <w:p w14:paraId="000000EC"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14. Summary of ARHs for RO data on the GTS</w:t>
      </w:r>
      <w:r>
        <w:rPr>
          <w:rFonts w:ascii="Arial" w:eastAsia="Arial" w:hAnsi="Arial" w:cs="Arial"/>
          <w:b/>
        </w:rPr>
        <w:tab/>
        <w:t>32</w:t>
      </w:r>
    </w:p>
    <w:p w14:paraId="000000ED" w14:textId="77777777" w:rsidR="00191D38" w:rsidRDefault="00000000">
      <w:pPr>
        <w:pStyle w:val="Heading1"/>
        <w:tabs>
          <w:tab w:val="right" w:pos="9061"/>
        </w:tabs>
        <w:jc w:val="both"/>
        <w:rPr>
          <w:rFonts w:ascii="Arial" w:eastAsia="Arial" w:hAnsi="Arial" w:cs="Arial"/>
        </w:rPr>
      </w:pPr>
      <w:bookmarkStart w:id="2" w:name="_heading=h.1fob9te" w:colFirst="0" w:colLast="0"/>
      <w:bookmarkEnd w:id="2"/>
      <w:r>
        <w:rPr>
          <w:rFonts w:ascii="Arial" w:eastAsia="Arial" w:hAnsi="Arial" w:cs="Arial"/>
        </w:rPr>
        <w:lastRenderedPageBreak/>
        <w:t>Executive Summary</w:t>
      </w:r>
    </w:p>
    <w:p w14:paraId="000000E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24"/>
          <w:szCs w:val="24"/>
        </w:rPr>
        <w:t xml:space="preserve">This document describes the template specification for encoding ROM SAF processed radio occultation (RO) data into the WMO </w:t>
      </w:r>
      <w:r>
        <w:rPr>
          <w:rFonts w:ascii="Arial" w:eastAsia="Arial" w:hAnsi="Arial" w:cs="Arial"/>
          <w:b/>
          <w:sz w:val="24"/>
          <w:szCs w:val="24"/>
        </w:rPr>
        <w:t>BUFR</w:t>
      </w:r>
      <w:r>
        <w:rPr>
          <w:rFonts w:ascii="Arial" w:eastAsia="Arial" w:hAnsi="Arial" w:cs="Arial"/>
          <w:sz w:val="24"/>
          <w:szCs w:val="24"/>
        </w:rPr>
        <w:t xml:space="preserve"> format. This formatting is a requirement for dissemination of near real-time ROM SAF products over the GTS or </w:t>
      </w:r>
      <w:proofErr w:type="spellStart"/>
      <w:r>
        <w:rPr>
          <w:rFonts w:ascii="Arial" w:eastAsia="Arial" w:hAnsi="Arial" w:cs="Arial"/>
          <w:sz w:val="24"/>
          <w:szCs w:val="24"/>
        </w:rPr>
        <w:t>EUMETCast</w:t>
      </w:r>
      <w:proofErr w:type="spellEnd"/>
      <w:r>
        <w:rPr>
          <w:rFonts w:ascii="Arial" w:eastAsia="Arial" w:hAnsi="Arial" w:cs="Arial"/>
          <w:sz w:val="24"/>
          <w:szCs w:val="24"/>
        </w:rPr>
        <w:t>. The specification is generic to support the encoding of data from other RO missions (COSMIC, CHAMP, GRACE…) and by other RO processing centres (EUMETSAT, UCAR, GFZ…).</w:t>
      </w:r>
    </w:p>
    <w:p w14:paraId="000000EF"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F0"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sz w:val="24"/>
          <w:szCs w:val="24"/>
        </w:rPr>
        <w:t>The WMO FM94 format (otherwise known as BUFR – Binary Universal Format for data Representation) is a standard for encoding meteorological and other (mainly) observational data for efficient transmission and storage. The data in a BUFR ‘message’ is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any data within BUFR ‘messages’ is self-defining and can be encoded and decoded by generic routines</w:t>
      </w:r>
    </w:p>
    <w:p w14:paraId="000000F1"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F2"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24"/>
          <w:szCs w:val="24"/>
        </w:rPr>
        <w:t>The BUFR format (with suitable wrappers for routing of WMO bulletins) may be used for general exchange of any RO data via the Global Telecommunication System (GTS) including the Regional Meteorological Data Communications Network (RMDCN).</w:t>
      </w:r>
    </w:p>
    <w:p w14:paraId="000000F3"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p w14:paraId="000000F4"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sz w:val="24"/>
          <w:szCs w:val="24"/>
        </w:rPr>
        <w:t>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from the GPS/Met experimental mission.</w:t>
      </w:r>
    </w:p>
    <w:p w14:paraId="000000F5"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F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24"/>
          <w:szCs w:val="24"/>
        </w:rPr>
        <w:t>A proposal for a BUFR specification for RO data was developed in consultation with the RO data producer and user communities and had been demonstrated to work in a practical implementation. The proposal was submitted to the WMO/CBS for approval in 2004, and – after some minor modification – formal ratification was granted at the 13</w:t>
      </w:r>
      <w:r>
        <w:rPr>
          <w:rFonts w:ascii="Arial" w:eastAsia="Arial" w:hAnsi="Arial" w:cs="Arial"/>
          <w:sz w:val="24"/>
          <w:szCs w:val="24"/>
          <w:vertAlign w:val="superscript"/>
        </w:rPr>
        <w:t>th</w:t>
      </w:r>
      <w:r>
        <w:rPr>
          <w:rFonts w:ascii="Arial" w:eastAsia="Arial" w:hAnsi="Arial" w:cs="Arial"/>
          <w:sz w:val="24"/>
          <w:szCs w:val="24"/>
        </w:rPr>
        <w:t xml:space="preserve"> Session, St. Petersburg, 23 February – 3 March 2005. The RO specification was published in WMO BUFR tables at Version 12, and approved for use on the GTS from November 2005.</w:t>
      </w:r>
    </w:p>
    <w:p w14:paraId="000000F7"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p w14:paraId="000000F8" w14:textId="77777777" w:rsidR="00191D38" w:rsidRDefault="00000000">
      <w:pPr>
        <w:pStyle w:val="Heading1"/>
        <w:numPr>
          <w:ilvl w:val="0"/>
          <w:numId w:val="15"/>
        </w:numPr>
      </w:pPr>
      <w:bookmarkStart w:id="3" w:name="_heading=h.3znysh7" w:colFirst="0" w:colLast="0"/>
      <w:bookmarkEnd w:id="3"/>
      <w:r>
        <w:lastRenderedPageBreak/>
        <w:t>Introduction</w:t>
      </w:r>
    </w:p>
    <w:p w14:paraId="000000F9" w14:textId="77777777" w:rsidR="00191D38" w:rsidRDefault="00000000">
      <w:pPr>
        <w:pStyle w:val="Heading2"/>
        <w:numPr>
          <w:ilvl w:val="1"/>
          <w:numId w:val="15"/>
        </w:numPr>
      </w:pPr>
      <w:bookmarkStart w:id="4" w:name="_heading=h.2et92p0" w:colFirst="0" w:colLast="0"/>
      <w:bookmarkEnd w:id="4"/>
      <w:r>
        <w:t>Purpose of document</w:t>
      </w:r>
    </w:p>
    <w:p w14:paraId="000000FA"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This document describes the template specification for encoding ROM SAF processed radio occultation (RO) data into the WMO FM-94 (BUFR) format [RD.3]. This formatting is a requirement for dissemination of near real-time ROM SAF products ([AD.1]) over the GTS or </w:t>
      </w:r>
      <w:proofErr w:type="spellStart"/>
      <w:r>
        <w:rPr>
          <w:rFonts w:ascii="Arial" w:eastAsia="Arial" w:hAnsi="Arial" w:cs="Arial"/>
        </w:rPr>
        <w:t>EUMETCast</w:t>
      </w:r>
      <w:proofErr w:type="spellEnd"/>
      <w:r>
        <w:rPr>
          <w:rFonts w:ascii="Arial" w:eastAsia="Arial" w:hAnsi="Arial" w:cs="Arial"/>
        </w:rPr>
        <w:t>. The specification is generic, to support the encoding of data from other than the GRAS instrument (COSMIC, CHAMP, GRACE…), and by other RO processing centres (EUMETSAT, UCAR, GFZ…)</w:t>
      </w:r>
    </w:p>
    <w:p w14:paraId="000000FB"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 xml:space="preserve"> </w:t>
      </w:r>
    </w:p>
    <w:p w14:paraId="000000FC"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BUFR formatting is a requirement for dissemination of near real-time RO data – and most other observational data types – over the WMO Global Telecommunication System (GTS)</w:t>
      </w:r>
      <w:r>
        <w:rPr>
          <w:rFonts w:ascii="Arial" w:eastAsia="Arial" w:hAnsi="Arial" w:cs="Arial"/>
          <w:vertAlign w:val="superscript"/>
        </w:rPr>
        <w:footnoteReference w:id="1"/>
      </w:r>
      <w:r>
        <w:rPr>
          <w:rFonts w:ascii="Arial" w:eastAsia="Arial" w:hAnsi="Arial" w:cs="Arial"/>
        </w:rPr>
        <w:t xml:space="preserve">, Regional Meteorological Data Communications Network (RMDCN) [RD.4] or future WMO Information System (WIS) [RD.5] – although we should note that WIS may allow the transmission of certain other formats, such as </w:t>
      </w:r>
      <w:proofErr w:type="spellStart"/>
      <w:r>
        <w:rPr>
          <w:rFonts w:ascii="Arial" w:eastAsia="Arial" w:hAnsi="Arial" w:cs="Arial"/>
        </w:rPr>
        <w:t>netCDF</w:t>
      </w:r>
      <w:proofErr w:type="spellEnd"/>
      <w:r>
        <w:rPr>
          <w:rFonts w:ascii="Arial" w:eastAsia="Arial" w:hAnsi="Arial" w:cs="Arial"/>
        </w:rPr>
        <w:t xml:space="preserve"> [RD.15].  BUFR is also the sole or principal storage/archive and interface format for assimilation into NWP models at many operational centres.  Therefore there is a requirement for BUFR, whatever the original format in which the centre may receive the data.</w:t>
      </w:r>
    </w:p>
    <w:p w14:paraId="000000FD"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F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A proposal for a BUFR specification for RO data was developed in consultation with the RO data producer and user communities and had been demonstrated to work in a practical implementation. The proposal ([RD.10]) was submitted to the WMO/CBS for approval in 2004, and – after some minor modification – formal ratification was granted at the 13</w:t>
      </w:r>
      <w:r>
        <w:rPr>
          <w:rFonts w:ascii="Arial" w:eastAsia="Arial" w:hAnsi="Arial" w:cs="Arial"/>
          <w:vertAlign w:val="superscript"/>
        </w:rPr>
        <w:t>th</w:t>
      </w:r>
      <w:r>
        <w:rPr>
          <w:rFonts w:ascii="Arial" w:eastAsia="Arial" w:hAnsi="Arial" w:cs="Arial"/>
        </w:rPr>
        <w:t xml:space="preserve"> Session, St. Petersburg, 23 February – 3 March 2005. The RO specification was published in WMO BUFR tables from Version 12 ([RD.4]), and approved for use on the GTS from November 2005.</w:t>
      </w:r>
    </w:p>
    <w:p w14:paraId="000000FF"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100"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This document is intended for users wishing to encode or decode RO data. Whilst all of the information to do this is available in the published WMO manuals and extracted tables (downloadable from the WMO website), this document provides a convenient ‘one-stop-shop’ to bring all the RO-specific BUFR table details (and more) into one place.</w:t>
      </w:r>
    </w:p>
    <w:p w14:paraId="00000101"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102"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103" w14:textId="77777777" w:rsidR="00191D38" w:rsidRDefault="00000000">
      <w:pPr>
        <w:pStyle w:val="Heading2"/>
        <w:numPr>
          <w:ilvl w:val="1"/>
          <w:numId w:val="15"/>
        </w:numPr>
      </w:pPr>
      <w:bookmarkStart w:id="5" w:name="_heading=h.tyjcwt" w:colFirst="0" w:colLast="0"/>
      <w:bookmarkEnd w:id="5"/>
      <w:r>
        <w:t>Applicable and reference documents</w:t>
      </w:r>
    </w:p>
    <w:p w14:paraId="00000104" w14:textId="77777777" w:rsidR="00191D38" w:rsidRDefault="00191D38">
      <w:pPr>
        <w:widowControl/>
        <w:pBdr>
          <w:top w:val="nil"/>
          <w:left w:val="nil"/>
          <w:bottom w:val="nil"/>
          <w:right w:val="nil"/>
          <w:between w:val="nil"/>
        </w:pBdr>
        <w:spacing w:after="120" w:line="240" w:lineRule="auto"/>
        <w:jc w:val="both"/>
        <w:rPr>
          <w:rFonts w:ascii="Times New Roman" w:eastAsia="Times New Roman" w:hAnsi="Times New Roman" w:cs="Times New Roman"/>
          <w:sz w:val="24"/>
          <w:szCs w:val="24"/>
        </w:rPr>
      </w:pPr>
    </w:p>
    <w:p w14:paraId="00000105" w14:textId="77777777" w:rsidR="00191D38" w:rsidRDefault="00000000">
      <w:pPr>
        <w:pStyle w:val="Heading3"/>
        <w:numPr>
          <w:ilvl w:val="2"/>
          <w:numId w:val="15"/>
        </w:numPr>
      </w:pPr>
      <w:bookmarkStart w:id="6" w:name="_heading=h.3dy6vkm" w:colFirst="0" w:colLast="0"/>
      <w:bookmarkEnd w:id="6"/>
      <w:r>
        <w:t>Applicable documents</w:t>
      </w:r>
    </w:p>
    <w:p w14:paraId="00000106"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The following documents have a direct bearing on the contents of this document.</w:t>
      </w:r>
    </w:p>
    <w:p w14:paraId="00000107"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bl>
      <w:tblPr>
        <w:tblStyle w:val="a1"/>
        <w:tblW w:w="9062" w:type="dxa"/>
        <w:tblInd w:w="17" w:type="dxa"/>
        <w:tblLayout w:type="fixed"/>
        <w:tblLook w:val="0000" w:firstRow="0" w:lastRow="0" w:firstColumn="0" w:lastColumn="0" w:noHBand="0" w:noVBand="0"/>
      </w:tblPr>
      <w:tblGrid>
        <w:gridCol w:w="831"/>
        <w:gridCol w:w="8231"/>
      </w:tblGrid>
      <w:tr w:rsidR="00191D38" w14:paraId="324F004C" w14:textId="77777777">
        <w:tc>
          <w:tcPr>
            <w:tcW w:w="831" w:type="dxa"/>
            <w:tcMar>
              <w:top w:w="0" w:type="dxa"/>
              <w:left w:w="108" w:type="dxa"/>
              <w:bottom w:w="0" w:type="dxa"/>
              <w:right w:w="108" w:type="dxa"/>
            </w:tcMar>
          </w:tcPr>
          <w:p w14:paraId="0000010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[AD.1]</w:t>
            </w:r>
          </w:p>
        </w:tc>
        <w:tc>
          <w:tcPr>
            <w:tcW w:w="8231" w:type="dxa"/>
            <w:tcMar>
              <w:top w:w="0" w:type="dxa"/>
              <w:left w:w="108" w:type="dxa"/>
              <w:bottom w:w="0" w:type="dxa"/>
              <w:right w:w="108" w:type="dxa"/>
            </w:tcMar>
          </w:tcPr>
          <w:p w14:paraId="00000109"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CDOP-3 Proposal: Proposal for the Third Continuous Development and Operations Phase (CDOP-3); Ref: SAF/ROM/DMI/MGT/CDOP3/001 Version 1.2 of 31 March 2016, Ref: EUM/C/85/16/DOC/15,  approved by the EUMETSAT Council at its 85th meeting on 28-29 June 2016</w:t>
            </w:r>
          </w:p>
          <w:p w14:paraId="0000010A"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highlight w:val="yellow"/>
              </w:rPr>
            </w:pPr>
          </w:p>
        </w:tc>
      </w:tr>
      <w:tr w:rsidR="00191D38" w14:paraId="1BCB245A" w14:textId="77777777">
        <w:tc>
          <w:tcPr>
            <w:tcW w:w="831" w:type="dxa"/>
            <w:tcMar>
              <w:top w:w="0" w:type="dxa"/>
              <w:left w:w="108" w:type="dxa"/>
              <w:bottom w:w="0" w:type="dxa"/>
              <w:right w:w="108" w:type="dxa"/>
            </w:tcMar>
          </w:tcPr>
          <w:p w14:paraId="0000010B"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[AD.2]</w:t>
            </w:r>
          </w:p>
        </w:tc>
        <w:tc>
          <w:tcPr>
            <w:tcW w:w="8231" w:type="dxa"/>
            <w:tcMar>
              <w:top w:w="0" w:type="dxa"/>
              <w:left w:w="108" w:type="dxa"/>
              <w:bottom w:w="0" w:type="dxa"/>
              <w:right w:w="108" w:type="dxa"/>
            </w:tcMar>
          </w:tcPr>
          <w:p w14:paraId="0000010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CDOP-3 Cooperation Agreement: Agreement between EUMETSAT and DMI on the Third Continuous Development and Operations Phase (CDOP-3) of the Radio Occultation Meteorology Satellite Applications Facility (ROM SAF), Ref. EUM/C/85/16/DOC/19, approved by the EUMETSAT Council and signed at its 86th meeting on 7 December 2016</w:t>
            </w:r>
          </w:p>
          <w:p w14:paraId="0000010D"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tc>
      </w:tr>
      <w:tr w:rsidR="00191D38" w14:paraId="5B3E41C6" w14:textId="77777777">
        <w:tc>
          <w:tcPr>
            <w:tcW w:w="831" w:type="dxa"/>
            <w:tcMar>
              <w:top w:w="0" w:type="dxa"/>
              <w:left w:w="108" w:type="dxa"/>
              <w:bottom w:w="0" w:type="dxa"/>
              <w:right w:w="108" w:type="dxa"/>
            </w:tcMar>
          </w:tcPr>
          <w:p w14:paraId="0000010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[AD.3]</w:t>
            </w:r>
          </w:p>
        </w:tc>
        <w:tc>
          <w:tcPr>
            <w:tcW w:w="8231" w:type="dxa"/>
            <w:tcMar>
              <w:top w:w="0" w:type="dxa"/>
              <w:left w:w="108" w:type="dxa"/>
              <w:bottom w:w="0" w:type="dxa"/>
              <w:right w:w="108" w:type="dxa"/>
            </w:tcMar>
          </w:tcPr>
          <w:p w14:paraId="0000010F"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ROM SAF Product Requirements Document, Ref: SAF/ROM/DMI/MGT/PRD/001</w:t>
            </w:r>
          </w:p>
          <w:p w14:paraId="00000110"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tc>
      </w:tr>
      <w:tr w:rsidR="00191D38" w14:paraId="7E6E21CB" w14:textId="77777777">
        <w:trPr>
          <w:trHeight w:val="454"/>
        </w:trPr>
        <w:tc>
          <w:tcPr>
            <w:tcW w:w="831" w:type="dxa"/>
            <w:tcMar>
              <w:top w:w="0" w:type="dxa"/>
              <w:left w:w="108" w:type="dxa"/>
              <w:bottom w:w="0" w:type="dxa"/>
              <w:right w:w="108" w:type="dxa"/>
            </w:tcMar>
          </w:tcPr>
          <w:p w14:paraId="00000111"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lastRenderedPageBreak/>
              <w:t>[AD.4]</w:t>
            </w:r>
          </w:p>
        </w:tc>
        <w:tc>
          <w:tcPr>
            <w:tcW w:w="8231" w:type="dxa"/>
            <w:tcMar>
              <w:top w:w="0" w:type="dxa"/>
              <w:left w:w="108" w:type="dxa"/>
              <w:bottom w:w="0" w:type="dxa"/>
              <w:right w:w="108" w:type="dxa"/>
            </w:tcMar>
          </w:tcPr>
          <w:p w14:paraId="00000112"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ROM SAF Service Specifications, Ref: SAF/ROM/DMI/RQ/SESP/001</w:t>
            </w:r>
          </w:p>
          <w:p w14:paraId="00000113"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p w14:paraId="00000114"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tc>
      </w:tr>
    </w:tbl>
    <w:p w14:paraId="00000115" w14:textId="77777777" w:rsidR="00191D38" w:rsidRDefault="00000000">
      <w:pPr>
        <w:pStyle w:val="Heading3"/>
        <w:numPr>
          <w:ilvl w:val="2"/>
          <w:numId w:val="15"/>
        </w:numPr>
      </w:pPr>
      <w:bookmarkStart w:id="7" w:name="_heading=h.1t3h5sf" w:colFirst="0" w:colLast="0"/>
      <w:bookmarkEnd w:id="7"/>
      <w:r>
        <w:t>Reference documents</w:t>
      </w:r>
    </w:p>
    <w:p w14:paraId="0000011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following documents provide supplementary or background information and could be helpful in conjunction with this document.</w:t>
      </w:r>
    </w:p>
    <w:p w14:paraId="00000117"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bl>
      <w:tblPr>
        <w:tblStyle w:val="a2"/>
        <w:tblW w:w="9461" w:type="dxa"/>
        <w:tblInd w:w="-5" w:type="dxa"/>
        <w:tblLayout w:type="fixed"/>
        <w:tblLook w:val="0000" w:firstRow="0" w:lastRow="0" w:firstColumn="0" w:lastColumn="0" w:noHBand="0" w:noVBand="0"/>
      </w:tblPr>
      <w:tblGrid>
        <w:gridCol w:w="852"/>
        <w:gridCol w:w="8609"/>
      </w:tblGrid>
      <w:tr w:rsidR="00191D38" w14:paraId="621352EB" w14:textId="77777777">
        <w:tc>
          <w:tcPr>
            <w:tcW w:w="852" w:type="dxa"/>
            <w:tcMar>
              <w:top w:w="0" w:type="dxa"/>
              <w:left w:w="108" w:type="dxa"/>
              <w:bottom w:w="0" w:type="dxa"/>
              <w:right w:w="108" w:type="dxa"/>
            </w:tcMar>
          </w:tcPr>
          <w:p w14:paraId="0000011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w:t>
            </w:r>
          </w:p>
        </w:tc>
        <w:tc>
          <w:tcPr>
            <w:tcW w:w="8609" w:type="dxa"/>
            <w:tcMar>
              <w:top w:w="0" w:type="dxa"/>
              <w:left w:w="108" w:type="dxa"/>
              <w:bottom w:w="0" w:type="dxa"/>
              <w:right w:w="108" w:type="dxa"/>
            </w:tcMar>
          </w:tcPr>
          <w:p w14:paraId="00000119"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CLIMAP data format definitions. CLIMAP Technical Report</w:t>
            </w:r>
          </w:p>
          <w:p w14:paraId="0000011A"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Ref. TERMA/CLIMAP/TN/3101, October 1999.</w:t>
            </w:r>
          </w:p>
          <w:p w14:paraId="0000011B"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1A60EA0C" w14:textId="77777777">
        <w:tc>
          <w:tcPr>
            <w:tcW w:w="852" w:type="dxa"/>
            <w:tcMar>
              <w:top w:w="0" w:type="dxa"/>
              <w:left w:w="108" w:type="dxa"/>
              <w:bottom w:w="0" w:type="dxa"/>
              <w:right w:w="108" w:type="dxa"/>
            </w:tcMar>
          </w:tcPr>
          <w:p w14:paraId="0000011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[RD.2]</w:t>
            </w:r>
          </w:p>
        </w:tc>
        <w:tc>
          <w:tcPr>
            <w:tcW w:w="8609" w:type="dxa"/>
            <w:tcMar>
              <w:top w:w="0" w:type="dxa"/>
              <w:left w:w="108" w:type="dxa"/>
              <w:bottom w:w="0" w:type="dxa"/>
              <w:right w:w="108" w:type="dxa"/>
            </w:tcMar>
          </w:tcPr>
          <w:p w14:paraId="0000011D"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GPS data in WMO FM94 (BUFR) format. CLIMAP Technical report</w:t>
            </w:r>
          </w:p>
          <w:p w14:paraId="0000011E"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Ref. METOFFICE/CLIMAP/TN/05, May 2000</w:t>
            </w:r>
          </w:p>
          <w:p w14:paraId="0000011F"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12FF9EB0" w14:textId="77777777">
        <w:tc>
          <w:tcPr>
            <w:tcW w:w="852" w:type="dxa"/>
            <w:tcMar>
              <w:top w:w="0" w:type="dxa"/>
              <w:left w:w="108" w:type="dxa"/>
              <w:bottom w:w="0" w:type="dxa"/>
              <w:right w:w="108" w:type="dxa"/>
            </w:tcMar>
          </w:tcPr>
          <w:p w14:paraId="0000012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[RD.3]</w:t>
            </w:r>
          </w:p>
        </w:tc>
        <w:tc>
          <w:tcPr>
            <w:tcW w:w="8609" w:type="dxa"/>
            <w:tcMar>
              <w:top w:w="0" w:type="dxa"/>
              <w:left w:w="108" w:type="dxa"/>
              <w:bottom w:w="0" w:type="dxa"/>
              <w:right w:w="108" w:type="dxa"/>
            </w:tcMar>
          </w:tcPr>
          <w:p w14:paraId="00000121"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 xml:space="preserve">WMO. </w:t>
            </w:r>
            <w:r>
              <w:rPr>
                <w:rFonts w:ascii="Arial" w:eastAsia="Arial" w:hAnsi="Arial" w:cs="Arial"/>
                <w:i/>
                <w:sz w:val="18"/>
                <w:szCs w:val="18"/>
              </w:rPr>
              <w:t>Guide to WMO Table-Driven Code Forms</w:t>
            </w:r>
            <w:r>
              <w:rPr>
                <w:rFonts w:ascii="Arial" w:eastAsia="Arial" w:hAnsi="Arial" w:cs="Arial"/>
                <w:sz w:val="18"/>
                <w:szCs w:val="18"/>
              </w:rPr>
              <w:t>. Copy available via link at:</w:t>
            </w:r>
          </w:p>
          <w:p w14:paraId="00000122"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hyperlink r:id="rId10">
              <w:r>
                <w:rPr>
                  <w:rFonts w:ascii="Arial" w:eastAsia="Arial" w:hAnsi="Arial" w:cs="Arial"/>
                  <w:color w:val="0000FF"/>
                  <w:sz w:val="18"/>
                  <w:szCs w:val="18"/>
                  <w:u w:val="single"/>
                </w:rPr>
                <w:t>http://www.wmo.int/pages/prog/www/WMOCodes.html</w:t>
              </w:r>
            </w:hyperlink>
          </w:p>
          <w:p w14:paraId="00000123"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73776E9F" w14:textId="77777777">
        <w:tc>
          <w:tcPr>
            <w:tcW w:w="852" w:type="dxa"/>
            <w:tcMar>
              <w:top w:w="0" w:type="dxa"/>
              <w:left w:w="108" w:type="dxa"/>
              <w:bottom w:w="0" w:type="dxa"/>
              <w:right w:w="108" w:type="dxa"/>
            </w:tcMar>
          </w:tcPr>
          <w:p w14:paraId="0000012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[RD.4]</w:t>
            </w:r>
          </w:p>
        </w:tc>
        <w:tc>
          <w:tcPr>
            <w:tcW w:w="8609" w:type="dxa"/>
            <w:tcMar>
              <w:top w:w="0" w:type="dxa"/>
              <w:left w:w="108" w:type="dxa"/>
              <w:bottom w:w="0" w:type="dxa"/>
              <w:right w:w="108" w:type="dxa"/>
            </w:tcMar>
          </w:tcPr>
          <w:p w14:paraId="00000125"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 xml:space="preserve">WMO. </w:t>
            </w:r>
            <w:r>
              <w:rPr>
                <w:rFonts w:ascii="Arial" w:eastAsia="Arial" w:hAnsi="Arial" w:cs="Arial"/>
                <w:i/>
                <w:sz w:val="18"/>
                <w:szCs w:val="18"/>
              </w:rPr>
              <w:t>Manual on Cod</w:t>
            </w:r>
            <w:r>
              <w:rPr>
                <w:rFonts w:ascii="Arial" w:eastAsia="Arial" w:hAnsi="Arial" w:cs="Arial"/>
                <w:sz w:val="18"/>
                <w:szCs w:val="18"/>
              </w:rPr>
              <w:t>es. WMO-306, Vol. 1.2, Part B. Copy available via link at:</w:t>
            </w:r>
          </w:p>
          <w:p w14:paraId="00000126"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hyperlink r:id="rId11">
              <w:r>
                <w:rPr>
                  <w:rFonts w:ascii="Arial" w:eastAsia="Arial" w:hAnsi="Arial" w:cs="Arial"/>
                  <w:color w:val="0000FF"/>
                  <w:sz w:val="18"/>
                  <w:szCs w:val="18"/>
                  <w:u w:val="single"/>
                </w:rPr>
                <w:t>http://www.wmo.int/pages/prog/www/WMOCodes/WMO306_vI2/VolumeI.2.html</w:t>
              </w:r>
            </w:hyperlink>
          </w:p>
          <w:p w14:paraId="00000127"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47DBBBCD" w14:textId="77777777">
        <w:tc>
          <w:tcPr>
            <w:tcW w:w="852" w:type="dxa"/>
            <w:tcMar>
              <w:top w:w="0" w:type="dxa"/>
              <w:left w:w="108" w:type="dxa"/>
              <w:bottom w:w="0" w:type="dxa"/>
              <w:right w:w="108" w:type="dxa"/>
            </w:tcMar>
          </w:tcPr>
          <w:p w14:paraId="0000012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[RD.5]</w:t>
            </w:r>
          </w:p>
        </w:tc>
        <w:tc>
          <w:tcPr>
            <w:tcW w:w="8609" w:type="dxa"/>
            <w:tcMar>
              <w:top w:w="0" w:type="dxa"/>
              <w:left w:w="108" w:type="dxa"/>
              <w:bottom w:w="0" w:type="dxa"/>
              <w:right w:w="108" w:type="dxa"/>
            </w:tcMar>
          </w:tcPr>
          <w:p w14:paraId="00000129"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WMO. Documentation on recent, current and upcoming operational BUFR tables is</w:t>
            </w:r>
          </w:p>
          <w:p w14:paraId="0000012A"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available from the WMO web site at:</w:t>
            </w:r>
          </w:p>
          <w:p w14:paraId="0000012B"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hyperlink r:id="rId12">
              <w:r>
                <w:rPr>
                  <w:rFonts w:ascii="Arial" w:eastAsia="Arial" w:hAnsi="Arial" w:cs="Arial"/>
                  <w:color w:val="0000FF"/>
                  <w:sz w:val="18"/>
                  <w:szCs w:val="18"/>
                  <w:u w:val="single"/>
                </w:rPr>
                <w:t>http://www.wmo.int/pages/prog/www/WMOCodes/WMO306_vI2/LatestVERSION/LatestVERSION.html</w:t>
              </w:r>
            </w:hyperlink>
          </w:p>
          <w:p w14:paraId="0000012C"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53C092D8" w14:textId="77777777">
        <w:tc>
          <w:tcPr>
            <w:tcW w:w="852" w:type="dxa"/>
            <w:tcMar>
              <w:top w:w="0" w:type="dxa"/>
              <w:left w:w="108" w:type="dxa"/>
              <w:bottom w:w="0" w:type="dxa"/>
              <w:right w:w="108" w:type="dxa"/>
            </w:tcMar>
          </w:tcPr>
          <w:p w14:paraId="0000012D"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[RD.6]</w:t>
            </w:r>
          </w:p>
        </w:tc>
        <w:tc>
          <w:tcPr>
            <w:tcW w:w="8609" w:type="dxa"/>
            <w:tcMar>
              <w:top w:w="0" w:type="dxa"/>
              <w:left w:w="108" w:type="dxa"/>
              <w:bottom w:w="0" w:type="dxa"/>
              <w:right w:w="108" w:type="dxa"/>
            </w:tcMar>
          </w:tcPr>
          <w:p w14:paraId="0000012E" w14:textId="77777777" w:rsidR="00191D38" w:rsidRDefault="00000000">
            <w:pPr>
              <w:pBdr>
                <w:top w:val="nil"/>
                <w:left w:val="nil"/>
                <w:bottom w:val="nil"/>
                <w:right w:val="nil"/>
                <w:between w:val="nil"/>
              </w:pBdr>
              <w:tabs>
                <w:tab w:val="left" w:pos="1843"/>
                <w:tab w:val="left" w:pos="2552"/>
                <w:tab w:val="left" w:pos="3828"/>
                <w:tab w:val="left" w:pos="5104"/>
                <w:tab w:val="left" w:pos="6379"/>
                <w:tab w:val="left" w:pos="7655"/>
                <w:tab w:val="left" w:pos="8931"/>
                <w:tab w:val="left" w:pos="10207"/>
                <w:tab w:val="left" w:pos="11482"/>
                <w:tab w:val="left" w:pos="12758"/>
                <w:tab w:val="left" w:pos="14034"/>
                <w:tab w:val="left" w:pos="742"/>
                <w:tab w:val="left" w:pos="776"/>
                <w:tab w:val="left" w:pos="2727"/>
                <w:tab w:val="left" w:pos="4003"/>
                <w:tab w:val="left" w:pos="5278"/>
                <w:tab w:val="left" w:pos="6554"/>
                <w:tab w:val="left" w:pos="7830"/>
                <w:tab w:val="left" w:pos="9106"/>
                <w:tab w:val="left" w:pos="10381"/>
                <w:tab w:val="left" w:pos="11657"/>
                <w:tab w:val="left" w:pos="12933"/>
              </w:tabs>
              <w:spacing w:line="240" w:lineRule="auto"/>
              <w:ind w:left="175"/>
              <w:jc w:val="both"/>
              <w:rPr>
                <w:rFonts w:ascii="Arial" w:eastAsia="Arial" w:hAnsi="Arial" w:cs="Arial"/>
                <w:sz w:val="18"/>
                <w:szCs w:val="18"/>
              </w:rPr>
            </w:pPr>
            <w:r>
              <w:rPr>
                <w:rFonts w:ascii="Arial" w:eastAsia="Arial" w:hAnsi="Arial" w:cs="Arial"/>
                <w:sz w:val="18"/>
                <w:szCs w:val="18"/>
              </w:rPr>
              <w:t xml:space="preserve">WMO (2009). </w:t>
            </w:r>
            <w:r>
              <w:rPr>
                <w:rFonts w:ascii="Arial" w:eastAsia="Arial" w:hAnsi="Arial" w:cs="Arial"/>
                <w:i/>
                <w:sz w:val="18"/>
                <w:szCs w:val="18"/>
              </w:rPr>
              <w:t>Manual on the Global Telecommunications System</w:t>
            </w:r>
            <w:r>
              <w:rPr>
                <w:rFonts w:ascii="Arial" w:eastAsia="Arial" w:hAnsi="Arial" w:cs="Arial"/>
                <w:sz w:val="18"/>
                <w:szCs w:val="18"/>
              </w:rPr>
              <w:t>. WMO-386, Vol.1, Part II,</w:t>
            </w:r>
          </w:p>
          <w:p w14:paraId="0000012F" w14:textId="77777777" w:rsidR="00191D38" w:rsidRDefault="00000000">
            <w:pPr>
              <w:pBdr>
                <w:top w:val="nil"/>
                <w:left w:val="nil"/>
                <w:bottom w:val="nil"/>
                <w:right w:val="nil"/>
                <w:between w:val="nil"/>
              </w:pBdr>
              <w:tabs>
                <w:tab w:val="left" w:pos="1843"/>
                <w:tab w:val="left" w:pos="2552"/>
                <w:tab w:val="left" w:pos="3828"/>
                <w:tab w:val="left" w:pos="5104"/>
                <w:tab w:val="left" w:pos="6379"/>
                <w:tab w:val="left" w:pos="7655"/>
                <w:tab w:val="left" w:pos="8931"/>
                <w:tab w:val="left" w:pos="10207"/>
                <w:tab w:val="left" w:pos="11482"/>
                <w:tab w:val="left" w:pos="12758"/>
                <w:tab w:val="left" w:pos="14034"/>
                <w:tab w:val="left" w:pos="742"/>
                <w:tab w:val="left" w:pos="776"/>
                <w:tab w:val="left" w:pos="2727"/>
                <w:tab w:val="left" w:pos="4003"/>
                <w:tab w:val="left" w:pos="5278"/>
                <w:tab w:val="left" w:pos="6554"/>
                <w:tab w:val="left" w:pos="7830"/>
                <w:tab w:val="left" w:pos="9106"/>
                <w:tab w:val="left" w:pos="10381"/>
                <w:tab w:val="left" w:pos="11657"/>
                <w:tab w:val="left" w:pos="12933"/>
              </w:tabs>
              <w:spacing w:line="240" w:lineRule="auto"/>
              <w:ind w:left="175"/>
              <w:jc w:val="both"/>
              <w:rPr>
                <w:rFonts w:ascii="Arial" w:eastAsia="Arial" w:hAnsi="Arial" w:cs="Arial"/>
                <w:sz w:val="18"/>
                <w:szCs w:val="18"/>
              </w:rPr>
            </w:pPr>
            <w:r>
              <w:rPr>
                <w:rFonts w:ascii="Arial" w:eastAsia="Arial" w:hAnsi="Arial" w:cs="Arial"/>
                <w:sz w:val="18"/>
                <w:szCs w:val="18"/>
              </w:rPr>
              <w:t>Attachment II-5 (Data Designators T</w:t>
            </w:r>
            <w:r>
              <w:rPr>
                <w:rFonts w:ascii="Arial" w:eastAsia="Arial" w:hAnsi="Arial" w:cs="Arial"/>
                <w:sz w:val="18"/>
                <w:szCs w:val="18"/>
                <w:vertAlign w:val="subscript"/>
              </w:rPr>
              <w:t>1</w:t>
            </w:r>
            <w:r>
              <w:rPr>
                <w:rFonts w:ascii="Arial" w:eastAsia="Arial" w:hAnsi="Arial" w:cs="Arial"/>
                <w:sz w:val="18"/>
                <w:szCs w:val="18"/>
              </w:rPr>
              <w:t>T</w:t>
            </w:r>
            <w:r>
              <w:rPr>
                <w:rFonts w:ascii="Arial" w:eastAsia="Arial" w:hAnsi="Arial" w:cs="Arial"/>
                <w:sz w:val="18"/>
                <w:szCs w:val="18"/>
                <w:vertAlign w:val="subscript"/>
              </w:rPr>
              <w:t>2</w:t>
            </w:r>
            <w:r>
              <w:rPr>
                <w:rFonts w:ascii="Arial" w:eastAsia="Arial" w:hAnsi="Arial" w:cs="Arial"/>
                <w:sz w:val="18"/>
                <w:szCs w:val="18"/>
              </w:rPr>
              <w:t>A</w:t>
            </w:r>
            <w:r>
              <w:rPr>
                <w:rFonts w:ascii="Arial" w:eastAsia="Arial" w:hAnsi="Arial" w:cs="Arial"/>
                <w:sz w:val="18"/>
                <w:szCs w:val="18"/>
                <w:vertAlign w:val="subscript"/>
              </w:rPr>
              <w:t>1</w:t>
            </w:r>
            <w:r>
              <w:rPr>
                <w:rFonts w:ascii="Arial" w:eastAsia="Arial" w:hAnsi="Arial" w:cs="Arial"/>
                <w:sz w:val="18"/>
                <w:szCs w:val="18"/>
              </w:rPr>
              <w:t>A</w:t>
            </w:r>
            <w:r>
              <w:rPr>
                <w:rFonts w:ascii="Arial" w:eastAsia="Arial" w:hAnsi="Arial" w:cs="Arial"/>
                <w:sz w:val="18"/>
                <w:szCs w:val="18"/>
                <w:vertAlign w:val="subscript"/>
              </w:rPr>
              <w:t>2</w:t>
            </w:r>
            <w:r>
              <w:rPr>
                <w:rFonts w:ascii="Arial" w:eastAsia="Arial" w:hAnsi="Arial" w:cs="Arial"/>
                <w:sz w:val="18"/>
                <w:szCs w:val="18"/>
              </w:rPr>
              <w:t>ii in Abbreviated Headings), 2009.</w:t>
            </w:r>
          </w:p>
          <w:p w14:paraId="00000130" w14:textId="77777777" w:rsidR="00191D38" w:rsidRDefault="00000000">
            <w:pPr>
              <w:pBdr>
                <w:top w:val="nil"/>
                <w:left w:val="nil"/>
                <w:bottom w:val="nil"/>
                <w:right w:val="nil"/>
                <w:between w:val="nil"/>
              </w:pBdr>
              <w:tabs>
                <w:tab w:val="left" w:pos="1843"/>
                <w:tab w:val="left" w:pos="2552"/>
                <w:tab w:val="left" w:pos="3828"/>
                <w:tab w:val="left" w:pos="5104"/>
                <w:tab w:val="left" w:pos="6379"/>
                <w:tab w:val="left" w:pos="7655"/>
                <w:tab w:val="left" w:pos="8931"/>
                <w:tab w:val="left" w:pos="10207"/>
                <w:tab w:val="left" w:pos="11482"/>
                <w:tab w:val="left" w:pos="12758"/>
                <w:tab w:val="left" w:pos="14034"/>
                <w:tab w:val="left" w:pos="742"/>
                <w:tab w:val="left" w:pos="776"/>
                <w:tab w:val="left" w:pos="2727"/>
                <w:tab w:val="left" w:pos="4003"/>
                <w:tab w:val="left" w:pos="5278"/>
                <w:tab w:val="left" w:pos="6554"/>
                <w:tab w:val="left" w:pos="7830"/>
                <w:tab w:val="left" w:pos="9106"/>
                <w:tab w:val="left" w:pos="10381"/>
                <w:tab w:val="left" w:pos="11657"/>
                <w:tab w:val="left" w:pos="12933"/>
              </w:tabs>
              <w:spacing w:line="240" w:lineRule="auto"/>
              <w:ind w:left="175"/>
              <w:jc w:val="both"/>
              <w:rPr>
                <w:rFonts w:ascii="Arial" w:eastAsia="Arial" w:hAnsi="Arial" w:cs="Arial"/>
                <w:sz w:val="18"/>
                <w:szCs w:val="18"/>
              </w:rPr>
            </w:pPr>
            <w:r>
              <w:rPr>
                <w:rFonts w:ascii="Arial" w:eastAsia="Arial" w:hAnsi="Arial" w:cs="Arial"/>
                <w:sz w:val="18"/>
                <w:szCs w:val="18"/>
              </w:rPr>
              <w:t>WMO, Geneva. ISBN: 978-92-63-10386-4.  Latest (2011) version available for purchase via link at:</w:t>
            </w:r>
          </w:p>
          <w:p w14:paraId="00000131" w14:textId="77777777" w:rsidR="00191D38" w:rsidRDefault="00000000">
            <w:pPr>
              <w:widowControl/>
              <w:pBdr>
                <w:top w:val="nil"/>
                <w:left w:val="nil"/>
                <w:bottom w:val="nil"/>
                <w:right w:val="nil"/>
                <w:between w:val="nil"/>
              </w:pBdr>
              <w:tabs>
                <w:tab w:val="left" w:pos="776"/>
              </w:tabs>
              <w:spacing w:line="240" w:lineRule="auto"/>
              <w:ind w:left="175"/>
              <w:rPr>
                <w:rFonts w:ascii="Times New Roman" w:eastAsia="Times New Roman" w:hAnsi="Times New Roman" w:cs="Times New Roman"/>
                <w:sz w:val="24"/>
                <w:szCs w:val="24"/>
              </w:rPr>
            </w:pPr>
            <w:hyperlink r:id="rId13">
              <w:r>
                <w:rPr>
                  <w:rFonts w:ascii="Arial" w:eastAsia="Arial" w:hAnsi="Arial" w:cs="Arial"/>
                  <w:color w:val="0000FF"/>
                  <w:sz w:val="18"/>
                  <w:szCs w:val="18"/>
                  <w:u w:val="single"/>
                </w:rPr>
                <w:t>http://www.wmo.int/e-catalog/detail_en.php?PUB_ID=498&amp;SORT=N&amp;q</w:t>
              </w:r>
            </w:hyperlink>
            <w:r>
              <w:rPr>
                <w:rFonts w:ascii="Arial" w:eastAsia="Arial" w:hAnsi="Arial" w:cs="Arial"/>
                <w:sz w:val="18"/>
                <w:szCs w:val="18"/>
                <w:u w:val="single"/>
              </w:rPr>
              <w:t>=</w:t>
            </w:r>
          </w:p>
          <w:p w14:paraId="00000132" w14:textId="77777777" w:rsidR="00191D38" w:rsidRDefault="00191D38">
            <w:pPr>
              <w:widowControl/>
              <w:pBdr>
                <w:top w:val="nil"/>
                <w:left w:val="nil"/>
                <w:bottom w:val="nil"/>
                <w:right w:val="nil"/>
                <w:between w:val="nil"/>
              </w:pBdr>
              <w:tabs>
                <w:tab w:val="left" w:pos="776"/>
              </w:tabs>
              <w:spacing w:line="240" w:lineRule="auto"/>
              <w:ind w:left="175"/>
              <w:rPr>
                <w:rFonts w:ascii="Times New Roman" w:eastAsia="Times New Roman" w:hAnsi="Times New Roman" w:cs="Times New Roman"/>
                <w:sz w:val="24"/>
                <w:szCs w:val="24"/>
              </w:rPr>
            </w:pPr>
          </w:p>
        </w:tc>
      </w:tr>
      <w:tr w:rsidR="00191D38" w:rsidRPr="0072533C" w14:paraId="1DCE4D79" w14:textId="77777777">
        <w:tc>
          <w:tcPr>
            <w:tcW w:w="852" w:type="dxa"/>
            <w:tcMar>
              <w:top w:w="0" w:type="dxa"/>
              <w:left w:w="108" w:type="dxa"/>
              <w:bottom w:w="0" w:type="dxa"/>
              <w:right w:w="108" w:type="dxa"/>
            </w:tcMar>
          </w:tcPr>
          <w:p w14:paraId="00000133"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[RD.7]</w:t>
            </w:r>
          </w:p>
        </w:tc>
        <w:tc>
          <w:tcPr>
            <w:tcW w:w="8609" w:type="dxa"/>
            <w:tcMar>
              <w:top w:w="0" w:type="dxa"/>
              <w:left w:w="108" w:type="dxa"/>
              <w:bottom w:w="0" w:type="dxa"/>
              <w:right w:w="108" w:type="dxa"/>
            </w:tcMar>
          </w:tcPr>
          <w:p w14:paraId="00000134"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ROPP Input/Output Module User Guide.</w:t>
            </w:r>
          </w:p>
          <w:p w14:paraId="00000135" w14:textId="77777777" w:rsidR="00191D38" w:rsidRPr="005316F1"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lang w:val="da-DK"/>
              </w:rPr>
            </w:pPr>
            <w:proofErr w:type="spellStart"/>
            <w:r w:rsidRPr="005316F1">
              <w:rPr>
                <w:rFonts w:ascii="Arial" w:eastAsia="Arial" w:hAnsi="Arial" w:cs="Arial"/>
                <w:sz w:val="18"/>
                <w:szCs w:val="18"/>
                <w:lang w:val="da-DK"/>
              </w:rPr>
              <w:t>Ref</w:t>
            </w:r>
            <w:proofErr w:type="spellEnd"/>
            <w:r w:rsidRPr="005316F1">
              <w:rPr>
                <w:rFonts w:ascii="Arial" w:eastAsia="Arial" w:hAnsi="Arial" w:cs="Arial"/>
                <w:sz w:val="18"/>
                <w:szCs w:val="18"/>
                <w:lang w:val="da-DK"/>
              </w:rPr>
              <w:t>: SAF/ROM/METO/UG/ROPP/002</w:t>
            </w:r>
          </w:p>
          <w:p w14:paraId="00000136" w14:textId="77777777" w:rsidR="00191D38" w:rsidRPr="005316F1" w:rsidRDefault="00191D38">
            <w:pPr>
              <w:widowControl/>
              <w:pBdr>
                <w:top w:val="nil"/>
                <w:left w:val="nil"/>
                <w:bottom w:val="nil"/>
                <w:right w:val="nil"/>
                <w:between w:val="nil"/>
              </w:pBdr>
              <w:spacing w:line="240" w:lineRule="auto"/>
              <w:ind w:left="175"/>
              <w:rPr>
                <w:rFonts w:ascii="Arial" w:eastAsia="Arial" w:hAnsi="Arial" w:cs="Arial"/>
                <w:sz w:val="18"/>
                <w:szCs w:val="18"/>
                <w:lang w:val="da-DK"/>
              </w:rPr>
            </w:pPr>
          </w:p>
        </w:tc>
      </w:tr>
      <w:tr w:rsidR="00191D38" w14:paraId="0E7EEF1B" w14:textId="77777777">
        <w:tc>
          <w:tcPr>
            <w:tcW w:w="852" w:type="dxa"/>
            <w:tcMar>
              <w:top w:w="0" w:type="dxa"/>
              <w:left w:w="108" w:type="dxa"/>
              <w:bottom w:w="0" w:type="dxa"/>
              <w:right w:w="108" w:type="dxa"/>
            </w:tcMar>
          </w:tcPr>
          <w:p w14:paraId="00000137"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[RD.8]</w:t>
            </w:r>
          </w:p>
        </w:tc>
        <w:tc>
          <w:tcPr>
            <w:tcW w:w="8609" w:type="dxa"/>
            <w:tcMar>
              <w:top w:w="0" w:type="dxa"/>
              <w:left w:w="108" w:type="dxa"/>
              <w:bottom w:w="0" w:type="dxa"/>
              <w:right w:w="108" w:type="dxa"/>
            </w:tcMar>
          </w:tcPr>
          <w:p w14:paraId="00000138"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proofErr w:type="spellStart"/>
            <w:r>
              <w:rPr>
                <w:rFonts w:ascii="Arial" w:eastAsia="Arial" w:hAnsi="Arial" w:cs="Arial"/>
                <w:sz w:val="18"/>
                <w:szCs w:val="18"/>
              </w:rPr>
              <w:t>Unidata</w:t>
            </w:r>
            <w:proofErr w:type="spellEnd"/>
            <w:r>
              <w:rPr>
                <w:rFonts w:ascii="Arial" w:eastAsia="Arial" w:hAnsi="Arial" w:cs="Arial"/>
                <w:sz w:val="18"/>
                <w:szCs w:val="18"/>
              </w:rPr>
              <w:t xml:space="preserve"> </w:t>
            </w:r>
            <w:proofErr w:type="spellStart"/>
            <w:r>
              <w:rPr>
                <w:rFonts w:ascii="Arial" w:eastAsia="Arial" w:hAnsi="Arial" w:cs="Arial"/>
                <w:sz w:val="18"/>
                <w:szCs w:val="18"/>
              </w:rPr>
              <w:t>NetCDF</w:t>
            </w:r>
            <w:proofErr w:type="spellEnd"/>
            <w:r>
              <w:rPr>
                <w:rFonts w:ascii="Arial" w:eastAsia="Arial" w:hAnsi="Arial" w:cs="Arial"/>
                <w:sz w:val="18"/>
                <w:szCs w:val="18"/>
              </w:rPr>
              <w:t xml:space="preserve"> website </w:t>
            </w:r>
            <w:hyperlink r:id="rId14">
              <w:r>
                <w:rPr>
                  <w:rFonts w:ascii="Arial" w:eastAsia="Arial" w:hAnsi="Arial" w:cs="Arial"/>
                  <w:sz w:val="18"/>
                  <w:szCs w:val="18"/>
                  <w:u w:val="single"/>
                </w:rPr>
                <w:t>http://www.unidata.ucar.edu/packages/netcdf/</w:t>
              </w:r>
            </w:hyperlink>
          </w:p>
          <w:p w14:paraId="00000139"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36A7919C" w14:textId="77777777">
        <w:tc>
          <w:tcPr>
            <w:tcW w:w="852" w:type="dxa"/>
            <w:tcMar>
              <w:top w:w="0" w:type="dxa"/>
              <w:left w:w="108" w:type="dxa"/>
              <w:bottom w:w="0" w:type="dxa"/>
              <w:right w:w="108" w:type="dxa"/>
            </w:tcMar>
          </w:tcPr>
          <w:p w14:paraId="0000013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[RD.9]</w:t>
            </w:r>
          </w:p>
        </w:tc>
        <w:tc>
          <w:tcPr>
            <w:tcW w:w="8609" w:type="dxa"/>
            <w:tcMar>
              <w:top w:w="0" w:type="dxa"/>
              <w:left w:w="108" w:type="dxa"/>
              <w:bottom w:w="0" w:type="dxa"/>
              <w:right w:w="108" w:type="dxa"/>
            </w:tcMar>
          </w:tcPr>
          <w:p w14:paraId="0000013B"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proofErr w:type="spellStart"/>
            <w:r>
              <w:rPr>
                <w:rFonts w:ascii="Arial" w:eastAsia="Arial" w:hAnsi="Arial" w:cs="Arial"/>
                <w:sz w:val="18"/>
                <w:szCs w:val="18"/>
              </w:rPr>
              <w:t>Kursinski</w:t>
            </w:r>
            <w:proofErr w:type="spellEnd"/>
            <w:r>
              <w:rPr>
                <w:rFonts w:ascii="Arial" w:eastAsia="Arial" w:hAnsi="Arial" w:cs="Arial"/>
                <w:sz w:val="18"/>
                <w:szCs w:val="18"/>
              </w:rPr>
              <w:t xml:space="preserve">, ER, </w:t>
            </w:r>
            <w:r>
              <w:rPr>
                <w:rFonts w:ascii="Arial" w:eastAsia="Arial" w:hAnsi="Arial" w:cs="Arial"/>
                <w:i/>
                <w:sz w:val="18"/>
                <w:szCs w:val="18"/>
              </w:rPr>
              <w:t>et al</w:t>
            </w:r>
            <w:r>
              <w:rPr>
                <w:rFonts w:ascii="Arial" w:eastAsia="Arial" w:hAnsi="Arial" w:cs="Arial"/>
                <w:sz w:val="18"/>
                <w:szCs w:val="18"/>
              </w:rPr>
              <w:t xml:space="preserve"> (1997). </w:t>
            </w:r>
            <w:r>
              <w:rPr>
                <w:rFonts w:ascii="Arial" w:eastAsia="Arial" w:hAnsi="Arial" w:cs="Arial"/>
                <w:i/>
                <w:sz w:val="18"/>
                <w:szCs w:val="18"/>
              </w:rPr>
              <w:t>Observing earth’s atmosphere with radio occultation measurements</w:t>
            </w:r>
            <w:r>
              <w:rPr>
                <w:rFonts w:ascii="Arial" w:eastAsia="Arial" w:hAnsi="Arial" w:cs="Arial"/>
                <w:i/>
                <w:sz w:val="18"/>
                <w:szCs w:val="18"/>
              </w:rPr>
              <w:br/>
              <w:t>using GPS.</w:t>
            </w:r>
            <w:r>
              <w:rPr>
                <w:rFonts w:ascii="Arial" w:eastAsia="Arial" w:hAnsi="Arial" w:cs="Arial"/>
                <w:sz w:val="18"/>
                <w:szCs w:val="18"/>
              </w:rPr>
              <w:t xml:space="preserve"> </w:t>
            </w:r>
            <w:proofErr w:type="spellStart"/>
            <w:r>
              <w:rPr>
                <w:rFonts w:ascii="Arial" w:eastAsia="Arial" w:hAnsi="Arial" w:cs="Arial"/>
                <w:sz w:val="18"/>
                <w:szCs w:val="18"/>
              </w:rPr>
              <w:t>J.Geophys.Res</w:t>
            </w:r>
            <w:proofErr w:type="spellEnd"/>
            <w:r>
              <w:rPr>
                <w:rFonts w:ascii="Arial" w:eastAsia="Arial" w:hAnsi="Arial" w:cs="Arial"/>
                <w:sz w:val="18"/>
                <w:szCs w:val="18"/>
              </w:rPr>
              <w:t xml:space="preserve">., </w:t>
            </w:r>
            <w:r>
              <w:rPr>
                <w:rFonts w:ascii="Arial" w:eastAsia="Arial" w:hAnsi="Arial" w:cs="Arial"/>
                <w:b/>
                <w:sz w:val="18"/>
                <w:szCs w:val="18"/>
              </w:rPr>
              <w:t>102</w:t>
            </w:r>
            <w:r>
              <w:rPr>
                <w:rFonts w:ascii="Arial" w:eastAsia="Arial" w:hAnsi="Arial" w:cs="Arial"/>
                <w:sz w:val="18"/>
                <w:szCs w:val="18"/>
              </w:rPr>
              <w:t>(D19), pp23429–23465.</w:t>
            </w:r>
          </w:p>
          <w:p w14:paraId="0000013C"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5589ED5B" w14:textId="77777777">
        <w:tc>
          <w:tcPr>
            <w:tcW w:w="852" w:type="dxa"/>
            <w:tcMar>
              <w:top w:w="0" w:type="dxa"/>
              <w:left w:w="108" w:type="dxa"/>
              <w:bottom w:w="0" w:type="dxa"/>
              <w:right w:w="108" w:type="dxa"/>
            </w:tcMar>
          </w:tcPr>
          <w:p w14:paraId="0000013D"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[RD.10]</w:t>
            </w:r>
          </w:p>
        </w:tc>
        <w:tc>
          <w:tcPr>
            <w:tcW w:w="8609" w:type="dxa"/>
            <w:tcMar>
              <w:top w:w="0" w:type="dxa"/>
              <w:left w:w="108" w:type="dxa"/>
              <w:bottom w:w="0" w:type="dxa"/>
              <w:right w:w="108" w:type="dxa"/>
            </w:tcMar>
          </w:tcPr>
          <w:p w14:paraId="0000013E"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i/>
                <w:sz w:val="18"/>
                <w:szCs w:val="18"/>
              </w:rPr>
              <w:t>New BUFR Table D sequence and associated Table B entries for Satellite Radio Occultation data.</w:t>
            </w:r>
            <w:r>
              <w:rPr>
                <w:rFonts w:ascii="Arial" w:eastAsia="Arial" w:hAnsi="Arial" w:cs="Arial"/>
                <w:sz w:val="18"/>
                <w:szCs w:val="18"/>
              </w:rPr>
              <w:t xml:space="preserve"> Document submitted by Brian Barwell (Met Office) at meetings of WMO/CBS Expert Team on Data Representation and Codes, held in Kuala Lumpur, Malaysia, 21–26 June 2004</w:t>
            </w:r>
          </w:p>
          <w:p w14:paraId="0000013F"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2763942D" w14:textId="77777777">
        <w:tc>
          <w:tcPr>
            <w:tcW w:w="852" w:type="dxa"/>
            <w:tcMar>
              <w:top w:w="0" w:type="dxa"/>
              <w:left w:w="108" w:type="dxa"/>
              <w:bottom w:w="0" w:type="dxa"/>
              <w:right w:w="108" w:type="dxa"/>
            </w:tcMar>
          </w:tcPr>
          <w:p w14:paraId="0000014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[RD.11]</w:t>
            </w:r>
          </w:p>
        </w:tc>
        <w:tc>
          <w:tcPr>
            <w:tcW w:w="8609" w:type="dxa"/>
            <w:tcMar>
              <w:top w:w="0" w:type="dxa"/>
              <w:left w:w="108" w:type="dxa"/>
              <w:bottom w:w="0" w:type="dxa"/>
              <w:right w:w="108" w:type="dxa"/>
            </w:tcMar>
          </w:tcPr>
          <w:p w14:paraId="00000141"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 xml:space="preserve">ECMWF (2013) </w:t>
            </w:r>
            <w:r>
              <w:rPr>
                <w:rFonts w:ascii="Arial" w:eastAsia="Arial" w:hAnsi="Arial" w:cs="Arial"/>
                <w:i/>
                <w:sz w:val="18"/>
                <w:szCs w:val="18"/>
              </w:rPr>
              <w:t>BUFR encoding/decoding software</w:t>
            </w:r>
            <w:r>
              <w:rPr>
                <w:rFonts w:ascii="Arial" w:eastAsia="Arial" w:hAnsi="Arial" w:cs="Arial"/>
                <w:sz w:val="18"/>
                <w:szCs w:val="18"/>
              </w:rPr>
              <w:t>:</w:t>
            </w:r>
          </w:p>
          <w:p w14:paraId="00000142"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u w:val="single"/>
              </w:rPr>
              <w:t>https://software.ecmwf.int/wiki/display/BUFR</w:t>
            </w:r>
          </w:p>
          <w:p w14:paraId="00000143"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32384D34" w14:textId="77777777">
        <w:tc>
          <w:tcPr>
            <w:tcW w:w="852" w:type="dxa"/>
            <w:tcMar>
              <w:top w:w="0" w:type="dxa"/>
              <w:left w:w="108" w:type="dxa"/>
              <w:bottom w:w="0" w:type="dxa"/>
              <w:right w:w="108" w:type="dxa"/>
            </w:tcMar>
          </w:tcPr>
          <w:p w14:paraId="0000014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[RD.12]</w:t>
            </w:r>
          </w:p>
        </w:tc>
        <w:tc>
          <w:tcPr>
            <w:tcW w:w="8609" w:type="dxa"/>
            <w:tcMar>
              <w:top w:w="0" w:type="dxa"/>
              <w:left w:w="108" w:type="dxa"/>
              <w:bottom w:w="0" w:type="dxa"/>
              <w:right w:w="108" w:type="dxa"/>
            </w:tcMar>
          </w:tcPr>
          <w:p w14:paraId="00000145"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 xml:space="preserve">Cygwin website </w:t>
            </w:r>
            <w:r>
              <w:rPr>
                <w:rFonts w:ascii="Arial" w:eastAsia="Arial" w:hAnsi="Arial" w:cs="Arial"/>
                <w:sz w:val="18"/>
                <w:szCs w:val="18"/>
                <w:u w:val="single"/>
              </w:rPr>
              <w:t>http://www.cygwin.com</w:t>
            </w:r>
          </w:p>
          <w:p w14:paraId="00000146"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34F688FA" w14:textId="77777777">
        <w:tc>
          <w:tcPr>
            <w:tcW w:w="852" w:type="dxa"/>
            <w:tcMar>
              <w:top w:w="0" w:type="dxa"/>
              <w:left w:w="108" w:type="dxa"/>
              <w:bottom w:w="0" w:type="dxa"/>
              <w:right w:w="108" w:type="dxa"/>
            </w:tcMar>
          </w:tcPr>
          <w:p w14:paraId="00000147"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[RD.13]</w:t>
            </w:r>
          </w:p>
          <w:p w14:paraId="00000148"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p w14:paraId="00000149"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[RD.14]</w:t>
            </w:r>
          </w:p>
        </w:tc>
        <w:tc>
          <w:tcPr>
            <w:tcW w:w="8609" w:type="dxa"/>
            <w:tcMar>
              <w:top w:w="0" w:type="dxa"/>
              <w:left w:w="108" w:type="dxa"/>
              <w:bottom w:w="0" w:type="dxa"/>
              <w:right w:w="108" w:type="dxa"/>
            </w:tcMar>
          </w:tcPr>
          <w:p w14:paraId="0000014A"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 xml:space="preserve">ROM SAF website </w:t>
            </w:r>
            <w:r>
              <w:rPr>
                <w:rFonts w:ascii="Arial" w:eastAsia="Arial" w:hAnsi="Arial" w:cs="Arial"/>
                <w:sz w:val="18"/>
                <w:szCs w:val="18"/>
                <w:u w:val="single"/>
              </w:rPr>
              <w:t>http://www.romsaf.org</w:t>
            </w:r>
          </w:p>
          <w:p w14:paraId="0000014B"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p w14:paraId="0000014C"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ROPP Overview.</w:t>
            </w:r>
          </w:p>
          <w:p w14:paraId="0000014D"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Ref: SAF/ROM/METO/UG/ROPP/001</w:t>
            </w:r>
          </w:p>
        </w:tc>
      </w:tr>
      <w:tr w:rsidR="00191D38" w14:paraId="70F1A46D" w14:textId="77777777">
        <w:tc>
          <w:tcPr>
            <w:tcW w:w="852" w:type="dxa"/>
            <w:tcMar>
              <w:top w:w="0" w:type="dxa"/>
              <w:left w:w="108" w:type="dxa"/>
              <w:bottom w:w="0" w:type="dxa"/>
              <w:right w:w="108" w:type="dxa"/>
            </w:tcMar>
          </w:tcPr>
          <w:p w14:paraId="0000014E"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tc>
        <w:tc>
          <w:tcPr>
            <w:tcW w:w="8609" w:type="dxa"/>
            <w:tcMar>
              <w:top w:w="0" w:type="dxa"/>
              <w:left w:w="108" w:type="dxa"/>
              <w:bottom w:w="0" w:type="dxa"/>
              <w:right w:w="108" w:type="dxa"/>
            </w:tcMar>
          </w:tcPr>
          <w:p w14:paraId="0000014F" w14:textId="77777777" w:rsidR="00191D38" w:rsidRDefault="00191D38">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p>
        </w:tc>
      </w:tr>
    </w:tbl>
    <w:p w14:paraId="00000150" w14:textId="77777777" w:rsidR="00191D38" w:rsidRDefault="00191D38">
      <w:pPr>
        <w:pStyle w:val="Heading1"/>
        <w:spacing w:after="120"/>
        <w:jc w:val="both"/>
        <w:rPr>
          <w:rFonts w:ascii="Arial" w:eastAsia="Arial" w:hAnsi="Arial" w:cs="Arial"/>
          <w:sz w:val="28"/>
          <w:szCs w:val="28"/>
        </w:rPr>
      </w:pPr>
    </w:p>
    <w:p w14:paraId="00000151" w14:textId="77777777" w:rsidR="00191D38" w:rsidRDefault="00000000">
      <w:pPr>
        <w:pStyle w:val="Heading2"/>
        <w:numPr>
          <w:ilvl w:val="1"/>
          <w:numId w:val="15"/>
        </w:numPr>
      </w:pPr>
      <w:bookmarkStart w:id="8" w:name="_heading=h.4d34og8" w:colFirst="0" w:colLast="0"/>
      <w:bookmarkEnd w:id="8"/>
      <w:r>
        <w:t>Acronyms and abbreviations</w:t>
      </w:r>
    </w:p>
    <w:tbl>
      <w:tblPr>
        <w:tblStyle w:val="a3"/>
        <w:tblW w:w="9056" w:type="dxa"/>
        <w:tblInd w:w="13" w:type="dxa"/>
        <w:tblLayout w:type="fixed"/>
        <w:tblLook w:val="0000" w:firstRow="0" w:lastRow="0" w:firstColumn="0" w:lastColumn="0" w:noHBand="0" w:noVBand="0"/>
      </w:tblPr>
      <w:tblGrid>
        <w:gridCol w:w="1431"/>
        <w:gridCol w:w="7625"/>
      </w:tblGrid>
      <w:tr w:rsidR="00191D38" w14:paraId="013DDFFD" w14:textId="77777777">
        <w:trPr>
          <w:trHeight w:val="284"/>
        </w:trPr>
        <w:tc>
          <w:tcPr>
            <w:tcW w:w="1431" w:type="dxa"/>
            <w:tcMar>
              <w:top w:w="0" w:type="dxa"/>
              <w:left w:w="108" w:type="dxa"/>
              <w:bottom w:w="0" w:type="dxa"/>
              <w:right w:w="108" w:type="dxa"/>
            </w:tcMar>
            <w:vAlign w:val="center"/>
          </w:tcPr>
          <w:p w14:paraId="00000152"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ARH</w:t>
            </w:r>
          </w:p>
        </w:tc>
        <w:tc>
          <w:tcPr>
            <w:tcW w:w="7625" w:type="dxa"/>
            <w:tcMar>
              <w:top w:w="0" w:type="dxa"/>
              <w:left w:w="108" w:type="dxa"/>
              <w:bottom w:w="0" w:type="dxa"/>
              <w:right w:w="108" w:type="dxa"/>
            </w:tcMar>
            <w:vAlign w:val="center"/>
          </w:tcPr>
          <w:p w14:paraId="00000153"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Abbreviated Routing Header (WMO)</w:t>
            </w:r>
          </w:p>
        </w:tc>
      </w:tr>
      <w:tr w:rsidR="00191D38" w14:paraId="3DC6A016" w14:textId="77777777">
        <w:trPr>
          <w:trHeight w:val="284"/>
        </w:trPr>
        <w:tc>
          <w:tcPr>
            <w:tcW w:w="1431" w:type="dxa"/>
            <w:tcMar>
              <w:top w:w="0" w:type="dxa"/>
              <w:left w:w="108" w:type="dxa"/>
              <w:bottom w:w="0" w:type="dxa"/>
              <w:right w:w="108" w:type="dxa"/>
            </w:tcMar>
            <w:vAlign w:val="center"/>
          </w:tcPr>
          <w:p w14:paraId="00000154"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Beidou</w:t>
            </w:r>
            <w:proofErr w:type="spellEnd"/>
          </w:p>
        </w:tc>
        <w:tc>
          <w:tcPr>
            <w:tcW w:w="7625" w:type="dxa"/>
            <w:tcMar>
              <w:top w:w="0" w:type="dxa"/>
              <w:left w:w="108" w:type="dxa"/>
              <w:bottom w:w="0" w:type="dxa"/>
              <w:right w:w="108" w:type="dxa"/>
            </w:tcMar>
            <w:vAlign w:val="center"/>
          </w:tcPr>
          <w:p w14:paraId="00000155"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Chinese GNSS navigation system.  Beidou-2 also known as COMPASS.</w:t>
            </w:r>
          </w:p>
        </w:tc>
      </w:tr>
      <w:tr w:rsidR="00191D38" w14:paraId="07F84829" w14:textId="77777777">
        <w:trPr>
          <w:trHeight w:val="284"/>
        </w:trPr>
        <w:tc>
          <w:tcPr>
            <w:tcW w:w="1431" w:type="dxa"/>
            <w:tcMar>
              <w:top w:w="0" w:type="dxa"/>
              <w:left w:w="108" w:type="dxa"/>
              <w:bottom w:w="0" w:type="dxa"/>
              <w:right w:w="108" w:type="dxa"/>
            </w:tcMar>
            <w:vAlign w:val="center"/>
          </w:tcPr>
          <w:p w14:paraId="00000156"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BUFR</w:t>
            </w:r>
          </w:p>
        </w:tc>
        <w:tc>
          <w:tcPr>
            <w:tcW w:w="7625" w:type="dxa"/>
            <w:tcMar>
              <w:top w:w="0" w:type="dxa"/>
              <w:left w:w="108" w:type="dxa"/>
              <w:bottom w:w="0" w:type="dxa"/>
              <w:right w:w="108" w:type="dxa"/>
            </w:tcMar>
            <w:vAlign w:val="center"/>
          </w:tcPr>
          <w:p w14:paraId="00000157"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Binary Universal Format for the Representation of data (WMO)</w:t>
            </w:r>
          </w:p>
        </w:tc>
      </w:tr>
      <w:tr w:rsidR="00191D38" w14:paraId="5AF4F581" w14:textId="77777777">
        <w:trPr>
          <w:trHeight w:val="284"/>
        </w:trPr>
        <w:tc>
          <w:tcPr>
            <w:tcW w:w="1431" w:type="dxa"/>
            <w:tcMar>
              <w:top w:w="0" w:type="dxa"/>
              <w:left w:w="108" w:type="dxa"/>
              <w:bottom w:w="0" w:type="dxa"/>
              <w:right w:w="108" w:type="dxa"/>
            </w:tcMar>
            <w:vAlign w:val="center"/>
          </w:tcPr>
          <w:p w14:paraId="00000158"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CBS</w:t>
            </w:r>
          </w:p>
        </w:tc>
        <w:tc>
          <w:tcPr>
            <w:tcW w:w="7625" w:type="dxa"/>
            <w:tcMar>
              <w:top w:w="0" w:type="dxa"/>
              <w:left w:w="108" w:type="dxa"/>
              <w:bottom w:w="0" w:type="dxa"/>
              <w:right w:w="108" w:type="dxa"/>
            </w:tcMar>
            <w:vAlign w:val="center"/>
          </w:tcPr>
          <w:p w14:paraId="00000159"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Committee for Basic Systems (WMO)</w:t>
            </w:r>
          </w:p>
        </w:tc>
      </w:tr>
      <w:tr w:rsidR="00191D38" w14:paraId="027B40F1" w14:textId="77777777">
        <w:trPr>
          <w:trHeight w:val="284"/>
        </w:trPr>
        <w:tc>
          <w:tcPr>
            <w:tcW w:w="1431" w:type="dxa"/>
            <w:tcMar>
              <w:top w:w="0" w:type="dxa"/>
              <w:left w:w="108" w:type="dxa"/>
              <w:bottom w:w="0" w:type="dxa"/>
              <w:right w:w="108" w:type="dxa"/>
            </w:tcMar>
            <w:vAlign w:val="center"/>
          </w:tcPr>
          <w:p w14:paraId="0000015A"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CDR</w:t>
            </w:r>
          </w:p>
        </w:tc>
        <w:tc>
          <w:tcPr>
            <w:tcW w:w="7625" w:type="dxa"/>
            <w:tcMar>
              <w:top w:w="0" w:type="dxa"/>
              <w:left w:w="108" w:type="dxa"/>
              <w:bottom w:w="0" w:type="dxa"/>
              <w:right w:w="108" w:type="dxa"/>
            </w:tcMar>
            <w:vAlign w:val="center"/>
          </w:tcPr>
          <w:p w14:paraId="0000015B"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Climate Data Record</w:t>
            </w:r>
          </w:p>
        </w:tc>
      </w:tr>
      <w:tr w:rsidR="00191D38" w14:paraId="4D770051" w14:textId="77777777">
        <w:trPr>
          <w:trHeight w:val="284"/>
        </w:trPr>
        <w:tc>
          <w:tcPr>
            <w:tcW w:w="1431" w:type="dxa"/>
            <w:tcMar>
              <w:top w:w="0" w:type="dxa"/>
              <w:left w:w="108" w:type="dxa"/>
              <w:bottom w:w="0" w:type="dxa"/>
              <w:right w:w="108" w:type="dxa"/>
            </w:tcMar>
            <w:vAlign w:val="center"/>
          </w:tcPr>
          <w:p w14:paraId="0000015C"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CCT</w:t>
            </w:r>
          </w:p>
        </w:tc>
        <w:tc>
          <w:tcPr>
            <w:tcW w:w="7625" w:type="dxa"/>
            <w:tcMar>
              <w:top w:w="0" w:type="dxa"/>
              <w:left w:w="108" w:type="dxa"/>
              <w:bottom w:w="0" w:type="dxa"/>
              <w:right w:w="108" w:type="dxa"/>
            </w:tcMar>
            <w:vAlign w:val="center"/>
          </w:tcPr>
          <w:p w14:paraId="0000015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Common Code Table (WMO)</w:t>
            </w:r>
          </w:p>
        </w:tc>
      </w:tr>
      <w:tr w:rsidR="00191D38" w14:paraId="6954080E" w14:textId="77777777">
        <w:trPr>
          <w:trHeight w:val="284"/>
        </w:trPr>
        <w:tc>
          <w:tcPr>
            <w:tcW w:w="1431" w:type="dxa"/>
            <w:tcMar>
              <w:top w:w="0" w:type="dxa"/>
              <w:left w:w="108" w:type="dxa"/>
              <w:bottom w:w="0" w:type="dxa"/>
              <w:right w:w="108" w:type="dxa"/>
            </w:tcMar>
            <w:vAlign w:val="center"/>
          </w:tcPr>
          <w:p w14:paraId="0000015E"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CHAMP</w:t>
            </w:r>
          </w:p>
        </w:tc>
        <w:tc>
          <w:tcPr>
            <w:tcW w:w="7625" w:type="dxa"/>
            <w:tcMar>
              <w:top w:w="0" w:type="dxa"/>
              <w:left w:w="108" w:type="dxa"/>
              <w:bottom w:w="0" w:type="dxa"/>
              <w:right w:w="108" w:type="dxa"/>
            </w:tcMar>
            <w:vAlign w:val="center"/>
          </w:tcPr>
          <w:p w14:paraId="0000015F"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proofErr w:type="spellStart"/>
            <w:r>
              <w:rPr>
                <w:rFonts w:ascii="Arial" w:eastAsia="Arial" w:hAnsi="Arial" w:cs="Arial"/>
                <w:sz w:val="18"/>
                <w:szCs w:val="18"/>
              </w:rPr>
              <w:t>CHallenging</w:t>
            </w:r>
            <w:proofErr w:type="spellEnd"/>
            <w:r>
              <w:rPr>
                <w:rFonts w:ascii="Arial" w:eastAsia="Arial" w:hAnsi="Arial" w:cs="Arial"/>
                <w:sz w:val="18"/>
                <w:szCs w:val="18"/>
              </w:rPr>
              <w:t xml:space="preserve"> Mini-satellite Payload (Germany)</w:t>
            </w:r>
          </w:p>
        </w:tc>
      </w:tr>
      <w:tr w:rsidR="00191D38" w14:paraId="57C5EFC1" w14:textId="77777777">
        <w:trPr>
          <w:trHeight w:val="284"/>
        </w:trPr>
        <w:tc>
          <w:tcPr>
            <w:tcW w:w="1431" w:type="dxa"/>
            <w:tcMar>
              <w:top w:w="0" w:type="dxa"/>
              <w:left w:w="108" w:type="dxa"/>
              <w:bottom w:w="0" w:type="dxa"/>
              <w:right w:w="108" w:type="dxa"/>
            </w:tcMar>
            <w:vAlign w:val="center"/>
          </w:tcPr>
          <w:p w14:paraId="00000160"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CLIMAP</w:t>
            </w:r>
          </w:p>
        </w:tc>
        <w:tc>
          <w:tcPr>
            <w:tcW w:w="7625" w:type="dxa"/>
            <w:tcMar>
              <w:top w:w="0" w:type="dxa"/>
              <w:left w:w="108" w:type="dxa"/>
              <w:bottom w:w="0" w:type="dxa"/>
              <w:right w:w="108" w:type="dxa"/>
            </w:tcMar>
            <w:vAlign w:val="center"/>
          </w:tcPr>
          <w:p w14:paraId="00000161"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Climate and Environment Monitoring with GPS-based Atmospheric Profiling (EU)</w:t>
            </w:r>
          </w:p>
        </w:tc>
      </w:tr>
      <w:tr w:rsidR="00191D38" w14:paraId="5F8BA3D1" w14:textId="77777777">
        <w:trPr>
          <w:trHeight w:val="284"/>
        </w:trPr>
        <w:tc>
          <w:tcPr>
            <w:tcW w:w="1431" w:type="dxa"/>
            <w:tcMar>
              <w:top w:w="0" w:type="dxa"/>
              <w:left w:w="108" w:type="dxa"/>
              <w:bottom w:w="0" w:type="dxa"/>
              <w:right w:w="108" w:type="dxa"/>
            </w:tcMar>
            <w:vAlign w:val="center"/>
          </w:tcPr>
          <w:p w14:paraId="00000162"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CMA</w:t>
            </w:r>
          </w:p>
        </w:tc>
        <w:tc>
          <w:tcPr>
            <w:tcW w:w="7625" w:type="dxa"/>
            <w:tcMar>
              <w:top w:w="0" w:type="dxa"/>
              <w:left w:w="108" w:type="dxa"/>
              <w:bottom w:w="0" w:type="dxa"/>
              <w:right w:w="108" w:type="dxa"/>
            </w:tcMar>
            <w:vAlign w:val="center"/>
          </w:tcPr>
          <w:p w14:paraId="00000163"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Chinese Meteorological Agency</w:t>
            </w:r>
          </w:p>
        </w:tc>
      </w:tr>
      <w:tr w:rsidR="00191D38" w14:paraId="0B186790" w14:textId="77777777">
        <w:trPr>
          <w:trHeight w:val="284"/>
        </w:trPr>
        <w:tc>
          <w:tcPr>
            <w:tcW w:w="1431" w:type="dxa"/>
            <w:tcMar>
              <w:top w:w="0" w:type="dxa"/>
              <w:left w:w="108" w:type="dxa"/>
              <w:bottom w:w="0" w:type="dxa"/>
              <w:right w:w="108" w:type="dxa"/>
            </w:tcMar>
            <w:vAlign w:val="center"/>
          </w:tcPr>
          <w:p w14:paraId="00000164"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C/NOFS</w:t>
            </w:r>
          </w:p>
        </w:tc>
        <w:tc>
          <w:tcPr>
            <w:tcW w:w="7625" w:type="dxa"/>
            <w:tcMar>
              <w:top w:w="0" w:type="dxa"/>
              <w:left w:w="108" w:type="dxa"/>
              <w:bottom w:w="0" w:type="dxa"/>
              <w:right w:w="108" w:type="dxa"/>
            </w:tcMar>
            <w:vAlign w:val="center"/>
          </w:tcPr>
          <w:p w14:paraId="00000165"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Communications/Navigation Outage Forecasting System (US)</w:t>
            </w:r>
          </w:p>
        </w:tc>
      </w:tr>
      <w:tr w:rsidR="00191D38" w14:paraId="4249C299" w14:textId="77777777">
        <w:trPr>
          <w:trHeight w:val="284"/>
        </w:trPr>
        <w:tc>
          <w:tcPr>
            <w:tcW w:w="1431" w:type="dxa"/>
            <w:tcMar>
              <w:top w:w="0" w:type="dxa"/>
              <w:left w:w="108" w:type="dxa"/>
              <w:bottom w:w="0" w:type="dxa"/>
              <w:right w:w="108" w:type="dxa"/>
            </w:tcMar>
            <w:vAlign w:val="center"/>
          </w:tcPr>
          <w:p w14:paraId="00000166"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COSMIC</w:t>
            </w:r>
          </w:p>
        </w:tc>
        <w:tc>
          <w:tcPr>
            <w:tcW w:w="7625" w:type="dxa"/>
            <w:tcMar>
              <w:top w:w="0" w:type="dxa"/>
              <w:left w:w="108" w:type="dxa"/>
              <w:bottom w:w="0" w:type="dxa"/>
              <w:right w:w="108" w:type="dxa"/>
            </w:tcMar>
            <w:vAlign w:val="center"/>
          </w:tcPr>
          <w:p w14:paraId="00000167"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Constellation Observing System for Meteorology Ionosphere and Climate (USA/Taiwan)</w:t>
            </w:r>
          </w:p>
        </w:tc>
      </w:tr>
      <w:tr w:rsidR="00191D38" w14:paraId="22BB45C5" w14:textId="77777777">
        <w:trPr>
          <w:trHeight w:val="284"/>
        </w:trPr>
        <w:tc>
          <w:tcPr>
            <w:tcW w:w="1431" w:type="dxa"/>
            <w:tcMar>
              <w:top w:w="0" w:type="dxa"/>
              <w:left w:w="108" w:type="dxa"/>
              <w:bottom w:w="0" w:type="dxa"/>
              <w:right w:w="108" w:type="dxa"/>
            </w:tcMar>
            <w:vAlign w:val="center"/>
          </w:tcPr>
          <w:p w14:paraId="00000168"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CREX</w:t>
            </w:r>
          </w:p>
        </w:tc>
        <w:tc>
          <w:tcPr>
            <w:tcW w:w="7625" w:type="dxa"/>
            <w:tcMar>
              <w:top w:w="0" w:type="dxa"/>
              <w:left w:w="108" w:type="dxa"/>
              <w:bottom w:w="0" w:type="dxa"/>
              <w:right w:w="108" w:type="dxa"/>
            </w:tcMar>
            <w:vAlign w:val="center"/>
          </w:tcPr>
          <w:p w14:paraId="00000169"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 xml:space="preserve">Character form for the Representation and </w:t>
            </w:r>
            <w:proofErr w:type="spellStart"/>
            <w:r>
              <w:rPr>
                <w:rFonts w:ascii="Arial" w:eastAsia="Arial" w:hAnsi="Arial" w:cs="Arial"/>
                <w:sz w:val="18"/>
                <w:szCs w:val="18"/>
              </w:rPr>
              <w:t>EXchange</w:t>
            </w:r>
            <w:proofErr w:type="spellEnd"/>
            <w:r>
              <w:rPr>
                <w:rFonts w:ascii="Arial" w:eastAsia="Arial" w:hAnsi="Arial" w:cs="Arial"/>
                <w:sz w:val="18"/>
                <w:szCs w:val="18"/>
              </w:rPr>
              <w:t xml:space="preserve"> of data (WMO)</w:t>
            </w:r>
          </w:p>
        </w:tc>
      </w:tr>
      <w:tr w:rsidR="00191D38" w14:paraId="05705669" w14:textId="77777777">
        <w:trPr>
          <w:trHeight w:val="284"/>
        </w:trPr>
        <w:tc>
          <w:tcPr>
            <w:tcW w:w="1431" w:type="dxa"/>
            <w:tcMar>
              <w:top w:w="0" w:type="dxa"/>
              <w:left w:w="108" w:type="dxa"/>
              <w:bottom w:w="0" w:type="dxa"/>
              <w:right w:w="108" w:type="dxa"/>
            </w:tcMar>
            <w:vAlign w:val="center"/>
          </w:tcPr>
          <w:p w14:paraId="0000016A"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ECMWF</w:t>
            </w:r>
          </w:p>
        </w:tc>
        <w:tc>
          <w:tcPr>
            <w:tcW w:w="7625" w:type="dxa"/>
            <w:tcMar>
              <w:top w:w="0" w:type="dxa"/>
              <w:left w:w="108" w:type="dxa"/>
              <w:bottom w:w="0" w:type="dxa"/>
              <w:right w:w="108" w:type="dxa"/>
            </w:tcMar>
            <w:vAlign w:val="center"/>
          </w:tcPr>
          <w:p w14:paraId="0000016B"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European Centre for Medium-range Weather Forecasts</w:t>
            </w:r>
          </w:p>
        </w:tc>
      </w:tr>
      <w:tr w:rsidR="00191D38" w14:paraId="41AFA454" w14:textId="77777777">
        <w:trPr>
          <w:trHeight w:val="284"/>
        </w:trPr>
        <w:tc>
          <w:tcPr>
            <w:tcW w:w="1431" w:type="dxa"/>
            <w:tcMar>
              <w:top w:w="0" w:type="dxa"/>
              <w:left w:w="108" w:type="dxa"/>
              <w:bottom w:w="0" w:type="dxa"/>
              <w:right w:w="108" w:type="dxa"/>
            </w:tcMar>
            <w:vAlign w:val="center"/>
          </w:tcPr>
          <w:p w14:paraId="0000016C"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ESA</w:t>
            </w:r>
          </w:p>
        </w:tc>
        <w:tc>
          <w:tcPr>
            <w:tcW w:w="7625" w:type="dxa"/>
            <w:tcMar>
              <w:top w:w="0" w:type="dxa"/>
              <w:left w:w="108" w:type="dxa"/>
              <w:bottom w:w="0" w:type="dxa"/>
              <w:right w:w="108" w:type="dxa"/>
            </w:tcMar>
            <w:vAlign w:val="center"/>
          </w:tcPr>
          <w:p w14:paraId="0000016D"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European Space Agency</w:t>
            </w:r>
          </w:p>
        </w:tc>
      </w:tr>
      <w:tr w:rsidR="00191D38" w14:paraId="0A400E79" w14:textId="77777777">
        <w:trPr>
          <w:trHeight w:val="284"/>
        </w:trPr>
        <w:tc>
          <w:tcPr>
            <w:tcW w:w="1431" w:type="dxa"/>
            <w:tcMar>
              <w:top w:w="0" w:type="dxa"/>
              <w:left w:w="108" w:type="dxa"/>
              <w:bottom w:w="0" w:type="dxa"/>
              <w:right w:w="108" w:type="dxa"/>
            </w:tcMar>
            <w:vAlign w:val="center"/>
          </w:tcPr>
          <w:p w14:paraId="0000016E"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EU</w:t>
            </w:r>
          </w:p>
        </w:tc>
        <w:tc>
          <w:tcPr>
            <w:tcW w:w="7625" w:type="dxa"/>
            <w:tcMar>
              <w:top w:w="0" w:type="dxa"/>
              <w:left w:w="108" w:type="dxa"/>
              <w:bottom w:w="0" w:type="dxa"/>
              <w:right w:w="108" w:type="dxa"/>
            </w:tcMar>
            <w:vAlign w:val="center"/>
          </w:tcPr>
          <w:p w14:paraId="0000016F"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European Union</w:t>
            </w:r>
          </w:p>
        </w:tc>
      </w:tr>
      <w:tr w:rsidR="00191D38" w14:paraId="5677F745" w14:textId="77777777">
        <w:trPr>
          <w:trHeight w:val="284"/>
        </w:trPr>
        <w:tc>
          <w:tcPr>
            <w:tcW w:w="1431" w:type="dxa"/>
            <w:tcMar>
              <w:top w:w="0" w:type="dxa"/>
              <w:left w:w="108" w:type="dxa"/>
              <w:bottom w:w="0" w:type="dxa"/>
              <w:right w:w="108" w:type="dxa"/>
            </w:tcMar>
            <w:vAlign w:val="center"/>
          </w:tcPr>
          <w:p w14:paraId="00000170"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EUMETSAT</w:t>
            </w:r>
          </w:p>
        </w:tc>
        <w:tc>
          <w:tcPr>
            <w:tcW w:w="7625" w:type="dxa"/>
            <w:tcMar>
              <w:top w:w="0" w:type="dxa"/>
              <w:left w:w="108" w:type="dxa"/>
              <w:bottom w:w="0" w:type="dxa"/>
              <w:right w:w="108" w:type="dxa"/>
            </w:tcMar>
            <w:vAlign w:val="center"/>
          </w:tcPr>
          <w:p w14:paraId="00000171"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proofErr w:type="spellStart"/>
            <w:r>
              <w:rPr>
                <w:rFonts w:ascii="Arial" w:eastAsia="Arial" w:hAnsi="Arial" w:cs="Arial"/>
                <w:sz w:val="18"/>
                <w:szCs w:val="18"/>
              </w:rPr>
              <w:t>EUropean</w:t>
            </w:r>
            <w:proofErr w:type="spellEnd"/>
            <w:r>
              <w:rPr>
                <w:rFonts w:ascii="Arial" w:eastAsia="Arial" w:hAnsi="Arial" w:cs="Arial"/>
                <w:sz w:val="18"/>
                <w:szCs w:val="18"/>
              </w:rPr>
              <w:t xml:space="preserve"> organisation for the exploitation of </w:t>
            </w:r>
            <w:proofErr w:type="spellStart"/>
            <w:r>
              <w:rPr>
                <w:rFonts w:ascii="Arial" w:eastAsia="Arial" w:hAnsi="Arial" w:cs="Arial"/>
                <w:sz w:val="18"/>
                <w:szCs w:val="18"/>
              </w:rPr>
              <w:t>METeorological</w:t>
            </w:r>
            <w:proofErr w:type="spellEnd"/>
            <w:r>
              <w:rPr>
                <w:rFonts w:ascii="Arial" w:eastAsia="Arial" w:hAnsi="Arial" w:cs="Arial"/>
                <w:sz w:val="18"/>
                <w:szCs w:val="18"/>
              </w:rPr>
              <w:t xml:space="preserve"> </w:t>
            </w:r>
            <w:proofErr w:type="spellStart"/>
            <w:r>
              <w:rPr>
                <w:rFonts w:ascii="Arial" w:eastAsia="Arial" w:hAnsi="Arial" w:cs="Arial"/>
                <w:sz w:val="18"/>
                <w:szCs w:val="18"/>
              </w:rPr>
              <w:t>SATellites</w:t>
            </w:r>
            <w:proofErr w:type="spellEnd"/>
          </w:p>
        </w:tc>
      </w:tr>
      <w:tr w:rsidR="00191D38" w14:paraId="5355FE90" w14:textId="77777777">
        <w:trPr>
          <w:trHeight w:val="284"/>
        </w:trPr>
        <w:tc>
          <w:tcPr>
            <w:tcW w:w="1431" w:type="dxa"/>
            <w:tcMar>
              <w:top w:w="0" w:type="dxa"/>
              <w:left w:w="108" w:type="dxa"/>
              <w:bottom w:w="0" w:type="dxa"/>
              <w:right w:w="108" w:type="dxa"/>
            </w:tcMar>
            <w:vAlign w:val="center"/>
          </w:tcPr>
          <w:p w14:paraId="00000172"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FM94</w:t>
            </w:r>
          </w:p>
        </w:tc>
        <w:tc>
          <w:tcPr>
            <w:tcW w:w="7625" w:type="dxa"/>
            <w:tcMar>
              <w:top w:w="0" w:type="dxa"/>
              <w:left w:w="108" w:type="dxa"/>
              <w:bottom w:w="0" w:type="dxa"/>
              <w:right w:w="108" w:type="dxa"/>
            </w:tcMar>
            <w:vAlign w:val="center"/>
          </w:tcPr>
          <w:p w14:paraId="00000173"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WMO Form no. 94 (i.e. BUFR)</w:t>
            </w:r>
          </w:p>
        </w:tc>
      </w:tr>
      <w:tr w:rsidR="00191D38" w14:paraId="2513B4C1" w14:textId="77777777">
        <w:trPr>
          <w:trHeight w:val="284"/>
        </w:trPr>
        <w:tc>
          <w:tcPr>
            <w:tcW w:w="1431" w:type="dxa"/>
            <w:tcMar>
              <w:top w:w="0" w:type="dxa"/>
              <w:left w:w="108" w:type="dxa"/>
              <w:bottom w:w="0" w:type="dxa"/>
              <w:right w:w="108" w:type="dxa"/>
            </w:tcMar>
            <w:vAlign w:val="center"/>
          </w:tcPr>
          <w:p w14:paraId="00000174"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FY-3C/D</w:t>
            </w:r>
          </w:p>
        </w:tc>
        <w:tc>
          <w:tcPr>
            <w:tcW w:w="7625" w:type="dxa"/>
            <w:tcMar>
              <w:top w:w="0" w:type="dxa"/>
              <w:left w:w="108" w:type="dxa"/>
              <w:bottom w:w="0" w:type="dxa"/>
              <w:right w:w="108" w:type="dxa"/>
            </w:tcMar>
            <w:vAlign w:val="center"/>
          </w:tcPr>
          <w:p w14:paraId="00000175"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GNSS radio occultation receivers (CMA)</w:t>
            </w:r>
          </w:p>
        </w:tc>
      </w:tr>
      <w:tr w:rsidR="00191D38" w14:paraId="000A0CCF" w14:textId="77777777">
        <w:trPr>
          <w:trHeight w:val="284"/>
        </w:trPr>
        <w:tc>
          <w:tcPr>
            <w:tcW w:w="1431" w:type="dxa"/>
            <w:tcMar>
              <w:top w:w="0" w:type="dxa"/>
              <w:left w:w="108" w:type="dxa"/>
              <w:bottom w:w="0" w:type="dxa"/>
              <w:right w:w="108" w:type="dxa"/>
            </w:tcMar>
            <w:vAlign w:val="center"/>
          </w:tcPr>
          <w:p w14:paraId="00000176"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Galileo</w:t>
            </w:r>
          </w:p>
        </w:tc>
        <w:tc>
          <w:tcPr>
            <w:tcW w:w="7625" w:type="dxa"/>
            <w:tcMar>
              <w:top w:w="0" w:type="dxa"/>
              <w:left w:w="108" w:type="dxa"/>
              <w:bottom w:w="0" w:type="dxa"/>
              <w:right w:w="108" w:type="dxa"/>
            </w:tcMar>
            <w:vAlign w:val="center"/>
          </w:tcPr>
          <w:p w14:paraId="00000177"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European GNSS system from 2006 (EU/ESA)</w:t>
            </w:r>
          </w:p>
        </w:tc>
      </w:tr>
      <w:tr w:rsidR="00191D38" w14:paraId="1C9A199F" w14:textId="77777777">
        <w:trPr>
          <w:trHeight w:val="284"/>
        </w:trPr>
        <w:tc>
          <w:tcPr>
            <w:tcW w:w="1431" w:type="dxa"/>
            <w:tcMar>
              <w:top w:w="0" w:type="dxa"/>
              <w:left w:w="108" w:type="dxa"/>
              <w:bottom w:w="0" w:type="dxa"/>
              <w:right w:w="108" w:type="dxa"/>
            </w:tcMar>
            <w:vAlign w:val="center"/>
          </w:tcPr>
          <w:p w14:paraId="00000178"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RO</w:t>
            </w:r>
          </w:p>
        </w:tc>
        <w:tc>
          <w:tcPr>
            <w:tcW w:w="7625" w:type="dxa"/>
            <w:tcMar>
              <w:top w:w="0" w:type="dxa"/>
              <w:left w:w="108" w:type="dxa"/>
              <w:bottom w:w="0" w:type="dxa"/>
              <w:right w:w="108" w:type="dxa"/>
            </w:tcMar>
            <w:vAlign w:val="center"/>
          </w:tcPr>
          <w:p w14:paraId="00000179" w14:textId="77777777" w:rsidR="00191D38" w:rsidRDefault="00000000">
            <w:pPr>
              <w:widowControl/>
              <w:pBdr>
                <w:top w:val="nil"/>
                <w:left w:val="nil"/>
                <w:bottom w:val="nil"/>
                <w:right w:val="nil"/>
                <w:between w:val="nil"/>
              </w:pBdr>
              <w:spacing w:line="312" w:lineRule="auto"/>
              <w:rPr>
                <w:rFonts w:ascii="Arial" w:eastAsia="Arial" w:hAnsi="Arial" w:cs="Arial"/>
                <w:sz w:val="18"/>
                <w:szCs w:val="18"/>
              </w:rPr>
            </w:pPr>
            <w:r>
              <w:rPr>
                <w:rFonts w:ascii="Arial" w:eastAsia="Arial" w:hAnsi="Arial" w:cs="Arial"/>
                <w:sz w:val="18"/>
                <w:szCs w:val="18"/>
              </w:rPr>
              <w:t>Radio Occultation</w:t>
            </w:r>
          </w:p>
        </w:tc>
      </w:tr>
      <w:tr w:rsidR="00191D38" w14:paraId="5ED5B9FC" w14:textId="77777777">
        <w:trPr>
          <w:trHeight w:val="284"/>
        </w:trPr>
        <w:tc>
          <w:tcPr>
            <w:tcW w:w="1431" w:type="dxa"/>
            <w:tcMar>
              <w:top w:w="0" w:type="dxa"/>
              <w:left w:w="108" w:type="dxa"/>
              <w:bottom w:w="0" w:type="dxa"/>
              <w:right w:w="108" w:type="dxa"/>
            </w:tcMar>
            <w:vAlign w:val="center"/>
          </w:tcPr>
          <w:p w14:paraId="0000017A"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GFZ</w:t>
            </w:r>
          </w:p>
        </w:tc>
        <w:tc>
          <w:tcPr>
            <w:tcW w:w="7625" w:type="dxa"/>
            <w:tcMar>
              <w:top w:w="0" w:type="dxa"/>
              <w:left w:w="108" w:type="dxa"/>
              <w:bottom w:w="0" w:type="dxa"/>
              <w:right w:w="108" w:type="dxa"/>
            </w:tcMar>
            <w:vAlign w:val="center"/>
          </w:tcPr>
          <w:p w14:paraId="0000017B"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GFZ Helmholtz Centre (Potsdam, Germany)</w:t>
            </w:r>
          </w:p>
          <w:p w14:paraId="0000017C" w14:textId="77777777" w:rsidR="00191D38" w:rsidRDefault="00191D38">
            <w:pPr>
              <w:widowControl/>
              <w:pBdr>
                <w:top w:val="nil"/>
                <w:left w:val="nil"/>
                <w:bottom w:val="nil"/>
                <w:right w:val="nil"/>
                <w:between w:val="nil"/>
              </w:pBdr>
              <w:spacing w:line="312" w:lineRule="auto"/>
              <w:rPr>
                <w:rFonts w:ascii="Arial" w:eastAsia="Arial" w:hAnsi="Arial" w:cs="Arial"/>
                <w:sz w:val="18"/>
                <w:szCs w:val="18"/>
              </w:rPr>
            </w:pPr>
          </w:p>
        </w:tc>
      </w:tr>
      <w:tr w:rsidR="00191D38" w14:paraId="484CDC20" w14:textId="77777777">
        <w:trPr>
          <w:trHeight w:val="284"/>
        </w:trPr>
        <w:tc>
          <w:tcPr>
            <w:tcW w:w="1431" w:type="dxa"/>
            <w:tcMar>
              <w:top w:w="0" w:type="dxa"/>
              <w:left w:w="108" w:type="dxa"/>
              <w:bottom w:w="0" w:type="dxa"/>
              <w:right w:w="108" w:type="dxa"/>
            </w:tcMar>
            <w:vAlign w:val="center"/>
          </w:tcPr>
          <w:p w14:paraId="0000017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GLONASS</w:t>
            </w:r>
          </w:p>
        </w:tc>
        <w:tc>
          <w:tcPr>
            <w:tcW w:w="7625" w:type="dxa"/>
            <w:tcMar>
              <w:top w:w="0" w:type="dxa"/>
              <w:left w:w="108" w:type="dxa"/>
              <w:bottom w:w="0" w:type="dxa"/>
              <w:right w:w="108" w:type="dxa"/>
            </w:tcMar>
            <w:vAlign w:val="center"/>
          </w:tcPr>
          <w:p w14:paraId="0000017E" w14:textId="77777777" w:rsidR="00191D38" w:rsidRDefault="00000000">
            <w:pPr>
              <w:widowControl/>
              <w:pBdr>
                <w:top w:val="nil"/>
                <w:left w:val="nil"/>
                <w:bottom w:val="nil"/>
                <w:right w:val="nil"/>
                <w:between w:val="nil"/>
              </w:pBdr>
              <w:spacing w:line="312" w:lineRule="auto"/>
              <w:rPr>
                <w:rFonts w:ascii="Arial" w:eastAsia="Arial" w:hAnsi="Arial" w:cs="Arial"/>
                <w:sz w:val="18"/>
                <w:szCs w:val="18"/>
              </w:rPr>
            </w:pPr>
            <w:proofErr w:type="spellStart"/>
            <w:r>
              <w:rPr>
                <w:rFonts w:ascii="Arial" w:eastAsia="Arial" w:hAnsi="Arial" w:cs="Arial"/>
                <w:sz w:val="18"/>
                <w:szCs w:val="18"/>
              </w:rPr>
              <w:t>Globalnaya</w:t>
            </w:r>
            <w:proofErr w:type="spellEnd"/>
            <w:r>
              <w:rPr>
                <w:rFonts w:ascii="Arial" w:eastAsia="Arial" w:hAnsi="Arial" w:cs="Arial"/>
                <w:sz w:val="18"/>
                <w:szCs w:val="18"/>
              </w:rPr>
              <w:t xml:space="preserve"> </w:t>
            </w:r>
            <w:proofErr w:type="spellStart"/>
            <w:r>
              <w:rPr>
                <w:rFonts w:ascii="Arial" w:eastAsia="Arial" w:hAnsi="Arial" w:cs="Arial"/>
                <w:sz w:val="18"/>
                <w:szCs w:val="18"/>
              </w:rPr>
              <w:t>Navigatsionnaya</w:t>
            </w:r>
            <w:proofErr w:type="spellEnd"/>
            <w:r>
              <w:rPr>
                <w:rFonts w:ascii="Arial" w:eastAsia="Arial" w:hAnsi="Arial" w:cs="Arial"/>
                <w:sz w:val="18"/>
                <w:szCs w:val="18"/>
              </w:rPr>
              <w:t xml:space="preserve"> </w:t>
            </w:r>
            <w:proofErr w:type="spellStart"/>
            <w:r>
              <w:rPr>
                <w:rFonts w:ascii="Arial" w:eastAsia="Arial" w:hAnsi="Arial" w:cs="Arial"/>
                <w:sz w:val="18"/>
                <w:szCs w:val="18"/>
              </w:rPr>
              <w:t>Sputnikovaya</w:t>
            </w:r>
            <w:proofErr w:type="spellEnd"/>
            <w:r>
              <w:rPr>
                <w:rFonts w:ascii="Arial" w:eastAsia="Arial" w:hAnsi="Arial" w:cs="Arial"/>
                <w:sz w:val="18"/>
                <w:szCs w:val="18"/>
              </w:rPr>
              <w:t xml:space="preserve"> Sistema (Russia)</w:t>
            </w:r>
          </w:p>
        </w:tc>
      </w:tr>
      <w:tr w:rsidR="00191D38" w14:paraId="47A5A0D3" w14:textId="77777777">
        <w:trPr>
          <w:trHeight w:val="284"/>
        </w:trPr>
        <w:tc>
          <w:tcPr>
            <w:tcW w:w="1431" w:type="dxa"/>
            <w:tcMar>
              <w:top w:w="0" w:type="dxa"/>
              <w:left w:w="108" w:type="dxa"/>
              <w:bottom w:w="0" w:type="dxa"/>
              <w:right w:w="108" w:type="dxa"/>
            </w:tcMar>
            <w:vAlign w:val="center"/>
          </w:tcPr>
          <w:p w14:paraId="0000017F"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GNSS</w:t>
            </w:r>
          </w:p>
        </w:tc>
        <w:tc>
          <w:tcPr>
            <w:tcW w:w="7625" w:type="dxa"/>
            <w:tcMar>
              <w:top w:w="0" w:type="dxa"/>
              <w:left w:w="108" w:type="dxa"/>
              <w:bottom w:w="0" w:type="dxa"/>
              <w:right w:w="108" w:type="dxa"/>
            </w:tcMar>
            <w:vAlign w:val="center"/>
          </w:tcPr>
          <w:p w14:paraId="0000018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Global Navigation Satellite System (generic GPS/GLONASS/Galileo/</w:t>
            </w:r>
            <w:proofErr w:type="spellStart"/>
            <w:r>
              <w:rPr>
                <w:rFonts w:ascii="Arial" w:eastAsia="Arial" w:hAnsi="Arial" w:cs="Arial"/>
                <w:sz w:val="18"/>
                <w:szCs w:val="18"/>
              </w:rPr>
              <w:t>Beidou</w:t>
            </w:r>
            <w:proofErr w:type="spellEnd"/>
            <w:r>
              <w:rPr>
                <w:rFonts w:ascii="Arial" w:eastAsia="Arial" w:hAnsi="Arial" w:cs="Arial"/>
                <w:sz w:val="18"/>
                <w:szCs w:val="18"/>
              </w:rPr>
              <w:t>)</w:t>
            </w:r>
          </w:p>
        </w:tc>
      </w:tr>
      <w:tr w:rsidR="00191D38" w14:paraId="38179964" w14:textId="77777777">
        <w:trPr>
          <w:trHeight w:val="284"/>
        </w:trPr>
        <w:tc>
          <w:tcPr>
            <w:tcW w:w="1431" w:type="dxa"/>
            <w:tcMar>
              <w:top w:w="0" w:type="dxa"/>
              <w:left w:w="108" w:type="dxa"/>
              <w:bottom w:w="0" w:type="dxa"/>
              <w:right w:w="108" w:type="dxa"/>
            </w:tcMar>
            <w:vAlign w:val="center"/>
          </w:tcPr>
          <w:p w14:paraId="00000181"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GPS</w:t>
            </w:r>
          </w:p>
        </w:tc>
        <w:tc>
          <w:tcPr>
            <w:tcW w:w="7625" w:type="dxa"/>
            <w:tcMar>
              <w:top w:w="0" w:type="dxa"/>
              <w:left w:w="108" w:type="dxa"/>
              <w:bottom w:w="0" w:type="dxa"/>
              <w:right w:w="108" w:type="dxa"/>
            </w:tcMar>
            <w:vAlign w:val="center"/>
          </w:tcPr>
          <w:p w14:paraId="00000182"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Global Positioning System (USA)</w:t>
            </w:r>
          </w:p>
        </w:tc>
      </w:tr>
      <w:tr w:rsidR="00191D38" w14:paraId="7C6469E4" w14:textId="77777777">
        <w:trPr>
          <w:trHeight w:val="284"/>
        </w:trPr>
        <w:tc>
          <w:tcPr>
            <w:tcW w:w="1431" w:type="dxa"/>
            <w:tcMar>
              <w:top w:w="0" w:type="dxa"/>
              <w:left w:w="108" w:type="dxa"/>
              <w:bottom w:w="0" w:type="dxa"/>
              <w:right w:w="108" w:type="dxa"/>
            </w:tcMar>
            <w:vAlign w:val="center"/>
          </w:tcPr>
          <w:p w14:paraId="0000018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GRACE</w:t>
            </w:r>
          </w:p>
        </w:tc>
        <w:tc>
          <w:tcPr>
            <w:tcW w:w="7625" w:type="dxa"/>
            <w:tcMar>
              <w:top w:w="0" w:type="dxa"/>
              <w:left w:w="108" w:type="dxa"/>
              <w:bottom w:w="0" w:type="dxa"/>
              <w:right w:w="108" w:type="dxa"/>
            </w:tcMar>
            <w:vAlign w:val="center"/>
          </w:tcPr>
          <w:p w14:paraId="0000018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Gravity Recovery And Climate Experiment (Germany/USA)</w:t>
            </w:r>
          </w:p>
        </w:tc>
      </w:tr>
      <w:tr w:rsidR="00191D38" w14:paraId="333F447E" w14:textId="77777777">
        <w:trPr>
          <w:trHeight w:val="284"/>
        </w:trPr>
        <w:tc>
          <w:tcPr>
            <w:tcW w:w="1431" w:type="dxa"/>
            <w:tcMar>
              <w:top w:w="0" w:type="dxa"/>
              <w:left w:w="108" w:type="dxa"/>
              <w:bottom w:w="0" w:type="dxa"/>
              <w:right w:w="108" w:type="dxa"/>
            </w:tcMar>
            <w:vAlign w:val="center"/>
          </w:tcPr>
          <w:p w14:paraId="00000185"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GRACE-FO</w:t>
            </w:r>
          </w:p>
        </w:tc>
        <w:tc>
          <w:tcPr>
            <w:tcW w:w="7625" w:type="dxa"/>
            <w:tcMar>
              <w:top w:w="0" w:type="dxa"/>
              <w:left w:w="108" w:type="dxa"/>
              <w:bottom w:w="0" w:type="dxa"/>
              <w:right w:w="108" w:type="dxa"/>
            </w:tcMar>
            <w:vAlign w:val="center"/>
          </w:tcPr>
          <w:p w14:paraId="00000186"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GRACE Follow-on experiment (Germany/USA)</w:t>
            </w:r>
          </w:p>
        </w:tc>
      </w:tr>
      <w:tr w:rsidR="00191D38" w14:paraId="1D336892" w14:textId="77777777">
        <w:trPr>
          <w:trHeight w:val="284"/>
        </w:trPr>
        <w:tc>
          <w:tcPr>
            <w:tcW w:w="1431" w:type="dxa"/>
            <w:tcMar>
              <w:top w:w="0" w:type="dxa"/>
              <w:left w:w="108" w:type="dxa"/>
              <w:bottom w:w="0" w:type="dxa"/>
              <w:right w:w="108" w:type="dxa"/>
            </w:tcMar>
            <w:vAlign w:val="center"/>
          </w:tcPr>
          <w:p w14:paraId="00000187"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GRAS</w:t>
            </w:r>
          </w:p>
        </w:tc>
        <w:tc>
          <w:tcPr>
            <w:tcW w:w="7625" w:type="dxa"/>
            <w:tcMar>
              <w:top w:w="0" w:type="dxa"/>
              <w:left w:w="108" w:type="dxa"/>
              <w:bottom w:w="0" w:type="dxa"/>
              <w:right w:w="108" w:type="dxa"/>
            </w:tcMar>
            <w:vAlign w:val="center"/>
          </w:tcPr>
          <w:p w14:paraId="00000188"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 xml:space="preserve">GNSS Receiver for Atmospheric Sounding (on </w:t>
            </w:r>
            <w:proofErr w:type="spellStart"/>
            <w:r>
              <w:rPr>
                <w:rFonts w:ascii="Arial" w:eastAsia="Arial" w:hAnsi="Arial" w:cs="Arial"/>
                <w:sz w:val="18"/>
                <w:szCs w:val="18"/>
              </w:rPr>
              <w:t>Metop</w:t>
            </w:r>
            <w:proofErr w:type="spellEnd"/>
            <w:r>
              <w:rPr>
                <w:rFonts w:ascii="Arial" w:eastAsia="Arial" w:hAnsi="Arial" w:cs="Arial"/>
                <w:sz w:val="18"/>
                <w:szCs w:val="18"/>
              </w:rPr>
              <w:t xml:space="preserve"> satellite)</w:t>
            </w:r>
          </w:p>
        </w:tc>
      </w:tr>
      <w:tr w:rsidR="00191D38" w14:paraId="583F77DD" w14:textId="77777777">
        <w:trPr>
          <w:trHeight w:val="284"/>
        </w:trPr>
        <w:tc>
          <w:tcPr>
            <w:tcW w:w="1431" w:type="dxa"/>
            <w:tcMar>
              <w:top w:w="0" w:type="dxa"/>
              <w:left w:w="108" w:type="dxa"/>
              <w:bottom w:w="0" w:type="dxa"/>
              <w:right w:w="108" w:type="dxa"/>
            </w:tcMar>
            <w:vAlign w:val="center"/>
          </w:tcPr>
          <w:p w14:paraId="00000189"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GRIB</w:t>
            </w:r>
          </w:p>
        </w:tc>
        <w:tc>
          <w:tcPr>
            <w:tcW w:w="7625" w:type="dxa"/>
            <w:tcMar>
              <w:top w:w="0" w:type="dxa"/>
              <w:left w:w="108" w:type="dxa"/>
              <w:bottom w:w="0" w:type="dxa"/>
              <w:right w:w="108" w:type="dxa"/>
            </w:tcMar>
            <w:vAlign w:val="center"/>
          </w:tcPr>
          <w:p w14:paraId="0000018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proofErr w:type="spellStart"/>
            <w:r>
              <w:rPr>
                <w:rFonts w:ascii="Arial" w:eastAsia="Arial" w:hAnsi="Arial" w:cs="Arial"/>
                <w:sz w:val="18"/>
                <w:szCs w:val="18"/>
              </w:rPr>
              <w:t>GRIdded</w:t>
            </w:r>
            <w:proofErr w:type="spellEnd"/>
            <w:r>
              <w:rPr>
                <w:rFonts w:ascii="Arial" w:eastAsia="Arial" w:hAnsi="Arial" w:cs="Arial"/>
                <w:sz w:val="18"/>
                <w:szCs w:val="18"/>
              </w:rPr>
              <w:t xml:space="preserve"> Binary (WMO)</w:t>
            </w:r>
          </w:p>
        </w:tc>
      </w:tr>
      <w:tr w:rsidR="00191D38" w14:paraId="15E6366D" w14:textId="77777777">
        <w:trPr>
          <w:trHeight w:val="284"/>
        </w:trPr>
        <w:tc>
          <w:tcPr>
            <w:tcW w:w="1431" w:type="dxa"/>
            <w:tcMar>
              <w:top w:w="0" w:type="dxa"/>
              <w:left w:w="108" w:type="dxa"/>
              <w:bottom w:w="0" w:type="dxa"/>
              <w:right w:w="108" w:type="dxa"/>
            </w:tcMar>
            <w:vAlign w:val="center"/>
          </w:tcPr>
          <w:p w14:paraId="0000018B"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GSN</w:t>
            </w:r>
          </w:p>
        </w:tc>
        <w:tc>
          <w:tcPr>
            <w:tcW w:w="7625" w:type="dxa"/>
            <w:tcMar>
              <w:top w:w="0" w:type="dxa"/>
              <w:left w:w="108" w:type="dxa"/>
              <w:bottom w:w="0" w:type="dxa"/>
              <w:right w:w="108" w:type="dxa"/>
            </w:tcMar>
            <w:vAlign w:val="center"/>
          </w:tcPr>
          <w:p w14:paraId="0000018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Ground Support Network</w:t>
            </w:r>
          </w:p>
        </w:tc>
      </w:tr>
      <w:tr w:rsidR="00191D38" w14:paraId="3BC29E9B" w14:textId="77777777">
        <w:trPr>
          <w:trHeight w:val="284"/>
        </w:trPr>
        <w:tc>
          <w:tcPr>
            <w:tcW w:w="1431" w:type="dxa"/>
            <w:tcMar>
              <w:top w:w="0" w:type="dxa"/>
              <w:left w:w="108" w:type="dxa"/>
              <w:bottom w:w="0" w:type="dxa"/>
              <w:right w:w="108" w:type="dxa"/>
            </w:tcMar>
            <w:vAlign w:val="center"/>
          </w:tcPr>
          <w:p w14:paraId="0000018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GTS</w:t>
            </w:r>
          </w:p>
        </w:tc>
        <w:tc>
          <w:tcPr>
            <w:tcW w:w="7625" w:type="dxa"/>
            <w:tcMar>
              <w:top w:w="0" w:type="dxa"/>
              <w:left w:w="108" w:type="dxa"/>
              <w:bottom w:w="0" w:type="dxa"/>
              <w:right w:w="108" w:type="dxa"/>
            </w:tcMar>
            <w:vAlign w:val="center"/>
          </w:tcPr>
          <w:p w14:paraId="0000018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Global Telecommunications System (WMO)</w:t>
            </w:r>
          </w:p>
        </w:tc>
      </w:tr>
      <w:tr w:rsidR="00191D38" w14:paraId="344B8430" w14:textId="77777777">
        <w:trPr>
          <w:trHeight w:val="284"/>
        </w:trPr>
        <w:tc>
          <w:tcPr>
            <w:tcW w:w="1431" w:type="dxa"/>
            <w:tcMar>
              <w:top w:w="0" w:type="dxa"/>
              <w:left w:w="108" w:type="dxa"/>
              <w:bottom w:w="0" w:type="dxa"/>
              <w:right w:w="108" w:type="dxa"/>
            </w:tcMar>
            <w:vAlign w:val="center"/>
          </w:tcPr>
          <w:p w14:paraId="0000018F"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ICDR</w:t>
            </w:r>
          </w:p>
        </w:tc>
        <w:tc>
          <w:tcPr>
            <w:tcW w:w="7625" w:type="dxa"/>
            <w:tcMar>
              <w:top w:w="0" w:type="dxa"/>
              <w:left w:w="108" w:type="dxa"/>
              <w:bottom w:w="0" w:type="dxa"/>
              <w:right w:w="108" w:type="dxa"/>
            </w:tcMar>
            <w:vAlign w:val="center"/>
          </w:tcPr>
          <w:p w14:paraId="0000019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Interim Climate Data Record</w:t>
            </w:r>
          </w:p>
        </w:tc>
      </w:tr>
      <w:tr w:rsidR="00191D38" w14:paraId="501B0425" w14:textId="77777777">
        <w:trPr>
          <w:trHeight w:val="284"/>
        </w:trPr>
        <w:tc>
          <w:tcPr>
            <w:tcW w:w="1431" w:type="dxa"/>
            <w:tcMar>
              <w:top w:w="0" w:type="dxa"/>
              <w:left w:w="108" w:type="dxa"/>
              <w:bottom w:w="0" w:type="dxa"/>
              <w:right w:w="108" w:type="dxa"/>
            </w:tcMar>
            <w:vAlign w:val="center"/>
          </w:tcPr>
          <w:p w14:paraId="00000191"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ISRO</w:t>
            </w:r>
          </w:p>
        </w:tc>
        <w:tc>
          <w:tcPr>
            <w:tcW w:w="7625" w:type="dxa"/>
            <w:tcMar>
              <w:top w:w="0" w:type="dxa"/>
              <w:left w:w="108" w:type="dxa"/>
              <w:bottom w:w="0" w:type="dxa"/>
              <w:right w:w="108" w:type="dxa"/>
            </w:tcMar>
            <w:vAlign w:val="center"/>
          </w:tcPr>
          <w:p w14:paraId="00000192"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Indian Space Research Organisation</w:t>
            </w:r>
          </w:p>
        </w:tc>
      </w:tr>
      <w:tr w:rsidR="00191D38" w14:paraId="377AF00F" w14:textId="77777777">
        <w:trPr>
          <w:trHeight w:val="284"/>
        </w:trPr>
        <w:tc>
          <w:tcPr>
            <w:tcW w:w="1431" w:type="dxa"/>
            <w:tcMar>
              <w:top w:w="0" w:type="dxa"/>
              <w:left w:w="108" w:type="dxa"/>
              <w:bottom w:w="0" w:type="dxa"/>
              <w:right w:w="108" w:type="dxa"/>
            </w:tcMar>
            <w:vAlign w:val="center"/>
          </w:tcPr>
          <w:p w14:paraId="0000019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JPL</w:t>
            </w:r>
          </w:p>
        </w:tc>
        <w:tc>
          <w:tcPr>
            <w:tcW w:w="7625" w:type="dxa"/>
            <w:tcMar>
              <w:top w:w="0" w:type="dxa"/>
              <w:left w:w="108" w:type="dxa"/>
              <w:bottom w:w="0" w:type="dxa"/>
              <w:right w:w="108" w:type="dxa"/>
            </w:tcMar>
            <w:vAlign w:val="center"/>
          </w:tcPr>
          <w:p w14:paraId="0000019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Jet Propulsion Laboratory</w:t>
            </w:r>
          </w:p>
        </w:tc>
      </w:tr>
      <w:tr w:rsidR="00191D38" w14:paraId="02584984" w14:textId="77777777">
        <w:trPr>
          <w:trHeight w:val="284"/>
        </w:trPr>
        <w:tc>
          <w:tcPr>
            <w:tcW w:w="1431" w:type="dxa"/>
            <w:tcMar>
              <w:top w:w="0" w:type="dxa"/>
              <w:left w:w="108" w:type="dxa"/>
              <w:bottom w:w="0" w:type="dxa"/>
              <w:right w:w="108" w:type="dxa"/>
            </w:tcMar>
            <w:vAlign w:val="center"/>
          </w:tcPr>
          <w:p w14:paraId="00000195"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KMA</w:t>
            </w:r>
          </w:p>
        </w:tc>
        <w:tc>
          <w:tcPr>
            <w:tcW w:w="7625" w:type="dxa"/>
            <w:tcMar>
              <w:top w:w="0" w:type="dxa"/>
              <w:left w:w="108" w:type="dxa"/>
              <w:bottom w:w="0" w:type="dxa"/>
              <w:right w:w="108" w:type="dxa"/>
            </w:tcMar>
            <w:vAlign w:val="center"/>
          </w:tcPr>
          <w:p w14:paraId="00000196"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Korean Meteorological Agency</w:t>
            </w:r>
          </w:p>
        </w:tc>
      </w:tr>
      <w:tr w:rsidR="00191D38" w14:paraId="10090D2C" w14:textId="77777777">
        <w:trPr>
          <w:trHeight w:val="284"/>
        </w:trPr>
        <w:tc>
          <w:tcPr>
            <w:tcW w:w="1431" w:type="dxa"/>
            <w:tcMar>
              <w:top w:w="0" w:type="dxa"/>
              <w:left w:w="108" w:type="dxa"/>
              <w:bottom w:w="0" w:type="dxa"/>
              <w:right w:w="108" w:type="dxa"/>
            </w:tcMar>
            <w:vAlign w:val="center"/>
          </w:tcPr>
          <w:p w14:paraId="00000197"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KOMPSAT-5</w:t>
            </w:r>
          </w:p>
        </w:tc>
        <w:tc>
          <w:tcPr>
            <w:tcW w:w="7625" w:type="dxa"/>
            <w:tcMar>
              <w:top w:w="0" w:type="dxa"/>
              <w:left w:w="108" w:type="dxa"/>
              <w:bottom w:w="0" w:type="dxa"/>
              <w:right w:w="108" w:type="dxa"/>
            </w:tcMar>
            <w:vAlign w:val="center"/>
          </w:tcPr>
          <w:p w14:paraId="0000019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GNSS radio occultation receiver (KMA)</w:t>
            </w:r>
          </w:p>
        </w:tc>
      </w:tr>
      <w:tr w:rsidR="00191D38" w14:paraId="464AF7A6" w14:textId="77777777">
        <w:trPr>
          <w:trHeight w:val="284"/>
        </w:trPr>
        <w:tc>
          <w:tcPr>
            <w:tcW w:w="1431" w:type="dxa"/>
            <w:tcMar>
              <w:top w:w="0" w:type="dxa"/>
              <w:left w:w="108" w:type="dxa"/>
              <w:bottom w:w="0" w:type="dxa"/>
              <w:right w:w="108" w:type="dxa"/>
            </w:tcMar>
            <w:vAlign w:val="center"/>
          </w:tcPr>
          <w:p w14:paraId="00000199"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Megha</w:t>
            </w:r>
            <w:proofErr w:type="spellEnd"/>
            <w:r>
              <w:rPr>
                <w:rFonts w:ascii="Arial" w:eastAsia="Arial" w:hAnsi="Arial" w:cs="Arial"/>
                <w:b/>
                <w:sz w:val="18"/>
                <w:szCs w:val="18"/>
              </w:rPr>
              <w:t>-</w:t>
            </w:r>
          </w:p>
        </w:tc>
        <w:tc>
          <w:tcPr>
            <w:tcW w:w="7625" w:type="dxa"/>
            <w:tcMar>
              <w:top w:w="0" w:type="dxa"/>
              <w:left w:w="108" w:type="dxa"/>
              <w:bottom w:w="0" w:type="dxa"/>
              <w:right w:w="108" w:type="dxa"/>
            </w:tcMar>
            <w:vAlign w:val="center"/>
          </w:tcPr>
          <w:p w14:paraId="0000019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Tropical water cycle (and RO) experiment (India/France)</w:t>
            </w:r>
          </w:p>
        </w:tc>
      </w:tr>
      <w:tr w:rsidR="00191D38" w14:paraId="450B81A8" w14:textId="77777777">
        <w:trPr>
          <w:trHeight w:val="284"/>
        </w:trPr>
        <w:tc>
          <w:tcPr>
            <w:tcW w:w="1431" w:type="dxa"/>
            <w:tcMar>
              <w:top w:w="0" w:type="dxa"/>
              <w:left w:w="108" w:type="dxa"/>
              <w:bottom w:w="0" w:type="dxa"/>
              <w:right w:w="108" w:type="dxa"/>
            </w:tcMar>
            <w:vAlign w:val="center"/>
          </w:tcPr>
          <w:p w14:paraId="0000019B"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 xml:space="preserve">  </w:t>
            </w:r>
            <w:proofErr w:type="spellStart"/>
            <w:r>
              <w:rPr>
                <w:rFonts w:ascii="Arial" w:eastAsia="Arial" w:hAnsi="Arial" w:cs="Arial"/>
                <w:b/>
                <w:sz w:val="18"/>
                <w:szCs w:val="18"/>
              </w:rPr>
              <w:t>Tropiques</w:t>
            </w:r>
            <w:proofErr w:type="spellEnd"/>
          </w:p>
        </w:tc>
        <w:tc>
          <w:tcPr>
            <w:tcW w:w="7625" w:type="dxa"/>
            <w:tcMar>
              <w:top w:w="0" w:type="dxa"/>
              <w:left w:w="108" w:type="dxa"/>
              <w:bottom w:w="0" w:type="dxa"/>
              <w:right w:w="108" w:type="dxa"/>
            </w:tcMar>
            <w:vAlign w:val="center"/>
          </w:tcPr>
          <w:p w14:paraId="0000019C"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tc>
      </w:tr>
      <w:tr w:rsidR="00191D38" w14:paraId="6579E884" w14:textId="77777777">
        <w:trPr>
          <w:trHeight w:val="284"/>
        </w:trPr>
        <w:tc>
          <w:tcPr>
            <w:tcW w:w="1431" w:type="dxa"/>
            <w:tcMar>
              <w:top w:w="0" w:type="dxa"/>
              <w:left w:w="108" w:type="dxa"/>
              <w:bottom w:w="0" w:type="dxa"/>
              <w:right w:w="108" w:type="dxa"/>
            </w:tcMar>
            <w:vAlign w:val="center"/>
          </w:tcPr>
          <w:p w14:paraId="0000019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MetDB</w:t>
            </w:r>
            <w:proofErr w:type="spellEnd"/>
          </w:p>
        </w:tc>
        <w:tc>
          <w:tcPr>
            <w:tcW w:w="7625" w:type="dxa"/>
            <w:tcMar>
              <w:top w:w="0" w:type="dxa"/>
              <w:left w:w="108" w:type="dxa"/>
              <w:bottom w:w="0" w:type="dxa"/>
              <w:right w:w="108" w:type="dxa"/>
            </w:tcMar>
            <w:vAlign w:val="center"/>
          </w:tcPr>
          <w:p w14:paraId="0000019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Meteorological Data Base (Met Office)</w:t>
            </w:r>
          </w:p>
        </w:tc>
      </w:tr>
      <w:tr w:rsidR="00191D38" w14:paraId="10D9EBAB" w14:textId="77777777">
        <w:trPr>
          <w:trHeight w:val="284"/>
        </w:trPr>
        <w:tc>
          <w:tcPr>
            <w:tcW w:w="1431" w:type="dxa"/>
            <w:tcMar>
              <w:top w:w="0" w:type="dxa"/>
              <w:left w:w="108" w:type="dxa"/>
              <w:bottom w:w="0" w:type="dxa"/>
              <w:right w:w="108" w:type="dxa"/>
            </w:tcMar>
            <w:vAlign w:val="center"/>
          </w:tcPr>
          <w:p w14:paraId="0000019F"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Metop</w:t>
            </w:r>
            <w:proofErr w:type="spellEnd"/>
          </w:p>
        </w:tc>
        <w:tc>
          <w:tcPr>
            <w:tcW w:w="7625" w:type="dxa"/>
            <w:tcMar>
              <w:top w:w="0" w:type="dxa"/>
              <w:left w:w="108" w:type="dxa"/>
              <w:bottom w:w="0" w:type="dxa"/>
              <w:right w:w="108" w:type="dxa"/>
            </w:tcMar>
            <w:vAlign w:val="center"/>
          </w:tcPr>
          <w:p w14:paraId="000001A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proofErr w:type="spellStart"/>
            <w:r>
              <w:rPr>
                <w:rFonts w:ascii="Arial" w:eastAsia="Arial" w:hAnsi="Arial" w:cs="Arial"/>
                <w:sz w:val="18"/>
                <w:szCs w:val="18"/>
              </w:rPr>
              <w:t>METeorological</w:t>
            </w:r>
            <w:proofErr w:type="spellEnd"/>
            <w:r>
              <w:rPr>
                <w:rFonts w:ascii="Arial" w:eastAsia="Arial" w:hAnsi="Arial" w:cs="Arial"/>
                <w:sz w:val="18"/>
                <w:szCs w:val="18"/>
              </w:rPr>
              <w:t xml:space="preserve"> Operational satellite (EUMETSAT)</w:t>
            </w:r>
          </w:p>
        </w:tc>
      </w:tr>
      <w:tr w:rsidR="00191D38" w14:paraId="1332BF30" w14:textId="77777777">
        <w:trPr>
          <w:trHeight w:val="284"/>
        </w:trPr>
        <w:tc>
          <w:tcPr>
            <w:tcW w:w="1431" w:type="dxa"/>
            <w:tcMar>
              <w:top w:w="0" w:type="dxa"/>
              <w:left w:w="108" w:type="dxa"/>
              <w:bottom w:w="0" w:type="dxa"/>
              <w:right w:w="108" w:type="dxa"/>
            </w:tcMar>
            <w:vAlign w:val="center"/>
          </w:tcPr>
          <w:p w14:paraId="000001A1"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NASA</w:t>
            </w:r>
          </w:p>
        </w:tc>
        <w:tc>
          <w:tcPr>
            <w:tcW w:w="7625" w:type="dxa"/>
            <w:tcMar>
              <w:top w:w="0" w:type="dxa"/>
              <w:left w:w="108" w:type="dxa"/>
              <w:bottom w:w="0" w:type="dxa"/>
              <w:right w:w="108" w:type="dxa"/>
            </w:tcMar>
            <w:vAlign w:val="center"/>
          </w:tcPr>
          <w:p w14:paraId="000001A2"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National Aeronautics and Space Administration</w:t>
            </w:r>
          </w:p>
        </w:tc>
      </w:tr>
      <w:tr w:rsidR="00191D38" w14:paraId="1CDD5388" w14:textId="77777777">
        <w:trPr>
          <w:trHeight w:val="284"/>
        </w:trPr>
        <w:tc>
          <w:tcPr>
            <w:tcW w:w="1431" w:type="dxa"/>
            <w:tcMar>
              <w:top w:w="0" w:type="dxa"/>
              <w:left w:w="108" w:type="dxa"/>
              <w:bottom w:w="0" w:type="dxa"/>
              <w:right w:w="108" w:type="dxa"/>
            </w:tcMar>
            <w:vAlign w:val="center"/>
          </w:tcPr>
          <w:p w14:paraId="000001A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netCDF</w:t>
            </w:r>
            <w:proofErr w:type="spellEnd"/>
          </w:p>
        </w:tc>
        <w:tc>
          <w:tcPr>
            <w:tcW w:w="7625" w:type="dxa"/>
            <w:tcMar>
              <w:top w:w="0" w:type="dxa"/>
              <w:left w:w="108" w:type="dxa"/>
              <w:bottom w:w="0" w:type="dxa"/>
              <w:right w:w="108" w:type="dxa"/>
            </w:tcMar>
            <w:vAlign w:val="center"/>
          </w:tcPr>
          <w:p w14:paraId="000001A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network Common Data Form (</w:t>
            </w:r>
            <w:proofErr w:type="spellStart"/>
            <w:r>
              <w:rPr>
                <w:rFonts w:ascii="Arial" w:eastAsia="Arial" w:hAnsi="Arial" w:cs="Arial"/>
                <w:sz w:val="18"/>
                <w:szCs w:val="18"/>
              </w:rPr>
              <w:t>Unidata</w:t>
            </w:r>
            <w:proofErr w:type="spellEnd"/>
            <w:r>
              <w:rPr>
                <w:rFonts w:ascii="Arial" w:eastAsia="Arial" w:hAnsi="Arial" w:cs="Arial"/>
                <w:sz w:val="18"/>
                <w:szCs w:val="18"/>
              </w:rPr>
              <w:t>)</w:t>
            </w:r>
          </w:p>
        </w:tc>
      </w:tr>
      <w:tr w:rsidR="00191D38" w14:paraId="71DA39A2" w14:textId="77777777">
        <w:trPr>
          <w:trHeight w:val="284"/>
        </w:trPr>
        <w:tc>
          <w:tcPr>
            <w:tcW w:w="1431" w:type="dxa"/>
            <w:tcMar>
              <w:top w:w="0" w:type="dxa"/>
              <w:left w:w="108" w:type="dxa"/>
              <w:bottom w:w="0" w:type="dxa"/>
              <w:right w:w="108" w:type="dxa"/>
            </w:tcMar>
            <w:vAlign w:val="center"/>
          </w:tcPr>
          <w:p w14:paraId="000001A5"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NMS</w:t>
            </w:r>
          </w:p>
        </w:tc>
        <w:tc>
          <w:tcPr>
            <w:tcW w:w="7625" w:type="dxa"/>
            <w:tcMar>
              <w:top w:w="0" w:type="dxa"/>
              <w:left w:w="108" w:type="dxa"/>
              <w:bottom w:w="0" w:type="dxa"/>
              <w:right w:w="108" w:type="dxa"/>
            </w:tcMar>
            <w:vAlign w:val="center"/>
          </w:tcPr>
          <w:p w14:paraId="000001A6"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National Meteorological Service</w:t>
            </w:r>
          </w:p>
        </w:tc>
      </w:tr>
      <w:tr w:rsidR="00191D38" w14:paraId="5BE1E2A7" w14:textId="77777777">
        <w:trPr>
          <w:trHeight w:val="284"/>
        </w:trPr>
        <w:tc>
          <w:tcPr>
            <w:tcW w:w="1431" w:type="dxa"/>
            <w:tcMar>
              <w:top w:w="0" w:type="dxa"/>
              <w:left w:w="108" w:type="dxa"/>
              <w:bottom w:w="0" w:type="dxa"/>
              <w:right w:w="108" w:type="dxa"/>
            </w:tcMar>
            <w:vAlign w:val="center"/>
          </w:tcPr>
          <w:p w14:paraId="000001A7"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lastRenderedPageBreak/>
              <w:t>NOAA</w:t>
            </w:r>
          </w:p>
        </w:tc>
        <w:tc>
          <w:tcPr>
            <w:tcW w:w="7625" w:type="dxa"/>
            <w:tcMar>
              <w:top w:w="0" w:type="dxa"/>
              <w:left w:w="108" w:type="dxa"/>
              <w:bottom w:w="0" w:type="dxa"/>
              <w:right w:w="108" w:type="dxa"/>
            </w:tcMar>
            <w:vAlign w:val="center"/>
          </w:tcPr>
          <w:p w14:paraId="000001A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National Oceanographic and Atmospheric Administration</w:t>
            </w:r>
          </w:p>
        </w:tc>
      </w:tr>
      <w:tr w:rsidR="00191D38" w14:paraId="03C1029A" w14:textId="77777777">
        <w:trPr>
          <w:trHeight w:val="284"/>
        </w:trPr>
        <w:tc>
          <w:tcPr>
            <w:tcW w:w="1431" w:type="dxa"/>
            <w:tcMar>
              <w:top w:w="0" w:type="dxa"/>
              <w:left w:w="108" w:type="dxa"/>
              <w:bottom w:w="0" w:type="dxa"/>
              <w:right w:w="108" w:type="dxa"/>
            </w:tcMar>
            <w:vAlign w:val="center"/>
          </w:tcPr>
          <w:p w14:paraId="000001A9"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NWP</w:t>
            </w:r>
          </w:p>
        </w:tc>
        <w:tc>
          <w:tcPr>
            <w:tcW w:w="7625" w:type="dxa"/>
            <w:tcMar>
              <w:top w:w="0" w:type="dxa"/>
              <w:left w:w="108" w:type="dxa"/>
              <w:bottom w:w="0" w:type="dxa"/>
              <w:right w:w="108" w:type="dxa"/>
            </w:tcMar>
            <w:vAlign w:val="center"/>
          </w:tcPr>
          <w:p w14:paraId="000001A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Numerical Weather Prediction</w:t>
            </w:r>
          </w:p>
        </w:tc>
      </w:tr>
      <w:tr w:rsidR="00191D38" w14:paraId="1E8D90EF" w14:textId="77777777">
        <w:trPr>
          <w:trHeight w:val="284"/>
        </w:trPr>
        <w:tc>
          <w:tcPr>
            <w:tcW w:w="1431" w:type="dxa"/>
            <w:tcMar>
              <w:top w:w="0" w:type="dxa"/>
              <w:left w:w="108" w:type="dxa"/>
              <w:bottom w:w="0" w:type="dxa"/>
              <w:right w:w="108" w:type="dxa"/>
            </w:tcMar>
            <w:vAlign w:val="center"/>
          </w:tcPr>
          <w:p w14:paraId="000001AB"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PAZ</w:t>
            </w:r>
          </w:p>
        </w:tc>
        <w:tc>
          <w:tcPr>
            <w:tcW w:w="7625" w:type="dxa"/>
            <w:tcMar>
              <w:top w:w="0" w:type="dxa"/>
              <w:left w:w="108" w:type="dxa"/>
              <w:bottom w:w="0" w:type="dxa"/>
              <w:right w:w="108" w:type="dxa"/>
            </w:tcMar>
            <w:vAlign w:val="center"/>
          </w:tcPr>
          <w:p w14:paraId="000001A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Spanish Earth Observation Satellite, carrying a Radio Occultation Sounder</w:t>
            </w:r>
          </w:p>
        </w:tc>
      </w:tr>
      <w:tr w:rsidR="00191D38" w14:paraId="37FDE323" w14:textId="77777777">
        <w:trPr>
          <w:trHeight w:val="284"/>
        </w:trPr>
        <w:tc>
          <w:tcPr>
            <w:tcW w:w="1431" w:type="dxa"/>
            <w:tcMar>
              <w:top w:w="0" w:type="dxa"/>
              <w:left w:w="108" w:type="dxa"/>
              <w:bottom w:w="0" w:type="dxa"/>
              <w:right w:w="108" w:type="dxa"/>
            </w:tcMar>
            <w:vAlign w:val="center"/>
          </w:tcPr>
          <w:p w14:paraId="000001A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PCD</w:t>
            </w:r>
          </w:p>
        </w:tc>
        <w:tc>
          <w:tcPr>
            <w:tcW w:w="7625" w:type="dxa"/>
            <w:tcMar>
              <w:top w:w="0" w:type="dxa"/>
              <w:left w:w="108" w:type="dxa"/>
              <w:bottom w:w="0" w:type="dxa"/>
              <w:right w:w="108" w:type="dxa"/>
            </w:tcMar>
            <w:vAlign w:val="center"/>
          </w:tcPr>
          <w:p w14:paraId="000001A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Product Confidence Data</w:t>
            </w:r>
          </w:p>
        </w:tc>
      </w:tr>
      <w:tr w:rsidR="00191D38" w14:paraId="21FF860A" w14:textId="77777777">
        <w:trPr>
          <w:trHeight w:val="284"/>
        </w:trPr>
        <w:tc>
          <w:tcPr>
            <w:tcW w:w="1431" w:type="dxa"/>
            <w:tcMar>
              <w:top w:w="0" w:type="dxa"/>
              <w:left w:w="108" w:type="dxa"/>
              <w:bottom w:w="0" w:type="dxa"/>
              <w:right w:w="108" w:type="dxa"/>
            </w:tcMar>
            <w:vAlign w:val="center"/>
          </w:tcPr>
          <w:p w14:paraId="000001AF"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POD</w:t>
            </w:r>
          </w:p>
        </w:tc>
        <w:tc>
          <w:tcPr>
            <w:tcW w:w="7625" w:type="dxa"/>
            <w:tcMar>
              <w:top w:w="0" w:type="dxa"/>
              <w:left w:w="108" w:type="dxa"/>
              <w:bottom w:w="0" w:type="dxa"/>
              <w:right w:w="108" w:type="dxa"/>
            </w:tcMar>
            <w:vAlign w:val="center"/>
          </w:tcPr>
          <w:p w14:paraId="000001B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Precision Orbit Determination</w:t>
            </w:r>
          </w:p>
        </w:tc>
      </w:tr>
      <w:tr w:rsidR="00191D38" w14:paraId="62C5FCAE" w14:textId="77777777">
        <w:trPr>
          <w:trHeight w:val="284"/>
        </w:trPr>
        <w:tc>
          <w:tcPr>
            <w:tcW w:w="1431" w:type="dxa"/>
            <w:tcMar>
              <w:top w:w="0" w:type="dxa"/>
              <w:left w:w="108" w:type="dxa"/>
              <w:bottom w:w="0" w:type="dxa"/>
              <w:right w:w="108" w:type="dxa"/>
            </w:tcMar>
            <w:vAlign w:val="center"/>
          </w:tcPr>
          <w:p w14:paraId="000001B1"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RMDCN</w:t>
            </w:r>
          </w:p>
        </w:tc>
        <w:tc>
          <w:tcPr>
            <w:tcW w:w="7625" w:type="dxa"/>
            <w:tcMar>
              <w:top w:w="0" w:type="dxa"/>
              <w:left w:w="108" w:type="dxa"/>
              <w:bottom w:w="0" w:type="dxa"/>
              <w:right w:w="108" w:type="dxa"/>
            </w:tcMar>
            <w:vAlign w:val="center"/>
          </w:tcPr>
          <w:p w14:paraId="000001B2"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Regional Meteorological Data Communications Network (WMO)</w:t>
            </w:r>
          </w:p>
        </w:tc>
      </w:tr>
      <w:tr w:rsidR="00191D38" w14:paraId="607B9140" w14:textId="77777777">
        <w:trPr>
          <w:trHeight w:val="284"/>
        </w:trPr>
        <w:tc>
          <w:tcPr>
            <w:tcW w:w="1431" w:type="dxa"/>
            <w:tcMar>
              <w:top w:w="0" w:type="dxa"/>
              <w:left w:w="108" w:type="dxa"/>
              <w:bottom w:w="0" w:type="dxa"/>
              <w:right w:w="108" w:type="dxa"/>
            </w:tcMar>
            <w:vAlign w:val="center"/>
          </w:tcPr>
          <w:p w14:paraId="000001B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ROPP</w:t>
            </w:r>
          </w:p>
        </w:tc>
        <w:tc>
          <w:tcPr>
            <w:tcW w:w="7625" w:type="dxa"/>
            <w:tcMar>
              <w:top w:w="0" w:type="dxa"/>
              <w:left w:w="108" w:type="dxa"/>
              <w:bottom w:w="0" w:type="dxa"/>
              <w:right w:w="108" w:type="dxa"/>
            </w:tcMar>
            <w:vAlign w:val="center"/>
          </w:tcPr>
          <w:p w14:paraId="000001B4"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Radio Occultation Processing Package (ROM SAF software deliverable)</w:t>
            </w:r>
          </w:p>
        </w:tc>
      </w:tr>
      <w:tr w:rsidR="00191D38" w14:paraId="7F802F9E" w14:textId="77777777">
        <w:trPr>
          <w:trHeight w:val="284"/>
        </w:trPr>
        <w:tc>
          <w:tcPr>
            <w:tcW w:w="1431" w:type="dxa"/>
            <w:tcMar>
              <w:top w:w="0" w:type="dxa"/>
              <w:left w:w="108" w:type="dxa"/>
              <w:bottom w:w="0" w:type="dxa"/>
              <w:right w:w="108" w:type="dxa"/>
            </w:tcMar>
            <w:vAlign w:val="center"/>
          </w:tcPr>
          <w:p w14:paraId="000001B5"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ROM</w:t>
            </w:r>
          </w:p>
        </w:tc>
        <w:tc>
          <w:tcPr>
            <w:tcW w:w="7625" w:type="dxa"/>
            <w:tcMar>
              <w:top w:w="0" w:type="dxa"/>
              <w:left w:w="108" w:type="dxa"/>
              <w:bottom w:w="0" w:type="dxa"/>
              <w:right w:w="108" w:type="dxa"/>
            </w:tcMar>
            <w:vAlign w:val="center"/>
          </w:tcPr>
          <w:p w14:paraId="000001B6"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Radio Occultation Meteorology</w:t>
            </w:r>
          </w:p>
        </w:tc>
      </w:tr>
      <w:tr w:rsidR="00191D38" w14:paraId="73AFCBC3" w14:textId="77777777">
        <w:trPr>
          <w:trHeight w:val="284"/>
        </w:trPr>
        <w:tc>
          <w:tcPr>
            <w:tcW w:w="1431" w:type="dxa"/>
            <w:tcMar>
              <w:top w:w="0" w:type="dxa"/>
              <w:left w:w="108" w:type="dxa"/>
              <w:bottom w:w="0" w:type="dxa"/>
              <w:right w:w="108" w:type="dxa"/>
            </w:tcMar>
            <w:vAlign w:val="center"/>
          </w:tcPr>
          <w:p w14:paraId="000001B7"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ROSA</w:t>
            </w:r>
          </w:p>
        </w:tc>
        <w:tc>
          <w:tcPr>
            <w:tcW w:w="7625" w:type="dxa"/>
            <w:tcMar>
              <w:top w:w="0" w:type="dxa"/>
              <w:left w:w="108" w:type="dxa"/>
              <w:bottom w:w="0" w:type="dxa"/>
              <w:right w:w="108" w:type="dxa"/>
            </w:tcMar>
            <w:vAlign w:val="center"/>
          </w:tcPr>
          <w:p w14:paraId="000001B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Radio Occultation for Sounding of the Atmosphere (Italy/India)</w:t>
            </w:r>
          </w:p>
        </w:tc>
      </w:tr>
      <w:tr w:rsidR="00191D38" w14:paraId="3A28F259" w14:textId="77777777">
        <w:trPr>
          <w:trHeight w:val="284"/>
        </w:trPr>
        <w:tc>
          <w:tcPr>
            <w:tcW w:w="1431" w:type="dxa"/>
            <w:tcMar>
              <w:top w:w="0" w:type="dxa"/>
              <w:left w:w="108" w:type="dxa"/>
              <w:bottom w:w="0" w:type="dxa"/>
              <w:right w:w="108" w:type="dxa"/>
            </w:tcMar>
            <w:vAlign w:val="center"/>
          </w:tcPr>
          <w:p w14:paraId="000001B9"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SAF</w:t>
            </w:r>
          </w:p>
        </w:tc>
        <w:tc>
          <w:tcPr>
            <w:tcW w:w="7625" w:type="dxa"/>
            <w:tcMar>
              <w:top w:w="0" w:type="dxa"/>
              <w:left w:w="108" w:type="dxa"/>
              <w:bottom w:w="0" w:type="dxa"/>
              <w:right w:w="108" w:type="dxa"/>
            </w:tcMar>
            <w:vAlign w:val="center"/>
          </w:tcPr>
          <w:p w14:paraId="000001B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Satellite Application Facility</w:t>
            </w:r>
          </w:p>
        </w:tc>
      </w:tr>
      <w:tr w:rsidR="00191D38" w14:paraId="4FE61992" w14:textId="77777777">
        <w:trPr>
          <w:trHeight w:val="284"/>
        </w:trPr>
        <w:tc>
          <w:tcPr>
            <w:tcW w:w="1431" w:type="dxa"/>
            <w:tcMar>
              <w:top w:w="0" w:type="dxa"/>
              <w:left w:w="108" w:type="dxa"/>
              <w:bottom w:w="0" w:type="dxa"/>
              <w:right w:w="108" w:type="dxa"/>
            </w:tcMar>
            <w:vAlign w:val="center"/>
          </w:tcPr>
          <w:p w14:paraId="000001BB"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SNR</w:t>
            </w:r>
          </w:p>
        </w:tc>
        <w:tc>
          <w:tcPr>
            <w:tcW w:w="7625" w:type="dxa"/>
            <w:tcMar>
              <w:top w:w="0" w:type="dxa"/>
              <w:left w:w="108" w:type="dxa"/>
              <w:bottom w:w="0" w:type="dxa"/>
              <w:right w:w="108" w:type="dxa"/>
            </w:tcMar>
            <w:vAlign w:val="center"/>
          </w:tcPr>
          <w:p w14:paraId="000001B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Signal to Noise Ratio</w:t>
            </w:r>
          </w:p>
        </w:tc>
      </w:tr>
      <w:tr w:rsidR="00191D38" w14:paraId="496FDCB1" w14:textId="77777777">
        <w:trPr>
          <w:trHeight w:val="284"/>
        </w:trPr>
        <w:tc>
          <w:tcPr>
            <w:tcW w:w="1431" w:type="dxa"/>
            <w:tcMar>
              <w:top w:w="0" w:type="dxa"/>
              <w:left w:w="108" w:type="dxa"/>
              <w:bottom w:w="0" w:type="dxa"/>
              <w:right w:w="108" w:type="dxa"/>
            </w:tcMar>
            <w:vAlign w:val="center"/>
          </w:tcPr>
          <w:p w14:paraId="000001B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TanDEM</w:t>
            </w:r>
            <w:proofErr w:type="spellEnd"/>
            <w:r>
              <w:rPr>
                <w:rFonts w:ascii="Arial" w:eastAsia="Arial" w:hAnsi="Arial" w:cs="Arial"/>
                <w:b/>
                <w:sz w:val="18"/>
                <w:szCs w:val="18"/>
              </w:rPr>
              <w:t>-X</w:t>
            </w:r>
          </w:p>
        </w:tc>
        <w:tc>
          <w:tcPr>
            <w:tcW w:w="7625" w:type="dxa"/>
            <w:tcMar>
              <w:top w:w="0" w:type="dxa"/>
              <w:left w:w="108" w:type="dxa"/>
              <w:bottom w:w="0" w:type="dxa"/>
              <w:right w:w="108" w:type="dxa"/>
            </w:tcMar>
            <w:vAlign w:val="center"/>
          </w:tcPr>
          <w:p w14:paraId="000001B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German Earth Observation Satellite, carrying a Radio Occultation Sounder</w:t>
            </w:r>
          </w:p>
        </w:tc>
      </w:tr>
      <w:tr w:rsidR="00191D38" w14:paraId="6372464B" w14:textId="77777777">
        <w:trPr>
          <w:trHeight w:val="284"/>
        </w:trPr>
        <w:tc>
          <w:tcPr>
            <w:tcW w:w="1431" w:type="dxa"/>
            <w:tcMar>
              <w:top w:w="0" w:type="dxa"/>
              <w:left w:w="108" w:type="dxa"/>
              <w:bottom w:w="0" w:type="dxa"/>
              <w:right w:w="108" w:type="dxa"/>
            </w:tcMar>
            <w:vAlign w:val="center"/>
          </w:tcPr>
          <w:p w14:paraId="000001BF"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TBC</w:t>
            </w:r>
          </w:p>
        </w:tc>
        <w:tc>
          <w:tcPr>
            <w:tcW w:w="7625" w:type="dxa"/>
            <w:tcMar>
              <w:top w:w="0" w:type="dxa"/>
              <w:left w:w="108" w:type="dxa"/>
              <w:bottom w:w="0" w:type="dxa"/>
              <w:right w:w="108" w:type="dxa"/>
            </w:tcMar>
            <w:vAlign w:val="center"/>
          </w:tcPr>
          <w:p w14:paraId="000001C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To Be Confirmed</w:t>
            </w:r>
          </w:p>
        </w:tc>
      </w:tr>
      <w:tr w:rsidR="00191D38" w14:paraId="31FF9CD7" w14:textId="77777777">
        <w:trPr>
          <w:trHeight w:val="284"/>
        </w:trPr>
        <w:tc>
          <w:tcPr>
            <w:tcW w:w="1431" w:type="dxa"/>
            <w:tcMar>
              <w:top w:w="0" w:type="dxa"/>
              <w:left w:w="108" w:type="dxa"/>
              <w:bottom w:w="0" w:type="dxa"/>
              <w:right w:w="108" w:type="dxa"/>
            </w:tcMar>
            <w:vAlign w:val="center"/>
          </w:tcPr>
          <w:p w14:paraId="000001C1"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TBD</w:t>
            </w:r>
          </w:p>
        </w:tc>
        <w:tc>
          <w:tcPr>
            <w:tcW w:w="7625" w:type="dxa"/>
            <w:tcMar>
              <w:top w:w="0" w:type="dxa"/>
              <w:left w:w="108" w:type="dxa"/>
              <w:bottom w:w="0" w:type="dxa"/>
              <w:right w:w="108" w:type="dxa"/>
            </w:tcMar>
            <w:vAlign w:val="center"/>
          </w:tcPr>
          <w:p w14:paraId="000001C2"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To Be Determined</w:t>
            </w:r>
          </w:p>
        </w:tc>
      </w:tr>
      <w:tr w:rsidR="00191D38" w14:paraId="3630A5AB" w14:textId="77777777">
        <w:trPr>
          <w:trHeight w:val="284"/>
        </w:trPr>
        <w:tc>
          <w:tcPr>
            <w:tcW w:w="1431" w:type="dxa"/>
            <w:tcMar>
              <w:top w:w="0" w:type="dxa"/>
              <w:left w:w="108" w:type="dxa"/>
              <w:bottom w:w="0" w:type="dxa"/>
              <w:right w:w="108" w:type="dxa"/>
            </w:tcMar>
            <w:vAlign w:val="center"/>
          </w:tcPr>
          <w:p w14:paraId="000001C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TerraSAR</w:t>
            </w:r>
            <w:proofErr w:type="spellEnd"/>
            <w:r>
              <w:rPr>
                <w:rFonts w:ascii="Arial" w:eastAsia="Arial" w:hAnsi="Arial" w:cs="Arial"/>
                <w:b/>
                <w:sz w:val="18"/>
                <w:szCs w:val="18"/>
              </w:rPr>
              <w:t>-X</w:t>
            </w:r>
          </w:p>
        </w:tc>
        <w:tc>
          <w:tcPr>
            <w:tcW w:w="7625" w:type="dxa"/>
            <w:tcMar>
              <w:top w:w="0" w:type="dxa"/>
              <w:left w:w="108" w:type="dxa"/>
              <w:bottom w:w="0" w:type="dxa"/>
              <w:right w:w="108" w:type="dxa"/>
            </w:tcMar>
            <w:vAlign w:val="center"/>
          </w:tcPr>
          <w:p w14:paraId="000001C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German Earth Observation Satellite, carrying a Radio Occultation Sounder</w:t>
            </w:r>
          </w:p>
        </w:tc>
      </w:tr>
      <w:tr w:rsidR="00191D38" w14:paraId="0350687E" w14:textId="77777777">
        <w:trPr>
          <w:trHeight w:val="284"/>
        </w:trPr>
        <w:tc>
          <w:tcPr>
            <w:tcW w:w="1431" w:type="dxa"/>
            <w:tcMar>
              <w:top w:w="0" w:type="dxa"/>
              <w:left w:w="108" w:type="dxa"/>
              <w:bottom w:w="0" w:type="dxa"/>
              <w:right w:w="108" w:type="dxa"/>
            </w:tcMar>
            <w:vAlign w:val="center"/>
          </w:tcPr>
          <w:p w14:paraId="000001C5"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TP</w:t>
            </w:r>
          </w:p>
        </w:tc>
        <w:tc>
          <w:tcPr>
            <w:tcW w:w="7625" w:type="dxa"/>
            <w:tcMar>
              <w:top w:w="0" w:type="dxa"/>
              <w:left w:w="108" w:type="dxa"/>
              <w:bottom w:w="0" w:type="dxa"/>
              <w:right w:w="108" w:type="dxa"/>
            </w:tcMar>
            <w:vAlign w:val="center"/>
          </w:tcPr>
          <w:p w14:paraId="000001C6"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Tangent Point</w:t>
            </w:r>
          </w:p>
        </w:tc>
      </w:tr>
      <w:tr w:rsidR="00191D38" w14:paraId="3EC5554F" w14:textId="77777777">
        <w:trPr>
          <w:trHeight w:val="284"/>
        </w:trPr>
        <w:tc>
          <w:tcPr>
            <w:tcW w:w="1431" w:type="dxa"/>
            <w:tcMar>
              <w:top w:w="0" w:type="dxa"/>
              <w:left w:w="108" w:type="dxa"/>
              <w:bottom w:w="0" w:type="dxa"/>
              <w:right w:w="108" w:type="dxa"/>
            </w:tcMar>
            <w:vAlign w:val="center"/>
          </w:tcPr>
          <w:p w14:paraId="000001C7"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UCAR</w:t>
            </w:r>
          </w:p>
        </w:tc>
        <w:tc>
          <w:tcPr>
            <w:tcW w:w="7625" w:type="dxa"/>
            <w:tcMar>
              <w:top w:w="0" w:type="dxa"/>
              <w:left w:w="108" w:type="dxa"/>
              <w:bottom w:w="0" w:type="dxa"/>
              <w:right w:w="108" w:type="dxa"/>
            </w:tcMar>
            <w:vAlign w:val="center"/>
          </w:tcPr>
          <w:p w14:paraId="000001C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 xml:space="preserve">University </w:t>
            </w:r>
            <w:proofErr w:type="spellStart"/>
            <w:r>
              <w:rPr>
                <w:rFonts w:ascii="Arial" w:eastAsia="Arial" w:hAnsi="Arial" w:cs="Arial"/>
                <w:sz w:val="18"/>
                <w:szCs w:val="18"/>
              </w:rPr>
              <w:t>Center</w:t>
            </w:r>
            <w:proofErr w:type="spellEnd"/>
            <w:r>
              <w:rPr>
                <w:rFonts w:ascii="Arial" w:eastAsia="Arial" w:hAnsi="Arial" w:cs="Arial"/>
                <w:sz w:val="18"/>
                <w:szCs w:val="18"/>
              </w:rPr>
              <w:t xml:space="preserve"> for Atmospheric Research (Boulder, CO, USA)</w:t>
            </w:r>
          </w:p>
        </w:tc>
      </w:tr>
      <w:tr w:rsidR="00191D38" w14:paraId="33667FA2" w14:textId="77777777">
        <w:trPr>
          <w:trHeight w:val="284"/>
        </w:trPr>
        <w:tc>
          <w:tcPr>
            <w:tcW w:w="1431" w:type="dxa"/>
            <w:tcMar>
              <w:top w:w="0" w:type="dxa"/>
              <w:left w:w="108" w:type="dxa"/>
              <w:bottom w:w="0" w:type="dxa"/>
              <w:right w:w="108" w:type="dxa"/>
            </w:tcMar>
            <w:vAlign w:val="center"/>
          </w:tcPr>
          <w:p w14:paraId="000001C9"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VAR</w:t>
            </w:r>
          </w:p>
        </w:tc>
        <w:tc>
          <w:tcPr>
            <w:tcW w:w="7625" w:type="dxa"/>
            <w:tcMar>
              <w:top w:w="0" w:type="dxa"/>
              <w:left w:w="108" w:type="dxa"/>
              <w:bottom w:w="0" w:type="dxa"/>
              <w:right w:w="108" w:type="dxa"/>
            </w:tcMar>
            <w:vAlign w:val="center"/>
          </w:tcPr>
          <w:p w14:paraId="000001C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Variational (NWP data assimilation technique)</w:t>
            </w:r>
          </w:p>
        </w:tc>
      </w:tr>
      <w:tr w:rsidR="00191D38" w14:paraId="7E3B42B7" w14:textId="77777777">
        <w:trPr>
          <w:trHeight w:val="284"/>
        </w:trPr>
        <w:tc>
          <w:tcPr>
            <w:tcW w:w="1431" w:type="dxa"/>
            <w:tcMar>
              <w:top w:w="0" w:type="dxa"/>
              <w:left w:w="108" w:type="dxa"/>
              <w:bottom w:w="0" w:type="dxa"/>
              <w:right w:w="108" w:type="dxa"/>
            </w:tcMar>
            <w:vAlign w:val="center"/>
          </w:tcPr>
          <w:p w14:paraId="000001CB"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WMO</w:t>
            </w:r>
          </w:p>
        </w:tc>
        <w:tc>
          <w:tcPr>
            <w:tcW w:w="7625" w:type="dxa"/>
            <w:tcMar>
              <w:top w:w="0" w:type="dxa"/>
              <w:left w:w="108" w:type="dxa"/>
              <w:bottom w:w="0" w:type="dxa"/>
              <w:right w:w="108" w:type="dxa"/>
            </w:tcMar>
            <w:vAlign w:val="center"/>
          </w:tcPr>
          <w:p w14:paraId="000001C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World Meteorological Organisation</w:t>
            </w:r>
          </w:p>
        </w:tc>
      </w:tr>
      <w:tr w:rsidR="00191D38" w14:paraId="427B50A7" w14:textId="77777777">
        <w:trPr>
          <w:trHeight w:val="284"/>
        </w:trPr>
        <w:tc>
          <w:tcPr>
            <w:tcW w:w="1431" w:type="dxa"/>
            <w:tcMar>
              <w:top w:w="0" w:type="dxa"/>
              <w:left w:w="108" w:type="dxa"/>
              <w:bottom w:w="0" w:type="dxa"/>
              <w:right w:w="108" w:type="dxa"/>
            </w:tcMar>
            <w:vAlign w:val="center"/>
          </w:tcPr>
          <w:p w14:paraId="000001C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WWW</w:t>
            </w:r>
          </w:p>
        </w:tc>
        <w:tc>
          <w:tcPr>
            <w:tcW w:w="7625" w:type="dxa"/>
            <w:tcMar>
              <w:top w:w="0" w:type="dxa"/>
              <w:left w:w="108" w:type="dxa"/>
              <w:bottom w:w="0" w:type="dxa"/>
              <w:right w:w="108" w:type="dxa"/>
            </w:tcMar>
            <w:vAlign w:val="center"/>
          </w:tcPr>
          <w:p w14:paraId="000001C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World Weather Watch (WMO Programme)</w:t>
            </w:r>
          </w:p>
        </w:tc>
      </w:tr>
    </w:tbl>
    <w:p w14:paraId="000001CF" w14:textId="77777777" w:rsidR="00191D38" w:rsidRDefault="00191D38">
      <w:pPr>
        <w:pStyle w:val="Heading2"/>
        <w:spacing w:before="0" w:after="120"/>
        <w:jc w:val="both"/>
        <w:rPr>
          <w:rFonts w:ascii="Arial" w:eastAsia="Arial" w:hAnsi="Arial" w:cs="Arial"/>
        </w:rPr>
      </w:pPr>
    </w:p>
    <w:p w14:paraId="000001D0" w14:textId="77777777" w:rsidR="00191D38" w:rsidRDefault="00191D38">
      <w:pPr>
        <w:pageBreakBefore/>
        <w:widowControl/>
        <w:pBdr>
          <w:top w:val="nil"/>
          <w:left w:val="nil"/>
          <w:bottom w:val="nil"/>
          <w:right w:val="nil"/>
          <w:between w:val="nil"/>
        </w:pBdr>
        <w:spacing w:after="120" w:line="240" w:lineRule="auto"/>
        <w:jc w:val="both"/>
        <w:rPr>
          <w:rFonts w:ascii="Arial" w:eastAsia="Arial" w:hAnsi="Arial" w:cs="Arial"/>
          <w:sz w:val="24"/>
          <w:szCs w:val="24"/>
        </w:rPr>
      </w:pPr>
    </w:p>
    <w:p w14:paraId="000001D1" w14:textId="77777777" w:rsidR="00191D38" w:rsidRDefault="00000000">
      <w:pPr>
        <w:pStyle w:val="Heading2"/>
        <w:numPr>
          <w:ilvl w:val="1"/>
          <w:numId w:val="15"/>
        </w:numPr>
      </w:pPr>
      <w:bookmarkStart w:id="9" w:name="_heading=h.2s8eyo1" w:colFirst="0" w:colLast="0"/>
      <w:bookmarkEnd w:id="9"/>
      <w:r>
        <w:t>Definitions, levels and types</w:t>
      </w:r>
    </w:p>
    <w:p w14:paraId="000001D2"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 xml:space="preserve">RO data products from the </w:t>
      </w:r>
      <w:proofErr w:type="spellStart"/>
      <w:r>
        <w:rPr>
          <w:rFonts w:ascii="Arial" w:eastAsia="Arial" w:hAnsi="Arial" w:cs="Arial"/>
        </w:rPr>
        <w:t>Metop</w:t>
      </w:r>
      <w:proofErr w:type="spellEnd"/>
      <w:r>
        <w:rPr>
          <w:rFonts w:ascii="Arial" w:eastAsia="Arial" w:hAnsi="Arial" w:cs="Arial"/>
        </w:rPr>
        <w:t xml:space="preserve">, </w:t>
      </w:r>
      <w:proofErr w:type="spellStart"/>
      <w:r>
        <w:rPr>
          <w:rFonts w:ascii="Arial" w:eastAsia="Arial" w:hAnsi="Arial" w:cs="Arial"/>
        </w:rPr>
        <w:t>Metop</w:t>
      </w:r>
      <w:proofErr w:type="spellEnd"/>
      <w:r>
        <w:rPr>
          <w:rFonts w:ascii="Arial" w:eastAsia="Arial" w:hAnsi="Arial" w:cs="Arial"/>
        </w:rPr>
        <w:t>-SG and Sentinel-6 satellites and RO data from other missions are grouped in data levels (Level 0, 1, 2, or 3) and product types (NRT, offline, NTC, CDR, or ICDR). The data levels and product types are defined below.</w:t>
      </w:r>
      <w:r>
        <w:rPr>
          <w:rFonts w:ascii="Arial" w:eastAsia="Arial" w:hAnsi="Arial" w:cs="Arial"/>
          <w:vertAlign w:val="superscript"/>
        </w:rPr>
        <w:footnoteReference w:id="2"/>
      </w:r>
      <w:r>
        <w:rPr>
          <w:rFonts w:ascii="Arial" w:eastAsia="Arial" w:hAnsi="Arial" w:cs="Arial"/>
        </w:rPr>
        <w:t xml:space="preserve">  The lists of variables should not be considered as the complete contents of a given data level, and not all data may be contained in a given data level.</w:t>
      </w:r>
    </w:p>
    <w:p w14:paraId="000001D3"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1D4"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Data levels:</w:t>
      </w:r>
    </w:p>
    <w:p w14:paraId="000001D5" w14:textId="77777777" w:rsidR="00191D38" w:rsidRDefault="00191D38">
      <w:pPr>
        <w:widowControl/>
        <w:pBdr>
          <w:top w:val="nil"/>
          <w:left w:val="nil"/>
          <w:bottom w:val="nil"/>
          <w:right w:val="nil"/>
          <w:between w:val="nil"/>
        </w:pBdr>
        <w:spacing w:line="240" w:lineRule="auto"/>
        <w:ind w:left="426"/>
        <w:rPr>
          <w:rFonts w:ascii="Arial" w:eastAsia="Arial" w:hAnsi="Arial" w:cs="Arial"/>
        </w:rPr>
      </w:pPr>
    </w:p>
    <w:p w14:paraId="000001D6"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Level 0</w:t>
      </w:r>
      <w:r>
        <w:rPr>
          <w:rFonts w:ascii="Arial" w:eastAsia="Arial" w:hAnsi="Arial" w:cs="Arial"/>
        </w:rPr>
        <w:t>: Raw sounding, tracking and ancillary data, and other GNSS data before clock correction and reconstruction;</w:t>
      </w:r>
    </w:p>
    <w:p w14:paraId="000001D7"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D8"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Level 1A</w:t>
      </w:r>
      <w:r>
        <w:rPr>
          <w:rFonts w:ascii="Arial" w:eastAsia="Arial" w:hAnsi="Arial" w:cs="Arial"/>
        </w:rPr>
        <w:t>: Reconstructed full resolution excess phases, total phases, pseudo ranges, SNRs, orbit information, I, Q values, NCO (carrier) phases, navigation bits, and quality information;</w:t>
      </w:r>
    </w:p>
    <w:p w14:paraId="000001D9"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DA"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Level 1B</w:t>
      </w:r>
      <w:r>
        <w:rPr>
          <w:rFonts w:ascii="Arial" w:eastAsia="Arial" w:hAnsi="Arial" w:cs="Arial"/>
        </w:rPr>
        <w:t>: Bending angles and impact parameters, tangent point location, and quality information;</w:t>
      </w:r>
    </w:p>
    <w:p w14:paraId="000001DB"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DC"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Level 2</w:t>
      </w:r>
      <w:r>
        <w:rPr>
          <w:rFonts w:ascii="Arial" w:eastAsia="Arial" w:hAnsi="Arial" w:cs="Arial"/>
        </w:rPr>
        <w:t>: Refractivity, geopotential height, ”dry'' temperature profiles (Level 2A), pressure, temperature, specific humidity profiles (Level 2B), surface pressure, tropopause height, planetary boundary layer height (Level 2C), ECMWF model level coefficients (Level 2D), quality information;</w:t>
      </w:r>
    </w:p>
    <w:p w14:paraId="000001DD"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DE"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Level 3</w:t>
      </w:r>
      <w:r>
        <w:rPr>
          <w:rFonts w:ascii="Arial" w:eastAsia="Arial" w:hAnsi="Arial" w:cs="Arial"/>
        </w:rPr>
        <w:t>: Gridded or resampled data, that are processed from Level 1 or 2 data, and that are provided as, e.g., daily, monthly, or seasonal means on a spatiotemporal grid, including metadata, uncertainties and quality information.</w:t>
      </w:r>
    </w:p>
    <w:p w14:paraId="000001DF"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1E0"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Product types:</w:t>
      </w:r>
    </w:p>
    <w:p w14:paraId="000001E1"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1E2"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NRT product</w:t>
      </w:r>
      <w:r>
        <w:rPr>
          <w:rFonts w:ascii="Arial" w:eastAsia="Arial" w:hAnsi="Arial" w:cs="Arial"/>
        </w:rPr>
        <w:t>: Data product delivered less than: (</w:t>
      </w:r>
      <w:proofErr w:type="spellStart"/>
      <w:r>
        <w:rPr>
          <w:rFonts w:ascii="Arial" w:eastAsia="Arial" w:hAnsi="Arial" w:cs="Arial"/>
        </w:rPr>
        <w:t>i</w:t>
      </w:r>
      <w:proofErr w:type="spellEnd"/>
      <w:r>
        <w:rPr>
          <w:rFonts w:ascii="Arial" w:eastAsia="Arial" w:hAnsi="Arial" w:cs="Arial"/>
        </w:rPr>
        <w:t>) 3 hours after measurement (ROM SAF Level 2 for EPS); (ii) 150 min after measurement (ROM SAF Level 2 for EPS-SG Global Mission); (iii) 125 min after measurement (ROM SAF Level 2 for EPS-SG Regional Mission);</w:t>
      </w:r>
    </w:p>
    <w:p w14:paraId="000001E3"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E4"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Offline and NTC products</w:t>
      </w:r>
      <w:r>
        <w:rPr>
          <w:rFonts w:ascii="Arial" w:eastAsia="Arial" w:hAnsi="Arial" w:cs="Arial"/>
        </w:rPr>
        <w:t>: Data product delivered from about 5 days to up to 6 months after measurement, depending on the requirements. The evolution of this type of product is driven by new scientific developments and subsequent product upgrades;</w:t>
      </w:r>
    </w:p>
    <w:p w14:paraId="000001E5"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E6"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CDR</w:t>
      </w:r>
      <w:r>
        <w:rPr>
          <w:rFonts w:ascii="Arial" w:eastAsia="Arial" w:hAnsi="Arial" w:cs="Arial"/>
        </w:rPr>
        <w:t xml:space="preserve">: Climate Data Record generated from a dedicated reprocessing activity using a fixed set of processing </w:t>
      </w:r>
      <w:proofErr w:type="spellStart"/>
      <w:r>
        <w:rPr>
          <w:rFonts w:ascii="Arial" w:eastAsia="Arial" w:hAnsi="Arial" w:cs="Arial"/>
        </w:rPr>
        <w:t>sofftware</w:t>
      </w:r>
      <w:proofErr w:type="spellEnd"/>
      <w:r>
        <w:rPr>
          <w:rFonts w:ascii="Arial" w:eastAsia="Arial" w:hAnsi="Arial" w:cs="Arial"/>
          <w:vertAlign w:val="superscript"/>
        </w:rPr>
        <w:footnoteReference w:id="3"/>
      </w:r>
      <w:r>
        <w:rPr>
          <w:rFonts w:ascii="Arial" w:eastAsia="Arial" w:hAnsi="Arial" w:cs="Arial"/>
        </w:rPr>
        <w:t>.  The data record covers an extended time period of several years (with a fixed end point) and constitutes a homogeneous data record appropriate for climate usage;</w:t>
      </w:r>
    </w:p>
    <w:p w14:paraId="000001E7"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E8"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ICDR</w:t>
      </w:r>
      <w:r>
        <w:rPr>
          <w:rFonts w:ascii="Arial" w:eastAsia="Arial" w:hAnsi="Arial" w:cs="Arial"/>
        </w:rPr>
        <w:t>: An Interim Climate Data Record (ICDR) regularly extends in time a (Fundamental or Thematic) CDR using a system having optimum consistency with and lower latency than the system used to generate the CDR</w:t>
      </w:r>
      <w:r>
        <w:rPr>
          <w:rFonts w:ascii="Arial" w:eastAsia="Arial" w:hAnsi="Arial" w:cs="Arial"/>
          <w:vertAlign w:val="superscript"/>
        </w:rPr>
        <w:footnoteReference w:id="4"/>
      </w:r>
      <w:r>
        <w:rPr>
          <w:rFonts w:ascii="Arial" w:eastAsia="Arial" w:hAnsi="Arial" w:cs="Arial"/>
        </w:rPr>
        <w:t>.</w:t>
      </w:r>
    </w:p>
    <w:p w14:paraId="000001E9"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sz w:val="24"/>
          <w:szCs w:val="24"/>
        </w:rPr>
      </w:pPr>
    </w:p>
    <w:p w14:paraId="000001EA" w14:textId="77777777" w:rsidR="00191D38" w:rsidRDefault="00191D38">
      <w:pPr>
        <w:pageBreakBefore/>
        <w:widowControl/>
        <w:pBdr>
          <w:top w:val="nil"/>
          <w:left w:val="nil"/>
          <w:bottom w:val="nil"/>
          <w:right w:val="nil"/>
          <w:between w:val="nil"/>
        </w:pBdr>
        <w:spacing w:line="240" w:lineRule="auto"/>
        <w:jc w:val="both"/>
        <w:rPr>
          <w:rFonts w:ascii="Arial" w:eastAsia="Arial" w:hAnsi="Arial" w:cs="Arial"/>
          <w:sz w:val="24"/>
          <w:szCs w:val="24"/>
        </w:rPr>
      </w:pPr>
    </w:p>
    <w:p w14:paraId="000001EB" w14:textId="77777777" w:rsidR="00191D38" w:rsidRDefault="00000000">
      <w:pPr>
        <w:pStyle w:val="Heading2"/>
        <w:numPr>
          <w:ilvl w:val="1"/>
          <w:numId w:val="15"/>
        </w:numPr>
      </w:pPr>
      <w:bookmarkStart w:id="12" w:name="_heading=h.17dp8vu" w:colFirst="0" w:colLast="0"/>
      <w:bookmarkEnd w:id="12"/>
      <w:r>
        <w:t>Overview of this document</w:t>
      </w:r>
    </w:p>
    <w:p w14:paraId="000001EC"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This document is organized as follows:</w:t>
      </w:r>
    </w:p>
    <w:p w14:paraId="000001ED"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1EE"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 xml:space="preserve">Chapter 1 </w:t>
      </w:r>
      <w:r>
        <w:rPr>
          <w:rFonts w:ascii="Arial" w:eastAsia="Arial" w:hAnsi="Arial" w:cs="Arial"/>
        </w:rPr>
        <w:t>contains the introduction;</w:t>
      </w:r>
    </w:p>
    <w:p w14:paraId="000001EF"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0" w14:textId="77777777" w:rsidR="00191D38" w:rsidRDefault="00000000">
      <w:pPr>
        <w:widowControl/>
        <w:pBdr>
          <w:top w:val="nil"/>
          <w:left w:val="nil"/>
          <w:bottom w:val="nil"/>
          <w:right w:val="nil"/>
          <w:between w:val="nil"/>
        </w:pBdr>
        <w:spacing w:line="240" w:lineRule="auto"/>
        <w:ind w:left="426"/>
        <w:jc w:val="both"/>
        <w:rPr>
          <w:rFonts w:ascii="Times New Roman" w:eastAsia="Times New Roman" w:hAnsi="Times New Roman" w:cs="Times New Roman"/>
        </w:rPr>
      </w:pPr>
      <w:r>
        <w:rPr>
          <w:rFonts w:ascii="Arial" w:eastAsia="Arial" w:hAnsi="Arial" w:cs="Arial"/>
          <w:b/>
        </w:rPr>
        <w:t>Chapter 2</w:t>
      </w:r>
      <w:r>
        <w:rPr>
          <w:rFonts w:ascii="Arial" w:eastAsia="Arial" w:hAnsi="Arial" w:cs="Arial"/>
        </w:rPr>
        <w:t xml:space="preserve"> contains a general description of BUFR data;</w:t>
      </w:r>
    </w:p>
    <w:p w14:paraId="000001F1"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2" w14:textId="77777777" w:rsidR="00191D38" w:rsidRDefault="00000000">
      <w:pPr>
        <w:widowControl/>
        <w:pBdr>
          <w:top w:val="nil"/>
          <w:left w:val="nil"/>
          <w:bottom w:val="nil"/>
          <w:right w:val="nil"/>
          <w:between w:val="nil"/>
        </w:pBdr>
        <w:spacing w:line="240" w:lineRule="auto"/>
        <w:ind w:left="426"/>
        <w:jc w:val="both"/>
        <w:rPr>
          <w:rFonts w:ascii="Times New Roman" w:eastAsia="Times New Roman" w:hAnsi="Times New Roman" w:cs="Times New Roman"/>
        </w:rPr>
      </w:pPr>
      <w:r>
        <w:rPr>
          <w:rFonts w:ascii="Arial" w:eastAsia="Arial" w:hAnsi="Arial" w:cs="Arial"/>
          <w:b/>
        </w:rPr>
        <w:t xml:space="preserve">Chapter 3 </w:t>
      </w:r>
      <w:r>
        <w:rPr>
          <w:rFonts w:ascii="Arial" w:eastAsia="Arial" w:hAnsi="Arial" w:cs="Arial"/>
        </w:rPr>
        <w:t>describes the elements of a radio occultation profile that are encoded in BUFR;</w:t>
      </w:r>
    </w:p>
    <w:p w14:paraId="000001F3"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4" w14:textId="77777777" w:rsidR="00191D38" w:rsidRDefault="00000000">
      <w:pPr>
        <w:widowControl/>
        <w:pBdr>
          <w:top w:val="nil"/>
          <w:left w:val="nil"/>
          <w:bottom w:val="nil"/>
          <w:right w:val="nil"/>
          <w:between w:val="nil"/>
        </w:pBdr>
        <w:spacing w:line="240" w:lineRule="auto"/>
        <w:ind w:left="426"/>
        <w:jc w:val="both"/>
        <w:rPr>
          <w:rFonts w:ascii="Times New Roman" w:eastAsia="Times New Roman" w:hAnsi="Times New Roman" w:cs="Times New Roman"/>
        </w:rPr>
      </w:pPr>
      <w:r>
        <w:rPr>
          <w:rFonts w:ascii="Arial" w:eastAsia="Arial" w:hAnsi="Arial" w:cs="Arial"/>
          <w:b/>
        </w:rPr>
        <w:t xml:space="preserve">Chapter 4 </w:t>
      </w:r>
      <w:r>
        <w:rPr>
          <w:rFonts w:ascii="Arial" w:eastAsia="Arial" w:hAnsi="Arial" w:cs="Arial"/>
        </w:rPr>
        <w:t>specifies the BUFR data elements used to encode RO data;</w:t>
      </w:r>
    </w:p>
    <w:p w14:paraId="000001F5"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6" w14:textId="77777777" w:rsidR="00191D38" w:rsidRDefault="00000000">
      <w:pPr>
        <w:widowControl/>
        <w:pBdr>
          <w:top w:val="nil"/>
          <w:left w:val="nil"/>
          <w:bottom w:val="nil"/>
          <w:right w:val="nil"/>
          <w:between w:val="nil"/>
        </w:pBdr>
        <w:spacing w:line="240" w:lineRule="auto"/>
        <w:ind w:left="426"/>
        <w:jc w:val="both"/>
        <w:rPr>
          <w:rFonts w:ascii="Times New Roman" w:eastAsia="Times New Roman" w:hAnsi="Times New Roman" w:cs="Times New Roman"/>
        </w:rPr>
      </w:pPr>
      <w:r>
        <w:rPr>
          <w:rFonts w:ascii="Arial" w:eastAsia="Arial" w:hAnsi="Arial" w:cs="Arial"/>
          <w:b/>
        </w:rPr>
        <w:t xml:space="preserve">Chapter 5 </w:t>
      </w:r>
      <w:r>
        <w:rPr>
          <w:rFonts w:ascii="Arial" w:eastAsia="Arial" w:hAnsi="Arial" w:cs="Arial"/>
        </w:rPr>
        <w:t>describes the extra data headers that need to be added to a BUFR file before it can be distributed over the GTS;</w:t>
      </w:r>
    </w:p>
    <w:p w14:paraId="000001F7"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8" w14:textId="77777777" w:rsidR="00191D38" w:rsidRDefault="00000000">
      <w:pPr>
        <w:widowControl/>
        <w:pBdr>
          <w:top w:val="nil"/>
          <w:left w:val="nil"/>
          <w:bottom w:val="nil"/>
          <w:right w:val="nil"/>
          <w:between w:val="nil"/>
        </w:pBdr>
        <w:spacing w:line="240" w:lineRule="auto"/>
        <w:ind w:left="426"/>
        <w:jc w:val="both"/>
        <w:rPr>
          <w:rFonts w:ascii="Times New Roman" w:eastAsia="Times New Roman" w:hAnsi="Times New Roman" w:cs="Times New Roman"/>
        </w:rPr>
      </w:pPr>
      <w:r>
        <w:rPr>
          <w:rFonts w:ascii="Arial" w:eastAsia="Arial" w:hAnsi="Arial" w:cs="Arial"/>
          <w:b/>
        </w:rPr>
        <w:t xml:space="preserve">Chapter 6 </w:t>
      </w:r>
      <w:r>
        <w:rPr>
          <w:rFonts w:ascii="Arial" w:eastAsia="Arial" w:hAnsi="Arial" w:cs="Arial"/>
        </w:rPr>
        <w:t>briefly describes the BUFR encoding and decoding tools that are available in the ROM SAF-produced software package ROPP.</w:t>
      </w:r>
    </w:p>
    <w:p w14:paraId="000001F9"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A"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B"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C" w14:textId="77777777" w:rsidR="00191D38" w:rsidRDefault="00000000">
      <w:pPr>
        <w:pStyle w:val="Heading1"/>
        <w:numPr>
          <w:ilvl w:val="0"/>
          <w:numId w:val="15"/>
        </w:numPr>
      </w:pPr>
      <w:bookmarkStart w:id="13" w:name="_heading=h.3rdcrjn" w:colFirst="0" w:colLast="0"/>
      <w:bookmarkEnd w:id="13"/>
      <w:r>
        <w:lastRenderedPageBreak/>
        <w:t>BUFR – a brief overview</w:t>
      </w:r>
    </w:p>
    <w:p w14:paraId="000001FD"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reader is referred to WMO publications [RD.3] and [RD.4] for more detailed guidance on using BUFR and for the full specification of the BUFR format and tables etc. Documentation on the latest tables is available via the WMO's web pages [RD.5]. See also the User Guide to the ECMWF BUFR library software [RD.11].</w:t>
      </w:r>
    </w:p>
    <w:p w14:paraId="000001FE"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1FF" w14:textId="77777777" w:rsidR="00191D38" w:rsidRDefault="00000000">
      <w:pPr>
        <w:pStyle w:val="Heading2"/>
        <w:numPr>
          <w:ilvl w:val="1"/>
          <w:numId w:val="15"/>
        </w:numPr>
      </w:pPr>
      <w:bookmarkStart w:id="14" w:name="_heading=h.26in1rg" w:colFirst="0" w:colLast="0"/>
      <w:bookmarkEnd w:id="14"/>
      <w:r>
        <w:t>What is BUFR?</w:t>
      </w:r>
    </w:p>
    <w:p w14:paraId="00000200"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The WMO FM94 format (otherwise known as BUFR – Binary Universal Format for data Representation) [RD.3] is a standard for encoding meteorological and other (mainly) observational data for efficient transmission and storage. The data in a BUFR ‘message’ are encoded into a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(see [RD.5]), any data within BUFR ‘messages’ is self-defining and can be encoded &amp; decoded by generic routines and (with suitable wrappers for routing of WMO bulletins) be transmitted via GTS links.</w:t>
      </w:r>
    </w:p>
    <w:p w14:paraId="00000201"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2"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([RD.2]) from the GPS/Met experimental mission.</w:t>
      </w:r>
    </w:p>
    <w:p w14:paraId="00000203"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4"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As part of the early GRAS SAF Development Phase activities (1999–2007), the Met Office developed an RO data assimilation capability in order to assess the impact of RO data in its global NWP system. These data first needed to be encoded into BUFR and added to the local on-line meteorological synoptic database, known as the ‘</w:t>
      </w:r>
      <w:proofErr w:type="spellStart"/>
      <w:r>
        <w:rPr>
          <w:rFonts w:ascii="Arial" w:eastAsia="Arial" w:hAnsi="Arial" w:cs="Arial"/>
        </w:rPr>
        <w:t>MetDB</w:t>
      </w:r>
      <w:proofErr w:type="spellEnd"/>
      <w:r>
        <w:rPr>
          <w:rFonts w:ascii="Arial" w:eastAsia="Arial" w:hAnsi="Arial" w:cs="Arial"/>
        </w:rPr>
        <w:t>’. This required a prototype BUFR definition for the RO data type, which was implemented for initial assimilation trials.</w:t>
      </w:r>
    </w:p>
    <w:p w14:paraId="00000205"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6"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However, it was always acknowledged that this prototype would not be suitable for more general dissemination to, and use by, other centres. This document describes the final BUFR specification which is better suited to general user needs for RO data. The original prototype description was retained in prior releases of this document (V1.7 and earlier) to highlight the differences, but since it is now obsolete and the WMO-approved version has been in use for several years, this prototype template description has been removed.</w:t>
      </w:r>
    </w:p>
    <w:p w14:paraId="00000207"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8"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The final BUFR specification was derived in close consultation with suppliers of processed RO data (including the ROM SAF and UCAR) and a wide set of potential users in (mostly, but not limited to) the NWP community. This specification has been implemented via Fortran 95 (Met Office) and Perl (UCAR) interfaces to a suite of Met Office generic BUFR kernel encoder and decoder Fortran code, and was demonstrated to work as intended with real CHAMP data processed by GFZ and UCAR. Sample messages were also correctly decoded with the freely-available ECMWF BUFR package ([RD.11]).</w:t>
      </w:r>
    </w:p>
    <w:p w14:paraId="00000209"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A"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 xml:space="preserve">At the time of writing, operational data is being exchanged over the GTS in this BUFR template from the </w:t>
      </w:r>
      <w:proofErr w:type="spellStart"/>
      <w:r>
        <w:rPr>
          <w:rFonts w:ascii="Arial" w:eastAsia="Arial" w:hAnsi="Arial" w:cs="Arial"/>
        </w:rPr>
        <w:t>Metop</w:t>
      </w:r>
      <w:proofErr w:type="spellEnd"/>
      <w:r>
        <w:rPr>
          <w:rFonts w:ascii="Arial" w:eastAsia="Arial" w:hAnsi="Arial" w:cs="Arial"/>
        </w:rPr>
        <w:t xml:space="preserve">-B /C, Sentinel-6, COSMIC-2, </w:t>
      </w:r>
      <w:proofErr w:type="spellStart"/>
      <w:r>
        <w:rPr>
          <w:rFonts w:ascii="Arial" w:eastAsia="Arial" w:hAnsi="Arial" w:cs="Arial"/>
        </w:rPr>
        <w:t>TerraSAR</w:t>
      </w:r>
      <w:proofErr w:type="spellEnd"/>
      <w:r>
        <w:rPr>
          <w:rFonts w:ascii="Arial" w:eastAsia="Arial" w:hAnsi="Arial" w:cs="Arial"/>
        </w:rPr>
        <w:t xml:space="preserve">-X, </w:t>
      </w:r>
      <w:proofErr w:type="spellStart"/>
      <w:r>
        <w:rPr>
          <w:rFonts w:ascii="Arial" w:eastAsia="Arial" w:hAnsi="Arial" w:cs="Arial"/>
        </w:rPr>
        <w:t>TanDEM</w:t>
      </w:r>
      <w:proofErr w:type="spellEnd"/>
      <w:r>
        <w:rPr>
          <w:rFonts w:ascii="Arial" w:eastAsia="Arial" w:hAnsi="Arial" w:cs="Arial"/>
        </w:rPr>
        <w:t xml:space="preserve">-X, KOMPSAT-5, GRACE-FO (follow-on), PAZ and FY-3C/D RO missions, and will also be used for data from proposed future missions like </w:t>
      </w:r>
      <w:proofErr w:type="spellStart"/>
      <w:r>
        <w:rPr>
          <w:rFonts w:ascii="Arial" w:eastAsia="Arial" w:hAnsi="Arial" w:cs="Arial"/>
        </w:rPr>
        <w:t>Metop</w:t>
      </w:r>
      <w:proofErr w:type="spellEnd"/>
      <w:r>
        <w:rPr>
          <w:rFonts w:ascii="Arial" w:eastAsia="Arial" w:hAnsi="Arial" w:cs="Arial"/>
        </w:rPr>
        <w:t xml:space="preserve">-SG. Data from terminated missions </w:t>
      </w:r>
      <w:proofErr w:type="spellStart"/>
      <w:r>
        <w:rPr>
          <w:rFonts w:ascii="Arial" w:eastAsia="Arial" w:hAnsi="Arial" w:cs="Arial"/>
        </w:rPr>
        <w:t>Metop</w:t>
      </w:r>
      <w:proofErr w:type="spellEnd"/>
      <w:r>
        <w:rPr>
          <w:rFonts w:ascii="Arial" w:eastAsia="Arial" w:hAnsi="Arial" w:cs="Arial"/>
        </w:rPr>
        <w:t>-A, COSMIC-1, CHAMP, C/NOFS, GRACE-A/B and SAC-C were also provided in the same BUFR template. See Section 5 for details of the GTS routing headers.</w:t>
      </w:r>
    </w:p>
    <w:p w14:paraId="0000020B"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C" w14:textId="77777777" w:rsidR="00191D38" w:rsidRDefault="00191D38">
      <w:pPr>
        <w:widowControl/>
        <w:pBdr>
          <w:top w:val="nil"/>
          <w:left w:val="nil"/>
          <w:bottom w:val="nil"/>
          <w:right w:val="nil"/>
          <w:between w:val="nil"/>
        </w:pBdr>
        <w:spacing w:after="120" w:line="240" w:lineRule="auto"/>
        <w:jc w:val="both"/>
        <w:rPr>
          <w:rFonts w:ascii="Arial" w:eastAsia="Arial" w:hAnsi="Arial" w:cs="Arial"/>
        </w:rPr>
      </w:pPr>
    </w:p>
    <w:p w14:paraId="0000020D" w14:textId="77777777" w:rsidR="00191D38" w:rsidRDefault="00191D38">
      <w:pPr>
        <w:widowControl/>
        <w:pBdr>
          <w:top w:val="nil"/>
          <w:left w:val="nil"/>
          <w:bottom w:val="nil"/>
          <w:right w:val="nil"/>
          <w:between w:val="nil"/>
        </w:pBdr>
        <w:spacing w:after="120" w:line="240" w:lineRule="auto"/>
        <w:jc w:val="both"/>
        <w:rPr>
          <w:rFonts w:ascii="Arial" w:eastAsia="Arial" w:hAnsi="Arial" w:cs="Arial"/>
        </w:rPr>
      </w:pPr>
    </w:p>
    <w:p w14:paraId="0000020E" w14:textId="77777777" w:rsidR="00191D38" w:rsidRDefault="00000000">
      <w:pPr>
        <w:pStyle w:val="Heading2"/>
        <w:numPr>
          <w:ilvl w:val="1"/>
          <w:numId w:val="15"/>
        </w:numPr>
      </w:pPr>
      <w:bookmarkStart w:id="15" w:name="_heading=h.lnxbz9" w:colFirst="0" w:colLast="0"/>
      <w:bookmarkEnd w:id="15"/>
      <w:r>
        <w:lastRenderedPageBreak/>
        <w:t>Sections of a BUFR message</w:t>
      </w:r>
    </w:p>
    <w:p w14:paraId="0000020F"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A complete BUFR message consists of six sections:</w:t>
      </w:r>
    </w:p>
    <w:p w14:paraId="00000210" w14:textId="77777777" w:rsidR="00191D38" w:rsidRDefault="00000000">
      <w:pPr>
        <w:widowControl/>
        <w:numPr>
          <w:ilvl w:val="0"/>
          <w:numId w:val="16"/>
        </w:numPr>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Section 0 starts with the characters ‘BUFR’ and contains the total message length and Edition number</w:t>
      </w:r>
    </w:p>
    <w:p w14:paraId="00000211" w14:textId="77777777" w:rsidR="00191D38" w:rsidRDefault="00000000">
      <w:pPr>
        <w:widowControl/>
        <w:numPr>
          <w:ilvl w:val="0"/>
          <w:numId w:val="3"/>
        </w:numPr>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Section 1 is the identifier section and contains header information, type of data, date etc., the detailed content depending on the Edition.</w:t>
      </w:r>
    </w:p>
    <w:p w14:paraId="00000212" w14:textId="77777777" w:rsidR="00191D38" w:rsidRDefault="00000000">
      <w:pPr>
        <w:widowControl/>
        <w:numPr>
          <w:ilvl w:val="0"/>
          <w:numId w:val="3"/>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Section 2 is optional, and is not used in this application</w:t>
      </w:r>
    </w:p>
    <w:p w14:paraId="00000213" w14:textId="77777777" w:rsidR="00191D38" w:rsidRDefault="00000000">
      <w:pPr>
        <w:widowControl/>
        <w:numPr>
          <w:ilvl w:val="0"/>
          <w:numId w:val="3"/>
        </w:numPr>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Section 3 contains one or more ‘descriptors’ (see later) which are entries to the look-up tables</w:t>
      </w:r>
    </w:p>
    <w:p w14:paraId="00000214" w14:textId="77777777" w:rsidR="00191D38" w:rsidRDefault="00000000">
      <w:pPr>
        <w:widowControl/>
        <w:numPr>
          <w:ilvl w:val="0"/>
          <w:numId w:val="3"/>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Section 4 contains the encoded (observation) data</w:t>
      </w:r>
    </w:p>
    <w:p w14:paraId="00000215" w14:textId="77777777" w:rsidR="00191D38" w:rsidRDefault="00000000">
      <w:pPr>
        <w:widowControl/>
        <w:numPr>
          <w:ilvl w:val="0"/>
          <w:numId w:val="3"/>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Section 5 is a terminator with the characters ‘7777’</w:t>
      </w:r>
    </w:p>
    <w:p w14:paraId="00000216" w14:textId="77777777" w:rsidR="00191D38" w:rsidRDefault="00191D38">
      <w:pPr>
        <w:widowControl/>
        <w:pBdr>
          <w:top w:val="nil"/>
          <w:left w:val="nil"/>
          <w:bottom w:val="nil"/>
          <w:right w:val="nil"/>
          <w:between w:val="nil"/>
        </w:pBdr>
        <w:spacing w:line="240" w:lineRule="auto"/>
        <w:ind w:left="142"/>
        <w:rPr>
          <w:rFonts w:ascii="Arial" w:eastAsia="Arial" w:hAnsi="Arial" w:cs="Arial"/>
        </w:rPr>
      </w:pPr>
    </w:p>
    <w:p w14:paraId="00000217" w14:textId="77777777" w:rsidR="00191D38" w:rsidRDefault="00000000">
      <w:pPr>
        <w:pStyle w:val="Heading2"/>
        <w:numPr>
          <w:ilvl w:val="1"/>
          <w:numId w:val="15"/>
        </w:numPr>
      </w:pPr>
      <w:bookmarkStart w:id="16" w:name="_heading=h.35nkun2" w:colFirst="0" w:colLast="0"/>
      <w:bookmarkEnd w:id="16"/>
      <w:r>
        <w:t>BUFR Tables</w:t>
      </w:r>
    </w:p>
    <w:p w14:paraId="00000218"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BUFR is driven by a set of tables, known as Tables A, B, C, D and the Code/Flag Tables. Some code tables are common with other WMO forms (notably CREX) and are published as ‘Common Code Tables’. The latest ratified tables are published by WMO [RD.4][RD.5] and computer-compatible versions may be used in the encoding and decoding process.</w:t>
      </w:r>
    </w:p>
    <w:p w14:paraId="00000219"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21A" w14:textId="77777777" w:rsidR="00191D38" w:rsidRDefault="00000000">
      <w:pPr>
        <w:widowControl/>
        <w:numPr>
          <w:ilvl w:val="0"/>
          <w:numId w:val="17"/>
        </w:numPr>
        <w:pBdr>
          <w:top w:val="nil"/>
          <w:left w:val="nil"/>
          <w:bottom w:val="nil"/>
          <w:right w:val="nil"/>
          <w:between w:val="nil"/>
        </w:pBdr>
        <w:spacing w:line="240" w:lineRule="auto"/>
        <w:ind w:hanging="218"/>
        <w:jc w:val="both"/>
      </w:pPr>
      <w:r>
        <w:rPr>
          <w:rFonts w:ascii="Arial" w:eastAsia="Arial" w:hAnsi="Arial" w:cs="Arial"/>
          <w:b/>
        </w:rPr>
        <w:t>Table A</w:t>
      </w:r>
      <w:r>
        <w:rPr>
          <w:rFonts w:ascii="Arial" w:eastAsia="Arial" w:hAnsi="Arial" w:cs="Arial"/>
        </w:rPr>
        <w:t xml:space="preserve"> contains a list of codes for generic data categories, such as ‘satellite sounding’ or ‘surface observations’ as coded in BUFR Section 1. Common Code Table C-13 lists data sub-categories associated with Table A entries, also coded in Section 1 (BUFR Edition 4 only). These tables are not necessary for encoding and are only used when interpreting</w:t>
      </w:r>
      <w:r>
        <w:rPr>
          <w:rFonts w:ascii="Arial" w:eastAsia="Arial" w:hAnsi="Arial" w:cs="Arial"/>
          <w:vertAlign w:val="superscript"/>
        </w:rPr>
        <w:footnoteReference w:id="5"/>
      </w:r>
      <w:r>
        <w:rPr>
          <w:rFonts w:ascii="Arial" w:eastAsia="Arial" w:hAnsi="Arial" w:cs="Arial"/>
        </w:rPr>
        <w:t xml:space="preserve"> a decoded message.</w:t>
      </w:r>
    </w:p>
    <w:p w14:paraId="0000021B" w14:textId="77777777" w:rsidR="00191D38" w:rsidRDefault="00191D38">
      <w:pPr>
        <w:widowControl/>
        <w:pBdr>
          <w:top w:val="nil"/>
          <w:left w:val="nil"/>
          <w:bottom w:val="nil"/>
          <w:right w:val="nil"/>
          <w:between w:val="nil"/>
        </w:pBdr>
        <w:spacing w:line="240" w:lineRule="auto"/>
        <w:ind w:left="142"/>
        <w:jc w:val="both"/>
        <w:rPr>
          <w:rFonts w:ascii="Arial" w:eastAsia="Arial" w:hAnsi="Arial" w:cs="Arial"/>
        </w:rPr>
      </w:pPr>
    </w:p>
    <w:p w14:paraId="0000021C" w14:textId="77777777" w:rsidR="00191D38" w:rsidRDefault="00000000">
      <w:pPr>
        <w:widowControl/>
        <w:numPr>
          <w:ilvl w:val="0"/>
          <w:numId w:val="1"/>
        </w:numPr>
        <w:pBdr>
          <w:top w:val="nil"/>
          <w:left w:val="nil"/>
          <w:bottom w:val="nil"/>
          <w:right w:val="nil"/>
          <w:between w:val="nil"/>
        </w:pBdr>
        <w:spacing w:line="240" w:lineRule="auto"/>
        <w:ind w:hanging="218"/>
        <w:jc w:val="both"/>
      </w:pPr>
      <w:r>
        <w:rPr>
          <w:rFonts w:ascii="Arial" w:eastAsia="Arial" w:hAnsi="Arial" w:cs="Arial"/>
          <w:b/>
        </w:rPr>
        <w:t>Table B</w:t>
      </w:r>
      <w:r>
        <w:rPr>
          <w:rFonts w:ascii="Arial" w:eastAsia="Arial" w:hAnsi="Arial" w:cs="Arial"/>
        </w:rPr>
        <w:t xml:space="preserve"> defines data elements (parameters) such as ‘temperature’ by an ‘element descriptor’ (see below). The descriptor points to meta-data such as the parameter’s name, units, a scaling factor, reference offset value and the number of bits needed to represent the valid range of scaled values for that parameter. Some elements refer to a ‘code’ or ‘flag’ table; the former is a coded integer value (e.g. satellite identifier) and the latter a related set of flag (binary) bits, such as quality information. Most meteorological variables are already defined, but some parameters, such as ‘Bending Angle’ and RO-specific code/flag tables did not exist so needed to be defined and added to Table B.</w:t>
      </w:r>
    </w:p>
    <w:p w14:paraId="0000021D"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1E" w14:textId="77777777" w:rsidR="00191D38" w:rsidRDefault="00000000">
      <w:pPr>
        <w:widowControl/>
        <w:numPr>
          <w:ilvl w:val="0"/>
          <w:numId w:val="1"/>
        </w:numPr>
        <w:pBdr>
          <w:top w:val="nil"/>
          <w:left w:val="nil"/>
          <w:bottom w:val="nil"/>
          <w:right w:val="nil"/>
          <w:between w:val="nil"/>
        </w:pBdr>
        <w:spacing w:line="240" w:lineRule="auto"/>
        <w:ind w:hanging="218"/>
        <w:jc w:val="both"/>
      </w:pPr>
      <w:r>
        <w:rPr>
          <w:rFonts w:ascii="Arial" w:eastAsia="Arial" w:hAnsi="Arial" w:cs="Arial"/>
          <w:b/>
        </w:rPr>
        <w:t>Table C</w:t>
      </w:r>
      <w:r>
        <w:rPr>
          <w:rFonts w:ascii="Arial" w:eastAsia="Arial" w:hAnsi="Arial" w:cs="Arial"/>
        </w:rPr>
        <w:t xml:space="preserve"> defines the meaning and usage of ‘operator descriptors’. This table is not directly used by encoders or decoders and is not normally implemented for computer-compatible use, as the functions defined by Table C are implemented in the core encoding and decoding software.</w:t>
      </w:r>
    </w:p>
    <w:p w14:paraId="0000021F"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20" w14:textId="77777777" w:rsidR="00191D38" w:rsidRDefault="00000000">
      <w:pPr>
        <w:widowControl/>
        <w:numPr>
          <w:ilvl w:val="0"/>
          <w:numId w:val="1"/>
        </w:numPr>
        <w:pBdr>
          <w:top w:val="nil"/>
          <w:left w:val="nil"/>
          <w:bottom w:val="nil"/>
          <w:right w:val="nil"/>
          <w:between w:val="nil"/>
        </w:pBdr>
        <w:spacing w:line="240" w:lineRule="auto"/>
        <w:ind w:hanging="218"/>
        <w:jc w:val="both"/>
      </w:pPr>
      <w:r>
        <w:rPr>
          <w:rFonts w:ascii="Arial" w:eastAsia="Arial" w:hAnsi="Arial" w:cs="Arial"/>
          <w:b/>
        </w:rPr>
        <w:t>Table D</w:t>
      </w:r>
      <w:r>
        <w:rPr>
          <w:rFonts w:ascii="Arial" w:eastAsia="Arial" w:hAnsi="Arial" w:cs="Arial"/>
        </w:rPr>
        <w:t xml:space="preserve"> contains ‘sequence descriptors’ which define short, commonly used sub-sequences (such as date and time) up to the whole ‘observation’ (e.g. a sounding). An entry in Table D can be defined for each new data type or the sequence can be put into Section 3 of the BUFR message. If the complete sequence is defined in Table D, then Section 3 contains just the single master sequence descriptor for that data.</w:t>
      </w:r>
    </w:p>
    <w:p w14:paraId="00000221"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22" w14:textId="77777777" w:rsidR="00191D38" w:rsidRDefault="00000000">
      <w:pPr>
        <w:widowControl/>
        <w:numPr>
          <w:ilvl w:val="0"/>
          <w:numId w:val="1"/>
        </w:numPr>
        <w:pBdr>
          <w:top w:val="nil"/>
          <w:left w:val="nil"/>
          <w:bottom w:val="nil"/>
          <w:right w:val="nil"/>
          <w:between w:val="nil"/>
        </w:pBdr>
        <w:spacing w:line="240" w:lineRule="auto"/>
        <w:ind w:hanging="218"/>
        <w:jc w:val="both"/>
      </w:pPr>
      <w:r>
        <w:rPr>
          <w:rFonts w:ascii="Arial" w:eastAsia="Arial" w:hAnsi="Arial" w:cs="Arial"/>
          <w:b/>
        </w:rPr>
        <w:t>Code/Flag</w:t>
      </w:r>
      <w:r>
        <w:rPr>
          <w:rFonts w:ascii="Arial" w:eastAsia="Arial" w:hAnsi="Arial" w:cs="Arial"/>
        </w:rPr>
        <w:t xml:space="preserve"> tables (and the Common Code Tables) contain the textual meaning of code values and flag bits, e.g. that a satellite classification code of 401 means GPS. As for Table A, the Code/Flag Table is not used for encoding, and is only used for interpreting a decoded message.</w:t>
      </w:r>
    </w:p>
    <w:p w14:paraId="00000223"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Both Table B and Table D are split into two areas: the ‘global’ set and the ‘local’ set. The global area is where internationally agreed and published descriptors [RD.4] are placed, and these descriptors should appear in all implementations. Global descriptors have a ‘</w:t>
      </w:r>
      <w:r>
        <w:rPr>
          <w:rFonts w:ascii="Arial" w:eastAsia="Arial" w:hAnsi="Arial" w:cs="Arial"/>
          <w:i/>
        </w:rPr>
        <w:t>YYY</w:t>
      </w:r>
      <w:r>
        <w:rPr>
          <w:rFonts w:ascii="Arial" w:eastAsia="Arial" w:hAnsi="Arial" w:cs="Arial"/>
        </w:rPr>
        <w:t>’ value (see below) of less than 192. Local descriptors (</w:t>
      </w:r>
      <w:r>
        <w:rPr>
          <w:rFonts w:ascii="Arial" w:eastAsia="Arial" w:hAnsi="Arial" w:cs="Arial"/>
          <w:i/>
        </w:rPr>
        <w:t xml:space="preserve">YYY </w:t>
      </w:r>
      <w:r>
        <w:rPr>
          <w:rFonts w:ascii="Noto Sans Symbols" w:eastAsia="Noto Sans Symbols" w:hAnsi="Noto Sans Symbols" w:cs="Noto Sans Symbols"/>
        </w:rPr>
        <w:t>≥</w:t>
      </w:r>
      <w:r>
        <w:rPr>
          <w:rFonts w:ascii="Arial" w:eastAsia="Arial" w:hAnsi="Arial" w:cs="Arial"/>
        </w:rPr>
        <w:t xml:space="preserve"> 192) can be defined for temporary or internal use. Since there is no central regulation for local descriptors, exchange of BUFR messages containing them could be problematic if the other </w:t>
      </w:r>
      <w:r>
        <w:rPr>
          <w:rFonts w:ascii="Arial" w:eastAsia="Arial" w:hAnsi="Arial" w:cs="Arial"/>
        </w:rPr>
        <w:lastRenderedPageBreak/>
        <w:t>centre has already defined that descriptor to be a different parameter having incompatible Table B meta-data or implies a different expanded Table D sequence. For this reason, BUFR messages using local descriptors should not be transmitted on the GTS.</w:t>
      </w:r>
    </w:p>
    <w:p w14:paraId="00000224"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25" w14:textId="77777777" w:rsidR="00191D38" w:rsidRDefault="00000000">
      <w:pPr>
        <w:pStyle w:val="Heading2"/>
        <w:numPr>
          <w:ilvl w:val="1"/>
          <w:numId w:val="15"/>
        </w:numPr>
      </w:pPr>
      <w:bookmarkStart w:id="17" w:name="_heading=h.1ksv4uv" w:colFirst="0" w:colLast="0"/>
      <w:bookmarkEnd w:id="17"/>
      <w:r>
        <w:t>BUFR descriptors</w:t>
      </w:r>
    </w:p>
    <w:p w14:paraId="0000022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 xml:space="preserve">A BUFR descriptor is a three-part integer denoted by </w:t>
      </w:r>
      <w:r>
        <w:rPr>
          <w:rFonts w:ascii="Arial" w:eastAsia="Arial" w:hAnsi="Arial" w:cs="Arial"/>
          <w:b/>
          <w:i/>
          <w:sz w:val="18"/>
          <w:szCs w:val="18"/>
        </w:rPr>
        <w:t>F XX YYY</w:t>
      </w:r>
      <w:r>
        <w:rPr>
          <w:rFonts w:ascii="Arial" w:eastAsia="Arial" w:hAnsi="Arial" w:cs="Arial"/>
          <w:sz w:val="18"/>
          <w:szCs w:val="18"/>
        </w:rPr>
        <w:t xml:space="preserve">. The first part, </w:t>
      </w:r>
      <w:r>
        <w:rPr>
          <w:rFonts w:ascii="Arial" w:eastAsia="Arial" w:hAnsi="Arial" w:cs="Arial"/>
          <w:b/>
          <w:i/>
          <w:sz w:val="18"/>
          <w:szCs w:val="18"/>
        </w:rPr>
        <w:t>F</w:t>
      </w:r>
      <w:r>
        <w:rPr>
          <w:rFonts w:ascii="Arial" w:eastAsia="Arial" w:hAnsi="Arial" w:cs="Arial"/>
          <w:sz w:val="18"/>
          <w:szCs w:val="18"/>
        </w:rPr>
        <w:t xml:space="preserve">, defines the descriptor type and the interpretation of </w:t>
      </w:r>
      <w:r>
        <w:rPr>
          <w:rFonts w:ascii="Arial" w:eastAsia="Arial" w:hAnsi="Arial" w:cs="Arial"/>
          <w:b/>
          <w:i/>
          <w:sz w:val="18"/>
          <w:szCs w:val="18"/>
        </w:rPr>
        <w:t>XX</w:t>
      </w:r>
      <w:r>
        <w:rPr>
          <w:rFonts w:ascii="Arial" w:eastAsia="Arial" w:hAnsi="Arial" w:cs="Arial"/>
          <w:sz w:val="18"/>
          <w:szCs w:val="18"/>
        </w:rPr>
        <w:t xml:space="preserve"> and </w:t>
      </w:r>
      <w:r>
        <w:rPr>
          <w:rFonts w:ascii="Arial" w:eastAsia="Arial" w:hAnsi="Arial" w:cs="Arial"/>
          <w:b/>
          <w:i/>
          <w:sz w:val="18"/>
          <w:szCs w:val="18"/>
        </w:rPr>
        <w:t>YYY</w:t>
      </w:r>
      <w:r>
        <w:rPr>
          <w:rFonts w:ascii="Arial" w:eastAsia="Arial" w:hAnsi="Arial" w:cs="Arial"/>
          <w:sz w:val="18"/>
          <w:szCs w:val="18"/>
        </w:rPr>
        <w:t xml:space="preserve"> depend on</w:t>
      </w:r>
      <w:r>
        <w:rPr>
          <w:rFonts w:ascii="Arial" w:eastAsia="Arial" w:hAnsi="Arial" w:cs="Arial"/>
          <w:b/>
          <w:sz w:val="18"/>
          <w:szCs w:val="18"/>
        </w:rPr>
        <w:t xml:space="preserve"> </w:t>
      </w:r>
      <w:r>
        <w:rPr>
          <w:rFonts w:ascii="Arial" w:eastAsia="Arial" w:hAnsi="Arial" w:cs="Arial"/>
          <w:b/>
          <w:i/>
          <w:sz w:val="18"/>
          <w:szCs w:val="18"/>
        </w:rPr>
        <w:t>F</w:t>
      </w:r>
      <w:r>
        <w:rPr>
          <w:rFonts w:ascii="Arial" w:eastAsia="Arial" w:hAnsi="Arial" w:cs="Arial"/>
          <w:sz w:val="18"/>
          <w:szCs w:val="18"/>
        </w:rPr>
        <w:t>:</w:t>
      </w:r>
    </w:p>
    <w:p w14:paraId="00000227"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tbl>
      <w:tblPr>
        <w:tblStyle w:val="a4"/>
        <w:tblW w:w="8930" w:type="dxa"/>
        <w:jc w:val="center"/>
        <w:tblLayout w:type="fixed"/>
        <w:tblLook w:val="0000" w:firstRow="0" w:lastRow="0" w:firstColumn="0" w:lastColumn="0" w:noHBand="0" w:noVBand="0"/>
      </w:tblPr>
      <w:tblGrid>
        <w:gridCol w:w="850"/>
        <w:gridCol w:w="8080"/>
      </w:tblGrid>
      <w:tr w:rsidR="00191D38" w14:paraId="242489E5" w14:textId="77777777">
        <w:trPr>
          <w:trHeight w:val="525"/>
          <w:jc w:val="center"/>
        </w:trPr>
        <w:tc>
          <w:tcPr>
            <w:tcW w:w="850" w:type="dxa"/>
            <w:tcMar>
              <w:top w:w="0" w:type="dxa"/>
              <w:left w:w="108" w:type="dxa"/>
              <w:bottom w:w="0" w:type="dxa"/>
              <w:right w:w="108" w:type="dxa"/>
            </w:tcMar>
          </w:tcPr>
          <w:p w14:paraId="00000228"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i/>
                <w:sz w:val="18"/>
                <w:szCs w:val="18"/>
              </w:rPr>
              <w:t>F</w:t>
            </w:r>
            <w:r>
              <w:rPr>
                <w:rFonts w:ascii="Arial" w:eastAsia="Arial" w:hAnsi="Arial" w:cs="Arial"/>
                <w:b/>
                <w:sz w:val="18"/>
                <w:szCs w:val="18"/>
              </w:rPr>
              <w:t xml:space="preserve"> = 0 :</w:t>
            </w:r>
          </w:p>
        </w:tc>
        <w:tc>
          <w:tcPr>
            <w:tcW w:w="8080" w:type="dxa"/>
            <w:tcMar>
              <w:top w:w="0" w:type="dxa"/>
              <w:left w:w="108" w:type="dxa"/>
              <w:bottom w:w="0" w:type="dxa"/>
              <w:right w:w="108" w:type="dxa"/>
            </w:tcMar>
          </w:tcPr>
          <w:p w14:paraId="00000229"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 xml:space="preserve">an element descriptor (an entry in Table B). </w:t>
            </w:r>
            <w:r>
              <w:rPr>
                <w:rFonts w:ascii="Arial" w:eastAsia="Arial" w:hAnsi="Arial" w:cs="Arial"/>
                <w:b/>
                <w:i/>
                <w:sz w:val="18"/>
                <w:szCs w:val="18"/>
              </w:rPr>
              <w:t>XX</w:t>
            </w:r>
            <w:r>
              <w:rPr>
                <w:rFonts w:ascii="Arial" w:eastAsia="Arial" w:hAnsi="Arial" w:cs="Arial"/>
                <w:sz w:val="18"/>
                <w:szCs w:val="18"/>
              </w:rPr>
              <w:t xml:space="preserve"> is the element class and </w:t>
            </w:r>
            <w:r>
              <w:rPr>
                <w:rFonts w:ascii="Arial" w:eastAsia="Arial" w:hAnsi="Arial" w:cs="Arial"/>
                <w:b/>
                <w:i/>
                <w:sz w:val="18"/>
                <w:szCs w:val="18"/>
              </w:rPr>
              <w:t>YYY</w:t>
            </w:r>
            <w:r>
              <w:rPr>
                <w:rFonts w:ascii="Arial" w:eastAsia="Arial" w:hAnsi="Arial" w:cs="Arial"/>
                <w:b/>
                <w:sz w:val="18"/>
                <w:szCs w:val="18"/>
              </w:rPr>
              <w:t xml:space="preserve"> </w:t>
            </w:r>
            <w:r>
              <w:rPr>
                <w:rFonts w:ascii="Arial" w:eastAsia="Arial" w:hAnsi="Arial" w:cs="Arial"/>
                <w:sz w:val="18"/>
                <w:szCs w:val="18"/>
              </w:rPr>
              <w:t>the entry within the class.</w:t>
            </w:r>
          </w:p>
        </w:tc>
      </w:tr>
      <w:tr w:rsidR="00191D38" w14:paraId="28CAD4D5" w14:textId="77777777">
        <w:trPr>
          <w:jc w:val="center"/>
        </w:trPr>
        <w:tc>
          <w:tcPr>
            <w:tcW w:w="850" w:type="dxa"/>
            <w:tcMar>
              <w:top w:w="0" w:type="dxa"/>
              <w:left w:w="108" w:type="dxa"/>
              <w:bottom w:w="0" w:type="dxa"/>
              <w:right w:w="108" w:type="dxa"/>
            </w:tcMar>
          </w:tcPr>
          <w:p w14:paraId="0000022A"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i/>
                <w:sz w:val="18"/>
                <w:szCs w:val="18"/>
              </w:rPr>
              <w:t>F</w:t>
            </w:r>
            <w:r>
              <w:rPr>
                <w:rFonts w:ascii="Arial" w:eastAsia="Arial" w:hAnsi="Arial" w:cs="Arial"/>
                <w:b/>
                <w:sz w:val="18"/>
                <w:szCs w:val="18"/>
              </w:rPr>
              <w:t xml:space="preserve"> = 1 :</w:t>
            </w:r>
          </w:p>
        </w:tc>
        <w:tc>
          <w:tcPr>
            <w:tcW w:w="8080" w:type="dxa"/>
            <w:tcMar>
              <w:top w:w="0" w:type="dxa"/>
              <w:left w:w="108" w:type="dxa"/>
              <w:bottom w:w="0" w:type="dxa"/>
              <w:right w:w="108" w:type="dxa"/>
            </w:tcMar>
          </w:tcPr>
          <w:p w14:paraId="0000022B"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a repetition descriptor, which specifies how many times (</w:t>
            </w:r>
            <w:r>
              <w:rPr>
                <w:rFonts w:ascii="Arial" w:eastAsia="Arial" w:hAnsi="Arial" w:cs="Arial"/>
                <w:b/>
                <w:i/>
                <w:sz w:val="18"/>
                <w:szCs w:val="18"/>
              </w:rPr>
              <w:t>YYY</w:t>
            </w:r>
            <w:r>
              <w:rPr>
                <w:rFonts w:ascii="Arial" w:eastAsia="Arial" w:hAnsi="Arial" w:cs="Arial"/>
                <w:sz w:val="18"/>
                <w:szCs w:val="18"/>
              </w:rPr>
              <w:t xml:space="preserve">) the following </w:t>
            </w:r>
            <w:r>
              <w:rPr>
                <w:rFonts w:ascii="Arial" w:eastAsia="Arial" w:hAnsi="Arial" w:cs="Arial"/>
                <w:b/>
                <w:i/>
                <w:sz w:val="18"/>
                <w:szCs w:val="18"/>
              </w:rPr>
              <w:t>XX</w:t>
            </w:r>
            <w:r>
              <w:rPr>
                <w:rFonts w:ascii="Arial" w:eastAsia="Arial" w:hAnsi="Arial" w:cs="Arial"/>
                <w:sz w:val="18"/>
                <w:szCs w:val="18"/>
              </w:rPr>
              <w:t xml:space="preserve"> descriptors are to be repeated.</w:t>
            </w:r>
          </w:p>
          <w:p w14:paraId="0000022C"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tc>
      </w:tr>
      <w:tr w:rsidR="00191D38" w14:paraId="0853C387" w14:textId="77777777">
        <w:trPr>
          <w:jc w:val="center"/>
        </w:trPr>
        <w:tc>
          <w:tcPr>
            <w:tcW w:w="850" w:type="dxa"/>
            <w:tcMar>
              <w:top w:w="0" w:type="dxa"/>
              <w:left w:w="108" w:type="dxa"/>
              <w:bottom w:w="0" w:type="dxa"/>
              <w:right w:w="108" w:type="dxa"/>
            </w:tcMar>
          </w:tcPr>
          <w:p w14:paraId="0000022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i/>
                <w:sz w:val="18"/>
                <w:szCs w:val="18"/>
              </w:rPr>
              <w:t>F</w:t>
            </w:r>
            <w:r>
              <w:rPr>
                <w:rFonts w:ascii="Arial" w:eastAsia="Arial" w:hAnsi="Arial" w:cs="Arial"/>
                <w:b/>
                <w:sz w:val="18"/>
                <w:szCs w:val="18"/>
              </w:rPr>
              <w:t xml:space="preserve"> = 2 :</w:t>
            </w:r>
          </w:p>
        </w:tc>
        <w:tc>
          <w:tcPr>
            <w:tcW w:w="8080" w:type="dxa"/>
            <w:tcMar>
              <w:top w:w="0" w:type="dxa"/>
              <w:left w:w="108" w:type="dxa"/>
              <w:bottom w:w="0" w:type="dxa"/>
              <w:right w:w="108" w:type="dxa"/>
            </w:tcMar>
          </w:tcPr>
          <w:p w14:paraId="0000022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 xml:space="preserve">An operator descriptor for the temporary change of, most commonly, scale, bit width or reference value. </w:t>
            </w:r>
            <w:r>
              <w:rPr>
                <w:rFonts w:ascii="Arial" w:eastAsia="Arial" w:hAnsi="Arial" w:cs="Arial"/>
                <w:b/>
                <w:i/>
                <w:sz w:val="18"/>
                <w:szCs w:val="18"/>
              </w:rPr>
              <w:t>XX</w:t>
            </w:r>
            <w:r>
              <w:rPr>
                <w:rFonts w:ascii="Arial" w:eastAsia="Arial" w:hAnsi="Arial" w:cs="Arial"/>
                <w:sz w:val="18"/>
                <w:szCs w:val="18"/>
              </w:rPr>
              <w:t xml:space="preserve"> identifies what meta-data to change and </w:t>
            </w:r>
            <w:r>
              <w:rPr>
                <w:rFonts w:ascii="Arial" w:eastAsia="Arial" w:hAnsi="Arial" w:cs="Arial"/>
                <w:b/>
                <w:i/>
                <w:sz w:val="18"/>
                <w:szCs w:val="18"/>
              </w:rPr>
              <w:t>YYY</w:t>
            </w:r>
            <w:r>
              <w:rPr>
                <w:rFonts w:ascii="Arial" w:eastAsia="Arial" w:hAnsi="Arial" w:cs="Arial"/>
                <w:b/>
                <w:sz w:val="18"/>
                <w:szCs w:val="18"/>
              </w:rPr>
              <w:t xml:space="preserve"> </w:t>
            </w:r>
            <w:r>
              <w:rPr>
                <w:rFonts w:ascii="Arial" w:eastAsia="Arial" w:hAnsi="Arial" w:cs="Arial"/>
                <w:sz w:val="18"/>
                <w:szCs w:val="18"/>
              </w:rPr>
              <w:t>is the modifying value.</w:t>
            </w:r>
          </w:p>
          <w:p w14:paraId="0000022F"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tc>
      </w:tr>
      <w:tr w:rsidR="00191D38" w14:paraId="1080C4D9" w14:textId="77777777">
        <w:trPr>
          <w:jc w:val="center"/>
        </w:trPr>
        <w:tc>
          <w:tcPr>
            <w:tcW w:w="850" w:type="dxa"/>
            <w:tcMar>
              <w:top w:w="0" w:type="dxa"/>
              <w:left w:w="108" w:type="dxa"/>
              <w:bottom w:w="0" w:type="dxa"/>
              <w:right w:w="108" w:type="dxa"/>
            </w:tcMar>
          </w:tcPr>
          <w:p w14:paraId="0000023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i/>
                <w:sz w:val="18"/>
                <w:szCs w:val="18"/>
              </w:rPr>
              <w:t>F</w:t>
            </w:r>
            <w:r>
              <w:rPr>
                <w:rFonts w:ascii="Arial" w:eastAsia="Arial" w:hAnsi="Arial" w:cs="Arial"/>
                <w:b/>
                <w:sz w:val="18"/>
                <w:szCs w:val="18"/>
              </w:rPr>
              <w:t xml:space="preserve"> = 3 :</w:t>
            </w:r>
          </w:p>
        </w:tc>
        <w:tc>
          <w:tcPr>
            <w:tcW w:w="8080" w:type="dxa"/>
            <w:tcMar>
              <w:top w:w="0" w:type="dxa"/>
              <w:left w:w="108" w:type="dxa"/>
              <w:bottom w:w="0" w:type="dxa"/>
              <w:right w:w="108" w:type="dxa"/>
            </w:tcMar>
          </w:tcPr>
          <w:p w14:paraId="0000023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 xml:space="preserve">a sequence descriptor (an entry in Table D). </w:t>
            </w:r>
            <w:r>
              <w:rPr>
                <w:rFonts w:ascii="Arial" w:eastAsia="Arial" w:hAnsi="Arial" w:cs="Arial"/>
                <w:b/>
                <w:i/>
                <w:sz w:val="18"/>
                <w:szCs w:val="18"/>
              </w:rPr>
              <w:t>XX</w:t>
            </w:r>
            <w:r>
              <w:rPr>
                <w:rFonts w:ascii="Arial" w:eastAsia="Arial" w:hAnsi="Arial" w:cs="Arial"/>
                <w:sz w:val="18"/>
                <w:szCs w:val="18"/>
              </w:rPr>
              <w:t xml:space="preserve"> is the class of descriptor and </w:t>
            </w:r>
            <w:r>
              <w:rPr>
                <w:rFonts w:ascii="Arial" w:eastAsia="Arial" w:hAnsi="Arial" w:cs="Arial"/>
                <w:b/>
                <w:i/>
                <w:sz w:val="18"/>
                <w:szCs w:val="18"/>
              </w:rPr>
              <w:t>YYY</w:t>
            </w:r>
            <w:r>
              <w:rPr>
                <w:rFonts w:ascii="Arial" w:eastAsia="Arial" w:hAnsi="Arial" w:cs="Arial"/>
                <w:b/>
                <w:sz w:val="18"/>
                <w:szCs w:val="18"/>
              </w:rPr>
              <w:t xml:space="preserve"> </w:t>
            </w:r>
            <w:r>
              <w:rPr>
                <w:rFonts w:ascii="Arial" w:eastAsia="Arial" w:hAnsi="Arial" w:cs="Arial"/>
                <w:sz w:val="18"/>
                <w:szCs w:val="18"/>
              </w:rPr>
              <w:t>the entry within the class. The expansion of the sequence is a set of descriptors, which may recursively include other sequence descriptors as long as the definition is not circular.</w:t>
            </w:r>
          </w:p>
        </w:tc>
      </w:tr>
    </w:tbl>
    <w:p w14:paraId="00000232"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233"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BUFR encoders and decoders internally expand all sequence descriptors (</w:t>
      </w:r>
      <w:r>
        <w:rPr>
          <w:rFonts w:ascii="Arial" w:eastAsia="Arial" w:hAnsi="Arial" w:cs="Arial"/>
          <w:b/>
          <w:i/>
          <w:sz w:val="18"/>
          <w:szCs w:val="18"/>
        </w:rPr>
        <w:t>F </w:t>
      </w:r>
      <w:r>
        <w:rPr>
          <w:rFonts w:ascii="Arial" w:eastAsia="Arial" w:hAnsi="Arial" w:cs="Arial"/>
          <w:b/>
          <w:sz w:val="18"/>
          <w:szCs w:val="18"/>
        </w:rPr>
        <w:t>= 3</w:t>
      </w:r>
      <w:r>
        <w:rPr>
          <w:rFonts w:ascii="Arial" w:eastAsia="Arial" w:hAnsi="Arial" w:cs="Arial"/>
          <w:sz w:val="18"/>
          <w:szCs w:val="18"/>
        </w:rPr>
        <w:t>) recursively. The resulting number of element descriptors (</w:t>
      </w:r>
      <w:r>
        <w:rPr>
          <w:rFonts w:ascii="Arial" w:eastAsia="Arial" w:hAnsi="Arial" w:cs="Arial"/>
          <w:b/>
          <w:i/>
          <w:sz w:val="18"/>
          <w:szCs w:val="18"/>
        </w:rPr>
        <w:t>F </w:t>
      </w:r>
      <w:r>
        <w:rPr>
          <w:rFonts w:ascii="Arial" w:eastAsia="Arial" w:hAnsi="Arial" w:cs="Arial"/>
          <w:b/>
          <w:sz w:val="18"/>
          <w:szCs w:val="18"/>
        </w:rPr>
        <w:t>= 0</w:t>
      </w:r>
      <w:r>
        <w:rPr>
          <w:rFonts w:ascii="Arial" w:eastAsia="Arial" w:hAnsi="Arial" w:cs="Arial"/>
          <w:sz w:val="18"/>
          <w:szCs w:val="18"/>
        </w:rPr>
        <w:t>) – allowing for repetitions (</w:t>
      </w:r>
      <w:r>
        <w:rPr>
          <w:rFonts w:ascii="Arial" w:eastAsia="Arial" w:hAnsi="Arial" w:cs="Arial"/>
          <w:b/>
          <w:i/>
          <w:sz w:val="18"/>
          <w:szCs w:val="18"/>
        </w:rPr>
        <w:t>F </w:t>
      </w:r>
      <w:r>
        <w:rPr>
          <w:rFonts w:ascii="Arial" w:eastAsia="Arial" w:hAnsi="Arial" w:cs="Arial"/>
          <w:b/>
          <w:sz w:val="18"/>
          <w:szCs w:val="18"/>
        </w:rPr>
        <w:t>= 1</w:t>
      </w:r>
      <w:r>
        <w:rPr>
          <w:rFonts w:ascii="Arial" w:eastAsia="Arial" w:hAnsi="Arial" w:cs="Arial"/>
          <w:sz w:val="18"/>
          <w:szCs w:val="18"/>
        </w:rPr>
        <w:t>) and ignoring modifying descriptors (</w:t>
      </w:r>
      <w:r>
        <w:rPr>
          <w:rFonts w:ascii="Arial" w:eastAsia="Arial" w:hAnsi="Arial" w:cs="Arial"/>
          <w:b/>
          <w:i/>
          <w:sz w:val="18"/>
          <w:szCs w:val="18"/>
        </w:rPr>
        <w:t>F </w:t>
      </w:r>
      <w:r>
        <w:rPr>
          <w:rFonts w:ascii="Arial" w:eastAsia="Arial" w:hAnsi="Arial" w:cs="Arial"/>
          <w:b/>
          <w:sz w:val="18"/>
          <w:szCs w:val="18"/>
        </w:rPr>
        <w:t>= 2</w:t>
      </w:r>
      <w:r>
        <w:rPr>
          <w:rFonts w:ascii="Arial" w:eastAsia="Arial" w:hAnsi="Arial" w:cs="Arial"/>
          <w:sz w:val="18"/>
          <w:szCs w:val="18"/>
        </w:rPr>
        <w:t>) – must be equal to the total number of data fields to be encoded or decoded.</w:t>
      </w:r>
    </w:p>
    <w:p w14:paraId="00000234"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35" w14:textId="77777777" w:rsidR="00191D38" w:rsidRDefault="00000000">
      <w:pPr>
        <w:pStyle w:val="Heading2"/>
        <w:numPr>
          <w:ilvl w:val="1"/>
          <w:numId w:val="15"/>
        </w:numPr>
      </w:pPr>
      <w:bookmarkStart w:id="18" w:name="_heading=h.44sinio" w:colFirst="0" w:colLast="0"/>
      <w:bookmarkEnd w:id="18"/>
      <w:r>
        <w:t>BUFR compression</w:t>
      </w:r>
    </w:p>
    <w:p w14:paraId="0000023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BUFR has a built-in compression mechanism that can give modest reductions in the encoded message volume (typically 2:1). This is achieved by encoding several observations together; the smallest value of each parameter (over all the observations) is first encoded, and then only the increments from this are encoded, thus requiring fewer bits than the full bit width allowed in Table B. This is automatic as far as the user is concerned and does not form part of the BUFR data (descriptor) definition. If there are significant element values which are constant (all observations from one station, for instance, where the station details are duplicated for all observations, or a parameter is unvarying – perhaps 'missing'</w:t>
      </w:r>
      <w:r>
        <w:rPr>
          <w:rFonts w:ascii="Arial" w:eastAsia="Arial" w:hAnsi="Arial" w:cs="Arial"/>
          <w:vertAlign w:val="superscript"/>
        </w:rPr>
        <w:footnoteReference w:id="6"/>
      </w:r>
      <w:r>
        <w:rPr>
          <w:rFonts w:ascii="Arial" w:eastAsia="Arial" w:hAnsi="Arial" w:cs="Arial"/>
        </w:rPr>
        <w:t>) then compression for that parameter will be maximal, as the value is encoded only once and automatically replicated on decoding.</w:t>
      </w:r>
    </w:p>
    <w:p w14:paraId="00000237"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p w14:paraId="00000238" w14:textId="77777777" w:rsidR="00191D38" w:rsidRDefault="00000000">
      <w:pPr>
        <w:pStyle w:val="Heading2"/>
        <w:numPr>
          <w:ilvl w:val="1"/>
          <w:numId w:val="15"/>
        </w:numPr>
      </w:pPr>
      <w:bookmarkStart w:id="19" w:name="_heading=h.2jxsxqh" w:colFirst="0" w:colLast="0"/>
      <w:bookmarkEnd w:id="19"/>
      <w:r>
        <w:t>BUFR message length</w:t>
      </w:r>
    </w:p>
    <w:p w14:paraId="00000239"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Compression will be greatest when the range of values for a particular parameter is small over all the observations and smallest when the whole range of possible values is present. In general, it is not possible to predict the message length, as it will depend on the number of observations and the range of each parameter. Uncompressed messages (including single observations, which by definition cannot be compressed), however, are deterministic in their length, since all the parameter bit widths are known from Table B and can be summed together with the fixed and known ‘overheads’ of Sections 0–3 and Section 5.</w:t>
      </w:r>
    </w:p>
    <w:p w14:paraId="0000023A"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3B"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 xml:space="preserve">There is no theoretical limit to the size of a BUFR message. The largest that can be accommodated in practice by the current (Edition 4) Section 0 header would be almost 17 mega-octets (megabytes) but a single bulletin of that size would be far too big for the GTS. By international agreement, as specified in </w:t>
      </w:r>
      <w:r>
        <w:rPr>
          <w:rFonts w:ascii="Arial" w:eastAsia="Arial" w:hAnsi="Arial" w:cs="Arial"/>
        </w:rPr>
        <w:lastRenderedPageBreak/>
        <w:t>[RD.6], single bulletins</w:t>
      </w:r>
      <w:r>
        <w:rPr>
          <w:rFonts w:ascii="Arial" w:eastAsia="Arial" w:hAnsi="Arial" w:cs="Arial"/>
          <w:vertAlign w:val="superscript"/>
        </w:rPr>
        <w:footnoteReference w:id="7"/>
      </w:r>
      <w:r>
        <w:rPr>
          <w:rFonts w:ascii="Arial" w:eastAsia="Arial" w:hAnsi="Arial" w:cs="Arial"/>
        </w:rPr>
        <w:t xml:space="preserve"> must be no longer than 500,000 octets (bytes). Prior to 5 November 2007, the GTS limit was 15,000 bytes. Since there are legacy transmission and storage systems not yet able to handle the significantly larger limit, 25,000 bytes is a good safe upper size to use in practice for the time being.</w:t>
      </w:r>
    </w:p>
    <w:p w14:paraId="0000023C" w14:textId="77777777" w:rsidR="00191D38" w:rsidRDefault="00000000">
      <w:pPr>
        <w:pStyle w:val="Heading1"/>
        <w:numPr>
          <w:ilvl w:val="0"/>
          <w:numId w:val="15"/>
        </w:numPr>
      </w:pPr>
      <w:bookmarkStart w:id="20" w:name="_heading=h.z337ya" w:colFirst="0" w:colLast="0"/>
      <w:bookmarkEnd w:id="20"/>
      <w:r>
        <w:lastRenderedPageBreak/>
        <w:t>Radio occultation data in BUFR</w:t>
      </w:r>
    </w:p>
    <w:p w14:paraId="0000023D" w14:textId="77777777" w:rsidR="00191D38" w:rsidRDefault="00000000">
      <w:pPr>
        <w:pStyle w:val="Heading2"/>
        <w:numPr>
          <w:ilvl w:val="1"/>
          <w:numId w:val="15"/>
        </w:numPr>
      </w:pPr>
      <w:bookmarkStart w:id="21" w:name="_heading=h.3j2qqm3" w:colFirst="0" w:colLast="0"/>
      <w:bookmarkEnd w:id="21"/>
      <w:r>
        <w:t>Key Parameters</w:t>
      </w:r>
    </w:p>
    <w:p w14:paraId="0000023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The basic geometry for Radio Occultation soundings is indicated in Figure 1. As the two satellites move, the ray – shown in red – ‘scans‘ through the atmosphere either downwards (a ‘setting’ occultation) or upwards (a ‘rising’ occultation). The ray is refracted (‘bent’) by density gradients in the atmosphere. By comparing the </w:t>
      </w:r>
      <w:r>
        <w:rPr>
          <w:rFonts w:ascii="Arial" w:eastAsia="Arial" w:hAnsi="Arial" w:cs="Arial"/>
          <w:b/>
        </w:rPr>
        <w:t>phase (</w:t>
      </w:r>
      <w:r>
        <w:rPr>
          <w:rFonts w:ascii="Arial" w:eastAsia="Arial" w:hAnsi="Arial" w:cs="Arial"/>
        </w:rPr>
        <w:t>or</w:t>
      </w:r>
      <w:r>
        <w:rPr>
          <w:rFonts w:ascii="Arial" w:eastAsia="Arial" w:hAnsi="Arial" w:cs="Arial"/>
          <w:b/>
        </w:rPr>
        <w:t xml:space="preserve"> Doppler) </w:t>
      </w:r>
      <w:r>
        <w:rPr>
          <w:rFonts w:ascii="Arial" w:eastAsia="Arial" w:hAnsi="Arial" w:cs="Arial"/>
        </w:rPr>
        <w:t xml:space="preserve">of the received radio signal with that expected from the </w:t>
      </w:r>
      <w:r>
        <w:rPr>
          <w:rFonts w:ascii="Arial" w:eastAsia="Arial" w:hAnsi="Arial" w:cs="Arial"/>
          <w:i/>
        </w:rPr>
        <w:t xml:space="preserve">in </w:t>
      </w:r>
      <w:proofErr w:type="spellStart"/>
      <w:r>
        <w:rPr>
          <w:rFonts w:ascii="Arial" w:eastAsia="Arial" w:hAnsi="Arial" w:cs="Arial"/>
          <w:i/>
        </w:rPr>
        <w:t>vacuuo</w:t>
      </w:r>
      <w:proofErr w:type="spellEnd"/>
      <w:r>
        <w:rPr>
          <w:rFonts w:ascii="Arial" w:eastAsia="Arial" w:hAnsi="Arial" w:cs="Arial"/>
        </w:rPr>
        <w:t xml:space="preserve"> straight line path between the satellites, the total integrated </w:t>
      </w:r>
      <w:r>
        <w:rPr>
          <w:rFonts w:ascii="Arial" w:eastAsia="Arial" w:hAnsi="Arial" w:cs="Arial"/>
          <w:b/>
        </w:rPr>
        <w:t>bending angle</w:t>
      </w:r>
      <w:r>
        <w:rPr>
          <w:rFonts w:ascii="Arial" w:eastAsia="Arial" w:hAnsi="Arial" w:cs="Arial"/>
        </w:rPr>
        <w:t xml:space="preserve"> can be calculated.</w:t>
      </w:r>
    </w:p>
    <w:p w14:paraId="0000023F"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40"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r>
        <w:rPr>
          <w:rFonts w:ascii="Arial" w:eastAsia="Arial" w:hAnsi="Arial" w:cs="Arial"/>
          <w:b/>
          <w:i/>
        </w:rPr>
        <w:t>Figure 1. Schematic picture of the radio occultation geometry</w:t>
      </w:r>
    </w:p>
    <w:p w14:paraId="0000024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bookmarkStart w:id="22" w:name="_heading=h.1y810tw" w:colFirst="0" w:colLast="0"/>
      <w:bookmarkEnd w:id="22"/>
      <w:r>
        <w:rPr>
          <w:rFonts w:ascii="Arial" w:eastAsia="Arial" w:hAnsi="Arial" w:cs="Arial"/>
        </w:rPr>
        <w:t xml:space="preserve">From the ‘profile’ of </w:t>
      </w:r>
      <w:r>
        <w:rPr>
          <w:rFonts w:ascii="Arial" w:eastAsia="Arial" w:hAnsi="Arial" w:cs="Arial"/>
          <w:b/>
        </w:rPr>
        <w:t>bending angle</w:t>
      </w:r>
      <w:r>
        <w:rPr>
          <w:rFonts w:ascii="Arial" w:eastAsia="Arial" w:hAnsi="Arial" w:cs="Arial"/>
        </w:rPr>
        <w:t xml:space="preserve"> as a function of </w:t>
      </w:r>
      <w:r>
        <w:rPr>
          <w:rFonts w:ascii="Arial" w:eastAsia="Arial" w:hAnsi="Arial" w:cs="Arial"/>
          <w:b/>
        </w:rPr>
        <w:t>impact parameter</w:t>
      </w:r>
      <w:r>
        <w:rPr>
          <w:rFonts w:ascii="Arial" w:eastAsia="Arial" w:hAnsi="Arial" w:cs="Arial"/>
        </w:rPr>
        <w:t xml:space="preserve">, a profile of </w:t>
      </w:r>
      <w:r>
        <w:rPr>
          <w:rFonts w:ascii="Arial" w:eastAsia="Arial" w:hAnsi="Arial" w:cs="Arial"/>
          <w:b/>
        </w:rPr>
        <w:t>refractivity</w:t>
      </w:r>
      <w:r>
        <w:rPr>
          <w:rFonts w:ascii="Arial" w:eastAsia="Arial" w:hAnsi="Arial" w:cs="Arial"/>
        </w:rPr>
        <w:t xml:space="preserve"> as a function of </w:t>
      </w:r>
      <w:r>
        <w:rPr>
          <w:rFonts w:ascii="Arial" w:eastAsia="Arial" w:hAnsi="Arial" w:cs="Arial"/>
          <w:b/>
        </w:rPr>
        <w:t>geometric height</w:t>
      </w:r>
      <w:r>
        <w:rPr>
          <w:rFonts w:ascii="Arial" w:eastAsia="Arial" w:hAnsi="Arial" w:cs="Arial"/>
        </w:rPr>
        <w:t xml:space="preserve"> can be obtained, and thence profiles of </w:t>
      </w:r>
      <w:r>
        <w:rPr>
          <w:rFonts w:ascii="Arial" w:eastAsia="Arial" w:hAnsi="Arial" w:cs="Arial"/>
          <w:b/>
        </w:rPr>
        <w:t>pressure</w:t>
      </w:r>
      <w:r>
        <w:rPr>
          <w:rFonts w:ascii="Arial" w:eastAsia="Arial" w:hAnsi="Arial" w:cs="Arial"/>
        </w:rPr>
        <w:t xml:space="preserve">, </w:t>
      </w:r>
      <w:r>
        <w:rPr>
          <w:rFonts w:ascii="Arial" w:eastAsia="Arial" w:hAnsi="Arial" w:cs="Arial"/>
          <w:b/>
        </w:rPr>
        <w:t>temperature</w:t>
      </w:r>
      <w:r>
        <w:rPr>
          <w:rFonts w:ascii="Arial" w:eastAsia="Arial" w:hAnsi="Arial" w:cs="Arial"/>
        </w:rPr>
        <w:t xml:space="preserve"> and </w:t>
      </w:r>
      <w:r>
        <w:rPr>
          <w:rFonts w:ascii="Arial" w:eastAsia="Arial" w:hAnsi="Arial" w:cs="Arial"/>
          <w:b/>
        </w:rPr>
        <w:t>humidity</w:t>
      </w:r>
      <w:r>
        <w:rPr>
          <w:rFonts w:ascii="Arial" w:eastAsia="Arial" w:hAnsi="Arial" w:cs="Arial"/>
        </w:rPr>
        <w:t xml:space="preserve"> with</w:t>
      </w:r>
      <w:r>
        <w:rPr>
          <w:rFonts w:ascii="Arial" w:eastAsia="Arial" w:hAnsi="Arial" w:cs="Arial"/>
          <w:b/>
        </w:rPr>
        <w:t xml:space="preserve"> geopotential height</w:t>
      </w:r>
      <w:r>
        <w:rPr>
          <w:rFonts w:ascii="Arial" w:eastAsia="Arial" w:hAnsi="Arial" w:cs="Arial"/>
        </w:rPr>
        <w:t>. It is out of the scope of this document to describe the details of these steps, but see for instance [RD.9] for a description of the RO technique and the derivation of geophysical quantities.</w:t>
      </w:r>
      <w:r>
        <w:rPr>
          <w:noProof/>
        </w:rPr>
        <mc:AlternateContent>
          <mc:Choice Requires="wps">
            <w:drawing>
              <wp:anchor distT="0" distB="0" distL="114300" distR="114300" simplePos="0" relativeHeight="251659264" behindDoc="0" locked="0" layoutInCell="1" hidden="0" allowOverlap="1" wp14:anchorId="0A9D271D" wp14:editId="49F23EBA">
                <wp:simplePos x="0" y="0"/>
                <wp:positionH relativeFrom="column">
                  <wp:posOffset>1</wp:posOffset>
                </wp:positionH>
                <wp:positionV relativeFrom="paragraph">
                  <wp:posOffset>-20847</wp:posOffset>
                </wp:positionV>
                <wp:extent cx="5759988" cy="1897928"/>
                <wp:effectExtent l="0" t="0" r="0" b="0"/>
                <wp:wrapSquare wrapText="bothSides" distT="0" distB="0" distL="114300" distR="114300"/>
                <wp:docPr id="5" name="Text Box 5"/>
                <wp:cNvGraphicFramePr/>
                <a:graphic xmlns:a="http://schemas.openxmlformats.org/drawingml/2006/main">
                  <a:graphicData uri="http://schemas.microsoft.com/office/word/2010/wordprocessingShape">
                    <wps:wsp>
                      <wps:cNvSpPr txBox="1"/>
                      <wps:spPr>
                        <a:xfrm>
                          <a:off x="0" y="0"/>
                          <a:ext cx="5759988" cy="1897928"/>
                        </a:xfrm>
                        <a:prstGeom prst="rect">
                          <a:avLst/>
                        </a:prstGeom>
                        <a:noFill/>
                      </wps:spPr>
                      <wps:txbx>
                        <w:txbxContent>
                          <w:p w14:paraId="76808F3B" w14:textId="77777777" w:rsidR="009666EB" w:rsidRDefault="00000000">
                            <w:pPr>
                              <w:pStyle w:val="Figure"/>
                            </w:pPr>
                            <w:r>
                              <w:rPr>
                                <w:noProof/>
                              </w:rPr>
                              <w:drawing>
                                <wp:inline distT="0" distB="0" distL="0" distR="0" wp14:anchorId="520FEB8B" wp14:editId="47CC1427">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1D870ABD" w14:textId="77777777">
                              <w:trPr>
                                <w:jc w:val="center"/>
                              </w:trPr>
                              <w:tc>
                                <w:tcPr>
                                  <w:tcW w:w="850" w:type="dxa"/>
                                  <w:tcMar>
                                    <w:top w:w="0" w:type="dxa"/>
                                    <w:left w:w="108" w:type="dxa"/>
                                    <w:bottom w:w="0" w:type="dxa"/>
                                    <w:right w:w="108" w:type="dxa"/>
                                  </w:tcMar>
                                </w:tcPr>
                                <w:p w14:paraId="76808F3C" w14:textId="77777777" w:rsidR="009666EB" w:rsidRDefault="00000000">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9666EB" w:rsidRDefault="00000000">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9666EB" w:rsidRDefault="00000000">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9666EB" w:rsidRDefault="00000000">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60B3A836" w14:textId="77777777">
                              <w:trPr>
                                <w:jc w:val="center"/>
                              </w:trPr>
                              <w:tc>
                                <w:tcPr>
                                  <w:tcW w:w="850" w:type="dxa"/>
                                  <w:tcMar>
                                    <w:top w:w="0" w:type="dxa"/>
                                    <w:left w:w="108" w:type="dxa"/>
                                    <w:bottom w:w="0" w:type="dxa"/>
                                    <w:right w:w="108" w:type="dxa"/>
                                  </w:tcMar>
                                </w:tcPr>
                                <w:p w14:paraId="76808F41" w14:textId="77777777" w:rsidR="009666EB" w:rsidRDefault="00000000">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9666EB" w:rsidRDefault="00000000">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9666EB" w:rsidRDefault="00000000">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6748F841" w14:textId="77777777">
                              <w:trPr>
                                <w:jc w:val="center"/>
                              </w:trPr>
                              <w:tc>
                                <w:tcPr>
                                  <w:tcW w:w="850" w:type="dxa"/>
                                  <w:tcMar>
                                    <w:top w:w="0" w:type="dxa"/>
                                    <w:left w:w="108" w:type="dxa"/>
                                    <w:bottom w:w="0" w:type="dxa"/>
                                    <w:right w:w="108" w:type="dxa"/>
                                  </w:tcMar>
                                </w:tcPr>
                                <w:p w14:paraId="76808F46"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9666EB" w:rsidRDefault="00000000">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9666EB" w:rsidRDefault="00000000">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9666EB" w:rsidRDefault="009666EB">
                            <w:pPr>
                              <w:pStyle w:val="Standard"/>
                            </w:pPr>
                          </w:p>
                        </w:txbxContent>
                      </wps:txbx>
                      <wps:bodyPr vert="horz" wrap="none" lIns="0" tIns="0" rIns="0" bIns="0" compatLnSpc="0">
                        <a:spAutoFit/>
                      </wps:bodyPr>
                    </wps:wsp>
                  </a:graphicData>
                </a:graphic>
              </wp:anchor>
            </w:drawing>
          </mc:Choice>
          <mc:Fallback>
            <w:pict>
              <v:shapetype w14:anchorId="0A9D271D" id="_x0000_t202" coordsize="21600,21600" o:spt="202" path="m,l,21600r21600,l21600,xe">
                <v:stroke joinstyle="miter"/>
                <v:path gradientshapeok="t" o:connecttype="rect"/>
              </v:shapetype>
              <v:shape id="Text Box 5" o:spid="_x0000_s1026" type="#_x0000_t202" style="position:absolute;left:0;text-align:left;margin-left:0;margin-top:-1.65pt;width:453.55pt;height:149.4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" filled="f" stroked="f">
                <v:textbox style="mso-fit-shape-to-text:t" inset="0,0,0,0">
                  <w:txbxContent>
                    <w:p w14:paraId="76808F3B" w14:textId="77777777" w:rsidR="009666EB" w:rsidRDefault="00000000">
                      <w:pPr>
                        <w:pStyle w:val="Figure"/>
                      </w:pPr>
                      <w:r>
                        <w:rPr>
                          <w:noProof/>
                        </w:rPr>
                        <w:drawing>
                          <wp:inline distT="0" distB="0" distL="0" distR="0" wp14:anchorId="520FEB8B" wp14:editId="47CC1427">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1D870ABD" w14:textId="77777777">
                        <w:trPr>
                          <w:jc w:val="center"/>
                        </w:trPr>
                        <w:tc>
                          <w:tcPr>
                            <w:tcW w:w="850" w:type="dxa"/>
                            <w:tcMar>
                              <w:top w:w="0" w:type="dxa"/>
                              <w:left w:w="108" w:type="dxa"/>
                              <w:bottom w:w="0" w:type="dxa"/>
                              <w:right w:w="108" w:type="dxa"/>
                            </w:tcMar>
                          </w:tcPr>
                          <w:p w14:paraId="76808F3C" w14:textId="77777777" w:rsidR="009666EB" w:rsidRDefault="00000000">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9666EB" w:rsidRDefault="00000000">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9666EB" w:rsidRDefault="00000000">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9666EB" w:rsidRDefault="00000000">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60B3A836" w14:textId="77777777">
                        <w:trPr>
                          <w:jc w:val="center"/>
                        </w:trPr>
                        <w:tc>
                          <w:tcPr>
                            <w:tcW w:w="850" w:type="dxa"/>
                            <w:tcMar>
                              <w:top w:w="0" w:type="dxa"/>
                              <w:left w:w="108" w:type="dxa"/>
                              <w:bottom w:w="0" w:type="dxa"/>
                              <w:right w:w="108" w:type="dxa"/>
                            </w:tcMar>
                          </w:tcPr>
                          <w:p w14:paraId="76808F41" w14:textId="77777777" w:rsidR="009666EB" w:rsidRDefault="00000000">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9666EB" w:rsidRDefault="00000000">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9666EB" w:rsidRDefault="00000000">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6748F841" w14:textId="77777777">
                        <w:trPr>
                          <w:jc w:val="center"/>
                        </w:trPr>
                        <w:tc>
                          <w:tcPr>
                            <w:tcW w:w="850" w:type="dxa"/>
                            <w:tcMar>
                              <w:top w:w="0" w:type="dxa"/>
                              <w:left w:w="108" w:type="dxa"/>
                              <w:bottom w:w="0" w:type="dxa"/>
                              <w:right w:w="108" w:type="dxa"/>
                            </w:tcMar>
                          </w:tcPr>
                          <w:p w14:paraId="76808F46"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9666EB" w:rsidRDefault="00000000">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9666EB" w:rsidRDefault="00000000">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9666EB" w:rsidRDefault="009666EB">
                      <w:pPr>
                        <w:pStyle w:val="Standard"/>
                      </w:pPr>
                    </w:p>
                  </w:txbxContent>
                </v:textbox>
                <w10:wrap type="square"/>
              </v:shape>
            </w:pict>
          </mc:Fallback>
        </mc:AlternateContent>
      </w:r>
    </w:p>
    <w:p w14:paraId="00000242"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243" w14:textId="77777777" w:rsidR="00191D38" w:rsidRDefault="00000000">
      <w:pPr>
        <w:pStyle w:val="Heading2"/>
        <w:numPr>
          <w:ilvl w:val="1"/>
          <w:numId w:val="15"/>
        </w:numPr>
      </w:pPr>
      <w:bookmarkStart w:id="23" w:name="_heading=h.4i7ojhp" w:colFirst="0" w:colLast="0"/>
      <w:bookmarkEnd w:id="23"/>
      <w:r>
        <w:t>Design Guidelines</w:t>
      </w:r>
    </w:p>
    <w:p w14:paraId="00000244"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guiding principles, assumptions and objectives for developing the BUFR user requirements – and hence definitions in this document – were:</w:t>
      </w:r>
    </w:p>
    <w:p w14:paraId="00000245" w14:textId="77777777" w:rsidR="00191D38" w:rsidRDefault="00000000">
      <w:pPr>
        <w:widowControl/>
        <w:numPr>
          <w:ilvl w:val="0"/>
          <w:numId w:val="18"/>
        </w:numPr>
        <w:pBdr>
          <w:top w:val="nil"/>
          <w:left w:val="nil"/>
          <w:bottom w:val="nil"/>
          <w:right w:val="nil"/>
          <w:between w:val="nil"/>
        </w:pBdr>
        <w:spacing w:line="240" w:lineRule="auto"/>
        <w:ind w:hanging="218"/>
        <w:jc w:val="both"/>
        <w:rPr>
          <w:rFonts w:ascii="Arial" w:eastAsia="Arial" w:hAnsi="Arial" w:cs="Arial"/>
        </w:rPr>
      </w:pPr>
      <w:r>
        <w:rPr>
          <w:rFonts w:ascii="Arial" w:eastAsia="Arial" w:hAnsi="Arial" w:cs="Arial"/>
        </w:rPr>
        <w:t>the BUFR-encoded version of RO data is intended for dissemination in near real-time via the GTS, and to be used operationally by NWP centres;</w:t>
      </w:r>
    </w:p>
    <w:p w14:paraId="00000246"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if the BUFR is not suitable for other users/applications, these will be able to use other formats via other dissemination methods;</w:t>
      </w:r>
    </w:p>
    <w:p w14:paraId="00000247"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the majority of NWP users will apply variational assimilation methods (either full 3- or 4DVAR or 1DVAR pre-processing), using as input Refractivity (</w:t>
      </w:r>
      <w:r>
        <w:rPr>
          <w:rFonts w:ascii="Arial" w:eastAsia="Arial" w:hAnsi="Arial" w:cs="Arial"/>
          <w:i/>
        </w:rPr>
        <w:t>N</w:t>
      </w:r>
      <w:r>
        <w:rPr>
          <w:rFonts w:ascii="Arial" w:eastAsia="Arial" w:hAnsi="Arial" w:cs="Arial"/>
        </w:rPr>
        <w:t>) or sub-sampled Bending Angles (</w:t>
      </w:r>
      <w:r>
        <w:rPr>
          <w:rFonts w:ascii="Arial" w:eastAsia="Arial" w:hAnsi="Arial" w:cs="Arial"/>
          <w:i/>
        </w:rPr>
        <w:t>α</w:t>
      </w:r>
      <w:r>
        <w:rPr>
          <w:rFonts w:ascii="Arial" w:eastAsia="Arial" w:hAnsi="Arial" w:cs="Arial"/>
        </w:rPr>
        <w:t>) in preference to pre-retrieved pressure (</w:t>
      </w:r>
      <w:r>
        <w:rPr>
          <w:rFonts w:ascii="Arial" w:eastAsia="Arial" w:hAnsi="Arial" w:cs="Arial"/>
          <w:i/>
        </w:rPr>
        <w:t>P</w:t>
      </w:r>
      <w:r>
        <w:rPr>
          <w:rFonts w:ascii="Arial" w:eastAsia="Arial" w:hAnsi="Arial" w:cs="Arial"/>
        </w:rPr>
        <w:t>), temperature (</w:t>
      </w:r>
      <w:r>
        <w:rPr>
          <w:rFonts w:ascii="Arial" w:eastAsia="Arial" w:hAnsi="Arial" w:cs="Arial"/>
          <w:i/>
        </w:rPr>
        <w:t>T</w:t>
      </w:r>
      <w:r>
        <w:rPr>
          <w:rFonts w:ascii="Arial" w:eastAsia="Arial" w:hAnsi="Arial" w:cs="Arial"/>
        </w:rPr>
        <w:t>) and humidity (</w:t>
      </w:r>
      <w:r>
        <w:rPr>
          <w:rFonts w:ascii="Arial" w:eastAsia="Arial" w:hAnsi="Arial" w:cs="Arial"/>
          <w:i/>
        </w:rPr>
        <w:t>q</w:t>
      </w:r>
      <w:r>
        <w:rPr>
          <w:rFonts w:ascii="Arial" w:eastAsia="Arial" w:hAnsi="Arial" w:cs="Arial"/>
        </w:rPr>
        <w:t xml:space="preserve">) profiles or profiles of excess Doppler or phase time-series. While the final retrieved </w:t>
      </w:r>
      <w:proofErr w:type="spellStart"/>
      <w:r>
        <w:rPr>
          <w:rFonts w:ascii="Arial" w:eastAsia="Arial" w:hAnsi="Arial" w:cs="Arial"/>
          <w:i/>
        </w:rPr>
        <w:t>P,T,q</w:t>
      </w:r>
      <w:proofErr w:type="spellEnd"/>
      <w:r>
        <w:rPr>
          <w:rFonts w:ascii="Arial" w:eastAsia="Arial" w:hAnsi="Arial" w:cs="Arial"/>
        </w:rPr>
        <w:t xml:space="preserve"> values are useful for comparison purposes (and should be included), the 'raw' data are unlikely to be useful for NWP users given the (at the time) BUFR limitations on message length and precision (critical for POD), and so will be excluded from the BUFR definition;</w:t>
      </w:r>
    </w:p>
    <w:p w14:paraId="00000248"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minimise the number new BUFR descriptors and any associated code/flag tables; re-use existing descriptors where possible, using temporary scale/bit-width changes if needed, or extend existing code tables;</w:t>
      </w:r>
    </w:p>
    <w:p w14:paraId="00000249"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not to include static 'meta-data' parameters and flags into the BUFR, as these are of little practical use to operational NWP, and in any case could be provided off-line e.g. as a look-up table;</w:t>
      </w:r>
    </w:p>
    <w:p w14:paraId="0000024A"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lastRenderedPageBreak/>
        <w:t>the definition should be as generic as possible, so that RO data from different missions and instruments (e.g. GRAS, CHAMP, COSMIC, etc) and from different processing centres can be accommodated without needing mission-specific descriptors or code/flag tables;</w:t>
      </w:r>
    </w:p>
    <w:p w14:paraId="0000024B"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the definition should be as future-proof as possible i.e. all likely (useful) data is included now, even if initially 'missing', to avoid having to go back to WMO for modifications later;</w:t>
      </w:r>
    </w:p>
    <w:p w14:paraId="0000024C"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the definition should be kept as simple as possible to minimise software development for the BUFR encoding and decoding interfaces and to minimise the complexity of any proposal to WMO and to end-users not familiar with the RO processing details;</w:t>
      </w:r>
    </w:p>
    <w:p w14:paraId="0000024D"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the definition to be based on the content of the (now obsolete) text-based ROPP format [RD.7] (itself modified from an earlier CLIMAP format, [RD.1]) and developed from a prototype BUFR template implemented in the Met Office using local descriptors.</w:t>
      </w:r>
    </w:p>
    <w:p w14:paraId="0000024E"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24F" w14:textId="77777777" w:rsidR="00191D38" w:rsidRDefault="00000000">
      <w:pPr>
        <w:pStyle w:val="Heading2"/>
        <w:numPr>
          <w:ilvl w:val="1"/>
          <w:numId w:val="15"/>
        </w:numPr>
      </w:pPr>
      <w:bookmarkStart w:id="24" w:name="_heading=h.2xcytpi" w:colFirst="0" w:colLast="0"/>
      <w:bookmarkEnd w:id="24"/>
      <w:r>
        <w:t>Rationale</w:t>
      </w:r>
    </w:p>
    <w:p w14:paraId="00000250"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Our starting point for generating RO data in BUFR was the ‘CLIMAP RO format’ [RD.1], which was the form agreed for distribution of GPS/Met RO data within that project for validation and NWP trial assimilation. For widest portability, CLIMAP files contained a simple formatted ASCII representation. This format was later more widely reviewed by potential users and data suppliers, and evolved to the ‘ROPP-format’ [RD.7]. Similar data from non-CLIMAP format sources (e.g. in </w:t>
      </w:r>
      <w:proofErr w:type="spellStart"/>
      <w:r>
        <w:rPr>
          <w:rFonts w:ascii="Arial" w:eastAsia="Arial" w:hAnsi="Arial" w:cs="Arial"/>
        </w:rPr>
        <w:t>netCDF</w:t>
      </w:r>
      <w:proofErr w:type="spellEnd"/>
      <w:r>
        <w:rPr>
          <w:rFonts w:ascii="Arial" w:eastAsia="Arial" w:hAnsi="Arial" w:cs="Arial"/>
        </w:rPr>
        <w:t xml:space="preserve"> [RD.8]) only require a suitable front-end file interface for a BUFR encoder application.</w:t>
      </w:r>
    </w:p>
    <w:p w14:paraId="00000251"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Some of the parameters specified in the CLIMAP format files were not likely to be required for near real-time, operational NWP use, so not all parameters were included in the BUFR specification. Omitted parameters include static meta-data such as the POD processing method and the ‘raw’ parameters such as SNR and excess phase and Doppler.</w:t>
      </w:r>
    </w:p>
    <w:p w14:paraId="00000252"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To minimise the number of new elements needing definition in Table B, as many of the existing ones as is practical have been re-used. Some existing BUFR element entries (such as time in seconds) did not have the required precision (scaling) and/or (re-)scaled valid range (bit-width); BUFR sequences can allow for this by defining temporary changes to the Table B definitions. In some cases, an element existed which is a code table entry (e.g. a list of satellite classifiers), so the code value definitions need extending in the relevant table.</w:t>
      </w:r>
    </w:p>
    <w:p w14:paraId="00000253"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In BUFR, as in many other areas, there is often more than one way to do something. For instance for the RO template, we employ a delayed replication count for the profiles. RO systems typically generate raw occultation data at a sample rate of 50Hz; this is far in excess of the requirements for NWP, for which no more than 5Hz or equivalent vertical sampling is sufficient. The lower rate means that up to 500 vertical samples are more than adequate to meet the requirements of NWP [AD.1], while a maximum of only 254 samples could be accommodated within the fixed replication count used for the prototype BUFR. (At the time, 200 samples for bending angles and 150</w:t>
      </w:r>
      <w:r>
        <w:rPr>
          <w:rFonts w:ascii="Arial" w:eastAsia="Arial" w:hAnsi="Arial" w:cs="Arial"/>
          <w:i/>
        </w:rPr>
        <w:t xml:space="preserve"> </w:t>
      </w:r>
      <w:proofErr w:type="spellStart"/>
      <w:r>
        <w:rPr>
          <w:rFonts w:ascii="Arial" w:eastAsia="Arial" w:hAnsi="Arial" w:cs="Arial"/>
          <w:i/>
        </w:rPr>
        <w:t>P,T,q</w:t>
      </w:r>
      <w:proofErr w:type="spellEnd"/>
      <w:r>
        <w:rPr>
          <w:rFonts w:ascii="Arial" w:eastAsia="Arial" w:hAnsi="Arial" w:cs="Arial"/>
        </w:rPr>
        <w:t xml:space="preserve"> samples were felt to be adequate for current NWP systems, but that is now seen as too inflexible for future use.)</w:t>
      </w:r>
    </w:p>
    <w:p w14:paraId="00000254"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Since the nature of RO data is that profiles are independent and widely separated, and their number per day is small (around 500 per day per receiver) it was proposed that only one observation (occultation profile) be encoded per BUFR message. This implies that compression is not used. Tests using sample CHAMP data confirmed that RO BUFR messages, encoded using the final BUFR sequence are approximately 12Kbytes</w:t>
      </w:r>
      <w:r>
        <w:rPr>
          <w:rFonts w:ascii="Arial" w:eastAsia="Arial" w:hAnsi="Arial" w:cs="Arial"/>
          <w:b/>
          <w:color w:val="FF0000"/>
        </w:rPr>
        <w:t xml:space="preserve"> </w:t>
      </w:r>
      <w:r>
        <w:rPr>
          <w:rFonts w:ascii="Arial" w:eastAsia="Arial" w:hAnsi="Arial" w:cs="Arial"/>
        </w:rPr>
        <w:t xml:space="preserve">for a nominal message containing 200 samples (L1+L2+Corrected) for bending angle and 150 samples for refractivity and </w:t>
      </w:r>
      <w:proofErr w:type="spellStart"/>
      <w:r>
        <w:rPr>
          <w:rFonts w:ascii="Arial" w:eastAsia="Arial" w:hAnsi="Arial" w:cs="Arial"/>
          <w:i/>
        </w:rPr>
        <w:t>P,T,q</w:t>
      </w:r>
      <w:proofErr w:type="spellEnd"/>
      <w:r>
        <w:rPr>
          <w:rFonts w:ascii="Arial" w:eastAsia="Arial" w:hAnsi="Arial" w:cs="Arial"/>
        </w:rPr>
        <w:t>. Since we have also employed delayed replication for the L1+L2+Corrected bending angles, L1+L2 data can be skipped, or indeed data from additional future frequencies included, as desired, giving flexibility and a trade-off between vertical resolution (number of samples) and message length. Indicative message lengths for other combinations of samples are shown in Table 11.</w:t>
      </w:r>
    </w:p>
    <w:p w14:paraId="00000255"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In summary, we have therefore kept the definition as simple and as generic as possible, consistent with likely operational NWP usage in the future, only defining new elements and sequences where necessary, which were all initially placed in the local areas of the BUFR tables. Wider use of RO data in </w:t>
      </w:r>
      <w:r>
        <w:rPr>
          <w:rFonts w:ascii="Arial" w:eastAsia="Arial" w:hAnsi="Arial" w:cs="Arial"/>
        </w:rPr>
        <w:lastRenderedPageBreak/>
        <w:t>a proto-operational environment required that these new descriptors be proposed to WMO for inclusion in the global tables for GTS dissemination. With some minor modifications (reflected in this document), the proposal was accepted and is now published in the WMO BUFR Tables [RD.5], for approved use on the GTS as from November 2005 (Version 12).</w:t>
      </w:r>
    </w:p>
    <w:p w14:paraId="00000256"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57" w14:textId="77777777" w:rsidR="00191D38" w:rsidRDefault="00000000">
      <w:pPr>
        <w:pStyle w:val="Heading2"/>
        <w:numPr>
          <w:ilvl w:val="1"/>
          <w:numId w:val="15"/>
        </w:numPr>
      </w:pPr>
      <w:bookmarkStart w:id="25" w:name="_heading=h.1ci93xb" w:colFirst="0" w:colLast="0"/>
      <w:bookmarkEnd w:id="25"/>
      <w:r>
        <w:t>Levels and Steps</w:t>
      </w:r>
    </w:p>
    <w:p w14:paraId="00000258"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Arial" w:eastAsia="Arial" w:hAnsi="Arial" w:cs="Arial"/>
        </w:rPr>
      </w:pPr>
      <w:r>
        <w:rPr>
          <w:rFonts w:ascii="Arial" w:eastAsia="Arial" w:hAnsi="Arial" w:cs="Arial"/>
        </w:rPr>
        <w:t>Following CEOS practice, RO data processing is conventionally split into ‘levels’:</w:t>
      </w:r>
    </w:p>
    <w:p w14:paraId="00000259" w14:textId="77777777" w:rsidR="00191D38" w:rsidRDefault="00191D38">
      <w:pPr>
        <w:widowControl/>
        <w:pBdr>
          <w:top w:val="nil"/>
          <w:left w:val="nil"/>
          <w:bottom w:val="nil"/>
          <w:right w:val="nil"/>
          <w:between w:val="nil"/>
        </w:pBdr>
        <w:tabs>
          <w:tab w:val="center" w:pos="4819"/>
          <w:tab w:val="right" w:pos="9638"/>
        </w:tabs>
        <w:spacing w:line="240" w:lineRule="auto"/>
        <w:jc w:val="both"/>
        <w:rPr>
          <w:rFonts w:ascii="Arial" w:eastAsia="Arial" w:hAnsi="Arial" w:cs="Arial"/>
          <w:sz w:val="24"/>
          <w:szCs w:val="24"/>
        </w:rPr>
      </w:pPr>
    </w:p>
    <w:tbl>
      <w:tblPr>
        <w:tblStyle w:val="a5"/>
        <w:tblW w:w="9101" w:type="dxa"/>
        <w:tblInd w:w="-5" w:type="dxa"/>
        <w:tblLayout w:type="fixed"/>
        <w:tblLook w:val="0000" w:firstRow="0" w:lastRow="0" w:firstColumn="0" w:lastColumn="0" w:noHBand="0" w:noVBand="0"/>
      </w:tblPr>
      <w:tblGrid>
        <w:gridCol w:w="1057"/>
        <w:gridCol w:w="3690"/>
        <w:gridCol w:w="4354"/>
      </w:tblGrid>
      <w:tr w:rsidR="00191D38" w14:paraId="7568D13E" w14:textId="77777777">
        <w:tc>
          <w:tcPr>
            <w:tcW w:w="1057" w:type="dxa"/>
            <w:tcMar>
              <w:top w:w="0" w:type="dxa"/>
              <w:left w:w="108" w:type="dxa"/>
              <w:bottom w:w="0" w:type="dxa"/>
              <w:right w:w="108" w:type="dxa"/>
            </w:tcMar>
          </w:tcPr>
          <w:p w14:paraId="0000025A"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Level</w:t>
            </w:r>
          </w:p>
        </w:tc>
        <w:tc>
          <w:tcPr>
            <w:tcW w:w="3690" w:type="dxa"/>
            <w:tcMar>
              <w:top w:w="0" w:type="dxa"/>
              <w:left w:w="108" w:type="dxa"/>
              <w:bottom w:w="0" w:type="dxa"/>
              <w:right w:w="108" w:type="dxa"/>
            </w:tcMar>
          </w:tcPr>
          <w:p w14:paraId="0000025B"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Generic definition</w:t>
            </w:r>
          </w:p>
        </w:tc>
        <w:tc>
          <w:tcPr>
            <w:tcW w:w="4354" w:type="dxa"/>
            <w:tcMar>
              <w:top w:w="0" w:type="dxa"/>
              <w:left w:w="108" w:type="dxa"/>
              <w:bottom w:w="0" w:type="dxa"/>
              <w:right w:w="108" w:type="dxa"/>
            </w:tcMar>
          </w:tcPr>
          <w:p w14:paraId="0000025C"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b/>
                <w:i/>
                <w:sz w:val="18"/>
                <w:szCs w:val="18"/>
              </w:rPr>
            </w:pPr>
            <w:r>
              <w:rPr>
                <w:rFonts w:ascii="Arial" w:eastAsia="Arial" w:hAnsi="Arial" w:cs="Arial"/>
                <w:b/>
                <w:i/>
                <w:sz w:val="18"/>
                <w:szCs w:val="18"/>
              </w:rPr>
              <w:t>Applied to RO</w:t>
            </w:r>
          </w:p>
        </w:tc>
      </w:tr>
      <w:tr w:rsidR="00191D38" w14:paraId="51302C7C" w14:textId="77777777">
        <w:tc>
          <w:tcPr>
            <w:tcW w:w="1057" w:type="dxa"/>
            <w:tcMar>
              <w:top w:w="0" w:type="dxa"/>
              <w:left w:w="108" w:type="dxa"/>
              <w:bottom w:w="0" w:type="dxa"/>
              <w:right w:w="108" w:type="dxa"/>
            </w:tcMar>
          </w:tcPr>
          <w:p w14:paraId="0000025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8"/>
                <w:szCs w:val="18"/>
              </w:rPr>
              <w:t>Level 0</w:t>
            </w:r>
            <w:r>
              <w:rPr>
                <w:rFonts w:ascii="Arial" w:eastAsia="Arial" w:hAnsi="Arial" w:cs="Arial"/>
                <w:sz w:val="18"/>
                <w:szCs w:val="18"/>
              </w:rPr>
              <w:t>:</w:t>
            </w:r>
          </w:p>
        </w:tc>
        <w:tc>
          <w:tcPr>
            <w:tcW w:w="3690" w:type="dxa"/>
            <w:tcMar>
              <w:top w:w="0" w:type="dxa"/>
              <w:left w:w="108" w:type="dxa"/>
              <w:bottom w:w="0" w:type="dxa"/>
              <w:right w:w="108" w:type="dxa"/>
            </w:tcMar>
          </w:tcPr>
          <w:p w14:paraId="0000025E"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Arial" w:eastAsia="Arial" w:hAnsi="Arial" w:cs="Arial"/>
                <w:sz w:val="18"/>
                <w:szCs w:val="18"/>
              </w:rPr>
            </w:pPr>
            <w:r>
              <w:rPr>
                <w:rFonts w:ascii="Arial" w:eastAsia="Arial" w:hAnsi="Arial" w:cs="Arial"/>
                <w:sz w:val="18"/>
                <w:szCs w:val="18"/>
              </w:rPr>
              <w:t>Raw source data</w:t>
            </w:r>
          </w:p>
        </w:tc>
        <w:tc>
          <w:tcPr>
            <w:tcW w:w="4354" w:type="dxa"/>
            <w:tcMar>
              <w:top w:w="0" w:type="dxa"/>
              <w:left w:w="108" w:type="dxa"/>
              <w:bottom w:w="0" w:type="dxa"/>
              <w:right w:w="108" w:type="dxa"/>
            </w:tcMar>
          </w:tcPr>
          <w:p w14:paraId="0000025F"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Times New Roman" w:eastAsia="Times New Roman" w:hAnsi="Times New Roman" w:cs="Times New Roman"/>
                <w:sz w:val="24"/>
                <w:szCs w:val="24"/>
              </w:rPr>
            </w:pPr>
            <w:r>
              <w:rPr>
                <w:rFonts w:ascii="Arial" w:eastAsia="Arial" w:hAnsi="Arial" w:cs="Arial"/>
                <w:sz w:val="18"/>
                <w:szCs w:val="18"/>
              </w:rPr>
              <w:t>Raw sounding, tracking and ancillary data; other GNSS data before clock correction and reconstruction</w:t>
            </w:r>
          </w:p>
        </w:tc>
      </w:tr>
      <w:tr w:rsidR="00191D38" w14:paraId="40277FB7" w14:textId="77777777">
        <w:tc>
          <w:tcPr>
            <w:tcW w:w="1057" w:type="dxa"/>
            <w:tcMar>
              <w:top w:w="0" w:type="dxa"/>
              <w:left w:w="108" w:type="dxa"/>
              <w:bottom w:w="0" w:type="dxa"/>
              <w:right w:w="108" w:type="dxa"/>
            </w:tcMar>
          </w:tcPr>
          <w:p w14:paraId="0000026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8"/>
                <w:szCs w:val="18"/>
              </w:rPr>
              <w:t>Level 1a</w:t>
            </w:r>
            <w:r>
              <w:rPr>
                <w:rFonts w:ascii="Arial" w:eastAsia="Arial" w:hAnsi="Arial" w:cs="Arial"/>
                <w:sz w:val="18"/>
                <w:szCs w:val="18"/>
              </w:rPr>
              <w:t>:</w:t>
            </w:r>
          </w:p>
        </w:tc>
        <w:tc>
          <w:tcPr>
            <w:tcW w:w="3690" w:type="dxa"/>
            <w:tcMar>
              <w:top w:w="0" w:type="dxa"/>
              <w:left w:w="108" w:type="dxa"/>
              <w:bottom w:w="0" w:type="dxa"/>
              <w:right w:w="108" w:type="dxa"/>
            </w:tcMar>
          </w:tcPr>
          <w:p w14:paraId="0000026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Geo-located data in engineering units complete with ancillary data (e.g. calibration information), but not applied to the science data</w:t>
            </w:r>
          </w:p>
        </w:tc>
        <w:tc>
          <w:tcPr>
            <w:tcW w:w="4354" w:type="dxa"/>
            <w:tcMar>
              <w:top w:w="0" w:type="dxa"/>
              <w:left w:w="108" w:type="dxa"/>
              <w:bottom w:w="0" w:type="dxa"/>
              <w:right w:w="108" w:type="dxa"/>
            </w:tcMar>
          </w:tcPr>
          <w:p w14:paraId="00000262"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Reconstructed full-resolution excess phases; SNRs; amplitudes; orbit information; I, Q and NCO values; navigation bits</w:t>
            </w:r>
          </w:p>
        </w:tc>
      </w:tr>
      <w:tr w:rsidR="00191D38" w14:paraId="465B742F" w14:textId="77777777">
        <w:tc>
          <w:tcPr>
            <w:tcW w:w="1057" w:type="dxa"/>
            <w:tcMar>
              <w:top w:w="0" w:type="dxa"/>
              <w:left w:w="108" w:type="dxa"/>
              <w:bottom w:w="0" w:type="dxa"/>
              <w:right w:w="108" w:type="dxa"/>
            </w:tcMar>
          </w:tcPr>
          <w:p w14:paraId="0000026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Level 1b:</w:t>
            </w:r>
          </w:p>
        </w:tc>
        <w:tc>
          <w:tcPr>
            <w:tcW w:w="3690" w:type="dxa"/>
            <w:tcMar>
              <w:top w:w="0" w:type="dxa"/>
              <w:left w:w="108" w:type="dxa"/>
              <w:bottom w:w="0" w:type="dxa"/>
              <w:right w:w="108" w:type="dxa"/>
            </w:tcMar>
          </w:tcPr>
          <w:p w14:paraId="00000264"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Arial" w:eastAsia="Arial" w:hAnsi="Arial" w:cs="Arial"/>
                <w:sz w:val="18"/>
                <w:szCs w:val="18"/>
              </w:rPr>
            </w:pPr>
            <w:r>
              <w:rPr>
                <w:rFonts w:ascii="Arial" w:eastAsia="Arial" w:hAnsi="Arial" w:cs="Arial"/>
                <w:sz w:val="18"/>
                <w:szCs w:val="18"/>
              </w:rPr>
              <w:t>Science data with calibration applied</w:t>
            </w:r>
          </w:p>
        </w:tc>
        <w:tc>
          <w:tcPr>
            <w:tcW w:w="4354" w:type="dxa"/>
            <w:tcMar>
              <w:top w:w="0" w:type="dxa"/>
              <w:left w:w="108" w:type="dxa"/>
              <w:bottom w:w="0" w:type="dxa"/>
              <w:right w:w="108" w:type="dxa"/>
            </w:tcMar>
          </w:tcPr>
          <w:p w14:paraId="00000265"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Profiles of bending angle as a function of impact parameter; Earth location, metadata and quality information.</w:t>
            </w:r>
          </w:p>
        </w:tc>
      </w:tr>
      <w:tr w:rsidR="00191D38" w14:paraId="3D850DB6" w14:textId="77777777">
        <w:tc>
          <w:tcPr>
            <w:tcW w:w="1057" w:type="dxa"/>
            <w:tcMar>
              <w:top w:w="0" w:type="dxa"/>
              <w:left w:w="108" w:type="dxa"/>
              <w:bottom w:w="0" w:type="dxa"/>
              <w:right w:w="108" w:type="dxa"/>
            </w:tcMar>
          </w:tcPr>
          <w:p w14:paraId="00000266"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Level 2:</w:t>
            </w:r>
          </w:p>
        </w:tc>
        <w:tc>
          <w:tcPr>
            <w:tcW w:w="3690" w:type="dxa"/>
            <w:tcMar>
              <w:top w:w="0" w:type="dxa"/>
              <w:left w:w="108" w:type="dxa"/>
              <w:bottom w:w="0" w:type="dxa"/>
              <w:right w:w="108" w:type="dxa"/>
            </w:tcMar>
          </w:tcPr>
          <w:p w14:paraId="00000267"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Calibrated science data ‘retrieved’ to geophysical units</w:t>
            </w:r>
          </w:p>
        </w:tc>
        <w:tc>
          <w:tcPr>
            <w:tcW w:w="4354" w:type="dxa"/>
            <w:tcMar>
              <w:top w:w="0" w:type="dxa"/>
              <w:left w:w="108" w:type="dxa"/>
              <w:bottom w:w="0" w:type="dxa"/>
              <w:right w:w="108" w:type="dxa"/>
            </w:tcMar>
          </w:tcPr>
          <w:p w14:paraId="00000268"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Profiles of refractivity, pressure, temperature and humidity profiles as functions of height; surface pressure; metadata and quality information.</w:t>
            </w:r>
          </w:p>
        </w:tc>
      </w:tr>
    </w:tbl>
    <w:p w14:paraId="00000269"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26A"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Times New Roman" w:eastAsia="Times New Roman" w:hAnsi="Times New Roman" w:cs="Times New Roman"/>
          <w:sz w:val="24"/>
          <w:szCs w:val="24"/>
        </w:rPr>
      </w:pPr>
      <w:r>
        <w:rPr>
          <w:rFonts w:ascii="Arial" w:eastAsia="Arial" w:hAnsi="Arial" w:cs="Arial"/>
        </w:rPr>
        <w:t>However, the nature of RO data processing makes it convenient to further split some of these ‘levels’. To avoid confusion with the CEOS definitions, in this document we use the term ‘step’ with the following definitions (the reader will note the close mapping of ‘steps’ to CEOS-style ‘levels’).</w:t>
      </w:r>
    </w:p>
    <w:p w14:paraId="0000026B" w14:textId="77777777" w:rsidR="00191D38" w:rsidRDefault="00191D38">
      <w:pPr>
        <w:widowControl/>
        <w:pBdr>
          <w:top w:val="nil"/>
          <w:left w:val="nil"/>
          <w:bottom w:val="nil"/>
          <w:right w:val="nil"/>
          <w:between w:val="nil"/>
        </w:pBdr>
        <w:tabs>
          <w:tab w:val="center" w:pos="4819"/>
          <w:tab w:val="right" w:pos="9638"/>
        </w:tabs>
        <w:spacing w:line="240" w:lineRule="auto"/>
        <w:rPr>
          <w:rFonts w:ascii="Arial" w:eastAsia="Arial" w:hAnsi="Arial" w:cs="Arial"/>
          <w:sz w:val="24"/>
          <w:szCs w:val="24"/>
        </w:rPr>
      </w:pPr>
    </w:p>
    <w:tbl>
      <w:tblPr>
        <w:tblStyle w:val="a6"/>
        <w:tblW w:w="9030" w:type="dxa"/>
        <w:tblInd w:w="13" w:type="dxa"/>
        <w:tblLayout w:type="fixed"/>
        <w:tblLook w:val="0000" w:firstRow="0" w:lastRow="0" w:firstColumn="0" w:lastColumn="0" w:noHBand="0" w:noVBand="0"/>
      </w:tblPr>
      <w:tblGrid>
        <w:gridCol w:w="1431"/>
        <w:gridCol w:w="7599"/>
      </w:tblGrid>
      <w:tr w:rsidR="00191D38" w14:paraId="346BC267" w14:textId="77777777">
        <w:tc>
          <w:tcPr>
            <w:tcW w:w="1431" w:type="dxa"/>
            <w:tcMar>
              <w:top w:w="0" w:type="dxa"/>
              <w:left w:w="108" w:type="dxa"/>
              <w:bottom w:w="0" w:type="dxa"/>
              <w:right w:w="108" w:type="dxa"/>
            </w:tcMar>
          </w:tcPr>
          <w:p w14:paraId="0000026C"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Step</w:t>
            </w:r>
          </w:p>
        </w:tc>
        <w:tc>
          <w:tcPr>
            <w:tcW w:w="7599" w:type="dxa"/>
            <w:tcMar>
              <w:top w:w="0" w:type="dxa"/>
              <w:left w:w="108" w:type="dxa"/>
              <w:bottom w:w="0" w:type="dxa"/>
              <w:right w:w="108" w:type="dxa"/>
            </w:tcMar>
          </w:tcPr>
          <w:p w14:paraId="0000026D"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b/>
                <w:i/>
                <w:sz w:val="18"/>
                <w:szCs w:val="18"/>
              </w:rPr>
            </w:pPr>
            <w:r>
              <w:rPr>
                <w:rFonts w:ascii="Arial" w:eastAsia="Arial" w:hAnsi="Arial" w:cs="Arial"/>
                <w:b/>
                <w:i/>
                <w:sz w:val="18"/>
                <w:szCs w:val="18"/>
              </w:rPr>
              <w:t>Definition</w:t>
            </w:r>
          </w:p>
        </w:tc>
      </w:tr>
      <w:tr w:rsidR="00191D38" w14:paraId="250DC79B" w14:textId="77777777">
        <w:tc>
          <w:tcPr>
            <w:tcW w:w="1431" w:type="dxa"/>
            <w:tcMar>
              <w:top w:w="0" w:type="dxa"/>
              <w:left w:w="108" w:type="dxa"/>
              <w:bottom w:w="0" w:type="dxa"/>
              <w:right w:w="108" w:type="dxa"/>
            </w:tcMar>
          </w:tcPr>
          <w:p w14:paraId="0000026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8"/>
                <w:szCs w:val="18"/>
              </w:rPr>
              <w:t>Step 0</w:t>
            </w:r>
            <w:r>
              <w:rPr>
                <w:rFonts w:ascii="Arial" w:eastAsia="Arial" w:hAnsi="Arial" w:cs="Arial"/>
                <w:sz w:val="18"/>
                <w:szCs w:val="18"/>
              </w:rPr>
              <w:t>:</w:t>
            </w:r>
          </w:p>
        </w:tc>
        <w:tc>
          <w:tcPr>
            <w:tcW w:w="7599" w:type="dxa"/>
            <w:tcMar>
              <w:top w:w="0" w:type="dxa"/>
              <w:left w:w="108" w:type="dxa"/>
              <w:bottom w:w="0" w:type="dxa"/>
              <w:right w:w="108" w:type="dxa"/>
            </w:tcMar>
          </w:tcPr>
          <w:p w14:paraId="0000026F" w14:textId="77777777" w:rsidR="00191D38" w:rsidRDefault="00000000">
            <w:pPr>
              <w:widowControl/>
              <w:pBdr>
                <w:top w:val="nil"/>
                <w:left w:val="nil"/>
                <w:bottom w:val="nil"/>
                <w:right w:val="nil"/>
                <w:between w:val="nil"/>
              </w:pBdr>
              <w:tabs>
                <w:tab w:val="center" w:pos="4819"/>
                <w:tab w:val="right" w:pos="9638"/>
              </w:tabs>
              <w:spacing w:line="240" w:lineRule="auto"/>
              <w:rPr>
                <w:rFonts w:ascii="Arial" w:eastAsia="Arial" w:hAnsi="Arial" w:cs="Arial"/>
                <w:sz w:val="18"/>
                <w:szCs w:val="18"/>
              </w:rPr>
            </w:pPr>
            <w:r>
              <w:rPr>
                <w:rFonts w:ascii="Arial" w:eastAsia="Arial" w:hAnsi="Arial" w:cs="Arial"/>
                <w:sz w:val="18"/>
                <w:szCs w:val="18"/>
              </w:rPr>
              <w:t>Instrument source packets, time-tagged and time-ordered</w:t>
            </w:r>
          </w:p>
        </w:tc>
      </w:tr>
      <w:tr w:rsidR="00191D38" w14:paraId="1CAF4526" w14:textId="77777777">
        <w:tc>
          <w:tcPr>
            <w:tcW w:w="1431" w:type="dxa"/>
            <w:tcMar>
              <w:top w:w="0" w:type="dxa"/>
              <w:left w:w="108" w:type="dxa"/>
              <w:bottom w:w="0" w:type="dxa"/>
              <w:right w:w="108" w:type="dxa"/>
            </w:tcMar>
          </w:tcPr>
          <w:p w14:paraId="0000027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8"/>
                <w:szCs w:val="18"/>
              </w:rPr>
              <w:t>Step 1a</w:t>
            </w:r>
            <w:r>
              <w:rPr>
                <w:rFonts w:ascii="Arial" w:eastAsia="Arial" w:hAnsi="Arial" w:cs="Arial"/>
                <w:sz w:val="18"/>
                <w:szCs w:val="18"/>
              </w:rPr>
              <w:t>:</w:t>
            </w:r>
          </w:p>
        </w:tc>
        <w:tc>
          <w:tcPr>
            <w:tcW w:w="7599" w:type="dxa"/>
            <w:tcMar>
              <w:top w:w="0" w:type="dxa"/>
              <w:left w:w="108" w:type="dxa"/>
              <w:bottom w:w="0" w:type="dxa"/>
              <w:right w:w="108" w:type="dxa"/>
            </w:tcMar>
          </w:tcPr>
          <w:p w14:paraId="00000271" w14:textId="77777777" w:rsidR="00191D38" w:rsidRDefault="00000000">
            <w:pPr>
              <w:widowControl/>
              <w:pBdr>
                <w:top w:val="nil"/>
                <w:left w:val="nil"/>
                <w:bottom w:val="nil"/>
                <w:right w:val="nil"/>
                <w:between w:val="nil"/>
              </w:pBdr>
              <w:tabs>
                <w:tab w:val="center" w:pos="4819"/>
                <w:tab w:val="right" w:pos="9638"/>
              </w:tabs>
              <w:spacing w:line="240" w:lineRule="auto"/>
              <w:rPr>
                <w:rFonts w:ascii="Arial" w:eastAsia="Arial" w:hAnsi="Arial" w:cs="Arial"/>
                <w:sz w:val="18"/>
                <w:szCs w:val="18"/>
              </w:rPr>
            </w:pPr>
            <w:r>
              <w:rPr>
                <w:rFonts w:ascii="Arial" w:eastAsia="Arial" w:hAnsi="Arial" w:cs="Arial"/>
                <w:sz w:val="18"/>
                <w:szCs w:val="18"/>
              </w:rPr>
              <w:t>Time series of excess phase and Doppler plus satellite orbit information</w:t>
            </w:r>
          </w:p>
        </w:tc>
      </w:tr>
      <w:tr w:rsidR="00191D38" w14:paraId="0AFC935B" w14:textId="77777777">
        <w:tc>
          <w:tcPr>
            <w:tcW w:w="1431" w:type="dxa"/>
            <w:tcMar>
              <w:top w:w="0" w:type="dxa"/>
              <w:left w:w="108" w:type="dxa"/>
              <w:bottom w:w="0" w:type="dxa"/>
              <w:right w:w="108" w:type="dxa"/>
            </w:tcMar>
          </w:tcPr>
          <w:p w14:paraId="00000272"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Step 1b:</w:t>
            </w:r>
          </w:p>
        </w:tc>
        <w:tc>
          <w:tcPr>
            <w:tcW w:w="7599" w:type="dxa"/>
            <w:tcMar>
              <w:top w:w="0" w:type="dxa"/>
              <w:left w:w="108" w:type="dxa"/>
              <w:bottom w:w="0" w:type="dxa"/>
              <w:right w:w="108" w:type="dxa"/>
            </w:tcMar>
          </w:tcPr>
          <w:p w14:paraId="00000273"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Profiles of L1, L2 and ionospheric-corrected bending angle as functions of impact parameter</w:t>
            </w:r>
          </w:p>
        </w:tc>
      </w:tr>
      <w:tr w:rsidR="00191D38" w14:paraId="16ADC7A7" w14:textId="77777777">
        <w:tc>
          <w:tcPr>
            <w:tcW w:w="1431" w:type="dxa"/>
            <w:tcMar>
              <w:top w:w="0" w:type="dxa"/>
              <w:left w:w="108" w:type="dxa"/>
              <w:bottom w:w="0" w:type="dxa"/>
              <w:right w:w="108" w:type="dxa"/>
            </w:tcMar>
          </w:tcPr>
          <w:p w14:paraId="00000274"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Step 2a:</w:t>
            </w:r>
          </w:p>
        </w:tc>
        <w:tc>
          <w:tcPr>
            <w:tcW w:w="7599" w:type="dxa"/>
            <w:tcMar>
              <w:top w:w="0" w:type="dxa"/>
              <w:left w:w="108" w:type="dxa"/>
              <w:bottom w:w="0" w:type="dxa"/>
              <w:right w:w="108" w:type="dxa"/>
            </w:tcMar>
          </w:tcPr>
          <w:p w14:paraId="00000275"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Profiles of refractivity as a function of geometric height</w:t>
            </w:r>
          </w:p>
        </w:tc>
      </w:tr>
      <w:tr w:rsidR="00191D38" w14:paraId="23D110FC" w14:textId="77777777">
        <w:tc>
          <w:tcPr>
            <w:tcW w:w="1431" w:type="dxa"/>
            <w:tcMar>
              <w:top w:w="0" w:type="dxa"/>
              <w:left w:w="108" w:type="dxa"/>
              <w:bottom w:w="0" w:type="dxa"/>
              <w:right w:w="108" w:type="dxa"/>
            </w:tcMar>
          </w:tcPr>
          <w:p w14:paraId="00000276"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Step 2b:</w:t>
            </w:r>
          </w:p>
        </w:tc>
        <w:tc>
          <w:tcPr>
            <w:tcW w:w="7599" w:type="dxa"/>
            <w:tcMar>
              <w:top w:w="0" w:type="dxa"/>
              <w:left w:w="108" w:type="dxa"/>
              <w:bottom w:w="0" w:type="dxa"/>
              <w:right w:w="108" w:type="dxa"/>
            </w:tcMar>
          </w:tcPr>
          <w:p w14:paraId="00000277"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Profiles of pressure, temperature and humidity as functions of geopotential height</w:t>
            </w:r>
          </w:p>
        </w:tc>
      </w:tr>
      <w:tr w:rsidR="00191D38" w14:paraId="268559AE" w14:textId="77777777">
        <w:tc>
          <w:tcPr>
            <w:tcW w:w="1431" w:type="dxa"/>
            <w:tcMar>
              <w:top w:w="0" w:type="dxa"/>
              <w:left w:w="108" w:type="dxa"/>
              <w:bottom w:w="0" w:type="dxa"/>
              <w:right w:w="108" w:type="dxa"/>
            </w:tcMar>
          </w:tcPr>
          <w:p w14:paraId="00000278"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Step 2c:</w:t>
            </w:r>
          </w:p>
        </w:tc>
        <w:tc>
          <w:tcPr>
            <w:tcW w:w="7599" w:type="dxa"/>
            <w:tcMar>
              <w:top w:w="0" w:type="dxa"/>
              <w:left w:w="108" w:type="dxa"/>
              <w:bottom w:w="0" w:type="dxa"/>
              <w:right w:w="108" w:type="dxa"/>
            </w:tcMar>
          </w:tcPr>
          <w:p w14:paraId="00000279"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Surface pressure and geopotential height</w:t>
            </w:r>
          </w:p>
        </w:tc>
      </w:tr>
    </w:tbl>
    <w:p w14:paraId="0000027A" w14:textId="77777777" w:rsidR="00191D38" w:rsidRDefault="00191D38">
      <w:pPr>
        <w:widowControl/>
        <w:pBdr>
          <w:top w:val="nil"/>
          <w:left w:val="nil"/>
          <w:bottom w:val="nil"/>
          <w:right w:val="nil"/>
          <w:between w:val="nil"/>
        </w:pBdr>
        <w:tabs>
          <w:tab w:val="center" w:pos="4819"/>
          <w:tab w:val="right" w:pos="9638"/>
        </w:tabs>
        <w:spacing w:line="240" w:lineRule="auto"/>
        <w:rPr>
          <w:rFonts w:ascii="Arial" w:eastAsia="Arial" w:hAnsi="Arial" w:cs="Arial"/>
        </w:rPr>
      </w:pPr>
    </w:p>
    <w:p w14:paraId="0000027B"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Times New Roman" w:eastAsia="Times New Roman" w:hAnsi="Times New Roman" w:cs="Times New Roman"/>
          <w:sz w:val="24"/>
          <w:szCs w:val="24"/>
        </w:rPr>
      </w:pPr>
      <w:r>
        <w:rPr>
          <w:rFonts w:ascii="Arial" w:eastAsia="Arial" w:hAnsi="Arial" w:cs="Arial"/>
        </w:rPr>
        <w:t>Depending on context, ‘Step n’ may refer to the processing which inputs the data from the previous step to the data resulting from that step, or to the output data of that step itself. These steps (and their intermediate outputs) reflect the generic processing stages for current RO algorithms. Specific algorithms may combine or skip some steps, but the above definition serves to split the BUFR products into convenient sub-sets from which users may choose to use for different applications. For reasons outlined above, the BUFR does not contain any Step 0 or Step 1a data apart from basic annotation and nominal orbit parameters.</w:t>
      </w:r>
    </w:p>
    <w:p w14:paraId="0000027C"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7D" w14:textId="77777777" w:rsidR="00191D38" w:rsidRDefault="00000000">
      <w:pPr>
        <w:pStyle w:val="Heading1"/>
        <w:numPr>
          <w:ilvl w:val="0"/>
          <w:numId w:val="15"/>
        </w:numPr>
      </w:pPr>
      <w:bookmarkStart w:id="26" w:name="_heading=h.3whwml4" w:colFirst="0" w:colLast="0"/>
      <w:bookmarkEnd w:id="26"/>
      <w:r>
        <w:lastRenderedPageBreak/>
        <w:t>BUFR Template Specification</w:t>
      </w:r>
    </w:p>
    <w:p w14:paraId="0000027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WMO Manual on Codes [RD.4] provides the formal Regulations for encoding BUFR messages. The following sub-sections give details of the various parts of a BUFR message as they are implemented for radio occultation data.</w:t>
      </w:r>
    </w:p>
    <w:p w14:paraId="0000027F"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280" w14:textId="77777777" w:rsidR="00191D38" w:rsidRDefault="00000000">
      <w:pPr>
        <w:pStyle w:val="Heading2"/>
        <w:numPr>
          <w:ilvl w:val="1"/>
          <w:numId w:val="15"/>
        </w:numPr>
      </w:pPr>
      <w:bookmarkStart w:id="27" w:name="_heading=h.2bn6wsx" w:colFirst="0" w:colLast="0"/>
      <w:bookmarkEnd w:id="27"/>
      <w:r>
        <w:t>BUFR Section 0 (Indicator)</w:t>
      </w:r>
    </w:p>
    <w:p w14:paraId="0000028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Section 0 provides meta-data about the message itself; it consists of a data introducer, the total length of the message and the Edition number – see Table 1.</w:t>
      </w:r>
    </w:p>
    <w:p w14:paraId="00000282"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83"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28" w:name="_heading=h.qsh70q" w:colFirst="0" w:colLast="0"/>
      <w:bookmarkEnd w:id="28"/>
      <w:r>
        <w:rPr>
          <w:rFonts w:ascii="Arial" w:eastAsia="Arial" w:hAnsi="Arial" w:cs="Arial"/>
          <w:b/>
          <w:i/>
        </w:rPr>
        <w:t>Table 1. BUFR Section 0 (Indicator)</w:t>
      </w:r>
    </w:p>
    <w:tbl>
      <w:tblPr>
        <w:tblStyle w:val="a7"/>
        <w:tblW w:w="9072" w:type="dxa"/>
        <w:tblLayout w:type="fixed"/>
        <w:tblLook w:val="0000" w:firstRow="0" w:lastRow="0" w:firstColumn="0" w:lastColumn="0" w:noHBand="0" w:noVBand="0"/>
      </w:tblPr>
      <w:tblGrid>
        <w:gridCol w:w="1098"/>
        <w:gridCol w:w="5442"/>
        <w:gridCol w:w="2532"/>
      </w:tblGrid>
      <w:tr w:rsidR="00191D38" w14:paraId="64CE42A6" w14:textId="77777777">
        <w:tc>
          <w:tcPr>
            <w:tcW w:w="1098" w:type="dxa"/>
            <w:shd w:val="clear" w:color="auto" w:fill="94BD5E"/>
            <w:tcMar>
              <w:top w:w="0" w:type="dxa"/>
              <w:left w:w="108" w:type="dxa"/>
              <w:bottom w:w="0" w:type="dxa"/>
              <w:right w:w="108" w:type="dxa"/>
            </w:tcMar>
            <w:vAlign w:val="center"/>
          </w:tcPr>
          <w:p w14:paraId="0000028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Octet number</w:t>
            </w:r>
          </w:p>
        </w:tc>
        <w:tc>
          <w:tcPr>
            <w:tcW w:w="5442" w:type="dxa"/>
            <w:shd w:val="clear" w:color="auto" w:fill="94BD5E"/>
            <w:tcMar>
              <w:top w:w="0" w:type="dxa"/>
              <w:left w:w="108" w:type="dxa"/>
              <w:bottom w:w="0" w:type="dxa"/>
              <w:right w:w="108" w:type="dxa"/>
            </w:tcMar>
            <w:vAlign w:val="center"/>
          </w:tcPr>
          <w:p w14:paraId="00000285"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Contents</w:t>
            </w:r>
          </w:p>
        </w:tc>
        <w:tc>
          <w:tcPr>
            <w:tcW w:w="2532" w:type="dxa"/>
            <w:shd w:val="clear" w:color="auto" w:fill="94BD5E"/>
            <w:tcMar>
              <w:top w:w="0" w:type="dxa"/>
              <w:left w:w="108" w:type="dxa"/>
              <w:bottom w:w="0" w:type="dxa"/>
              <w:right w:w="108" w:type="dxa"/>
            </w:tcMar>
            <w:vAlign w:val="center"/>
          </w:tcPr>
          <w:p w14:paraId="00000286"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Value for RO</w:t>
            </w:r>
          </w:p>
        </w:tc>
      </w:tr>
      <w:tr w:rsidR="00191D38" w14:paraId="57DFBD5C" w14:textId="77777777">
        <w:tc>
          <w:tcPr>
            <w:tcW w:w="1098" w:type="dxa"/>
            <w:shd w:val="clear" w:color="auto" w:fill="F3F3F3"/>
            <w:tcMar>
              <w:top w:w="0" w:type="dxa"/>
              <w:left w:w="108" w:type="dxa"/>
              <w:bottom w:w="0" w:type="dxa"/>
              <w:right w:w="108" w:type="dxa"/>
            </w:tcMar>
          </w:tcPr>
          <w:p w14:paraId="00000287"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1–4</w:t>
            </w:r>
          </w:p>
        </w:tc>
        <w:tc>
          <w:tcPr>
            <w:tcW w:w="5442" w:type="dxa"/>
            <w:shd w:val="clear" w:color="auto" w:fill="F3F3F3"/>
            <w:tcMar>
              <w:top w:w="0" w:type="dxa"/>
              <w:left w:w="108" w:type="dxa"/>
              <w:bottom w:w="0" w:type="dxa"/>
              <w:right w:w="108" w:type="dxa"/>
            </w:tcMar>
          </w:tcPr>
          <w:p w14:paraId="00000288"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BUFR (coded in CCITT International Alphabet No. 5)</w:t>
            </w:r>
          </w:p>
        </w:tc>
        <w:tc>
          <w:tcPr>
            <w:tcW w:w="2532" w:type="dxa"/>
            <w:shd w:val="clear" w:color="auto" w:fill="F3F3F3"/>
            <w:tcMar>
              <w:top w:w="0" w:type="dxa"/>
              <w:left w:w="108" w:type="dxa"/>
              <w:bottom w:w="0" w:type="dxa"/>
              <w:right w:w="108" w:type="dxa"/>
            </w:tcMar>
          </w:tcPr>
          <w:p w14:paraId="00000289"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i/>
                <w:sz w:val="24"/>
                <w:szCs w:val="24"/>
              </w:rPr>
            </w:pPr>
            <w:r>
              <w:rPr>
                <w:rFonts w:ascii="Arial" w:eastAsia="Arial" w:hAnsi="Arial" w:cs="Arial"/>
                <w:sz w:val="16"/>
                <w:szCs w:val="16"/>
              </w:rPr>
              <w:t>‘BUFR’</w:t>
            </w:r>
          </w:p>
        </w:tc>
      </w:tr>
      <w:tr w:rsidR="00191D38" w14:paraId="3D705135" w14:textId="77777777">
        <w:tc>
          <w:tcPr>
            <w:tcW w:w="1098" w:type="dxa"/>
            <w:shd w:val="clear" w:color="auto" w:fill="E0E0E0"/>
            <w:tcMar>
              <w:top w:w="0" w:type="dxa"/>
              <w:left w:w="108" w:type="dxa"/>
              <w:bottom w:w="0" w:type="dxa"/>
              <w:right w:w="108" w:type="dxa"/>
            </w:tcMar>
          </w:tcPr>
          <w:p w14:paraId="0000028A"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5–7</w:t>
            </w:r>
          </w:p>
        </w:tc>
        <w:tc>
          <w:tcPr>
            <w:tcW w:w="5442" w:type="dxa"/>
            <w:shd w:val="clear" w:color="auto" w:fill="E0E0E0"/>
            <w:tcMar>
              <w:top w:w="0" w:type="dxa"/>
              <w:left w:w="108" w:type="dxa"/>
              <w:bottom w:w="0" w:type="dxa"/>
              <w:right w:w="108" w:type="dxa"/>
            </w:tcMar>
          </w:tcPr>
          <w:p w14:paraId="0000028B"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Length of whole BUFR message (octets)</w:t>
            </w:r>
          </w:p>
        </w:tc>
        <w:tc>
          <w:tcPr>
            <w:tcW w:w="2532" w:type="dxa"/>
            <w:shd w:val="clear" w:color="auto" w:fill="E0E0E0"/>
            <w:tcMar>
              <w:top w:w="0" w:type="dxa"/>
              <w:left w:w="108" w:type="dxa"/>
              <w:bottom w:w="0" w:type="dxa"/>
              <w:right w:w="108" w:type="dxa"/>
            </w:tcMar>
          </w:tcPr>
          <w:p w14:paraId="0000028C"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Variable</w:t>
            </w:r>
          </w:p>
        </w:tc>
      </w:tr>
      <w:tr w:rsidR="00191D38" w14:paraId="1E723144" w14:textId="77777777">
        <w:tc>
          <w:tcPr>
            <w:tcW w:w="1098" w:type="dxa"/>
            <w:shd w:val="clear" w:color="auto" w:fill="F3F3F3"/>
            <w:tcMar>
              <w:top w:w="0" w:type="dxa"/>
              <w:left w:w="108" w:type="dxa"/>
              <w:bottom w:w="0" w:type="dxa"/>
              <w:right w:w="108" w:type="dxa"/>
            </w:tcMar>
          </w:tcPr>
          <w:p w14:paraId="0000028D"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8</w:t>
            </w:r>
          </w:p>
        </w:tc>
        <w:tc>
          <w:tcPr>
            <w:tcW w:w="5442" w:type="dxa"/>
            <w:shd w:val="clear" w:color="auto" w:fill="F3F3F3"/>
            <w:tcMar>
              <w:top w:w="0" w:type="dxa"/>
              <w:left w:w="108" w:type="dxa"/>
              <w:bottom w:w="0" w:type="dxa"/>
              <w:right w:w="108" w:type="dxa"/>
            </w:tcMar>
          </w:tcPr>
          <w:p w14:paraId="0000028E"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BUFR Edition number</w:t>
            </w:r>
          </w:p>
        </w:tc>
        <w:tc>
          <w:tcPr>
            <w:tcW w:w="2532" w:type="dxa"/>
            <w:shd w:val="clear" w:color="auto" w:fill="F3F3F3"/>
            <w:tcMar>
              <w:top w:w="0" w:type="dxa"/>
              <w:left w:w="108" w:type="dxa"/>
              <w:bottom w:w="0" w:type="dxa"/>
              <w:right w:w="108" w:type="dxa"/>
            </w:tcMar>
          </w:tcPr>
          <w:p w14:paraId="0000028F" w14:textId="77777777" w:rsidR="00191D38" w:rsidRDefault="00000000">
            <w:pPr>
              <w:widowControl/>
              <w:pBdr>
                <w:top w:val="nil"/>
                <w:left w:val="nil"/>
                <w:bottom w:val="nil"/>
                <w:right w:val="nil"/>
                <w:between w:val="nil"/>
              </w:pBdr>
              <w:spacing w:before="40" w:after="40" w:line="240" w:lineRule="auto"/>
              <w:jc w:val="both"/>
              <w:rPr>
                <w:rFonts w:ascii="Times New Roman" w:eastAsia="Times New Roman" w:hAnsi="Times New Roman" w:cs="Times New Roman"/>
                <w:i/>
                <w:sz w:val="24"/>
                <w:szCs w:val="24"/>
              </w:rPr>
            </w:pPr>
            <w:r>
              <w:rPr>
                <w:rFonts w:ascii="Arial" w:eastAsia="Arial" w:hAnsi="Arial" w:cs="Arial"/>
                <w:sz w:val="16"/>
                <w:szCs w:val="16"/>
              </w:rPr>
              <w:t>3 or 4</w:t>
            </w:r>
            <w:r>
              <w:rPr>
                <w:rFonts w:ascii="Arial" w:eastAsia="Arial" w:hAnsi="Arial" w:cs="Arial"/>
                <w:i/>
                <w:sz w:val="16"/>
                <w:szCs w:val="16"/>
                <w:vertAlign w:val="superscript"/>
              </w:rPr>
              <w:footnoteReference w:id="8"/>
            </w:r>
          </w:p>
        </w:tc>
      </w:tr>
    </w:tbl>
    <w:p w14:paraId="00000290" w14:textId="77777777" w:rsidR="00191D38" w:rsidRDefault="00191D38">
      <w:pPr>
        <w:pStyle w:val="Heading2"/>
        <w:spacing w:before="0"/>
        <w:rPr>
          <w:rFonts w:ascii="Arial" w:eastAsia="Arial" w:hAnsi="Arial" w:cs="Arial"/>
          <w:b w:val="0"/>
          <w:sz w:val="20"/>
        </w:rPr>
      </w:pPr>
    </w:p>
    <w:p w14:paraId="00000291" w14:textId="77777777" w:rsidR="00191D38" w:rsidRDefault="00000000">
      <w:pPr>
        <w:pStyle w:val="Heading2"/>
        <w:numPr>
          <w:ilvl w:val="1"/>
          <w:numId w:val="15"/>
        </w:numPr>
      </w:pPr>
      <w:bookmarkStart w:id="29" w:name="_heading=h.3as4poj" w:colFirst="0" w:colLast="0"/>
      <w:bookmarkEnd w:id="29"/>
      <w:r>
        <w:t>BUFR Section 1 (Identification)</w:t>
      </w:r>
    </w:p>
    <w:p w14:paraId="00000292"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Section 1 includes information on the BUFR data content (in Section 4), and so is data-type specific. Section 1 information is different between Edition 3 (as previously used to encode older RO data) and the newer Edition 4 (as used currently).</w:t>
      </w:r>
    </w:p>
    <w:p w14:paraId="00000293"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94"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Table 2 shows the information in Section 1 for older RO data encoded in Edition 3, and </w:t>
      </w:r>
      <w:r>
        <w:rPr>
          <w:rFonts w:ascii="Arial" w:eastAsia="Arial" w:hAnsi="Arial" w:cs="Arial"/>
          <w:shd w:val="clear" w:color="auto" w:fill="CCCCCC"/>
        </w:rPr>
        <w:t>Table 3</w:t>
      </w:r>
      <w:r>
        <w:rPr>
          <w:rFonts w:ascii="Arial" w:eastAsia="Arial" w:hAnsi="Arial" w:cs="Arial"/>
        </w:rPr>
        <w:t xml:space="preserve"> likewise for the current Edition 4. The Originating/Generating Centre code is taken from Common Code table C-1 (or C-11 for Edition 4) and the Originating/Generating Sub-Centre code from Common Code Table C-12. The Data Category code is from Table A and the International Data Sub-Category (Edition 4) code from Common Code Table C-13.</w:t>
      </w:r>
    </w:p>
    <w:p w14:paraId="00000295"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9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Some encoder/decoder implementations – such as the ECMWF library [RD.11] – use Section 1 information to generate run-time BUFR look-up table file names which depend on the local table version and the originating centre and sub-centre codes. The Section 1 header for RO data indicates that only standard operational global table elements are used, so existing files should be loaded for this type of data whatever the centre/sub-centre code values. Recent releases (v19 or later) of the Met Office decoder uses only the table version number from Section 1, but by default will use the current version of the tables.</w:t>
      </w:r>
    </w:p>
    <w:p w14:paraId="00000297"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The 'Originating/Generating Centre' coded into Section 1 would normally be that for the National Meteorological Service (NMS) encoding the data and/or injecting the data onto the GTS. For our purpose, if it is not the RO processing centre doing the encoding, then the code should be that of the NMS of the country disseminating the BUFR via GTS. If the processing centre is also an NMS, the sub-centre is coded as zero. In any case, the Processing Centre identifier is encoded with the observation profile in Section 4.</w:t>
      </w:r>
    </w:p>
    <w:p w14:paraId="00000298"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There are currently six Originating Centres providing RO data on the GTS:</w:t>
      </w:r>
    </w:p>
    <w:p w14:paraId="00000299"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t>EUMETSAT</w:t>
      </w:r>
      <w:r>
        <w:rPr>
          <w:rFonts w:ascii="Arial" w:eastAsia="Arial" w:hAnsi="Arial" w:cs="Arial"/>
        </w:rPr>
        <w:t>, Darmstadt: 254, sub-centre 0, for GRAS data (Level 1b only);</w:t>
      </w:r>
    </w:p>
    <w:p w14:paraId="0000029A"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t>DMI</w:t>
      </w:r>
      <w:r>
        <w:rPr>
          <w:rFonts w:ascii="Arial" w:eastAsia="Arial" w:hAnsi="Arial" w:cs="Arial"/>
        </w:rPr>
        <w:t>, Copenhagen: 094, sub-centre 0, for GRAS data;</w:t>
      </w:r>
    </w:p>
    <w:p w14:paraId="0000029B"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lastRenderedPageBreak/>
        <w:t>UCAR</w:t>
      </w:r>
      <w:r>
        <w:rPr>
          <w:rFonts w:ascii="Arial" w:eastAsia="Arial" w:hAnsi="Arial" w:cs="Arial"/>
        </w:rPr>
        <w:t>, Boulder (via NWS, Washington): 060, sub-centre 0, for COSMIC and KOMPSAT-5;</w:t>
      </w:r>
    </w:p>
    <w:p w14:paraId="0000029C"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t>GFZ</w:t>
      </w:r>
      <w:r>
        <w:rPr>
          <w:rFonts w:ascii="Arial" w:eastAsia="Arial" w:hAnsi="Arial" w:cs="Arial"/>
        </w:rPr>
        <w:t xml:space="preserve">, Potsdam (via DWD, Offenbach): 078, sub-centre 173, for </w:t>
      </w:r>
      <w:proofErr w:type="spellStart"/>
      <w:r>
        <w:rPr>
          <w:rFonts w:ascii="Arial" w:eastAsia="Arial" w:hAnsi="Arial" w:cs="Arial"/>
        </w:rPr>
        <w:t>TerraSAR</w:t>
      </w:r>
      <w:proofErr w:type="spellEnd"/>
      <w:r>
        <w:rPr>
          <w:rFonts w:ascii="Arial" w:eastAsia="Arial" w:hAnsi="Arial" w:cs="Arial"/>
        </w:rPr>
        <w:t xml:space="preserve">-X and </w:t>
      </w:r>
      <w:proofErr w:type="spellStart"/>
      <w:r>
        <w:rPr>
          <w:rFonts w:ascii="Arial" w:eastAsia="Arial" w:hAnsi="Arial" w:cs="Arial"/>
        </w:rPr>
        <w:t>TanDEM</w:t>
      </w:r>
      <w:proofErr w:type="spellEnd"/>
      <w:r>
        <w:rPr>
          <w:rFonts w:ascii="Arial" w:eastAsia="Arial" w:hAnsi="Arial" w:cs="Arial"/>
        </w:rPr>
        <w:t>-X;</w:t>
      </w:r>
    </w:p>
    <w:p w14:paraId="0000029D"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t>CMA</w:t>
      </w:r>
      <w:r>
        <w:rPr>
          <w:rFonts w:ascii="Arial" w:eastAsia="Arial" w:hAnsi="Arial" w:cs="Arial"/>
        </w:rPr>
        <w:t>, Beijing: 038, sub-centre 0, for FY-3C/D data;</w:t>
      </w:r>
    </w:p>
    <w:p w14:paraId="0000029E"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t>ISRO</w:t>
      </w:r>
      <w:r>
        <w:rPr>
          <w:rFonts w:ascii="Arial" w:eastAsia="Arial" w:hAnsi="Arial" w:cs="Arial"/>
        </w:rPr>
        <w:t xml:space="preserve">, New Delhi: 028, sub-centre 0, for </w:t>
      </w:r>
      <w:proofErr w:type="spellStart"/>
      <w:r>
        <w:rPr>
          <w:rFonts w:ascii="Arial" w:eastAsia="Arial" w:hAnsi="Arial" w:cs="Arial"/>
        </w:rPr>
        <w:t>Megha-Tropiques</w:t>
      </w:r>
      <w:proofErr w:type="spellEnd"/>
      <w:r>
        <w:rPr>
          <w:rFonts w:ascii="Arial" w:eastAsia="Arial" w:hAnsi="Arial" w:cs="Arial"/>
        </w:rPr>
        <w:t xml:space="preserve"> data.</w:t>
      </w:r>
    </w:p>
    <w:p w14:paraId="0000029F" w14:textId="77777777" w:rsidR="00191D38" w:rsidRDefault="00000000">
      <w:pPr>
        <w:widowControl/>
        <w:numPr>
          <w:ilvl w:val="0"/>
          <w:numId w:val="19"/>
        </w:numPr>
        <w:pBdr>
          <w:top w:val="nil"/>
          <w:left w:val="nil"/>
          <w:bottom w:val="nil"/>
          <w:right w:val="nil"/>
          <w:between w:val="nil"/>
        </w:pBdr>
        <w:spacing w:line="240" w:lineRule="auto"/>
        <w:jc w:val="both"/>
      </w:pPr>
      <w:sdt>
        <w:sdtPr>
          <w:tag w:val="goog_rdk_0"/>
          <w:id w:val="1001471505"/>
        </w:sdtPr>
        <w:sdtContent>
          <w:commentRangeStart w:id="30"/>
        </w:sdtContent>
      </w:sdt>
      <w:r>
        <w:rPr>
          <w:rFonts w:ascii="Arial" w:eastAsia="Arial" w:hAnsi="Arial" w:cs="Arial"/>
          <w:b/>
        </w:rPr>
        <w:t>NCEP</w:t>
      </w:r>
      <w:r>
        <w:rPr>
          <w:rFonts w:ascii="Arial" w:eastAsia="Arial" w:hAnsi="Arial" w:cs="Arial"/>
        </w:rPr>
        <w:t>,</w:t>
      </w:r>
      <w:r>
        <w:rPr>
          <w:rFonts w:ascii="Times New Roman" w:eastAsia="Times New Roman" w:hAnsi="Times New Roman" w:cs="Times New Roman"/>
          <w:sz w:val="24"/>
          <w:szCs w:val="24"/>
        </w:rPr>
        <w:t xml:space="preserve"> </w:t>
      </w:r>
      <w:r>
        <w:rPr>
          <w:rFonts w:ascii="Arial" w:eastAsia="Arial" w:hAnsi="Arial" w:cs="Arial"/>
        </w:rPr>
        <w:t>US National Weather Service: 007, sub-centre 169 (CW3E-SIO), for ARO data (TBC)</w:t>
      </w:r>
      <w:commentRangeEnd w:id="30"/>
      <w:r>
        <w:commentReference w:id="30"/>
      </w:r>
    </w:p>
    <w:p w14:paraId="000002A0" w14:textId="77777777" w:rsidR="00191D38" w:rsidRDefault="00191D38">
      <w:pPr>
        <w:widowControl/>
        <w:pBdr>
          <w:top w:val="nil"/>
          <w:left w:val="nil"/>
          <w:bottom w:val="nil"/>
          <w:right w:val="nil"/>
          <w:between w:val="nil"/>
        </w:pBdr>
        <w:spacing w:before="120" w:after="120" w:line="240" w:lineRule="auto"/>
        <w:jc w:val="center"/>
        <w:rPr>
          <w:rFonts w:ascii="Arial" w:eastAsia="Arial" w:hAnsi="Arial" w:cs="Arial"/>
          <w:b/>
          <w:i/>
        </w:rPr>
      </w:pPr>
      <w:bookmarkStart w:id="31" w:name="_heading=h.1pxezwc" w:colFirst="0" w:colLast="0"/>
      <w:bookmarkEnd w:id="31"/>
    </w:p>
    <w:p w14:paraId="000002A1"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32" w:name="_heading=h.49x2ik5" w:colFirst="0" w:colLast="0"/>
      <w:bookmarkEnd w:id="32"/>
      <w:r>
        <w:rPr>
          <w:rFonts w:ascii="Arial" w:eastAsia="Arial" w:hAnsi="Arial" w:cs="Arial"/>
          <w:b/>
          <w:i/>
        </w:rPr>
        <w:t xml:space="preserve">Table  </w:t>
      </w:r>
      <w:bookmarkStart w:id="33" w:name="bookmark=id.2p2csry" w:colFirst="0" w:colLast="0"/>
      <w:bookmarkEnd w:id="33"/>
      <w:r>
        <w:rPr>
          <w:rFonts w:ascii="Arial" w:eastAsia="Arial" w:hAnsi="Arial" w:cs="Arial"/>
          <w:b/>
          <w:i/>
        </w:rPr>
        <w:t>3. BUFR Section 1 (Identification) for current Edition 4 messages</w:t>
      </w:r>
    </w:p>
    <w:tbl>
      <w:tblPr>
        <w:tblStyle w:val="a8"/>
        <w:tblW w:w="9072" w:type="dxa"/>
        <w:tblLayout w:type="fixed"/>
        <w:tblLook w:val="0000" w:firstRow="0" w:lastRow="0" w:firstColumn="0" w:lastColumn="0" w:noHBand="0" w:noVBand="0"/>
      </w:tblPr>
      <w:tblGrid>
        <w:gridCol w:w="1097"/>
        <w:gridCol w:w="5430"/>
        <w:gridCol w:w="2545"/>
      </w:tblGrid>
      <w:tr w:rsidR="00191D38" w14:paraId="4239B0D4" w14:textId="77777777">
        <w:tc>
          <w:tcPr>
            <w:tcW w:w="1097" w:type="dxa"/>
            <w:shd w:val="clear" w:color="auto" w:fill="94BD5E"/>
            <w:tcMar>
              <w:top w:w="0" w:type="dxa"/>
              <w:left w:w="108" w:type="dxa"/>
              <w:bottom w:w="0" w:type="dxa"/>
              <w:right w:w="108" w:type="dxa"/>
            </w:tcMar>
            <w:vAlign w:val="center"/>
          </w:tcPr>
          <w:p w14:paraId="000002A2"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Octet number</w:t>
            </w:r>
          </w:p>
        </w:tc>
        <w:tc>
          <w:tcPr>
            <w:tcW w:w="5430" w:type="dxa"/>
            <w:shd w:val="clear" w:color="auto" w:fill="94BD5E"/>
            <w:tcMar>
              <w:top w:w="0" w:type="dxa"/>
              <w:left w:w="108" w:type="dxa"/>
              <w:bottom w:w="0" w:type="dxa"/>
              <w:right w:w="108" w:type="dxa"/>
            </w:tcMar>
            <w:vAlign w:val="center"/>
          </w:tcPr>
          <w:p w14:paraId="000002A3"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Contents</w:t>
            </w:r>
          </w:p>
        </w:tc>
        <w:tc>
          <w:tcPr>
            <w:tcW w:w="2545" w:type="dxa"/>
            <w:shd w:val="clear" w:color="auto" w:fill="94BD5E"/>
            <w:tcMar>
              <w:top w:w="0" w:type="dxa"/>
              <w:left w:w="108" w:type="dxa"/>
              <w:bottom w:w="0" w:type="dxa"/>
              <w:right w:w="108" w:type="dxa"/>
            </w:tcMar>
            <w:vAlign w:val="center"/>
          </w:tcPr>
          <w:p w14:paraId="000002A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Value for RO</w:t>
            </w:r>
          </w:p>
        </w:tc>
      </w:tr>
      <w:tr w:rsidR="00191D38" w14:paraId="3A418138" w14:textId="77777777">
        <w:tc>
          <w:tcPr>
            <w:tcW w:w="1097" w:type="dxa"/>
            <w:shd w:val="clear" w:color="auto" w:fill="F3F3F3"/>
            <w:tcMar>
              <w:top w:w="0" w:type="dxa"/>
              <w:left w:w="108" w:type="dxa"/>
              <w:bottom w:w="0" w:type="dxa"/>
              <w:right w:w="108" w:type="dxa"/>
            </w:tcMar>
          </w:tcPr>
          <w:p w14:paraId="000002A5"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1–3</w:t>
            </w:r>
          </w:p>
        </w:tc>
        <w:tc>
          <w:tcPr>
            <w:tcW w:w="5430" w:type="dxa"/>
            <w:shd w:val="clear" w:color="auto" w:fill="F3F3F3"/>
            <w:tcMar>
              <w:top w:w="0" w:type="dxa"/>
              <w:left w:w="108" w:type="dxa"/>
              <w:bottom w:w="0" w:type="dxa"/>
              <w:right w:w="108" w:type="dxa"/>
            </w:tcMar>
          </w:tcPr>
          <w:p w14:paraId="000002A6"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Length of Section 1</w:t>
            </w:r>
          </w:p>
        </w:tc>
        <w:tc>
          <w:tcPr>
            <w:tcW w:w="2545" w:type="dxa"/>
            <w:shd w:val="clear" w:color="auto" w:fill="F3F3F3"/>
            <w:tcMar>
              <w:top w:w="0" w:type="dxa"/>
              <w:left w:w="108" w:type="dxa"/>
              <w:bottom w:w="0" w:type="dxa"/>
              <w:right w:w="108" w:type="dxa"/>
            </w:tcMar>
          </w:tcPr>
          <w:p w14:paraId="000002A7"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22</w:t>
            </w:r>
          </w:p>
        </w:tc>
      </w:tr>
      <w:tr w:rsidR="00191D38" w14:paraId="7E0710C4" w14:textId="77777777">
        <w:tc>
          <w:tcPr>
            <w:tcW w:w="1097" w:type="dxa"/>
            <w:shd w:val="clear" w:color="auto" w:fill="E0E0E0"/>
            <w:tcMar>
              <w:top w:w="0" w:type="dxa"/>
              <w:left w:w="108" w:type="dxa"/>
              <w:bottom w:w="0" w:type="dxa"/>
              <w:right w:w="108" w:type="dxa"/>
            </w:tcMar>
          </w:tcPr>
          <w:p w14:paraId="000002A8"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4</w:t>
            </w:r>
          </w:p>
        </w:tc>
        <w:tc>
          <w:tcPr>
            <w:tcW w:w="5430" w:type="dxa"/>
            <w:shd w:val="clear" w:color="auto" w:fill="E0E0E0"/>
            <w:tcMar>
              <w:top w:w="0" w:type="dxa"/>
              <w:left w:w="108" w:type="dxa"/>
              <w:bottom w:w="0" w:type="dxa"/>
              <w:right w:w="108" w:type="dxa"/>
            </w:tcMar>
          </w:tcPr>
          <w:p w14:paraId="000002A9"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BUFR Master Table</w:t>
            </w:r>
          </w:p>
        </w:tc>
        <w:tc>
          <w:tcPr>
            <w:tcW w:w="2545" w:type="dxa"/>
            <w:shd w:val="clear" w:color="auto" w:fill="E0E0E0"/>
            <w:tcMar>
              <w:top w:w="0" w:type="dxa"/>
              <w:left w:w="108" w:type="dxa"/>
              <w:bottom w:w="0" w:type="dxa"/>
              <w:right w:w="108" w:type="dxa"/>
            </w:tcMar>
          </w:tcPr>
          <w:p w14:paraId="000002AA"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 (Meteorology)</w:t>
            </w:r>
          </w:p>
        </w:tc>
      </w:tr>
      <w:tr w:rsidR="00191D38" w14:paraId="701B1DB8" w14:textId="77777777">
        <w:tc>
          <w:tcPr>
            <w:tcW w:w="1097" w:type="dxa"/>
            <w:shd w:val="clear" w:color="auto" w:fill="F3F3F3"/>
            <w:tcMar>
              <w:top w:w="0" w:type="dxa"/>
              <w:left w:w="108" w:type="dxa"/>
              <w:bottom w:w="0" w:type="dxa"/>
              <w:right w:w="108" w:type="dxa"/>
            </w:tcMar>
          </w:tcPr>
          <w:p w14:paraId="000002AB"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5–6</w:t>
            </w:r>
          </w:p>
        </w:tc>
        <w:tc>
          <w:tcPr>
            <w:tcW w:w="5430" w:type="dxa"/>
            <w:shd w:val="clear" w:color="auto" w:fill="F3F3F3"/>
            <w:tcMar>
              <w:top w:w="0" w:type="dxa"/>
              <w:left w:w="108" w:type="dxa"/>
              <w:bottom w:w="0" w:type="dxa"/>
              <w:right w:w="108" w:type="dxa"/>
            </w:tcMar>
          </w:tcPr>
          <w:p w14:paraId="000002AC"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 xml:space="preserve">Identification of Originating/Generating Centre </w:t>
            </w:r>
            <w:r>
              <w:rPr>
                <w:rFonts w:ascii="Arial" w:eastAsia="Arial" w:hAnsi="Arial" w:cs="Arial"/>
                <w:sz w:val="16"/>
                <w:szCs w:val="16"/>
              </w:rPr>
              <w:br/>
              <w:t>(CCT C-1 or C-11)</w:t>
            </w:r>
          </w:p>
        </w:tc>
        <w:tc>
          <w:tcPr>
            <w:tcW w:w="2545" w:type="dxa"/>
            <w:shd w:val="clear" w:color="auto" w:fill="F3F3F3"/>
            <w:tcMar>
              <w:top w:w="0" w:type="dxa"/>
              <w:left w:w="108" w:type="dxa"/>
              <w:bottom w:w="0" w:type="dxa"/>
              <w:right w:w="108" w:type="dxa"/>
            </w:tcMar>
          </w:tcPr>
          <w:p w14:paraId="000002AD"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e.g.</w:t>
            </w:r>
          </w:p>
          <w:p w14:paraId="000002A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094 – DMI</w:t>
            </w:r>
          </w:p>
          <w:p w14:paraId="000002A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254 - EUMETSAT</w:t>
            </w:r>
          </w:p>
          <w:p w14:paraId="000002B0"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For more detail see table 7</w:t>
            </w:r>
          </w:p>
        </w:tc>
      </w:tr>
      <w:tr w:rsidR="00191D38" w14:paraId="5B50190C" w14:textId="77777777">
        <w:tc>
          <w:tcPr>
            <w:tcW w:w="1097" w:type="dxa"/>
            <w:shd w:val="clear" w:color="auto" w:fill="E0E0E0"/>
            <w:tcMar>
              <w:top w:w="0" w:type="dxa"/>
              <w:left w:w="108" w:type="dxa"/>
              <w:bottom w:w="0" w:type="dxa"/>
              <w:right w:w="108" w:type="dxa"/>
            </w:tcMar>
          </w:tcPr>
          <w:p w14:paraId="000002B1"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commentRangeStart w:id="34"/>
            <w:r>
              <w:rPr>
                <w:rFonts w:ascii="Arial" w:eastAsia="Arial" w:hAnsi="Arial" w:cs="Arial"/>
                <w:sz w:val="16"/>
                <w:szCs w:val="16"/>
              </w:rPr>
              <w:t>7–8</w:t>
            </w:r>
          </w:p>
        </w:tc>
        <w:tc>
          <w:tcPr>
            <w:tcW w:w="5430" w:type="dxa"/>
            <w:shd w:val="clear" w:color="auto" w:fill="E0E0E0"/>
            <w:tcMar>
              <w:top w:w="0" w:type="dxa"/>
              <w:left w:w="108" w:type="dxa"/>
              <w:bottom w:w="0" w:type="dxa"/>
              <w:right w:w="108" w:type="dxa"/>
            </w:tcMar>
          </w:tcPr>
          <w:p w14:paraId="000002B2"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Centre Originating/Generating Sub-Centre (CCT C-12)</w:t>
            </w:r>
          </w:p>
        </w:tc>
        <w:tc>
          <w:tcPr>
            <w:tcW w:w="2545" w:type="dxa"/>
            <w:shd w:val="clear" w:color="auto" w:fill="E0E0E0"/>
            <w:tcMar>
              <w:top w:w="0" w:type="dxa"/>
              <w:left w:w="108" w:type="dxa"/>
              <w:bottom w:w="0" w:type="dxa"/>
              <w:right w:w="108" w:type="dxa"/>
            </w:tcMar>
          </w:tcPr>
          <w:p w14:paraId="000002B3"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See separate document</w:t>
            </w:r>
            <w:commentRangeEnd w:id="34"/>
            <w:r w:rsidR="00B42887">
              <w:rPr>
                <w:rStyle w:val="CommentReference"/>
                <w:rFonts w:ascii="Courier" w:eastAsia="Times New Roman" w:hAnsi="Courier" w:cs="Times New Roman"/>
                <w:color w:val="auto"/>
              </w:rPr>
              <w:commentReference w:id="34"/>
            </w:r>
          </w:p>
        </w:tc>
      </w:tr>
      <w:tr w:rsidR="00191D38" w14:paraId="2ADDCF48" w14:textId="77777777">
        <w:tc>
          <w:tcPr>
            <w:tcW w:w="1097" w:type="dxa"/>
            <w:shd w:val="clear" w:color="auto" w:fill="F3F3F3"/>
            <w:tcMar>
              <w:top w:w="0" w:type="dxa"/>
              <w:left w:w="108" w:type="dxa"/>
              <w:bottom w:w="0" w:type="dxa"/>
              <w:right w:w="108" w:type="dxa"/>
            </w:tcMar>
          </w:tcPr>
          <w:p w14:paraId="000002B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9</w:t>
            </w:r>
          </w:p>
        </w:tc>
        <w:tc>
          <w:tcPr>
            <w:tcW w:w="5430" w:type="dxa"/>
            <w:shd w:val="clear" w:color="auto" w:fill="F3F3F3"/>
            <w:tcMar>
              <w:top w:w="0" w:type="dxa"/>
              <w:left w:w="108" w:type="dxa"/>
              <w:bottom w:w="0" w:type="dxa"/>
              <w:right w:w="108" w:type="dxa"/>
            </w:tcMar>
          </w:tcPr>
          <w:p w14:paraId="000002B5"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Update Sequence Number</w:t>
            </w:r>
          </w:p>
        </w:tc>
        <w:tc>
          <w:tcPr>
            <w:tcW w:w="2545" w:type="dxa"/>
            <w:shd w:val="clear" w:color="auto" w:fill="F3F3F3"/>
            <w:tcMar>
              <w:top w:w="0" w:type="dxa"/>
              <w:left w:w="108" w:type="dxa"/>
              <w:bottom w:w="0" w:type="dxa"/>
              <w:right w:w="108" w:type="dxa"/>
            </w:tcMar>
          </w:tcPr>
          <w:p w14:paraId="000002B6"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w:t>
            </w:r>
          </w:p>
        </w:tc>
      </w:tr>
      <w:tr w:rsidR="00191D38" w14:paraId="1A65C28B" w14:textId="77777777">
        <w:tc>
          <w:tcPr>
            <w:tcW w:w="1097" w:type="dxa"/>
            <w:shd w:val="clear" w:color="auto" w:fill="E0E0E0"/>
            <w:tcMar>
              <w:top w:w="0" w:type="dxa"/>
              <w:left w:w="108" w:type="dxa"/>
              <w:bottom w:w="0" w:type="dxa"/>
              <w:right w:w="108" w:type="dxa"/>
            </w:tcMar>
          </w:tcPr>
          <w:p w14:paraId="000002B7"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10</w:t>
            </w:r>
          </w:p>
        </w:tc>
        <w:tc>
          <w:tcPr>
            <w:tcW w:w="5430" w:type="dxa"/>
            <w:shd w:val="clear" w:color="auto" w:fill="E0E0E0"/>
            <w:tcMar>
              <w:top w:w="0" w:type="dxa"/>
              <w:left w:w="108" w:type="dxa"/>
              <w:bottom w:w="0" w:type="dxa"/>
              <w:right w:w="108" w:type="dxa"/>
            </w:tcMar>
          </w:tcPr>
          <w:p w14:paraId="000002B8"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Optional Section 2 flag</w:t>
            </w:r>
          </w:p>
        </w:tc>
        <w:tc>
          <w:tcPr>
            <w:tcW w:w="2545" w:type="dxa"/>
            <w:shd w:val="clear" w:color="auto" w:fill="E0E0E0"/>
            <w:tcMar>
              <w:top w:w="0" w:type="dxa"/>
              <w:left w:w="108" w:type="dxa"/>
              <w:bottom w:w="0" w:type="dxa"/>
              <w:right w:w="108" w:type="dxa"/>
            </w:tcMar>
          </w:tcPr>
          <w:p w14:paraId="000002B9"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 (no Section 2 present)</w:t>
            </w:r>
          </w:p>
        </w:tc>
      </w:tr>
      <w:tr w:rsidR="00191D38" w14:paraId="4CE5099D" w14:textId="77777777">
        <w:tc>
          <w:tcPr>
            <w:tcW w:w="1097" w:type="dxa"/>
            <w:shd w:val="clear" w:color="auto" w:fill="F3F3F3"/>
            <w:tcMar>
              <w:top w:w="0" w:type="dxa"/>
              <w:left w:w="108" w:type="dxa"/>
              <w:bottom w:w="0" w:type="dxa"/>
              <w:right w:w="108" w:type="dxa"/>
            </w:tcMar>
          </w:tcPr>
          <w:p w14:paraId="000002BA"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11</w:t>
            </w:r>
          </w:p>
        </w:tc>
        <w:tc>
          <w:tcPr>
            <w:tcW w:w="5430" w:type="dxa"/>
            <w:shd w:val="clear" w:color="auto" w:fill="F3F3F3"/>
            <w:tcMar>
              <w:top w:w="0" w:type="dxa"/>
              <w:left w:w="108" w:type="dxa"/>
              <w:bottom w:w="0" w:type="dxa"/>
              <w:right w:w="108" w:type="dxa"/>
            </w:tcMar>
          </w:tcPr>
          <w:p w14:paraId="000002BB"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Data Category (Table A)</w:t>
            </w:r>
          </w:p>
        </w:tc>
        <w:tc>
          <w:tcPr>
            <w:tcW w:w="2545" w:type="dxa"/>
            <w:shd w:val="clear" w:color="auto" w:fill="F3F3F3"/>
            <w:tcMar>
              <w:top w:w="0" w:type="dxa"/>
              <w:left w:w="108" w:type="dxa"/>
              <w:bottom w:w="0" w:type="dxa"/>
              <w:right w:w="108" w:type="dxa"/>
            </w:tcMar>
          </w:tcPr>
          <w:p w14:paraId="000002BC"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3 (vertical sounding–satellite) or</w:t>
            </w:r>
          </w:p>
          <w:p w14:paraId="000002BD" w14:textId="4B4D72DF" w:rsidR="0072533C"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2 (vertical sounding–other)</w:t>
            </w:r>
          </w:p>
        </w:tc>
      </w:tr>
      <w:tr w:rsidR="00191D38" w14:paraId="09AEB1F1" w14:textId="77777777">
        <w:tc>
          <w:tcPr>
            <w:tcW w:w="1097" w:type="dxa"/>
            <w:shd w:val="clear" w:color="auto" w:fill="E6E6E6"/>
            <w:tcMar>
              <w:top w:w="0" w:type="dxa"/>
              <w:left w:w="108" w:type="dxa"/>
              <w:bottom w:w="0" w:type="dxa"/>
              <w:right w:w="108" w:type="dxa"/>
            </w:tcMar>
          </w:tcPr>
          <w:p w14:paraId="000002BE"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12</w:t>
            </w:r>
          </w:p>
        </w:tc>
        <w:tc>
          <w:tcPr>
            <w:tcW w:w="5430" w:type="dxa"/>
            <w:shd w:val="clear" w:color="auto" w:fill="E6E6E6"/>
            <w:tcMar>
              <w:top w:w="0" w:type="dxa"/>
              <w:left w:w="108" w:type="dxa"/>
              <w:bottom w:w="0" w:type="dxa"/>
              <w:right w:w="108" w:type="dxa"/>
            </w:tcMar>
          </w:tcPr>
          <w:p w14:paraId="000002BF"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commentRangeStart w:id="35"/>
            <w:r>
              <w:rPr>
                <w:rFonts w:ascii="Arial" w:eastAsia="Arial" w:hAnsi="Arial" w:cs="Arial"/>
                <w:sz w:val="16"/>
                <w:szCs w:val="16"/>
              </w:rPr>
              <w:t>International Data Sub-Category (CCT C-13)</w:t>
            </w:r>
            <w:commentRangeEnd w:id="35"/>
            <w:r w:rsidR="00363096">
              <w:rPr>
                <w:rStyle w:val="CommentReference"/>
                <w:rFonts w:ascii="Courier" w:eastAsia="Times New Roman" w:hAnsi="Courier" w:cs="Times New Roman"/>
                <w:color w:val="auto"/>
              </w:rPr>
              <w:commentReference w:id="35"/>
            </w:r>
          </w:p>
        </w:tc>
        <w:tc>
          <w:tcPr>
            <w:tcW w:w="2545" w:type="dxa"/>
            <w:shd w:val="clear" w:color="auto" w:fill="E6E6E6"/>
            <w:tcMar>
              <w:top w:w="0" w:type="dxa"/>
              <w:left w:w="108" w:type="dxa"/>
              <w:bottom w:w="0" w:type="dxa"/>
              <w:right w:w="108" w:type="dxa"/>
            </w:tcMar>
          </w:tcPr>
          <w:p w14:paraId="000002C0"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50 (RO)</w:t>
            </w:r>
          </w:p>
        </w:tc>
      </w:tr>
      <w:tr w:rsidR="00191D38" w14:paraId="23CE4CFC" w14:textId="77777777">
        <w:tc>
          <w:tcPr>
            <w:tcW w:w="1097" w:type="dxa"/>
            <w:shd w:val="clear" w:color="auto" w:fill="F3F3F3"/>
            <w:tcMar>
              <w:top w:w="0" w:type="dxa"/>
              <w:left w:w="108" w:type="dxa"/>
              <w:bottom w:w="0" w:type="dxa"/>
              <w:right w:w="108" w:type="dxa"/>
            </w:tcMar>
          </w:tcPr>
          <w:p w14:paraId="000002C1"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13</w:t>
            </w:r>
          </w:p>
        </w:tc>
        <w:tc>
          <w:tcPr>
            <w:tcW w:w="5430" w:type="dxa"/>
            <w:shd w:val="clear" w:color="auto" w:fill="F3F3F3"/>
            <w:tcMar>
              <w:top w:w="0" w:type="dxa"/>
              <w:left w:w="108" w:type="dxa"/>
              <w:bottom w:w="0" w:type="dxa"/>
              <w:right w:w="108" w:type="dxa"/>
            </w:tcMar>
          </w:tcPr>
          <w:p w14:paraId="000002C2"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Local Data Sub-Category (locally defined by Originating Centre)</w:t>
            </w:r>
          </w:p>
        </w:tc>
        <w:tc>
          <w:tcPr>
            <w:tcW w:w="2545" w:type="dxa"/>
            <w:shd w:val="clear" w:color="auto" w:fill="F3F3F3"/>
            <w:tcMar>
              <w:top w:w="0" w:type="dxa"/>
              <w:left w:w="108" w:type="dxa"/>
              <w:bottom w:w="0" w:type="dxa"/>
              <w:right w:w="108" w:type="dxa"/>
            </w:tcMar>
          </w:tcPr>
          <w:p w14:paraId="000002C3"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sdt>
              <w:sdtPr>
                <w:tag w:val="goog_rdk_1"/>
                <w:id w:val="467319206"/>
              </w:sdtPr>
              <w:sdtContent>
                <w:commentRangeStart w:id="36"/>
                <w:commentRangeStart w:id="37"/>
              </w:sdtContent>
            </w:sdt>
            <w:r>
              <w:rPr>
                <w:rFonts w:ascii="Arial" w:eastAsia="Arial" w:hAnsi="Arial" w:cs="Arial"/>
                <w:sz w:val="16"/>
                <w:szCs w:val="16"/>
              </w:rPr>
              <w:t>14 (GNSS)</w:t>
            </w:r>
            <w:commentRangeEnd w:id="36"/>
            <w:r>
              <w:commentReference w:id="36"/>
            </w:r>
            <w:commentRangeEnd w:id="37"/>
            <w:r w:rsidR="000E26A5">
              <w:rPr>
                <w:rStyle w:val="CommentReference"/>
                <w:rFonts w:ascii="Courier" w:eastAsia="Times New Roman" w:hAnsi="Courier" w:cs="Times New Roman"/>
                <w:color w:val="auto"/>
              </w:rPr>
              <w:commentReference w:id="37"/>
            </w:r>
          </w:p>
        </w:tc>
      </w:tr>
      <w:tr w:rsidR="00191D38" w14:paraId="3C6C1951" w14:textId="77777777">
        <w:tc>
          <w:tcPr>
            <w:tcW w:w="1097" w:type="dxa"/>
            <w:shd w:val="clear" w:color="auto" w:fill="E0E0E0"/>
            <w:tcMar>
              <w:top w:w="0" w:type="dxa"/>
              <w:left w:w="108" w:type="dxa"/>
              <w:bottom w:w="0" w:type="dxa"/>
              <w:right w:w="108" w:type="dxa"/>
            </w:tcMar>
          </w:tcPr>
          <w:p w14:paraId="000002C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14</w:t>
            </w:r>
          </w:p>
        </w:tc>
        <w:tc>
          <w:tcPr>
            <w:tcW w:w="5430" w:type="dxa"/>
            <w:shd w:val="clear" w:color="auto" w:fill="E0E0E0"/>
            <w:tcMar>
              <w:top w:w="0" w:type="dxa"/>
              <w:left w:w="108" w:type="dxa"/>
              <w:bottom w:w="0" w:type="dxa"/>
              <w:right w:w="108" w:type="dxa"/>
            </w:tcMar>
          </w:tcPr>
          <w:p w14:paraId="000002C5"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Version Number of Master Table</w:t>
            </w:r>
            <w:r>
              <w:rPr>
                <w:rFonts w:ascii="Arial" w:eastAsia="Arial" w:hAnsi="Arial" w:cs="Arial"/>
                <w:sz w:val="16"/>
                <w:szCs w:val="16"/>
                <w:vertAlign w:val="superscript"/>
              </w:rPr>
              <w:t>9</w:t>
            </w:r>
          </w:p>
        </w:tc>
        <w:tc>
          <w:tcPr>
            <w:tcW w:w="2545" w:type="dxa"/>
            <w:shd w:val="clear" w:color="auto" w:fill="E0E0E0"/>
            <w:tcMar>
              <w:top w:w="0" w:type="dxa"/>
              <w:left w:w="108" w:type="dxa"/>
              <w:bottom w:w="0" w:type="dxa"/>
              <w:right w:w="108" w:type="dxa"/>
            </w:tcMar>
          </w:tcPr>
          <w:p w14:paraId="000002C6"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w:t>
            </w:r>
          </w:p>
        </w:tc>
      </w:tr>
      <w:tr w:rsidR="00191D38" w14:paraId="1A1413FE" w14:textId="77777777">
        <w:tc>
          <w:tcPr>
            <w:tcW w:w="1097" w:type="dxa"/>
            <w:shd w:val="clear" w:color="auto" w:fill="F3F3F3"/>
            <w:tcMar>
              <w:top w:w="0" w:type="dxa"/>
              <w:left w:w="108" w:type="dxa"/>
              <w:bottom w:w="0" w:type="dxa"/>
              <w:right w:w="108" w:type="dxa"/>
            </w:tcMar>
          </w:tcPr>
          <w:p w14:paraId="000002C7"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15</w:t>
            </w:r>
          </w:p>
        </w:tc>
        <w:tc>
          <w:tcPr>
            <w:tcW w:w="5430" w:type="dxa"/>
            <w:shd w:val="clear" w:color="auto" w:fill="F3F3F3"/>
            <w:tcMar>
              <w:top w:w="0" w:type="dxa"/>
              <w:left w:w="108" w:type="dxa"/>
              <w:bottom w:w="0" w:type="dxa"/>
              <w:right w:w="108" w:type="dxa"/>
            </w:tcMar>
          </w:tcPr>
          <w:p w14:paraId="000002C8"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Version Number of Local Table</w:t>
            </w:r>
          </w:p>
        </w:tc>
        <w:tc>
          <w:tcPr>
            <w:tcW w:w="2545" w:type="dxa"/>
            <w:shd w:val="clear" w:color="auto" w:fill="F3F3F3"/>
            <w:tcMar>
              <w:top w:w="0" w:type="dxa"/>
              <w:left w:w="108" w:type="dxa"/>
              <w:bottom w:w="0" w:type="dxa"/>
              <w:right w:w="108" w:type="dxa"/>
            </w:tcMar>
          </w:tcPr>
          <w:p w14:paraId="000002C9"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 (local table not used)</w:t>
            </w:r>
          </w:p>
        </w:tc>
      </w:tr>
      <w:tr w:rsidR="00191D38" w14:paraId="0F4FA967" w14:textId="77777777">
        <w:tc>
          <w:tcPr>
            <w:tcW w:w="1097" w:type="dxa"/>
            <w:shd w:val="clear" w:color="auto" w:fill="E0E0E0"/>
            <w:tcMar>
              <w:top w:w="0" w:type="dxa"/>
              <w:left w:w="108" w:type="dxa"/>
              <w:bottom w:w="0" w:type="dxa"/>
              <w:right w:w="108" w:type="dxa"/>
            </w:tcMar>
          </w:tcPr>
          <w:p w14:paraId="000002CA"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16-17</w:t>
            </w:r>
          </w:p>
        </w:tc>
        <w:tc>
          <w:tcPr>
            <w:tcW w:w="5430" w:type="dxa"/>
            <w:shd w:val="clear" w:color="auto" w:fill="E0E0E0"/>
            <w:tcMar>
              <w:top w:w="0" w:type="dxa"/>
              <w:left w:w="108" w:type="dxa"/>
              <w:bottom w:w="0" w:type="dxa"/>
              <w:right w:w="108" w:type="dxa"/>
            </w:tcMar>
          </w:tcPr>
          <w:p w14:paraId="000002CB"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Year (4-digit) ‘most typical for BUFR message content’</w:t>
            </w:r>
          </w:p>
        </w:tc>
        <w:tc>
          <w:tcPr>
            <w:tcW w:w="2545" w:type="dxa"/>
            <w:shd w:val="clear" w:color="auto" w:fill="E0E0E0"/>
            <w:tcMar>
              <w:top w:w="0" w:type="dxa"/>
              <w:left w:w="108" w:type="dxa"/>
              <w:bottom w:w="0" w:type="dxa"/>
              <w:right w:w="108" w:type="dxa"/>
            </w:tcMar>
          </w:tcPr>
          <w:p w14:paraId="000002CC"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Year of profile</w:t>
            </w:r>
          </w:p>
        </w:tc>
      </w:tr>
      <w:tr w:rsidR="00191D38" w14:paraId="7E229BBF" w14:textId="77777777">
        <w:tc>
          <w:tcPr>
            <w:tcW w:w="1097" w:type="dxa"/>
            <w:shd w:val="clear" w:color="auto" w:fill="F3F3F3"/>
            <w:tcMar>
              <w:top w:w="0" w:type="dxa"/>
              <w:left w:w="108" w:type="dxa"/>
              <w:bottom w:w="0" w:type="dxa"/>
              <w:right w:w="108" w:type="dxa"/>
            </w:tcMar>
          </w:tcPr>
          <w:p w14:paraId="000002CD"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18-22</w:t>
            </w:r>
          </w:p>
        </w:tc>
        <w:tc>
          <w:tcPr>
            <w:tcW w:w="5430" w:type="dxa"/>
            <w:shd w:val="clear" w:color="auto" w:fill="F3F3F3"/>
            <w:tcMar>
              <w:top w:w="0" w:type="dxa"/>
              <w:left w:w="108" w:type="dxa"/>
              <w:bottom w:w="0" w:type="dxa"/>
              <w:right w:w="108" w:type="dxa"/>
            </w:tcMar>
          </w:tcPr>
          <w:p w14:paraId="000002CE"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Month, Day, Hour, Minute and Second ‘most typical for BUFR message content</w:t>
            </w:r>
          </w:p>
        </w:tc>
        <w:tc>
          <w:tcPr>
            <w:tcW w:w="2545" w:type="dxa"/>
            <w:shd w:val="clear" w:color="auto" w:fill="F3F3F3"/>
            <w:tcMar>
              <w:top w:w="0" w:type="dxa"/>
              <w:left w:w="108" w:type="dxa"/>
              <w:bottom w:w="0" w:type="dxa"/>
              <w:right w:w="108" w:type="dxa"/>
            </w:tcMar>
          </w:tcPr>
          <w:p w14:paraId="000002CF"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Date/Time of profile</w:t>
            </w:r>
          </w:p>
        </w:tc>
      </w:tr>
    </w:tbl>
    <w:p w14:paraId="000002D0" w14:textId="77777777" w:rsidR="00191D38" w:rsidRDefault="00000000">
      <w:pPr>
        <w:pStyle w:val="Heading2"/>
        <w:numPr>
          <w:ilvl w:val="1"/>
          <w:numId w:val="15"/>
        </w:numPr>
      </w:pPr>
      <w:bookmarkStart w:id="38" w:name="_heading=h.147n2zr" w:colFirst="0" w:colLast="0"/>
      <w:bookmarkEnd w:id="38"/>
      <w:r>
        <w:t>BUFR Section 2 (Optional Data)</w:t>
      </w:r>
    </w:p>
    <w:p w14:paraId="000002D1"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This section is not used for RO, and is not present in the BUFR messages.</w:t>
      </w:r>
    </w:p>
    <w:p w14:paraId="000002D2"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p w14:paraId="000002D3" w14:textId="77777777" w:rsidR="00191D38" w:rsidRDefault="00000000">
      <w:pPr>
        <w:pStyle w:val="Heading2"/>
        <w:numPr>
          <w:ilvl w:val="1"/>
          <w:numId w:val="15"/>
        </w:numPr>
      </w:pPr>
      <w:bookmarkStart w:id="39" w:name="_heading=h.3o7alnk" w:colFirst="0" w:colLast="0"/>
      <w:bookmarkEnd w:id="39"/>
      <w:r>
        <w:t>BUFR Section 3 (Data Description)</w:t>
      </w:r>
    </w:p>
    <w:p w14:paraId="000002D4"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This section contains the number of data sets (observations) encoded in Section 4 and flags indicating whether the data is ‘observed’ (</w:t>
      </w:r>
      <w:r>
        <w:rPr>
          <w:rFonts w:ascii="Arial" w:eastAsia="Arial" w:hAnsi="Arial" w:cs="Arial"/>
          <w:i/>
        </w:rPr>
        <w:t>yes</w:t>
      </w:r>
      <w:r>
        <w:rPr>
          <w:rFonts w:ascii="Arial" w:eastAsia="Arial" w:hAnsi="Arial" w:cs="Arial"/>
        </w:rPr>
        <w:t xml:space="preserve">) and whether they are encoded with compression or not. This section also contains the single Table D descriptor </w:t>
      </w:r>
      <w:r>
        <w:rPr>
          <w:rFonts w:ascii="Courier New" w:eastAsia="Courier New" w:hAnsi="Courier New" w:cs="Courier New"/>
          <w:b/>
          <w:color w:val="3366FF"/>
        </w:rPr>
        <w:t>3 10 026</w:t>
      </w:r>
      <w:r>
        <w:rPr>
          <w:rFonts w:ascii="Arial" w:eastAsia="Arial" w:hAnsi="Arial" w:cs="Arial"/>
        </w:rPr>
        <w:t>, this being the master sequence descriptor for the RO data in BUFR Section 4. This is illustrated in Table 4.</w:t>
      </w:r>
    </w:p>
    <w:p w14:paraId="000002D5"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D6"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D7"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40" w:name="_heading=h.23ckvvd" w:colFirst="0" w:colLast="0"/>
      <w:bookmarkEnd w:id="40"/>
      <w:r>
        <w:rPr>
          <w:rFonts w:ascii="Arial" w:eastAsia="Arial" w:hAnsi="Arial" w:cs="Arial"/>
          <w:b/>
          <w:i/>
        </w:rPr>
        <w:t>Table 4. BUFR Section 3 (Data Description)</w:t>
      </w:r>
    </w:p>
    <w:tbl>
      <w:tblPr>
        <w:tblStyle w:val="a9"/>
        <w:tblW w:w="9072" w:type="dxa"/>
        <w:tblLayout w:type="fixed"/>
        <w:tblLook w:val="0000" w:firstRow="0" w:lastRow="0" w:firstColumn="0" w:lastColumn="0" w:noHBand="0" w:noVBand="0"/>
      </w:tblPr>
      <w:tblGrid>
        <w:gridCol w:w="1098"/>
        <w:gridCol w:w="5281"/>
        <w:gridCol w:w="2693"/>
      </w:tblGrid>
      <w:tr w:rsidR="00191D38" w14:paraId="10BDEB98" w14:textId="77777777">
        <w:tc>
          <w:tcPr>
            <w:tcW w:w="1098" w:type="dxa"/>
            <w:shd w:val="clear" w:color="auto" w:fill="94BD5E"/>
            <w:tcMar>
              <w:top w:w="0" w:type="dxa"/>
              <w:left w:w="108" w:type="dxa"/>
              <w:bottom w:w="0" w:type="dxa"/>
              <w:right w:w="108" w:type="dxa"/>
            </w:tcMar>
            <w:vAlign w:val="center"/>
          </w:tcPr>
          <w:p w14:paraId="000002D8"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Octet number</w:t>
            </w:r>
          </w:p>
        </w:tc>
        <w:tc>
          <w:tcPr>
            <w:tcW w:w="5281" w:type="dxa"/>
            <w:shd w:val="clear" w:color="auto" w:fill="94BD5E"/>
            <w:tcMar>
              <w:top w:w="0" w:type="dxa"/>
              <w:left w:w="108" w:type="dxa"/>
              <w:bottom w:w="0" w:type="dxa"/>
              <w:right w:w="108" w:type="dxa"/>
            </w:tcMar>
            <w:vAlign w:val="center"/>
          </w:tcPr>
          <w:p w14:paraId="000002D9"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Contents</w:t>
            </w:r>
          </w:p>
        </w:tc>
        <w:tc>
          <w:tcPr>
            <w:tcW w:w="2693" w:type="dxa"/>
            <w:shd w:val="clear" w:color="auto" w:fill="94BD5E"/>
            <w:tcMar>
              <w:top w:w="0" w:type="dxa"/>
              <w:left w:w="108" w:type="dxa"/>
              <w:bottom w:w="0" w:type="dxa"/>
              <w:right w:w="108" w:type="dxa"/>
            </w:tcMar>
            <w:vAlign w:val="center"/>
          </w:tcPr>
          <w:p w14:paraId="000002DA"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Value for RO</w:t>
            </w:r>
          </w:p>
        </w:tc>
      </w:tr>
      <w:tr w:rsidR="00191D38" w14:paraId="6EC5B0AD" w14:textId="77777777">
        <w:tc>
          <w:tcPr>
            <w:tcW w:w="1098" w:type="dxa"/>
            <w:shd w:val="clear" w:color="auto" w:fill="F3F3F3"/>
            <w:tcMar>
              <w:top w:w="0" w:type="dxa"/>
              <w:left w:w="108" w:type="dxa"/>
              <w:bottom w:w="0" w:type="dxa"/>
              <w:right w:w="108" w:type="dxa"/>
            </w:tcMar>
          </w:tcPr>
          <w:p w14:paraId="000002DB"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1–3</w:t>
            </w:r>
          </w:p>
        </w:tc>
        <w:tc>
          <w:tcPr>
            <w:tcW w:w="5281" w:type="dxa"/>
            <w:shd w:val="clear" w:color="auto" w:fill="F3F3F3"/>
            <w:tcMar>
              <w:top w:w="0" w:type="dxa"/>
              <w:left w:w="108" w:type="dxa"/>
              <w:bottom w:w="0" w:type="dxa"/>
              <w:right w:w="108" w:type="dxa"/>
            </w:tcMar>
          </w:tcPr>
          <w:p w14:paraId="000002DC"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Length of Section 3  (octets)</w:t>
            </w:r>
          </w:p>
        </w:tc>
        <w:tc>
          <w:tcPr>
            <w:tcW w:w="2693" w:type="dxa"/>
            <w:shd w:val="clear" w:color="auto" w:fill="F3F3F3"/>
            <w:tcMar>
              <w:top w:w="0" w:type="dxa"/>
              <w:left w:w="108" w:type="dxa"/>
              <w:bottom w:w="0" w:type="dxa"/>
              <w:right w:w="108" w:type="dxa"/>
            </w:tcMar>
          </w:tcPr>
          <w:p w14:paraId="000002DD" w14:textId="77777777" w:rsidR="00191D38" w:rsidRDefault="00000000">
            <w:pPr>
              <w:widowControl/>
              <w:pBdr>
                <w:top w:val="nil"/>
                <w:left w:val="nil"/>
                <w:bottom w:val="nil"/>
                <w:right w:val="nil"/>
                <w:between w:val="nil"/>
              </w:pBdr>
              <w:spacing w:before="40" w:after="40" w:line="240" w:lineRule="auto"/>
              <w:jc w:val="both"/>
              <w:rPr>
                <w:rFonts w:ascii="Times New Roman" w:eastAsia="Times New Roman" w:hAnsi="Times New Roman" w:cs="Times New Roman"/>
                <w:i/>
                <w:sz w:val="24"/>
                <w:szCs w:val="24"/>
              </w:rPr>
            </w:pPr>
            <w:r>
              <w:rPr>
                <w:rFonts w:ascii="Arial" w:eastAsia="Arial" w:hAnsi="Arial" w:cs="Arial"/>
                <w:sz w:val="16"/>
                <w:szCs w:val="16"/>
              </w:rPr>
              <w:t>9 or 10</w:t>
            </w:r>
            <w:r>
              <w:rPr>
                <w:rFonts w:ascii="Arial" w:eastAsia="Arial" w:hAnsi="Arial" w:cs="Arial"/>
                <w:i/>
                <w:sz w:val="16"/>
                <w:szCs w:val="16"/>
                <w:vertAlign w:val="superscript"/>
              </w:rPr>
              <w:footnoteReference w:id="9"/>
            </w:r>
          </w:p>
        </w:tc>
      </w:tr>
      <w:tr w:rsidR="00191D38" w14:paraId="3117BE55" w14:textId="77777777">
        <w:tc>
          <w:tcPr>
            <w:tcW w:w="1098" w:type="dxa"/>
            <w:shd w:val="clear" w:color="auto" w:fill="E0E0E0"/>
            <w:tcMar>
              <w:top w:w="0" w:type="dxa"/>
              <w:left w:w="108" w:type="dxa"/>
              <w:bottom w:w="0" w:type="dxa"/>
              <w:right w:w="108" w:type="dxa"/>
            </w:tcMar>
          </w:tcPr>
          <w:p w14:paraId="000002DE"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4</w:t>
            </w:r>
          </w:p>
        </w:tc>
        <w:tc>
          <w:tcPr>
            <w:tcW w:w="5281" w:type="dxa"/>
            <w:shd w:val="clear" w:color="auto" w:fill="E0E0E0"/>
            <w:tcMar>
              <w:top w:w="0" w:type="dxa"/>
              <w:left w:w="108" w:type="dxa"/>
              <w:bottom w:w="0" w:type="dxa"/>
              <w:right w:w="108" w:type="dxa"/>
            </w:tcMar>
          </w:tcPr>
          <w:p w14:paraId="000002DF"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Reserved</w:t>
            </w:r>
          </w:p>
        </w:tc>
        <w:tc>
          <w:tcPr>
            <w:tcW w:w="2693" w:type="dxa"/>
            <w:shd w:val="clear" w:color="auto" w:fill="E0E0E0"/>
            <w:tcMar>
              <w:top w:w="0" w:type="dxa"/>
              <w:left w:w="108" w:type="dxa"/>
              <w:bottom w:w="0" w:type="dxa"/>
              <w:right w:w="108" w:type="dxa"/>
            </w:tcMar>
          </w:tcPr>
          <w:p w14:paraId="000002E0"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w:t>
            </w:r>
          </w:p>
        </w:tc>
      </w:tr>
      <w:tr w:rsidR="00191D38" w14:paraId="76ED827D" w14:textId="77777777">
        <w:tc>
          <w:tcPr>
            <w:tcW w:w="1098" w:type="dxa"/>
            <w:shd w:val="clear" w:color="auto" w:fill="F3F3F3"/>
            <w:tcMar>
              <w:top w:w="0" w:type="dxa"/>
              <w:left w:w="108" w:type="dxa"/>
              <w:bottom w:w="0" w:type="dxa"/>
              <w:right w:w="108" w:type="dxa"/>
            </w:tcMar>
          </w:tcPr>
          <w:p w14:paraId="000002E1"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5–6</w:t>
            </w:r>
          </w:p>
        </w:tc>
        <w:tc>
          <w:tcPr>
            <w:tcW w:w="5281" w:type="dxa"/>
            <w:shd w:val="clear" w:color="auto" w:fill="F3F3F3"/>
            <w:tcMar>
              <w:top w:w="0" w:type="dxa"/>
              <w:left w:w="108" w:type="dxa"/>
              <w:bottom w:w="0" w:type="dxa"/>
              <w:right w:w="108" w:type="dxa"/>
            </w:tcMar>
          </w:tcPr>
          <w:p w14:paraId="000002E2"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Number of datasets (observations)</w:t>
            </w:r>
          </w:p>
        </w:tc>
        <w:tc>
          <w:tcPr>
            <w:tcW w:w="2693" w:type="dxa"/>
            <w:shd w:val="clear" w:color="auto" w:fill="F3F3F3"/>
            <w:tcMar>
              <w:top w:w="0" w:type="dxa"/>
              <w:left w:w="108" w:type="dxa"/>
              <w:bottom w:w="0" w:type="dxa"/>
              <w:right w:w="108" w:type="dxa"/>
            </w:tcMar>
          </w:tcPr>
          <w:p w14:paraId="000002E3"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Integer &gt; 0</w:t>
            </w:r>
          </w:p>
        </w:tc>
      </w:tr>
      <w:tr w:rsidR="00191D38" w14:paraId="7578D5C4" w14:textId="77777777">
        <w:tc>
          <w:tcPr>
            <w:tcW w:w="1098" w:type="dxa"/>
            <w:shd w:val="clear" w:color="auto" w:fill="E0E0E0"/>
            <w:tcMar>
              <w:top w:w="0" w:type="dxa"/>
              <w:left w:w="108" w:type="dxa"/>
              <w:bottom w:w="0" w:type="dxa"/>
              <w:right w:w="108" w:type="dxa"/>
            </w:tcMar>
          </w:tcPr>
          <w:p w14:paraId="000002E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7</w:t>
            </w:r>
          </w:p>
        </w:tc>
        <w:tc>
          <w:tcPr>
            <w:tcW w:w="5281" w:type="dxa"/>
            <w:shd w:val="clear" w:color="auto" w:fill="E0E0E0"/>
            <w:tcMar>
              <w:top w:w="0" w:type="dxa"/>
              <w:left w:w="108" w:type="dxa"/>
              <w:bottom w:w="0" w:type="dxa"/>
              <w:right w:w="108" w:type="dxa"/>
            </w:tcMar>
          </w:tcPr>
          <w:p w14:paraId="000002E5"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Section 4 Data flags:</w:t>
            </w:r>
          </w:p>
          <w:p w14:paraId="000002E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Bit 1 = 1 for Observed data, 0 for Other data</w:t>
            </w:r>
          </w:p>
          <w:p w14:paraId="000002E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lastRenderedPageBreak/>
              <w:t>Bit 2 = 1 for Compressed, 0 for Uncompressed</w:t>
            </w:r>
          </w:p>
          <w:p w14:paraId="000002E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Bits 3–8: Reserved (set to 0)</w:t>
            </w:r>
          </w:p>
        </w:tc>
        <w:tc>
          <w:tcPr>
            <w:tcW w:w="2693" w:type="dxa"/>
            <w:shd w:val="clear" w:color="auto" w:fill="E0E0E0"/>
            <w:tcMar>
              <w:top w:w="0" w:type="dxa"/>
              <w:left w:w="108" w:type="dxa"/>
              <w:bottom w:w="0" w:type="dxa"/>
              <w:right w:w="108" w:type="dxa"/>
            </w:tcMar>
          </w:tcPr>
          <w:p w14:paraId="000002E9"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lastRenderedPageBreak/>
              <w:t>128 (Observed, Uncompressed) or</w:t>
            </w:r>
          </w:p>
          <w:p w14:paraId="000002EA" w14:textId="4FFF6691"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customXmlInsRangeStart w:id="41" w:author="Stig Syndergaard" w:date="2024-07-15T15:44:00Z"/>
            <w:sdt>
              <w:sdtPr>
                <w:tag w:val="goog_rdk_2"/>
                <w:id w:val="560449590"/>
              </w:sdtPr>
              <w:sdtContent>
                <w:customXmlInsRangeEnd w:id="41"/>
                <w:customXmlInsRangeStart w:id="42" w:author="Stig Syndergaard" w:date="2024-07-15T15:44:00Z"/>
              </w:sdtContent>
            </w:sdt>
            <w:customXmlInsRangeEnd w:id="42"/>
            <w:ins w:id="43" w:author="Stig Syndergaard" w:date="2024-07-15T15:44:00Z">
              <w:r w:rsidR="00926AB6">
                <w:rPr>
                  <w:rFonts w:ascii="Arial" w:eastAsia="Arial" w:hAnsi="Arial" w:cs="Arial"/>
                  <w:sz w:val="16"/>
                  <w:szCs w:val="16"/>
                </w:rPr>
                <w:t>192 (Observed, Compressed)</w:t>
              </w:r>
            </w:ins>
          </w:p>
        </w:tc>
      </w:tr>
      <w:tr w:rsidR="00191D38" w14:paraId="49ABF4E6" w14:textId="77777777">
        <w:tc>
          <w:tcPr>
            <w:tcW w:w="1098" w:type="dxa"/>
            <w:shd w:val="clear" w:color="auto" w:fill="F3F3F3"/>
            <w:tcMar>
              <w:top w:w="0" w:type="dxa"/>
              <w:left w:w="108" w:type="dxa"/>
              <w:bottom w:w="0" w:type="dxa"/>
              <w:right w:w="108" w:type="dxa"/>
            </w:tcMar>
          </w:tcPr>
          <w:p w14:paraId="000002EB"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8–9</w:t>
            </w:r>
          </w:p>
          <w:p w14:paraId="000002E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[10–]</w:t>
            </w:r>
          </w:p>
        </w:tc>
        <w:tc>
          <w:tcPr>
            <w:tcW w:w="5281" w:type="dxa"/>
            <w:shd w:val="clear" w:color="auto" w:fill="F3F3F3"/>
            <w:tcMar>
              <w:top w:w="0" w:type="dxa"/>
              <w:left w:w="108" w:type="dxa"/>
              <w:bottom w:w="0" w:type="dxa"/>
              <w:right w:w="108" w:type="dxa"/>
            </w:tcMar>
          </w:tcPr>
          <w:p w14:paraId="000002ED" w14:textId="77777777" w:rsidR="00191D38" w:rsidRDefault="00000000">
            <w:pPr>
              <w:widowControl/>
              <w:pBdr>
                <w:top w:val="nil"/>
                <w:left w:val="nil"/>
                <w:bottom w:val="nil"/>
                <w:right w:val="nil"/>
                <w:between w:val="nil"/>
              </w:pBdr>
              <w:spacing w:line="240" w:lineRule="auto"/>
              <w:rPr>
                <w:rFonts w:ascii="Arial" w:eastAsia="Arial" w:hAnsi="Arial" w:cs="Arial"/>
                <w:sz w:val="24"/>
                <w:szCs w:val="24"/>
              </w:rPr>
            </w:pPr>
            <w:r>
              <w:rPr>
                <w:rFonts w:ascii="Arial" w:eastAsia="Arial" w:hAnsi="Arial" w:cs="Arial"/>
                <w:sz w:val="16"/>
                <w:szCs w:val="16"/>
              </w:rPr>
              <w:t>Descriptor</w:t>
            </w:r>
            <w:r>
              <w:rPr>
                <w:rFonts w:ascii="Arial" w:eastAsia="Arial" w:hAnsi="Arial" w:cs="Arial"/>
                <w:sz w:val="16"/>
                <w:szCs w:val="16"/>
              </w:rPr>
              <w:br/>
            </w:r>
            <w:r>
              <w:rPr>
                <w:rFonts w:ascii="Arial" w:eastAsia="Arial" w:hAnsi="Arial" w:cs="Arial"/>
                <w:i/>
                <w:sz w:val="16"/>
                <w:szCs w:val="16"/>
              </w:rPr>
              <w:t>Repeat 2-octets per descriptor</w:t>
            </w:r>
            <w:r>
              <w:rPr>
                <w:rFonts w:ascii="Arial" w:eastAsia="Arial" w:hAnsi="Arial" w:cs="Arial"/>
                <w:i/>
                <w:sz w:val="16"/>
                <w:szCs w:val="16"/>
              </w:rPr>
              <w:br/>
            </w:r>
            <w:r>
              <w:rPr>
                <w:rFonts w:ascii="Arial" w:eastAsia="Arial" w:hAnsi="Arial" w:cs="Arial"/>
                <w:sz w:val="16"/>
                <w:szCs w:val="16"/>
              </w:rPr>
              <w:t>Total number of descriptors = (Section length - 7) / 2</w:t>
            </w:r>
          </w:p>
        </w:tc>
        <w:tc>
          <w:tcPr>
            <w:tcW w:w="2693" w:type="dxa"/>
            <w:shd w:val="clear" w:color="auto" w:fill="F3F3F3"/>
            <w:tcMar>
              <w:top w:w="0" w:type="dxa"/>
              <w:left w:w="108" w:type="dxa"/>
              <w:bottom w:w="0" w:type="dxa"/>
              <w:right w:w="108" w:type="dxa"/>
            </w:tcMar>
          </w:tcPr>
          <w:p w14:paraId="000002EE" w14:textId="295E3F93" w:rsidR="00191D38" w:rsidRDefault="00000000">
            <w:pPr>
              <w:widowControl/>
              <w:pBdr>
                <w:top w:val="nil"/>
                <w:left w:val="nil"/>
                <w:bottom w:val="nil"/>
                <w:right w:val="nil"/>
                <w:between w:val="nil"/>
              </w:pBdr>
              <w:spacing w:before="40" w:after="40" w:line="240" w:lineRule="auto"/>
              <w:jc w:val="both"/>
              <w:rPr>
                <w:rFonts w:ascii="Arial" w:eastAsia="Arial" w:hAnsi="Arial" w:cs="Arial"/>
                <w:i/>
                <w:sz w:val="24"/>
                <w:szCs w:val="24"/>
              </w:rPr>
            </w:pPr>
            <w:sdt>
              <w:sdtPr>
                <w:tag w:val="goog_rdk_3"/>
                <w:id w:val="1868184364"/>
              </w:sdtPr>
              <w:sdtContent/>
            </w:sdt>
            <w:sdt>
              <w:sdtPr>
                <w:tag w:val="goog_rdk_4"/>
                <w:id w:val="1186485590"/>
              </w:sdtPr>
              <w:sdtContent/>
            </w:sdt>
            <w:ins w:id="44" w:author="Stig Syndergaard" w:date="2024-07-15T15:45:00Z">
              <w:r w:rsidR="00926AB6" w:rsidRPr="00926AB6">
                <w:rPr>
                  <w:rFonts w:ascii="Arial" w:eastAsia="Arial" w:hAnsi="Arial" w:cs="Arial"/>
                  <w:b/>
                  <w:bCs/>
                  <w:sz w:val="16"/>
                  <w:szCs w:val="16"/>
                </w:rPr>
                <w:t>New</w:t>
              </w:r>
              <w:r w:rsidR="00926AB6">
                <w:rPr>
                  <w:rFonts w:ascii="Arial" w:eastAsia="Arial" w:hAnsi="Arial" w:cs="Arial"/>
                  <w:sz w:val="16"/>
                  <w:szCs w:val="16"/>
                </w:rPr>
                <w:t xml:space="preserve"> </w:t>
              </w:r>
            </w:ins>
            <w:r>
              <w:rPr>
                <w:rFonts w:ascii="Arial" w:eastAsia="Arial" w:hAnsi="Arial" w:cs="Arial"/>
                <w:sz w:val="16"/>
                <w:szCs w:val="16"/>
              </w:rPr>
              <w:t>(</w:t>
            </w:r>
            <w:r>
              <w:rPr>
                <w:rFonts w:ascii="Arial" w:eastAsia="Arial" w:hAnsi="Arial" w:cs="Arial"/>
                <w:b/>
                <w:color w:val="3366FF"/>
                <w:sz w:val="16"/>
                <w:szCs w:val="16"/>
              </w:rPr>
              <w:t>3 </w:t>
            </w:r>
            <w:r>
              <w:rPr>
                <w:rFonts w:ascii="Arial" w:eastAsia="Arial" w:hAnsi="Arial" w:cs="Arial"/>
                <w:sz w:val="16"/>
                <w:szCs w:val="16"/>
              </w:rPr>
              <w:t>x 16384 +</w:t>
            </w:r>
            <w:r>
              <w:rPr>
                <w:rFonts w:ascii="Arial" w:eastAsia="Arial" w:hAnsi="Arial" w:cs="Arial"/>
                <w:color w:val="3366FF"/>
                <w:sz w:val="16"/>
                <w:szCs w:val="16"/>
              </w:rPr>
              <w:t> </w:t>
            </w:r>
            <w:r>
              <w:rPr>
                <w:rFonts w:ascii="Arial" w:eastAsia="Arial" w:hAnsi="Arial" w:cs="Arial"/>
                <w:b/>
                <w:color w:val="3366FF"/>
                <w:sz w:val="16"/>
                <w:szCs w:val="16"/>
              </w:rPr>
              <w:t>10 </w:t>
            </w:r>
            <w:r>
              <w:rPr>
                <w:rFonts w:ascii="Arial" w:eastAsia="Arial" w:hAnsi="Arial" w:cs="Arial"/>
                <w:sz w:val="16"/>
                <w:szCs w:val="16"/>
              </w:rPr>
              <w:t>x 256 +</w:t>
            </w:r>
            <w:r>
              <w:rPr>
                <w:rFonts w:ascii="Arial" w:eastAsia="Arial" w:hAnsi="Arial" w:cs="Arial"/>
                <w:color w:val="3366FF"/>
                <w:sz w:val="16"/>
                <w:szCs w:val="16"/>
              </w:rPr>
              <w:t> </w:t>
            </w:r>
            <w:ins w:id="45" w:author="Stig Syndergaard" w:date="2024-07-15T15:45:00Z">
              <w:r w:rsidR="00926AB6">
                <w:rPr>
                  <w:rFonts w:ascii="Arial" w:eastAsia="Arial" w:hAnsi="Arial" w:cs="Arial"/>
                  <w:b/>
                  <w:color w:val="3366FF"/>
                  <w:sz w:val="16"/>
                  <w:szCs w:val="16"/>
                </w:rPr>
                <w:t>YYY</w:t>
              </w:r>
            </w:ins>
            <w:r>
              <w:rPr>
                <w:rFonts w:ascii="Arial" w:eastAsia="Arial" w:hAnsi="Arial" w:cs="Arial"/>
                <w:sz w:val="16"/>
                <w:szCs w:val="16"/>
              </w:rPr>
              <w:t>)</w:t>
            </w:r>
          </w:p>
        </w:tc>
      </w:tr>
      <w:tr w:rsidR="00191D38" w14:paraId="64DF099F" w14:textId="77777777">
        <w:tc>
          <w:tcPr>
            <w:tcW w:w="1098" w:type="dxa"/>
            <w:shd w:val="clear" w:color="auto" w:fill="E0E0E0"/>
            <w:tcMar>
              <w:top w:w="0" w:type="dxa"/>
              <w:left w:w="108" w:type="dxa"/>
              <w:bottom w:w="0" w:type="dxa"/>
              <w:right w:w="108" w:type="dxa"/>
            </w:tcMar>
          </w:tcPr>
          <w:p w14:paraId="000002EF"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[10]</w:t>
            </w:r>
          </w:p>
        </w:tc>
        <w:tc>
          <w:tcPr>
            <w:tcW w:w="5281" w:type="dxa"/>
            <w:shd w:val="clear" w:color="auto" w:fill="E0E0E0"/>
            <w:tcMar>
              <w:top w:w="0" w:type="dxa"/>
              <w:left w:w="108" w:type="dxa"/>
              <w:bottom w:w="0" w:type="dxa"/>
              <w:right w:w="108" w:type="dxa"/>
            </w:tcMar>
          </w:tcPr>
          <w:p w14:paraId="000002F0"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Pad byte (set to 0) – optional for Edition 4</w:t>
            </w:r>
          </w:p>
        </w:tc>
        <w:tc>
          <w:tcPr>
            <w:tcW w:w="2693" w:type="dxa"/>
            <w:shd w:val="clear" w:color="auto" w:fill="E0E0E0"/>
            <w:tcMar>
              <w:top w:w="0" w:type="dxa"/>
              <w:left w:w="108" w:type="dxa"/>
              <w:bottom w:w="0" w:type="dxa"/>
              <w:right w:w="108" w:type="dxa"/>
            </w:tcMar>
          </w:tcPr>
          <w:p w14:paraId="000002F1"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 (if Section length = 10)</w:t>
            </w:r>
          </w:p>
        </w:tc>
      </w:tr>
    </w:tbl>
    <w:p w14:paraId="000002F2"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F3"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F4"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2F5" w14:textId="77777777" w:rsidR="00191D38" w:rsidRDefault="00000000">
      <w:pPr>
        <w:pStyle w:val="Heading2"/>
        <w:numPr>
          <w:ilvl w:val="1"/>
          <w:numId w:val="15"/>
        </w:numPr>
      </w:pPr>
      <w:bookmarkStart w:id="46" w:name="_heading=h.ihv636" w:colFirst="0" w:colLast="0"/>
      <w:bookmarkEnd w:id="46"/>
      <w:r>
        <w:t>BUFR Section 4 (Data Template)</w:t>
      </w:r>
    </w:p>
    <w:p w14:paraId="000002F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i/>
          <w:sz w:val="24"/>
          <w:szCs w:val="24"/>
        </w:rPr>
      </w:pPr>
      <w:bookmarkStart w:id="47" w:name="_heading=h.32hioqz" w:colFirst="0" w:colLast="0"/>
      <w:bookmarkEnd w:id="47"/>
      <w:r>
        <w:rPr>
          <w:rFonts w:ascii="Arial" w:eastAsia="Arial" w:hAnsi="Arial" w:cs="Arial"/>
        </w:rPr>
        <w:t xml:space="preserve">The WMO-approved and published BUFR template sequence definition for RO data is shown in Table 5. This is in the form of the Table D sequence of descriptors and their individual Table B specifications. Entries in </w:t>
      </w:r>
      <w:r>
        <w:rPr>
          <w:rFonts w:ascii="Arial" w:eastAsia="Arial" w:hAnsi="Arial" w:cs="Arial"/>
          <w:b/>
          <w:color w:val="3366FF"/>
        </w:rPr>
        <w:t>bold (blue) text</w:t>
      </w:r>
      <w:r>
        <w:rPr>
          <w:rFonts w:ascii="Arial" w:eastAsia="Arial" w:hAnsi="Arial" w:cs="Arial"/>
        </w:rPr>
        <w:t xml:space="preserve"> denote that a new Table B and/or Code/Flag Table entry was required, or that an existing entry in the relevant Code/Flag Table needed to be extended. These are defined in Table 7, Table 8 and Table 9. Note that the Code/Flag Tables are not necessary for correct decoding of BUFR messages, but are used only when interpreting the decoded data.</w:t>
      </w:r>
    </w:p>
    <w:p w14:paraId="000002F7" w14:textId="77777777" w:rsidR="00191D38" w:rsidRDefault="00000000">
      <w:pPr>
        <w:widowControl/>
        <w:pBdr>
          <w:top w:val="nil"/>
          <w:left w:val="nil"/>
          <w:bottom w:val="nil"/>
          <w:right w:val="nil"/>
          <w:between w:val="nil"/>
        </w:pBdr>
        <w:spacing w:before="120" w:after="120" w:line="240" w:lineRule="auto"/>
        <w:jc w:val="both"/>
        <w:rPr>
          <w:rFonts w:ascii="Times New Roman" w:eastAsia="Times New Roman" w:hAnsi="Times New Roman" w:cs="Times New Roman"/>
          <w:i/>
          <w:sz w:val="24"/>
          <w:szCs w:val="24"/>
        </w:rPr>
      </w:pPr>
      <w:r>
        <w:rPr>
          <w:rFonts w:ascii="Arial" w:eastAsia="Arial" w:hAnsi="Arial" w:cs="Arial"/>
        </w:rPr>
        <w:t xml:space="preserve">The complete RO BUFR master sequence of 82 element, sequence and operator descriptors is assigned to the global section of Table D as descriptor </w:t>
      </w:r>
      <w:r>
        <w:rPr>
          <w:rFonts w:ascii="Courier New" w:eastAsia="Courier New" w:hAnsi="Courier New" w:cs="Courier New"/>
          <w:b/>
          <w:color w:val="3366FF"/>
        </w:rPr>
        <w:t>3 10 026</w:t>
      </w:r>
      <w:r>
        <w:rPr>
          <w:rFonts w:ascii="Arial" w:eastAsia="Arial" w:hAnsi="Arial" w:cs="Arial"/>
        </w:rPr>
        <w:t>. This single sequence descriptor is encoded into Section 3 of the BUFR message.</w:t>
      </w:r>
    </w:p>
    <w:p w14:paraId="000002F8" w14:textId="77777777" w:rsidR="00191D38" w:rsidRDefault="00000000">
      <w:pPr>
        <w:pageBreakBefore/>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48" w:name="_heading=h.1hmsyys" w:colFirst="0" w:colLast="0"/>
      <w:bookmarkEnd w:id="48"/>
      <w:r>
        <w:rPr>
          <w:rFonts w:ascii="Arial" w:eastAsia="Arial" w:hAnsi="Arial" w:cs="Arial"/>
          <w:b/>
          <w:i/>
        </w:rPr>
        <w:lastRenderedPageBreak/>
        <w:t>Table 5. BUFR Section 4 (Data Template)</w:t>
      </w:r>
    </w:p>
    <w:tbl>
      <w:tblPr>
        <w:tblStyle w:val="aa"/>
        <w:tblW w:w="10718" w:type="dxa"/>
        <w:jc w:val="center"/>
        <w:tblLayout w:type="fixed"/>
        <w:tblLook w:val="0000" w:firstRow="0" w:lastRow="0" w:firstColumn="0" w:lastColumn="0" w:noHBand="0" w:noVBand="0"/>
      </w:tblPr>
      <w:tblGrid>
        <w:gridCol w:w="993"/>
        <w:gridCol w:w="2100"/>
        <w:gridCol w:w="1021"/>
        <w:gridCol w:w="856"/>
        <w:gridCol w:w="1274"/>
        <w:gridCol w:w="898"/>
        <w:gridCol w:w="1071"/>
        <w:gridCol w:w="2505"/>
      </w:tblGrid>
      <w:tr w:rsidR="00191D38" w14:paraId="5B811272" w14:textId="77777777" w:rsidTr="003956E5">
        <w:trPr>
          <w:cantSplit/>
          <w:tblHeader/>
          <w:jc w:val="center"/>
        </w:trPr>
        <w:tc>
          <w:tcPr>
            <w:tcW w:w="993" w:type="dxa"/>
            <w:shd w:val="clear" w:color="auto" w:fill="94BD5E"/>
            <w:tcMar>
              <w:top w:w="0" w:type="dxa"/>
              <w:left w:w="108" w:type="dxa"/>
              <w:bottom w:w="0" w:type="dxa"/>
              <w:right w:w="108" w:type="dxa"/>
            </w:tcMar>
            <w:vAlign w:val="center"/>
          </w:tcPr>
          <w:p w14:paraId="000002F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Data</w:t>
            </w:r>
          </w:p>
          <w:p w14:paraId="000002F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Field</w:t>
            </w:r>
          </w:p>
        </w:tc>
        <w:tc>
          <w:tcPr>
            <w:tcW w:w="2100" w:type="dxa"/>
            <w:shd w:val="clear" w:color="auto" w:fill="94BD5E"/>
            <w:tcMar>
              <w:top w:w="0" w:type="dxa"/>
              <w:left w:w="108" w:type="dxa"/>
              <w:bottom w:w="0" w:type="dxa"/>
              <w:right w:w="108" w:type="dxa"/>
            </w:tcMar>
            <w:vAlign w:val="center"/>
          </w:tcPr>
          <w:p w14:paraId="000002F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Element Name</w:t>
            </w:r>
          </w:p>
        </w:tc>
        <w:tc>
          <w:tcPr>
            <w:tcW w:w="1021" w:type="dxa"/>
            <w:shd w:val="clear" w:color="auto" w:fill="94BD5E"/>
            <w:tcMar>
              <w:top w:w="0" w:type="dxa"/>
              <w:left w:w="108" w:type="dxa"/>
              <w:bottom w:w="0" w:type="dxa"/>
              <w:right w:w="108" w:type="dxa"/>
            </w:tcMar>
            <w:vAlign w:val="center"/>
          </w:tcPr>
          <w:p w14:paraId="000002F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proofErr w:type="spellStart"/>
            <w:r>
              <w:rPr>
                <w:rFonts w:ascii="Arial" w:eastAsia="Arial" w:hAnsi="Arial" w:cs="Arial"/>
                <w:b/>
                <w:sz w:val="16"/>
                <w:szCs w:val="16"/>
              </w:rPr>
              <w:t>Descrip</w:t>
            </w:r>
            <w:proofErr w:type="spellEnd"/>
            <w:r>
              <w:rPr>
                <w:rFonts w:ascii="Arial" w:eastAsia="Arial" w:hAnsi="Arial" w:cs="Arial"/>
                <w:b/>
                <w:sz w:val="16"/>
                <w:szCs w:val="16"/>
              </w:rPr>
              <w:t>.</w:t>
            </w:r>
          </w:p>
        </w:tc>
        <w:tc>
          <w:tcPr>
            <w:tcW w:w="856" w:type="dxa"/>
            <w:shd w:val="clear" w:color="auto" w:fill="94BD5E"/>
            <w:tcMar>
              <w:top w:w="0" w:type="dxa"/>
              <w:left w:w="108" w:type="dxa"/>
              <w:bottom w:w="0" w:type="dxa"/>
              <w:right w:w="108" w:type="dxa"/>
            </w:tcMar>
            <w:vAlign w:val="center"/>
          </w:tcPr>
          <w:p w14:paraId="000002F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Table B</w:t>
            </w:r>
          </w:p>
          <w:p w14:paraId="000002F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Scale</w:t>
            </w:r>
          </w:p>
        </w:tc>
        <w:tc>
          <w:tcPr>
            <w:tcW w:w="1274" w:type="dxa"/>
            <w:shd w:val="clear" w:color="auto" w:fill="94BD5E"/>
            <w:tcMar>
              <w:top w:w="0" w:type="dxa"/>
              <w:left w:w="108" w:type="dxa"/>
              <w:bottom w:w="0" w:type="dxa"/>
              <w:right w:w="108" w:type="dxa"/>
            </w:tcMar>
            <w:vAlign w:val="center"/>
          </w:tcPr>
          <w:p w14:paraId="000002F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Table B</w:t>
            </w:r>
          </w:p>
          <w:p w14:paraId="0000030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Ref. Val.</w:t>
            </w:r>
          </w:p>
        </w:tc>
        <w:tc>
          <w:tcPr>
            <w:tcW w:w="898" w:type="dxa"/>
            <w:shd w:val="clear" w:color="auto" w:fill="94BD5E"/>
            <w:tcMar>
              <w:top w:w="0" w:type="dxa"/>
              <w:left w:w="108" w:type="dxa"/>
              <w:bottom w:w="0" w:type="dxa"/>
              <w:right w:w="108" w:type="dxa"/>
            </w:tcMar>
            <w:vAlign w:val="center"/>
          </w:tcPr>
          <w:p w14:paraId="0000030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Table B</w:t>
            </w:r>
          </w:p>
          <w:p w14:paraId="0000030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Width</w:t>
            </w:r>
          </w:p>
        </w:tc>
        <w:tc>
          <w:tcPr>
            <w:tcW w:w="1071" w:type="dxa"/>
            <w:shd w:val="clear" w:color="auto" w:fill="94BD5E"/>
            <w:tcMar>
              <w:top w:w="0" w:type="dxa"/>
              <w:left w:w="108" w:type="dxa"/>
              <w:bottom w:w="0" w:type="dxa"/>
              <w:right w:w="108" w:type="dxa"/>
            </w:tcMar>
            <w:vAlign w:val="center"/>
          </w:tcPr>
          <w:p w14:paraId="0000030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Units</w:t>
            </w:r>
          </w:p>
        </w:tc>
        <w:tc>
          <w:tcPr>
            <w:tcW w:w="2505" w:type="dxa"/>
            <w:shd w:val="clear" w:color="auto" w:fill="94BD5E"/>
            <w:tcMar>
              <w:top w:w="0" w:type="dxa"/>
              <w:left w:w="108" w:type="dxa"/>
              <w:bottom w:w="0" w:type="dxa"/>
              <w:right w:w="108" w:type="dxa"/>
            </w:tcMar>
            <w:vAlign w:val="center"/>
          </w:tcPr>
          <w:p w14:paraId="0000030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Comments</w:t>
            </w:r>
          </w:p>
        </w:tc>
      </w:tr>
      <w:tr w:rsidR="00191D38" w14:paraId="01AD78A8" w14:textId="77777777" w:rsidTr="003956E5">
        <w:trPr>
          <w:cantSplit/>
          <w:jc w:val="center"/>
        </w:trPr>
        <w:tc>
          <w:tcPr>
            <w:tcW w:w="10718" w:type="dxa"/>
            <w:gridSpan w:val="8"/>
            <w:shd w:val="clear" w:color="auto" w:fill="CCFFCC"/>
            <w:tcMar>
              <w:top w:w="0" w:type="dxa"/>
              <w:left w:w="108" w:type="dxa"/>
              <w:bottom w:w="0" w:type="dxa"/>
              <w:right w:w="108" w:type="dxa"/>
            </w:tcMar>
          </w:tcPr>
          <w:p w14:paraId="00000305"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Radio Occultation header</w:t>
            </w:r>
          </w:p>
        </w:tc>
      </w:tr>
      <w:tr w:rsidR="00910D59" w14:paraId="42CC33BB" w14:textId="77777777" w:rsidTr="003956E5">
        <w:trPr>
          <w:cantSplit/>
          <w:trHeight w:val="20"/>
          <w:jc w:val="center"/>
          <w:ins w:id="49" w:author="Stig Syndergaard" w:date="2024-07-15T16:49:00Z"/>
        </w:trPr>
        <w:tc>
          <w:tcPr>
            <w:tcW w:w="993" w:type="dxa"/>
            <w:shd w:val="clear" w:color="auto" w:fill="F3F3F3"/>
            <w:tcMar>
              <w:top w:w="0" w:type="dxa"/>
              <w:left w:w="108" w:type="dxa"/>
              <w:bottom w:w="0" w:type="dxa"/>
              <w:right w:w="108" w:type="dxa"/>
            </w:tcMar>
          </w:tcPr>
          <w:p w14:paraId="7AC76591" w14:textId="1E29ED21" w:rsidR="00E046DD" w:rsidRPr="00754133" w:rsidRDefault="00194499" w:rsidP="00EA461D">
            <w:pPr>
              <w:widowControl/>
              <w:pBdr>
                <w:top w:val="nil"/>
                <w:left w:val="nil"/>
                <w:bottom w:val="nil"/>
                <w:right w:val="nil"/>
                <w:between w:val="nil"/>
              </w:pBdr>
              <w:spacing w:line="240" w:lineRule="auto"/>
              <w:jc w:val="right"/>
              <w:rPr>
                <w:ins w:id="50" w:author="Stig Syndergaard" w:date="2024-07-15T16:49:00Z"/>
                <w:rFonts w:ascii="Arial" w:eastAsia="Arial" w:hAnsi="Arial" w:cs="Arial"/>
                <w:iCs/>
                <w:sz w:val="16"/>
                <w:szCs w:val="16"/>
              </w:rPr>
            </w:pPr>
            <w:ins w:id="51" w:author="Stig Syndergaard" w:date="2024-07-16T14:59:00Z">
              <w:r>
                <w:rPr>
                  <w:rFonts w:ascii="Arial" w:eastAsia="Arial" w:hAnsi="Arial" w:cs="Arial"/>
                  <w:iCs/>
                  <w:sz w:val="16"/>
                  <w:szCs w:val="16"/>
                </w:rPr>
                <w:t>1–4</w:t>
              </w:r>
            </w:ins>
          </w:p>
        </w:tc>
        <w:tc>
          <w:tcPr>
            <w:tcW w:w="2100" w:type="dxa"/>
            <w:shd w:val="clear" w:color="auto" w:fill="F3F3F3"/>
            <w:tcMar>
              <w:top w:w="0" w:type="dxa"/>
              <w:left w:w="108" w:type="dxa"/>
              <w:bottom w:w="0" w:type="dxa"/>
              <w:right w:w="108" w:type="dxa"/>
            </w:tcMar>
          </w:tcPr>
          <w:p w14:paraId="4E905E3E" w14:textId="77777777" w:rsidR="00E046DD" w:rsidRPr="00754133" w:rsidRDefault="00000000" w:rsidP="00EA461D">
            <w:pPr>
              <w:widowControl/>
              <w:pBdr>
                <w:top w:val="nil"/>
                <w:left w:val="nil"/>
                <w:bottom w:val="nil"/>
                <w:right w:val="nil"/>
                <w:between w:val="nil"/>
              </w:pBdr>
              <w:spacing w:line="240" w:lineRule="auto"/>
              <w:rPr>
                <w:ins w:id="52" w:author="Stig Syndergaard" w:date="2024-07-15T16:49:00Z"/>
                <w:rFonts w:ascii="Arial" w:eastAsia="Arial" w:hAnsi="Arial" w:cs="Arial"/>
                <w:b/>
                <w:bCs/>
                <w:iCs/>
                <w:sz w:val="16"/>
                <w:szCs w:val="16"/>
              </w:rPr>
            </w:pPr>
            <w:customXmlInsRangeStart w:id="53" w:author="Stig Syndergaard" w:date="2024-07-15T16:49:00Z"/>
            <w:sdt>
              <w:sdtPr>
                <w:rPr>
                  <w:b/>
                  <w:bCs/>
                  <w:iCs/>
                </w:rPr>
                <w:tag w:val="goog_rdk_12"/>
                <w:id w:val="-1756515697"/>
              </w:sdtPr>
              <w:sdtContent>
                <w:customXmlInsRangeEnd w:id="53"/>
                <w:customXmlInsRangeStart w:id="54" w:author="Stig Syndergaard" w:date="2024-07-15T16:49:00Z"/>
              </w:sdtContent>
            </w:sdt>
            <w:customXmlInsRangeEnd w:id="54"/>
            <w:customXmlInsRangeStart w:id="55" w:author="Stig Syndergaard" w:date="2024-07-15T16:49:00Z"/>
            <w:sdt>
              <w:sdtPr>
                <w:rPr>
                  <w:b/>
                  <w:bCs/>
                  <w:iCs/>
                </w:rPr>
                <w:tag w:val="goog_rdk_13"/>
                <w:id w:val="1781145898"/>
              </w:sdtPr>
              <w:sdtContent>
                <w:customXmlInsRangeEnd w:id="55"/>
                <w:customXmlInsRangeStart w:id="56" w:author="Stig Syndergaard" w:date="2024-07-15T16:49:00Z"/>
              </w:sdtContent>
            </w:sdt>
            <w:customXmlInsRangeEnd w:id="56"/>
            <w:ins w:id="57" w:author="Stig Syndergaard" w:date="2024-07-15T16:49:00Z">
              <w:r w:rsidR="00E046DD" w:rsidRPr="00E046DD">
                <w:rPr>
                  <w:rFonts w:ascii="Arial" w:eastAsia="Arial" w:hAnsi="Arial" w:cs="Arial"/>
                  <w:b/>
                  <w:bCs/>
                  <w:iCs/>
                  <w:sz w:val="16"/>
                  <w:szCs w:val="16"/>
                </w:rPr>
                <w:t>WIGOS station identifier</w:t>
              </w:r>
            </w:ins>
          </w:p>
        </w:tc>
        <w:tc>
          <w:tcPr>
            <w:tcW w:w="1021" w:type="dxa"/>
            <w:shd w:val="clear" w:color="auto" w:fill="F3F3F3"/>
            <w:tcMar>
              <w:top w:w="0" w:type="dxa"/>
              <w:left w:w="108" w:type="dxa"/>
              <w:bottom w:w="0" w:type="dxa"/>
              <w:right w:w="108" w:type="dxa"/>
            </w:tcMar>
          </w:tcPr>
          <w:p w14:paraId="137C4007" w14:textId="77777777" w:rsidR="00E046DD" w:rsidRPr="00754133" w:rsidRDefault="00E046DD" w:rsidP="00EA461D">
            <w:pPr>
              <w:widowControl/>
              <w:pBdr>
                <w:top w:val="nil"/>
                <w:left w:val="nil"/>
                <w:bottom w:val="nil"/>
                <w:right w:val="nil"/>
                <w:between w:val="nil"/>
              </w:pBdr>
              <w:spacing w:line="240" w:lineRule="auto"/>
              <w:jc w:val="center"/>
              <w:rPr>
                <w:ins w:id="58" w:author="Stig Syndergaard" w:date="2024-07-15T16:49:00Z"/>
                <w:rFonts w:ascii="Arial" w:eastAsia="Arial" w:hAnsi="Arial" w:cs="Arial"/>
                <w:b/>
                <w:bCs/>
                <w:iCs/>
                <w:sz w:val="16"/>
                <w:szCs w:val="16"/>
              </w:rPr>
            </w:pPr>
            <w:ins w:id="59" w:author="Stig Syndergaard" w:date="2024-07-15T16:49:00Z">
              <w:r w:rsidRPr="00754133">
                <w:rPr>
                  <w:rFonts w:ascii="Arial" w:eastAsia="Arial" w:hAnsi="Arial" w:cs="Arial"/>
                  <w:b/>
                  <w:bCs/>
                  <w:iCs/>
                  <w:sz w:val="16"/>
                  <w:szCs w:val="16"/>
                </w:rPr>
                <w:t>3 01 150 </w:t>
              </w:r>
            </w:ins>
          </w:p>
        </w:tc>
        <w:tc>
          <w:tcPr>
            <w:tcW w:w="856" w:type="dxa"/>
            <w:shd w:val="clear" w:color="auto" w:fill="F3F3F3"/>
            <w:tcMar>
              <w:top w:w="0" w:type="dxa"/>
              <w:left w:w="108" w:type="dxa"/>
              <w:bottom w:w="0" w:type="dxa"/>
              <w:right w:w="108" w:type="dxa"/>
            </w:tcMar>
          </w:tcPr>
          <w:p w14:paraId="20B0F54E" w14:textId="7AD1A7A9" w:rsidR="00E046DD" w:rsidRDefault="00E046DD" w:rsidP="00EA461D">
            <w:pPr>
              <w:widowControl/>
              <w:pBdr>
                <w:top w:val="nil"/>
                <w:left w:val="nil"/>
                <w:bottom w:val="nil"/>
                <w:right w:val="nil"/>
                <w:between w:val="nil"/>
              </w:pBdr>
              <w:spacing w:line="240" w:lineRule="auto"/>
              <w:jc w:val="right"/>
              <w:rPr>
                <w:ins w:id="60" w:author="Stig Syndergaard" w:date="2024-07-15T16:49:00Z"/>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3FBF83FB" w14:textId="77B92ABB" w:rsidR="00E046DD" w:rsidRDefault="00E046DD" w:rsidP="00EA461D">
            <w:pPr>
              <w:widowControl/>
              <w:pBdr>
                <w:top w:val="nil"/>
                <w:left w:val="nil"/>
                <w:bottom w:val="nil"/>
                <w:right w:val="nil"/>
                <w:between w:val="nil"/>
              </w:pBdr>
              <w:spacing w:line="240" w:lineRule="auto"/>
              <w:jc w:val="right"/>
              <w:rPr>
                <w:ins w:id="61" w:author="Stig Syndergaard" w:date="2024-07-15T16:49:00Z"/>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31371B70" w14:textId="77777777" w:rsidR="00E046DD" w:rsidRDefault="00E046DD" w:rsidP="00EA461D">
            <w:pPr>
              <w:widowControl/>
              <w:pBdr>
                <w:top w:val="nil"/>
                <w:left w:val="nil"/>
                <w:bottom w:val="nil"/>
                <w:right w:val="nil"/>
                <w:between w:val="nil"/>
              </w:pBdr>
              <w:tabs>
                <w:tab w:val="right" w:pos="-37"/>
                <w:tab w:val="right" w:pos="493"/>
              </w:tabs>
              <w:spacing w:line="240" w:lineRule="auto"/>
              <w:ind w:left="-37"/>
              <w:jc w:val="right"/>
              <w:rPr>
                <w:ins w:id="62" w:author="Stig Syndergaard" w:date="2024-07-15T16:49:00Z"/>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2A2456B4" w14:textId="77777777" w:rsidR="00E046DD" w:rsidRDefault="00E046DD" w:rsidP="00EA461D">
            <w:pPr>
              <w:widowControl/>
              <w:pBdr>
                <w:top w:val="nil"/>
                <w:left w:val="nil"/>
                <w:bottom w:val="nil"/>
                <w:right w:val="nil"/>
                <w:between w:val="nil"/>
              </w:pBdr>
              <w:spacing w:line="240" w:lineRule="auto"/>
              <w:rPr>
                <w:ins w:id="63" w:author="Stig Syndergaard" w:date="2024-07-15T16:49:00Z"/>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4F1F0803" w14:textId="77777777" w:rsidR="00E046DD" w:rsidRDefault="00E046DD" w:rsidP="00EA461D">
            <w:pPr>
              <w:widowControl/>
              <w:pBdr>
                <w:top w:val="nil"/>
                <w:left w:val="nil"/>
                <w:bottom w:val="nil"/>
                <w:right w:val="nil"/>
                <w:between w:val="nil"/>
              </w:pBdr>
              <w:spacing w:line="240" w:lineRule="auto"/>
              <w:rPr>
                <w:ins w:id="64" w:author="Stig Syndergaard" w:date="2024-07-15T16:49:00Z"/>
                <w:rFonts w:ascii="Arial" w:eastAsia="Arial" w:hAnsi="Arial" w:cs="Arial"/>
                <w:sz w:val="16"/>
                <w:szCs w:val="16"/>
              </w:rPr>
            </w:pPr>
          </w:p>
        </w:tc>
      </w:tr>
      <w:tr w:rsidR="00910D59" w14:paraId="586EF660" w14:textId="77777777" w:rsidTr="003956E5">
        <w:trPr>
          <w:cantSplit/>
          <w:trHeight w:val="20"/>
          <w:jc w:val="center"/>
          <w:ins w:id="65" w:author="Stig Syndergaard" w:date="2024-07-15T16:49:00Z"/>
        </w:trPr>
        <w:tc>
          <w:tcPr>
            <w:tcW w:w="993" w:type="dxa"/>
            <w:shd w:val="clear" w:color="auto" w:fill="E0E0E0"/>
            <w:tcMar>
              <w:top w:w="0" w:type="dxa"/>
              <w:left w:w="108" w:type="dxa"/>
              <w:bottom w:w="0" w:type="dxa"/>
              <w:right w:w="108" w:type="dxa"/>
            </w:tcMar>
          </w:tcPr>
          <w:p w14:paraId="6B21C2A5" w14:textId="107B0306" w:rsidR="00E046DD" w:rsidRPr="00194499" w:rsidRDefault="00194499" w:rsidP="00EA461D">
            <w:pPr>
              <w:widowControl/>
              <w:pBdr>
                <w:top w:val="nil"/>
                <w:left w:val="nil"/>
                <w:bottom w:val="nil"/>
                <w:right w:val="nil"/>
                <w:between w:val="nil"/>
              </w:pBdr>
              <w:spacing w:line="240" w:lineRule="auto"/>
              <w:jc w:val="right"/>
              <w:rPr>
                <w:ins w:id="66" w:author="Stig Syndergaard" w:date="2024-07-15T16:49:00Z"/>
                <w:rFonts w:ascii="Arial" w:eastAsia="Arial" w:hAnsi="Arial" w:cs="Arial"/>
                <w:i/>
                <w:iCs/>
                <w:sz w:val="16"/>
                <w:szCs w:val="16"/>
              </w:rPr>
            </w:pPr>
            <w:ins w:id="67" w:author="Stig Syndergaard" w:date="2024-07-16T15:00:00Z">
              <w:r w:rsidRPr="00194499">
                <w:rPr>
                  <w:rFonts w:ascii="Arial" w:eastAsia="Arial" w:hAnsi="Arial" w:cs="Arial"/>
                  <w:i/>
                  <w:iCs/>
                  <w:sz w:val="16"/>
                  <w:szCs w:val="16"/>
                </w:rPr>
                <w:t>1</w:t>
              </w:r>
            </w:ins>
          </w:p>
        </w:tc>
        <w:tc>
          <w:tcPr>
            <w:tcW w:w="2100" w:type="dxa"/>
            <w:shd w:val="clear" w:color="auto" w:fill="E0E0E0"/>
            <w:tcMar>
              <w:top w:w="0" w:type="dxa"/>
              <w:left w:w="108" w:type="dxa"/>
              <w:bottom w:w="0" w:type="dxa"/>
              <w:right w:w="108" w:type="dxa"/>
            </w:tcMar>
          </w:tcPr>
          <w:p w14:paraId="093520D1" w14:textId="77777777" w:rsidR="00E046DD" w:rsidRDefault="00E046DD" w:rsidP="00EA461D">
            <w:pPr>
              <w:widowControl/>
              <w:pBdr>
                <w:top w:val="nil"/>
                <w:left w:val="nil"/>
                <w:bottom w:val="nil"/>
                <w:right w:val="nil"/>
                <w:between w:val="nil"/>
              </w:pBdr>
              <w:spacing w:line="240" w:lineRule="auto"/>
              <w:ind w:left="129"/>
              <w:rPr>
                <w:ins w:id="68" w:author="Stig Syndergaard" w:date="2024-07-15T16:49:00Z"/>
                <w:rFonts w:ascii="Arial" w:eastAsia="Arial" w:hAnsi="Arial" w:cs="Arial"/>
                <w:b/>
                <w:sz w:val="16"/>
                <w:szCs w:val="16"/>
              </w:rPr>
            </w:pPr>
            <w:ins w:id="69" w:author="Stig Syndergaard" w:date="2024-07-15T16:49:00Z">
              <w:r>
                <w:rPr>
                  <w:rFonts w:ascii="Arial" w:eastAsia="Arial" w:hAnsi="Arial" w:cs="Arial"/>
                  <w:i/>
                  <w:sz w:val="16"/>
                  <w:szCs w:val="16"/>
                </w:rPr>
                <w:t>Identifier series</w:t>
              </w:r>
            </w:ins>
          </w:p>
        </w:tc>
        <w:tc>
          <w:tcPr>
            <w:tcW w:w="1021" w:type="dxa"/>
            <w:shd w:val="clear" w:color="auto" w:fill="E0E0E0"/>
            <w:tcMar>
              <w:top w:w="0" w:type="dxa"/>
              <w:left w:w="108" w:type="dxa"/>
              <w:bottom w:w="0" w:type="dxa"/>
              <w:right w:w="108" w:type="dxa"/>
            </w:tcMar>
          </w:tcPr>
          <w:p w14:paraId="5638A28E" w14:textId="77777777" w:rsidR="00E046DD" w:rsidRPr="00EF194B" w:rsidRDefault="00E046DD" w:rsidP="00EA461D">
            <w:pPr>
              <w:widowControl/>
              <w:pBdr>
                <w:top w:val="nil"/>
                <w:left w:val="nil"/>
                <w:bottom w:val="nil"/>
                <w:right w:val="nil"/>
                <w:between w:val="nil"/>
              </w:pBdr>
              <w:spacing w:line="240" w:lineRule="auto"/>
              <w:jc w:val="center"/>
              <w:rPr>
                <w:ins w:id="70" w:author="Stig Syndergaard" w:date="2024-07-15T16:49:00Z"/>
                <w:rFonts w:ascii="Arial" w:eastAsia="Arial" w:hAnsi="Arial" w:cs="Arial"/>
                <w:b/>
                <w:i/>
                <w:iCs/>
                <w:sz w:val="16"/>
                <w:szCs w:val="16"/>
              </w:rPr>
            </w:pPr>
            <w:ins w:id="71" w:author="Stig Syndergaard" w:date="2024-07-15T16:49:00Z">
              <w:r w:rsidRPr="00EF194B">
                <w:rPr>
                  <w:rFonts w:ascii="Arial" w:eastAsia="Arial" w:hAnsi="Arial" w:cs="Arial"/>
                  <w:i/>
                  <w:iCs/>
                  <w:sz w:val="16"/>
                  <w:szCs w:val="16"/>
                </w:rPr>
                <w:t>0 01 125</w:t>
              </w:r>
            </w:ins>
          </w:p>
        </w:tc>
        <w:tc>
          <w:tcPr>
            <w:tcW w:w="856" w:type="dxa"/>
            <w:shd w:val="clear" w:color="auto" w:fill="E0E0E0"/>
            <w:tcMar>
              <w:top w:w="0" w:type="dxa"/>
              <w:left w:w="108" w:type="dxa"/>
              <w:bottom w:w="0" w:type="dxa"/>
              <w:right w:w="108" w:type="dxa"/>
            </w:tcMar>
          </w:tcPr>
          <w:p w14:paraId="55C0F701" w14:textId="77777777" w:rsidR="00E046DD" w:rsidRDefault="00E046DD" w:rsidP="00EA461D">
            <w:pPr>
              <w:widowControl/>
              <w:pBdr>
                <w:top w:val="nil"/>
                <w:left w:val="nil"/>
                <w:bottom w:val="nil"/>
                <w:right w:val="nil"/>
                <w:between w:val="nil"/>
              </w:pBdr>
              <w:spacing w:line="240" w:lineRule="auto"/>
              <w:jc w:val="right"/>
              <w:rPr>
                <w:ins w:id="72" w:author="Stig Syndergaard" w:date="2024-07-15T16:49:00Z"/>
                <w:rFonts w:ascii="Arial" w:eastAsia="Arial" w:hAnsi="Arial" w:cs="Arial"/>
                <w:sz w:val="16"/>
                <w:szCs w:val="16"/>
              </w:rPr>
            </w:pPr>
            <w:ins w:id="73" w:author="Stig Syndergaard" w:date="2024-07-15T16:49:00Z">
              <w:r>
                <w:rPr>
                  <w:rFonts w:ascii="Arial" w:eastAsia="Arial" w:hAnsi="Arial" w:cs="Arial"/>
                  <w:sz w:val="16"/>
                  <w:szCs w:val="16"/>
                </w:rPr>
                <w:t>0</w:t>
              </w:r>
            </w:ins>
          </w:p>
        </w:tc>
        <w:tc>
          <w:tcPr>
            <w:tcW w:w="1274" w:type="dxa"/>
            <w:shd w:val="clear" w:color="auto" w:fill="E0E0E0"/>
            <w:tcMar>
              <w:top w:w="0" w:type="dxa"/>
              <w:left w:w="108" w:type="dxa"/>
              <w:bottom w:w="0" w:type="dxa"/>
              <w:right w:w="108" w:type="dxa"/>
            </w:tcMar>
          </w:tcPr>
          <w:p w14:paraId="66D0BDE6" w14:textId="77777777" w:rsidR="00E046DD" w:rsidRDefault="00E046DD" w:rsidP="00EA461D">
            <w:pPr>
              <w:widowControl/>
              <w:pBdr>
                <w:top w:val="nil"/>
                <w:left w:val="nil"/>
                <w:bottom w:val="nil"/>
                <w:right w:val="nil"/>
                <w:between w:val="nil"/>
              </w:pBdr>
              <w:spacing w:line="240" w:lineRule="auto"/>
              <w:jc w:val="right"/>
              <w:rPr>
                <w:ins w:id="74" w:author="Stig Syndergaard" w:date="2024-07-15T16:49:00Z"/>
                <w:rFonts w:ascii="Arial" w:eastAsia="Arial" w:hAnsi="Arial" w:cs="Arial"/>
                <w:sz w:val="16"/>
                <w:szCs w:val="16"/>
              </w:rPr>
            </w:pPr>
            <w:ins w:id="75" w:author="Stig Syndergaard" w:date="2024-07-15T16:49:00Z">
              <w:r>
                <w:rPr>
                  <w:rFonts w:ascii="Arial" w:eastAsia="Arial" w:hAnsi="Arial" w:cs="Arial"/>
                  <w:sz w:val="16"/>
                  <w:szCs w:val="16"/>
                </w:rPr>
                <w:t>0</w:t>
              </w:r>
            </w:ins>
          </w:p>
        </w:tc>
        <w:tc>
          <w:tcPr>
            <w:tcW w:w="898" w:type="dxa"/>
            <w:shd w:val="clear" w:color="auto" w:fill="E0E0E0"/>
            <w:tcMar>
              <w:top w:w="0" w:type="dxa"/>
              <w:left w:w="108" w:type="dxa"/>
              <w:bottom w:w="0" w:type="dxa"/>
              <w:right w:w="108" w:type="dxa"/>
            </w:tcMar>
          </w:tcPr>
          <w:p w14:paraId="711206E7" w14:textId="77777777" w:rsidR="00E046DD" w:rsidRDefault="00E046DD" w:rsidP="00EA461D">
            <w:pPr>
              <w:widowControl/>
              <w:pBdr>
                <w:top w:val="nil"/>
                <w:left w:val="nil"/>
                <w:bottom w:val="nil"/>
                <w:right w:val="nil"/>
                <w:between w:val="nil"/>
              </w:pBdr>
              <w:tabs>
                <w:tab w:val="right" w:pos="-37"/>
                <w:tab w:val="right" w:pos="493"/>
              </w:tabs>
              <w:spacing w:line="240" w:lineRule="auto"/>
              <w:ind w:left="-37"/>
              <w:jc w:val="right"/>
              <w:rPr>
                <w:ins w:id="76" w:author="Stig Syndergaard" w:date="2024-07-15T16:49:00Z"/>
                <w:rFonts w:ascii="Arial" w:eastAsia="Arial" w:hAnsi="Arial" w:cs="Arial"/>
                <w:sz w:val="16"/>
                <w:szCs w:val="16"/>
              </w:rPr>
            </w:pPr>
            <w:ins w:id="77" w:author="Stig Syndergaard" w:date="2024-07-15T16:49:00Z">
              <w:r>
                <w:rPr>
                  <w:rFonts w:ascii="Arial" w:eastAsia="Arial" w:hAnsi="Arial" w:cs="Arial"/>
                  <w:sz w:val="16"/>
                  <w:szCs w:val="16"/>
                </w:rPr>
                <w:t>4</w:t>
              </w:r>
            </w:ins>
          </w:p>
        </w:tc>
        <w:tc>
          <w:tcPr>
            <w:tcW w:w="1071" w:type="dxa"/>
            <w:shd w:val="clear" w:color="auto" w:fill="E0E0E0"/>
            <w:tcMar>
              <w:top w:w="0" w:type="dxa"/>
              <w:left w:w="108" w:type="dxa"/>
              <w:bottom w:w="0" w:type="dxa"/>
              <w:right w:w="108" w:type="dxa"/>
            </w:tcMar>
          </w:tcPr>
          <w:p w14:paraId="5B9FD0C4" w14:textId="77777777" w:rsidR="00E046DD" w:rsidRDefault="00E046DD" w:rsidP="00EA461D">
            <w:pPr>
              <w:widowControl/>
              <w:pBdr>
                <w:top w:val="nil"/>
                <w:left w:val="nil"/>
                <w:bottom w:val="nil"/>
                <w:right w:val="nil"/>
                <w:between w:val="nil"/>
              </w:pBdr>
              <w:spacing w:line="240" w:lineRule="auto"/>
              <w:rPr>
                <w:ins w:id="78" w:author="Stig Syndergaard" w:date="2024-07-15T16:49:00Z"/>
                <w:rFonts w:ascii="Arial" w:eastAsia="Arial" w:hAnsi="Arial" w:cs="Arial"/>
                <w:sz w:val="16"/>
                <w:szCs w:val="16"/>
              </w:rPr>
            </w:pPr>
            <w:ins w:id="79" w:author="Stig Syndergaard" w:date="2024-07-15T16:49:00Z">
              <w:r>
                <w:rPr>
                  <w:rFonts w:ascii="Arial" w:eastAsia="Arial" w:hAnsi="Arial" w:cs="Arial"/>
                  <w:sz w:val="16"/>
                  <w:szCs w:val="16"/>
                </w:rPr>
                <w:t>Numeric</w:t>
              </w:r>
            </w:ins>
          </w:p>
        </w:tc>
        <w:tc>
          <w:tcPr>
            <w:tcW w:w="2505" w:type="dxa"/>
            <w:shd w:val="clear" w:color="auto" w:fill="E0E0E0"/>
            <w:tcMar>
              <w:top w:w="0" w:type="dxa"/>
              <w:left w:w="108" w:type="dxa"/>
              <w:bottom w:w="0" w:type="dxa"/>
              <w:right w:w="108" w:type="dxa"/>
            </w:tcMar>
          </w:tcPr>
          <w:p w14:paraId="1D18CAFE" w14:textId="77777777" w:rsidR="00E046DD" w:rsidRDefault="00E046DD" w:rsidP="00EA461D">
            <w:pPr>
              <w:widowControl/>
              <w:pBdr>
                <w:top w:val="nil"/>
                <w:left w:val="nil"/>
                <w:bottom w:val="nil"/>
                <w:right w:val="nil"/>
                <w:between w:val="nil"/>
              </w:pBdr>
              <w:spacing w:line="240" w:lineRule="auto"/>
              <w:rPr>
                <w:ins w:id="80" w:author="Stig Syndergaard" w:date="2024-07-15T16:49:00Z"/>
                <w:rFonts w:ascii="Arial" w:eastAsia="Arial" w:hAnsi="Arial" w:cs="Arial"/>
                <w:sz w:val="16"/>
                <w:szCs w:val="16"/>
              </w:rPr>
            </w:pPr>
          </w:p>
        </w:tc>
      </w:tr>
      <w:tr w:rsidR="00910D59" w14:paraId="0FC26FEA" w14:textId="77777777" w:rsidTr="003956E5">
        <w:trPr>
          <w:cantSplit/>
          <w:trHeight w:val="20"/>
          <w:jc w:val="center"/>
          <w:ins w:id="81" w:author="Stig Syndergaard" w:date="2024-07-15T16:49:00Z"/>
        </w:trPr>
        <w:tc>
          <w:tcPr>
            <w:tcW w:w="993" w:type="dxa"/>
            <w:shd w:val="clear" w:color="auto" w:fill="F3F3F3"/>
            <w:tcMar>
              <w:top w:w="0" w:type="dxa"/>
              <w:left w:w="108" w:type="dxa"/>
              <w:bottom w:w="0" w:type="dxa"/>
              <w:right w:w="108" w:type="dxa"/>
            </w:tcMar>
          </w:tcPr>
          <w:p w14:paraId="641346AA" w14:textId="037AC917" w:rsidR="00E046DD" w:rsidRPr="00194499" w:rsidRDefault="00194499" w:rsidP="00EA461D">
            <w:pPr>
              <w:widowControl/>
              <w:pBdr>
                <w:top w:val="nil"/>
                <w:left w:val="nil"/>
                <w:bottom w:val="nil"/>
                <w:right w:val="nil"/>
                <w:between w:val="nil"/>
              </w:pBdr>
              <w:spacing w:line="240" w:lineRule="auto"/>
              <w:jc w:val="right"/>
              <w:rPr>
                <w:ins w:id="82" w:author="Stig Syndergaard" w:date="2024-07-15T16:49:00Z"/>
                <w:rFonts w:ascii="Arial" w:eastAsia="Arial" w:hAnsi="Arial" w:cs="Arial"/>
                <w:i/>
                <w:iCs/>
                <w:sz w:val="16"/>
                <w:szCs w:val="16"/>
              </w:rPr>
            </w:pPr>
            <w:ins w:id="83" w:author="Stig Syndergaard" w:date="2024-07-16T15:00:00Z">
              <w:r w:rsidRPr="00194499">
                <w:rPr>
                  <w:rFonts w:ascii="Arial" w:eastAsia="Arial" w:hAnsi="Arial" w:cs="Arial"/>
                  <w:i/>
                  <w:iCs/>
                  <w:sz w:val="16"/>
                  <w:szCs w:val="16"/>
                </w:rPr>
                <w:t>2</w:t>
              </w:r>
            </w:ins>
          </w:p>
        </w:tc>
        <w:tc>
          <w:tcPr>
            <w:tcW w:w="2100" w:type="dxa"/>
            <w:shd w:val="clear" w:color="auto" w:fill="F3F3F3"/>
            <w:tcMar>
              <w:top w:w="0" w:type="dxa"/>
              <w:left w:w="108" w:type="dxa"/>
              <w:bottom w:w="0" w:type="dxa"/>
              <w:right w:w="108" w:type="dxa"/>
            </w:tcMar>
          </w:tcPr>
          <w:p w14:paraId="528AE616" w14:textId="77777777" w:rsidR="00E046DD" w:rsidRDefault="00E046DD" w:rsidP="00EA461D">
            <w:pPr>
              <w:widowControl/>
              <w:pBdr>
                <w:top w:val="nil"/>
                <w:left w:val="nil"/>
                <w:bottom w:val="nil"/>
                <w:right w:val="nil"/>
                <w:between w:val="nil"/>
              </w:pBdr>
              <w:spacing w:line="240" w:lineRule="auto"/>
              <w:ind w:left="129"/>
              <w:rPr>
                <w:ins w:id="84" w:author="Stig Syndergaard" w:date="2024-07-15T16:49:00Z"/>
                <w:rFonts w:ascii="Arial" w:eastAsia="Arial" w:hAnsi="Arial" w:cs="Arial"/>
                <w:b/>
                <w:sz w:val="16"/>
                <w:szCs w:val="16"/>
              </w:rPr>
            </w:pPr>
            <w:ins w:id="85" w:author="Stig Syndergaard" w:date="2024-07-15T16:49:00Z">
              <w:r>
                <w:rPr>
                  <w:rFonts w:ascii="Arial" w:eastAsia="Arial" w:hAnsi="Arial" w:cs="Arial"/>
                  <w:i/>
                  <w:sz w:val="16"/>
                  <w:szCs w:val="16"/>
                </w:rPr>
                <w:t>Issuer of identifier</w:t>
              </w:r>
            </w:ins>
          </w:p>
        </w:tc>
        <w:tc>
          <w:tcPr>
            <w:tcW w:w="1021" w:type="dxa"/>
            <w:shd w:val="clear" w:color="auto" w:fill="F3F3F3"/>
            <w:tcMar>
              <w:top w:w="0" w:type="dxa"/>
              <w:left w:w="108" w:type="dxa"/>
              <w:bottom w:w="0" w:type="dxa"/>
              <w:right w:w="108" w:type="dxa"/>
            </w:tcMar>
          </w:tcPr>
          <w:p w14:paraId="35A9BD46" w14:textId="77777777" w:rsidR="00E046DD" w:rsidRPr="00EF194B" w:rsidRDefault="00E046DD" w:rsidP="00EA461D">
            <w:pPr>
              <w:widowControl/>
              <w:pBdr>
                <w:top w:val="nil"/>
                <w:left w:val="nil"/>
                <w:bottom w:val="nil"/>
                <w:right w:val="nil"/>
                <w:between w:val="nil"/>
              </w:pBdr>
              <w:spacing w:line="240" w:lineRule="auto"/>
              <w:jc w:val="center"/>
              <w:rPr>
                <w:ins w:id="86" w:author="Stig Syndergaard" w:date="2024-07-15T16:49:00Z"/>
                <w:rFonts w:ascii="Arial" w:eastAsia="Arial" w:hAnsi="Arial" w:cs="Arial"/>
                <w:b/>
                <w:i/>
                <w:iCs/>
                <w:sz w:val="16"/>
                <w:szCs w:val="16"/>
              </w:rPr>
            </w:pPr>
            <w:ins w:id="87" w:author="Stig Syndergaard" w:date="2024-07-15T16:49:00Z">
              <w:r w:rsidRPr="00EF194B">
                <w:rPr>
                  <w:rFonts w:ascii="Arial" w:eastAsia="Arial" w:hAnsi="Arial" w:cs="Arial"/>
                  <w:i/>
                  <w:iCs/>
                  <w:sz w:val="16"/>
                  <w:szCs w:val="16"/>
                </w:rPr>
                <w:t>0 01 126</w:t>
              </w:r>
            </w:ins>
          </w:p>
        </w:tc>
        <w:tc>
          <w:tcPr>
            <w:tcW w:w="856" w:type="dxa"/>
            <w:shd w:val="clear" w:color="auto" w:fill="F3F3F3"/>
            <w:tcMar>
              <w:top w:w="0" w:type="dxa"/>
              <w:left w:w="108" w:type="dxa"/>
              <w:bottom w:w="0" w:type="dxa"/>
              <w:right w:w="108" w:type="dxa"/>
            </w:tcMar>
          </w:tcPr>
          <w:p w14:paraId="4BCEF3C1" w14:textId="77777777" w:rsidR="00E046DD" w:rsidRDefault="00E046DD" w:rsidP="00EA461D">
            <w:pPr>
              <w:widowControl/>
              <w:pBdr>
                <w:top w:val="nil"/>
                <w:left w:val="nil"/>
                <w:bottom w:val="nil"/>
                <w:right w:val="nil"/>
                <w:between w:val="nil"/>
              </w:pBdr>
              <w:spacing w:line="240" w:lineRule="auto"/>
              <w:jc w:val="right"/>
              <w:rPr>
                <w:ins w:id="88" w:author="Stig Syndergaard" w:date="2024-07-15T16:49:00Z"/>
                <w:rFonts w:ascii="Arial" w:eastAsia="Arial" w:hAnsi="Arial" w:cs="Arial"/>
                <w:sz w:val="16"/>
                <w:szCs w:val="16"/>
              </w:rPr>
            </w:pPr>
            <w:ins w:id="89" w:author="Stig Syndergaard" w:date="2024-07-15T16:49:00Z">
              <w:r>
                <w:rPr>
                  <w:rFonts w:ascii="Arial" w:eastAsia="Arial" w:hAnsi="Arial" w:cs="Arial"/>
                  <w:sz w:val="16"/>
                  <w:szCs w:val="16"/>
                </w:rPr>
                <w:t>0</w:t>
              </w:r>
            </w:ins>
          </w:p>
        </w:tc>
        <w:tc>
          <w:tcPr>
            <w:tcW w:w="1274" w:type="dxa"/>
            <w:shd w:val="clear" w:color="auto" w:fill="F3F3F3"/>
            <w:tcMar>
              <w:top w:w="0" w:type="dxa"/>
              <w:left w:w="108" w:type="dxa"/>
              <w:bottom w:w="0" w:type="dxa"/>
              <w:right w:w="108" w:type="dxa"/>
            </w:tcMar>
          </w:tcPr>
          <w:p w14:paraId="5D6A1E56" w14:textId="77777777" w:rsidR="00E046DD" w:rsidRDefault="00E046DD" w:rsidP="00EA461D">
            <w:pPr>
              <w:widowControl/>
              <w:pBdr>
                <w:top w:val="nil"/>
                <w:left w:val="nil"/>
                <w:bottom w:val="nil"/>
                <w:right w:val="nil"/>
                <w:between w:val="nil"/>
              </w:pBdr>
              <w:spacing w:line="240" w:lineRule="auto"/>
              <w:jc w:val="right"/>
              <w:rPr>
                <w:ins w:id="90" w:author="Stig Syndergaard" w:date="2024-07-15T16:49:00Z"/>
                <w:rFonts w:ascii="Arial" w:eastAsia="Arial" w:hAnsi="Arial" w:cs="Arial"/>
                <w:sz w:val="16"/>
                <w:szCs w:val="16"/>
              </w:rPr>
            </w:pPr>
            <w:ins w:id="91" w:author="Stig Syndergaard" w:date="2024-07-15T16:49: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4B1AA04F" w14:textId="77777777" w:rsidR="00E046DD" w:rsidRDefault="00E046DD" w:rsidP="00EA461D">
            <w:pPr>
              <w:widowControl/>
              <w:pBdr>
                <w:top w:val="nil"/>
                <w:left w:val="nil"/>
                <w:bottom w:val="nil"/>
                <w:right w:val="nil"/>
                <w:between w:val="nil"/>
              </w:pBdr>
              <w:tabs>
                <w:tab w:val="right" w:pos="-37"/>
                <w:tab w:val="right" w:pos="493"/>
              </w:tabs>
              <w:spacing w:line="240" w:lineRule="auto"/>
              <w:ind w:left="-37"/>
              <w:jc w:val="right"/>
              <w:rPr>
                <w:ins w:id="92" w:author="Stig Syndergaard" w:date="2024-07-15T16:49:00Z"/>
                <w:rFonts w:ascii="Arial" w:eastAsia="Arial" w:hAnsi="Arial" w:cs="Arial"/>
                <w:sz w:val="16"/>
                <w:szCs w:val="16"/>
              </w:rPr>
            </w:pPr>
            <w:ins w:id="93" w:author="Stig Syndergaard" w:date="2024-07-15T16:49:00Z">
              <w:r>
                <w:rPr>
                  <w:rFonts w:ascii="Arial" w:eastAsia="Arial" w:hAnsi="Arial" w:cs="Arial"/>
                  <w:sz w:val="16"/>
                  <w:szCs w:val="16"/>
                </w:rPr>
                <w:t>16</w:t>
              </w:r>
            </w:ins>
          </w:p>
        </w:tc>
        <w:tc>
          <w:tcPr>
            <w:tcW w:w="1071" w:type="dxa"/>
            <w:shd w:val="clear" w:color="auto" w:fill="F3F3F3"/>
            <w:tcMar>
              <w:top w:w="0" w:type="dxa"/>
              <w:left w:w="108" w:type="dxa"/>
              <w:bottom w:w="0" w:type="dxa"/>
              <w:right w:w="108" w:type="dxa"/>
            </w:tcMar>
          </w:tcPr>
          <w:p w14:paraId="5784D316" w14:textId="77777777" w:rsidR="00E046DD" w:rsidRDefault="00E046DD" w:rsidP="00EA461D">
            <w:pPr>
              <w:widowControl/>
              <w:pBdr>
                <w:top w:val="nil"/>
                <w:left w:val="nil"/>
                <w:bottom w:val="nil"/>
                <w:right w:val="nil"/>
                <w:between w:val="nil"/>
              </w:pBdr>
              <w:spacing w:line="240" w:lineRule="auto"/>
              <w:rPr>
                <w:ins w:id="94" w:author="Stig Syndergaard" w:date="2024-07-15T16:49:00Z"/>
                <w:rFonts w:ascii="Arial" w:eastAsia="Arial" w:hAnsi="Arial" w:cs="Arial"/>
                <w:sz w:val="16"/>
                <w:szCs w:val="16"/>
              </w:rPr>
            </w:pPr>
            <w:ins w:id="95" w:author="Stig Syndergaard" w:date="2024-07-15T16:49:00Z">
              <w:r>
                <w:rPr>
                  <w:rFonts w:ascii="Arial" w:eastAsia="Arial" w:hAnsi="Arial" w:cs="Arial"/>
                  <w:sz w:val="16"/>
                  <w:szCs w:val="16"/>
                </w:rPr>
                <w:t>Numeric</w:t>
              </w:r>
            </w:ins>
          </w:p>
        </w:tc>
        <w:tc>
          <w:tcPr>
            <w:tcW w:w="2505" w:type="dxa"/>
            <w:shd w:val="clear" w:color="auto" w:fill="F3F3F3"/>
            <w:tcMar>
              <w:top w:w="0" w:type="dxa"/>
              <w:left w:w="108" w:type="dxa"/>
              <w:bottom w:w="0" w:type="dxa"/>
              <w:right w:w="108" w:type="dxa"/>
            </w:tcMar>
          </w:tcPr>
          <w:p w14:paraId="1DA2CB69" w14:textId="77777777" w:rsidR="00E046DD" w:rsidRDefault="00E046DD" w:rsidP="00EA461D">
            <w:pPr>
              <w:widowControl/>
              <w:pBdr>
                <w:top w:val="nil"/>
                <w:left w:val="nil"/>
                <w:bottom w:val="nil"/>
                <w:right w:val="nil"/>
                <w:between w:val="nil"/>
              </w:pBdr>
              <w:spacing w:line="240" w:lineRule="auto"/>
              <w:rPr>
                <w:ins w:id="96" w:author="Stig Syndergaard" w:date="2024-07-15T16:49:00Z"/>
                <w:rFonts w:ascii="Arial" w:eastAsia="Arial" w:hAnsi="Arial" w:cs="Arial"/>
                <w:sz w:val="16"/>
                <w:szCs w:val="16"/>
              </w:rPr>
            </w:pPr>
          </w:p>
        </w:tc>
      </w:tr>
      <w:tr w:rsidR="00910D59" w14:paraId="25E6BA95" w14:textId="77777777" w:rsidTr="003956E5">
        <w:trPr>
          <w:cantSplit/>
          <w:trHeight w:val="20"/>
          <w:jc w:val="center"/>
          <w:ins w:id="97" w:author="Stig Syndergaard" w:date="2024-07-15T16:49:00Z"/>
        </w:trPr>
        <w:tc>
          <w:tcPr>
            <w:tcW w:w="993" w:type="dxa"/>
            <w:shd w:val="clear" w:color="auto" w:fill="E0E0E0"/>
            <w:tcMar>
              <w:top w:w="0" w:type="dxa"/>
              <w:left w:w="108" w:type="dxa"/>
              <w:bottom w:w="0" w:type="dxa"/>
              <w:right w:w="108" w:type="dxa"/>
            </w:tcMar>
          </w:tcPr>
          <w:p w14:paraId="1891C531" w14:textId="2B39C3B0" w:rsidR="00E046DD" w:rsidRPr="00194499" w:rsidRDefault="00194499" w:rsidP="00EA461D">
            <w:pPr>
              <w:widowControl/>
              <w:pBdr>
                <w:top w:val="nil"/>
                <w:left w:val="nil"/>
                <w:bottom w:val="nil"/>
                <w:right w:val="nil"/>
                <w:between w:val="nil"/>
              </w:pBdr>
              <w:spacing w:line="240" w:lineRule="auto"/>
              <w:jc w:val="right"/>
              <w:rPr>
                <w:ins w:id="98" w:author="Stig Syndergaard" w:date="2024-07-15T16:49:00Z"/>
                <w:rFonts w:ascii="Arial" w:eastAsia="Arial" w:hAnsi="Arial" w:cs="Arial"/>
                <w:i/>
                <w:iCs/>
                <w:sz w:val="16"/>
                <w:szCs w:val="16"/>
              </w:rPr>
            </w:pPr>
            <w:ins w:id="99" w:author="Stig Syndergaard" w:date="2024-07-16T15:00:00Z">
              <w:r w:rsidRPr="00194499">
                <w:rPr>
                  <w:rFonts w:ascii="Arial" w:eastAsia="Arial" w:hAnsi="Arial" w:cs="Arial"/>
                  <w:i/>
                  <w:iCs/>
                  <w:sz w:val="16"/>
                  <w:szCs w:val="16"/>
                </w:rPr>
                <w:t>3</w:t>
              </w:r>
            </w:ins>
          </w:p>
        </w:tc>
        <w:tc>
          <w:tcPr>
            <w:tcW w:w="2100" w:type="dxa"/>
            <w:shd w:val="clear" w:color="auto" w:fill="E0E0E0"/>
            <w:tcMar>
              <w:top w:w="0" w:type="dxa"/>
              <w:left w:w="108" w:type="dxa"/>
              <w:bottom w:w="0" w:type="dxa"/>
              <w:right w:w="108" w:type="dxa"/>
            </w:tcMar>
          </w:tcPr>
          <w:p w14:paraId="2B46AFE9" w14:textId="77777777" w:rsidR="00E046DD" w:rsidRDefault="00E046DD" w:rsidP="00EA461D">
            <w:pPr>
              <w:widowControl/>
              <w:pBdr>
                <w:top w:val="nil"/>
                <w:left w:val="nil"/>
                <w:bottom w:val="nil"/>
                <w:right w:val="nil"/>
                <w:between w:val="nil"/>
              </w:pBdr>
              <w:spacing w:line="240" w:lineRule="auto"/>
              <w:ind w:left="129"/>
              <w:rPr>
                <w:ins w:id="100" w:author="Stig Syndergaard" w:date="2024-07-15T16:49:00Z"/>
                <w:rFonts w:ascii="Arial" w:eastAsia="Arial" w:hAnsi="Arial" w:cs="Arial"/>
                <w:b/>
                <w:sz w:val="16"/>
                <w:szCs w:val="16"/>
              </w:rPr>
            </w:pPr>
            <w:ins w:id="101" w:author="Stig Syndergaard" w:date="2024-07-15T16:49:00Z">
              <w:r>
                <w:rPr>
                  <w:rFonts w:ascii="Arial" w:eastAsia="Arial" w:hAnsi="Arial" w:cs="Arial"/>
                  <w:i/>
                  <w:sz w:val="16"/>
                  <w:szCs w:val="16"/>
                </w:rPr>
                <w:t>Issue number</w:t>
              </w:r>
            </w:ins>
          </w:p>
        </w:tc>
        <w:tc>
          <w:tcPr>
            <w:tcW w:w="1021" w:type="dxa"/>
            <w:shd w:val="clear" w:color="auto" w:fill="E0E0E0"/>
            <w:tcMar>
              <w:top w:w="0" w:type="dxa"/>
              <w:left w:w="108" w:type="dxa"/>
              <w:bottom w:w="0" w:type="dxa"/>
              <w:right w:w="108" w:type="dxa"/>
            </w:tcMar>
          </w:tcPr>
          <w:p w14:paraId="51D73F95" w14:textId="77777777" w:rsidR="00E046DD" w:rsidRPr="00EF194B" w:rsidRDefault="00E046DD" w:rsidP="00EA461D">
            <w:pPr>
              <w:widowControl/>
              <w:pBdr>
                <w:top w:val="nil"/>
                <w:left w:val="nil"/>
                <w:bottom w:val="nil"/>
                <w:right w:val="nil"/>
                <w:between w:val="nil"/>
              </w:pBdr>
              <w:spacing w:line="240" w:lineRule="auto"/>
              <w:jc w:val="center"/>
              <w:rPr>
                <w:ins w:id="102" w:author="Stig Syndergaard" w:date="2024-07-15T16:49:00Z"/>
                <w:rFonts w:ascii="Arial" w:eastAsia="Arial" w:hAnsi="Arial" w:cs="Arial"/>
                <w:b/>
                <w:i/>
                <w:iCs/>
                <w:sz w:val="16"/>
                <w:szCs w:val="16"/>
              </w:rPr>
            </w:pPr>
            <w:ins w:id="103" w:author="Stig Syndergaard" w:date="2024-07-15T16:49:00Z">
              <w:r w:rsidRPr="00EF194B">
                <w:rPr>
                  <w:rFonts w:ascii="Arial" w:eastAsia="Arial" w:hAnsi="Arial" w:cs="Arial"/>
                  <w:i/>
                  <w:iCs/>
                  <w:sz w:val="16"/>
                  <w:szCs w:val="16"/>
                </w:rPr>
                <w:t>0 01 127</w:t>
              </w:r>
            </w:ins>
          </w:p>
        </w:tc>
        <w:tc>
          <w:tcPr>
            <w:tcW w:w="856" w:type="dxa"/>
            <w:shd w:val="clear" w:color="auto" w:fill="E0E0E0"/>
            <w:tcMar>
              <w:top w:w="0" w:type="dxa"/>
              <w:left w:w="108" w:type="dxa"/>
              <w:bottom w:w="0" w:type="dxa"/>
              <w:right w:w="108" w:type="dxa"/>
            </w:tcMar>
          </w:tcPr>
          <w:p w14:paraId="49AF0AF9" w14:textId="77777777" w:rsidR="00E046DD" w:rsidRDefault="00E046DD" w:rsidP="00EA461D">
            <w:pPr>
              <w:widowControl/>
              <w:pBdr>
                <w:top w:val="nil"/>
                <w:left w:val="nil"/>
                <w:bottom w:val="nil"/>
                <w:right w:val="nil"/>
                <w:between w:val="nil"/>
              </w:pBdr>
              <w:spacing w:line="240" w:lineRule="auto"/>
              <w:jc w:val="right"/>
              <w:rPr>
                <w:ins w:id="104" w:author="Stig Syndergaard" w:date="2024-07-15T16:49:00Z"/>
                <w:rFonts w:ascii="Arial" w:eastAsia="Arial" w:hAnsi="Arial" w:cs="Arial"/>
                <w:sz w:val="16"/>
                <w:szCs w:val="16"/>
              </w:rPr>
            </w:pPr>
            <w:ins w:id="105" w:author="Stig Syndergaard" w:date="2024-07-15T16:49:00Z">
              <w:r>
                <w:rPr>
                  <w:rFonts w:ascii="Arial" w:eastAsia="Arial" w:hAnsi="Arial" w:cs="Arial"/>
                  <w:sz w:val="16"/>
                  <w:szCs w:val="16"/>
                </w:rPr>
                <w:t>0</w:t>
              </w:r>
            </w:ins>
          </w:p>
        </w:tc>
        <w:tc>
          <w:tcPr>
            <w:tcW w:w="1274" w:type="dxa"/>
            <w:shd w:val="clear" w:color="auto" w:fill="E0E0E0"/>
            <w:tcMar>
              <w:top w:w="0" w:type="dxa"/>
              <w:left w:w="108" w:type="dxa"/>
              <w:bottom w:w="0" w:type="dxa"/>
              <w:right w:w="108" w:type="dxa"/>
            </w:tcMar>
          </w:tcPr>
          <w:p w14:paraId="5B44D61C" w14:textId="77777777" w:rsidR="00E046DD" w:rsidRDefault="00E046DD" w:rsidP="00EA461D">
            <w:pPr>
              <w:widowControl/>
              <w:pBdr>
                <w:top w:val="nil"/>
                <w:left w:val="nil"/>
                <w:bottom w:val="nil"/>
                <w:right w:val="nil"/>
                <w:between w:val="nil"/>
              </w:pBdr>
              <w:spacing w:line="240" w:lineRule="auto"/>
              <w:jc w:val="right"/>
              <w:rPr>
                <w:ins w:id="106" w:author="Stig Syndergaard" w:date="2024-07-15T16:49:00Z"/>
                <w:rFonts w:ascii="Arial" w:eastAsia="Arial" w:hAnsi="Arial" w:cs="Arial"/>
                <w:sz w:val="16"/>
                <w:szCs w:val="16"/>
              </w:rPr>
            </w:pPr>
            <w:ins w:id="107" w:author="Stig Syndergaard" w:date="2024-07-15T16:49:00Z">
              <w:r>
                <w:rPr>
                  <w:rFonts w:ascii="Arial" w:eastAsia="Arial" w:hAnsi="Arial" w:cs="Arial"/>
                  <w:sz w:val="16"/>
                  <w:szCs w:val="16"/>
                </w:rPr>
                <w:t>0</w:t>
              </w:r>
            </w:ins>
          </w:p>
        </w:tc>
        <w:tc>
          <w:tcPr>
            <w:tcW w:w="898" w:type="dxa"/>
            <w:shd w:val="clear" w:color="auto" w:fill="E0E0E0"/>
            <w:tcMar>
              <w:top w:w="0" w:type="dxa"/>
              <w:left w:w="108" w:type="dxa"/>
              <w:bottom w:w="0" w:type="dxa"/>
              <w:right w:w="108" w:type="dxa"/>
            </w:tcMar>
          </w:tcPr>
          <w:p w14:paraId="7AD6E056" w14:textId="77777777" w:rsidR="00E046DD" w:rsidRDefault="00E046DD" w:rsidP="00EA461D">
            <w:pPr>
              <w:widowControl/>
              <w:pBdr>
                <w:top w:val="nil"/>
                <w:left w:val="nil"/>
                <w:bottom w:val="nil"/>
                <w:right w:val="nil"/>
                <w:between w:val="nil"/>
              </w:pBdr>
              <w:tabs>
                <w:tab w:val="right" w:pos="-37"/>
                <w:tab w:val="right" w:pos="493"/>
              </w:tabs>
              <w:spacing w:line="240" w:lineRule="auto"/>
              <w:ind w:left="-37"/>
              <w:jc w:val="right"/>
              <w:rPr>
                <w:ins w:id="108" w:author="Stig Syndergaard" w:date="2024-07-15T16:49:00Z"/>
                <w:rFonts w:ascii="Arial" w:eastAsia="Arial" w:hAnsi="Arial" w:cs="Arial"/>
                <w:sz w:val="16"/>
                <w:szCs w:val="16"/>
              </w:rPr>
            </w:pPr>
            <w:ins w:id="109" w:author="Stig Syndergaard" w:date="2024-07-15T16:49:00Z">
              <w:r>
                <w:rPr>
                  <w:rFonts w:ascii="Arial" w:eastAsia="Arial" w:hAnsi="Arial" w:cs="Arial"/>
                  <w:sz w:val="16"/>
                  <w:szCs w:val="16"/>
                </w:rPr>
                <w:t>16</w:t>
              </w:r>
            </w:ins>
          </w:p>
        </w:tc>
        <w:tc>
          <w:tcPr>
            <w:tcW w:w="1071" w:type="dxa"/>
            <w:shd w:val="clear" w:color="auto" w:fill="E0E0E0"/>
            <w:tcMar>
              <w:top w:w="0" w:type="dxa"/>
              <w:left w:w="108" w:type="dxa"/>
              <w:bottom w:w="0" w:type="dxa"/>
              <w:right w:w="108" w:type="dxa"/>
            </w:tcMar>
          </w:tcPr>
          <w:p w14:paraId="2069403A" w14:textId="77777777" w:rsidR="00E046DD" w:rsidRDefault="00E046DD" w:rsidP="00EA461D">
            <w:pPr>
              <w:widowControl/>
              <w:pBdr>
                <w:top w:val="nil"/>
                <w:left w:val="nil"/>
                <w:bottom w:val="nil"/>
                <w:right w:val="nil"/>
                <w:between w:val="nil"/>
              </w:pBdr>
              <w:spacing w:line="240" w:lineRule="auto"/>
              <w:rPr>
                <w:ins w:id="110" w:author="Stig Syndergaard" w:date="2024-07-15T16:49:00Z"/>
                <w:rFonts w:ascii="Arial" w:eastAsia="Arial" w:hAnsi="Arial" w:cs="Arial"/>
                <w:sz w:val="16"/>
                <w:szCs w:val="16"/>
              </w:rPr>
            </w:pPr>
            <w:ins w:id="111" w:author="Stig Syndergaard" w:date="2024-07-15T16:49:00Z">
              <w:r>
                <w:rPr>
                  <w:rFonts w:ascii="Arial" w:eastAsia="Arial" w:hAnsi="Arial" w:cs="Arial"/>
                  <w:sz w:val="16"/>
                  <w:szCs w:val="16"/>
                </w:rPr>
                <w:t>Numeric</w:t>
              </w:r>
            </w:ins>
          </w:p>
        </w:tc>
        <w:tc>
          <w:tcPr>
            <w:tcW w:w="2505" w:type="dxa"/>
            <w:shd w:val="clear" w:color="auto" w:fill="E0E0E0"/>
            <w:tcMar>
              <w:top w:w="0" w:type="dxa"/>
              <w:left w:w="108" w:type="dxa"/>
              <w:bottom w:w="0" w:type="dxa"/>
              <w:right w:w="108" w:type="dxa"/>
            </w:tcMar>
          </w:tcPr>
          <w:p w14:paraId="00D1A3A7" w14:textId="77777777" w:rsidR="00E046DD" w:rsidRDefault="00E046DD" w:rsidP="00EA461D">
            <w:pPr>
              <w:widowControl/>
              <w:pBdr>
                <w:top w:val="nil"/>
                <w:left w:val="nil"/>
                <w:bottom w:val="nil"/>
                <w:right w:val="nil"/>
                <w:between w:val="nil"/>
              </w:pBdr>
              <w:spacing w:line="240" w:lineRule="auto"/>
              <w:rPr>
                <w:ins w:id="112" w:author="Stig Syndergaard" w:date="2024-07-15T16:49:00Z"/>
                <w:rFonts w:ascii="Arial" w:eastAsia="Arial" w:hAnsi="Arial" w:cs="Arial"/>
                <w:sz w:val="16"/>
                <w:szCs w:val="16"/>
              </w:rPr>
            </w:pPr>
          </w:p>
        </w:tc>
      </w:tr>
      <w:tr w:rsidR="00910D59" w14:paraId="444B84B7" w14:textId="77777777" w:rsidTr="003956E5">
        <w:trPr>
          <w:cantSplit/>
          <w:trHeight w:val="20"/>
          <w:jc w:val="center"/>
          <w:ins w:id="113" w:author="Stig Syndergaard" w:date="2024-07-15T16:49:00Z"/>
        </w:trPr>
        <w:tc>
          <w:tcPr>
            <w:tcW w:w="993" w:type="dxa"/>
            <w:shd w:val="clear" w:color="auto" w:fill="F3F3F3"/>
            <w:tcMar>
              <w:top w:w="0" w:type="dxa"/>
              <w:left w:w="108" w:type="dxa"/>
              <w:bottom w:w="0" w:type="dxa"/>
              <w:right w:w="108" w:type="dxa"/>
            </w:tcMar>
          </w:tcPr>
          <w:p w14:paraId="1611241D" w14:textId="40BC9E14" w:rsidR="00E046DD" w:rsidRPr="00194499" w:rsidRDefault="00194499" w:rsidP="00EA461D">
            <w:pPr>
              <w:widowControl/>
              <w:pBdr>
                <w:top w:val="nil"/>
                <w:left w:val="nil"/>
                <w:bottom w:val="nil"/>
                <w:right w:val="nil"/>
                <w:between w:val="nil"/>
              </w:pBdr>
              <w:spacing w:line="240" w:lineRule="auto"/>
              <w:jc w:val="right"/>
              <w:rPr>
                <w:ins w:id="114" w:author="Stig Syndergaard" w:date="2024-07-15T16:49:00Z"/>
                <w:rFonts w:ascii="Arial" w:eastAsia="Arial" w:hAnsi="Arial" w:cs="Arial"/>
                <w:i/>
                <w:iCs/>
                <w:sz w:val="16"/>
                <w:szCs w:val="16"/>
              </w:rPr>
            </w:pPr>
            <w:ins w:id="115" w:author="Stig Syndergaard" w:date="2024-07-16T15:00:00Z">
              <w:r w:rsidRPr="00194499">
                <w:rPr>
                  <w:rFonts w:ascii="Arial" w:eastAsia="Arial" w:hAnsi="Arial" w:cs="Arial"/>
                  <w:i/>
                  <w:iCs/>
                  <w:sz w:val="16"/>
                  <w:szCs w:val="16"/>
                </w:rPr>
                <w:t>4</w:t>
              </w:r>
            </w:ins>
          </w:p>
        </w:tc>
        <w:tc>
          <w:tcPr>
            <w:tcW w:w="2100" w:type="dxa"/>
            <w:shd w:val="clear" w:color="auto" w:fill="F3F3F3"/>
            <w:tcMar>
              <w:top w:w="0" w:type="dxa"/>
              <w:left w:w="108" w:type="dxa"/>
              <w:bottom w:w="0" w:type="dxa"/>
              <w:right w:w="108" w:type="dxa"/>
            </w:tcMar>
          </w:tcPr>
          <w:p w14:paraId="2AA31B68" w14:textId="77777777" w:rsidR="00E046DD" w:rsidRDefault="00E046DD" w:rsidP="00EA461D">
            <w:pPr>
              <w:widowControl/>
              <w:pBdr>
                <w:top w:val="nil"/>
                <w:left w:val="nil"/>
                <w:bottom w:val="nil"/>
                <w:right w:val="nil"/>
                <w:between w:val="nil"/>
              </w:pBdr>
              <w:spacing w:line="240" w:lineRule="auto"/>
              <w:ind w:left="129"/>
              <w:rPr>
                <w:ins w:id="116" w:author="Stig Syndergaard" w:date="2024-07-15T16:49:00Z"/>
                <w:rFonts w:ascii="Arial" w:eastAsia="Arial" w:hAnsi="Arial" w:cs="Arial"/>
                <w:b/>
                <w:sz w:val="16"/>
                <w:szCs w:val="16"/>
              </w:rPr>
            </w:pPr>
            <w:ins w:id="117" w:author="Stig Syndergaard" w:date="2024-07-15T16:49:00Z">
              <w:r>
                <w:rPr>
                  <w:rFonts w:ascii="Arial" w:eastAsia="Arial" w:hAnsi="Arial" w:cs="Arial"/>
                  <w:i/>
                  <w:sz w:val="16"/>
                  <w:szCs w:val="16"/>
                </w:rPr>
                <w:t>Local identifier</w:t>
              </w:r>
            </w:ins>
          </w:p>
        </w:tc>
        <w:tc>
          <w:tcPr>
            <w:tcW w:w="1021" w:type="dxa"/>
            <w:shd w:val="clear" w:color="auto" w:fill="F3F3F3"/>
            <w:tcMar>
              <w:top w:w="0" w:type="dxa"/>
              <w:left w:w="108" w:type="dxa"/>
              <w:bottom w:w="0" w:type="dxa"/>
              <w:right w:w="108" w:type="dxa"/>
            </w:tcMar>
          </w:tcPr>
          <w:p w14:paraId="4E5F1CB7" w14:textId="77777777" w:rsidR="00E046DD" w:rsidRPr="00EF194B" w:rsidRDefault="00E046DD" w:rsidP="00EA461D">
            <w:pPr>
              <w:widowControl/>
              <w:pBdr>
                <w:top w:val="nil"/>
                <w:left w:val="nil"/>
                <w:bottom w:val="nil"/>
                <w:right w:val="nil"/>
                <w:between w:val="nil"/>
              </w:pBdr>
              <w:spacing w:line="240" w:lineRule="auto"/>
              <w:jc w:val="center"/>
              <w:rPr>
                <w:ins w:id="118" w:author="Stig Syndergaard" w:date="2024-07-15T16:49:00Z"/>
                <w:rFonts w:ascii="Arial" w:eastAsia="Arial" w:hAnsi="Arial" w:cs="Arial"/>
                <w:b/>
                <w:i/>
                <w:iCs/>
                <w:sz w:val="16"/>
                <w:szCs w:val="16"/>
              </w:rPr>
            </w:pPr>
            <w:ins w:id="119" w:author="Stig Syndergaard" w:date="2024-07-15T16:49:00Z">
              <w:r w:rsidRPr="00EF194B">
                <w:rPr>
                  <w:rFonts w:ascii="Arial" w:eastAsia="Arial" w:hAnsi="Arial" w:cs="Arial"/>
                  <w:i/>
                  <w:iCs/>
                  <w:sz w:val="16"/>
                  <w:szCs w:val="16"/>
                </w:rPr>
                <w:t>0 01 128</w:t>
              </w:r>
            </w:ins>
          </w:p>
        </w:tc>
        <w:tc>
          <w:tcPr>
            <w:tcW w:w="856" w:type="dxa"/>
            <w:shd w:val="clear" w:color="auto" w:fill="F3F3F3"/>
            <w:tcMar>
              <w:top w:w="0" w:type="dxa"/>
              <w:left w:w="108" w:type="dxa"/>
              <w:bottom w:w="0" w:type="dxa"/>
              <w:right w:w="108" w:type="dxa"/>
            </w:tcMar>
          </w:tcPr>
          <w:p w14:paraId="31DD75F4" w14:textId="77777777" w:rsidR="00E046DD" w:rsidRDefault="00E046DD" w:rsidP="00EA461D">
            <w:pPr>
              <w:widowControl/>
              <w:pBdr>
                <w:top w:val="nil"/>
                <w:left w:val="nil"/>
                <w:bottom w:val="nil"/>
                <w:right w:val="nil"/>
                <w:between w:val="nil"/>
              </w:pBdr>
              <w:spacing w:line="240" w:lineRule="auto"/>
              <w:jc w:val="right"/>
              <w:rPr>
                <w:ins w:id="120" w:author="Stig Syndergaard" w:date="2024-07-15T16:49:00Z"/>
                <w:rFonts w:ascii="Arial" w:eastAsia="Arial" w:hAnsi="Arial" w:cs="Arial"/>
                <w:sz w:val="16"/>
                <w:szCs w:val="16"/>
              </w:rPr>
            </w:pPr>
            <w:ins w:id="121" w:author="Stig Syndergaard" w:date="2024-07-15T16:49:00Z">
              <w:r>
                <w:rPr>
                  <w:rFonts w:ascii="Arial" w:eastAsia="Arial" w:hAnsi="Arial" w:cs="Arial"/>
                  <w:sz w:val="16"/>
                  <w:szCs w:val="16"/>
                </w:rPr>
                <w:t>0</w:t>
              </w:r>
            </w:ins>
          </w:p>
        </w:tc>
        <w:tc>
          <w:tcPr>
            <w:tcW w:w="1274" w:type="dxa"/>
            <w:shd w:val="clear" w:color="auto" w:fill="F3F3F3"/>
            <w:tcMar>
              <w:top w:w="0" w:type="dxa"/>
              <w:left w:w="108" w:type="dxa"/>
              <w:bottom w:w="0" w:type="dxa"/>
              <w:right w:w="108" w:type="dxa"/>
            </w:tcMar>
          </w:tcPr>
          <w:p w14:paraId="1802EF3B" w14:textId="77777777" w:rsidR="00E046DD" w:rsidRDefault="00E046DD" w:rsidP="00EA461D">
            <w:pPr>
              <w:widowControl/>
              <w:pBdr>
                <w:top w:val="nil"/>
                <w:left w:val="nil"/>
                <w:bottom w:val="nil"/>
                <w:right w:val="nil"/>
                <w:between w:val="nil"/>
              </w:pBdr>
              <w:spacing w:line="240" w:lineRule="auto"/>
              <w:jc w:val="right"/>
              <w:rPr>
                <w:ins w:id="122" w:author="Stig Syndergaard" w:date="2024-07-15T16:49:00Z"/>
                <w:rFonts w:ascii="Arial" w:eastAsia="Arial" w:hAnsi="Arial" w:cs="Arial"/>
                <w:sz w:val="16"/>
                <w:szCs w:val="16"/>
              </w:rPr>
            </w:pPr>
            <w:ins w:id="123" w:author="Stig Syndergaard" w:date="2024-07-15T16:49: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43A058E4" w14:textId="77777777" w:rsidR="00E046DD" w:rsidRDefault="00E046DD" w:rsidP="00EA461D">
            <w:pPr>
              <w:widowControl/>
              <w:pBdr>
                <w:top w:val="nil"/>
                <w:left w:val="nil"/>
                <w:bottom w:val="nil"/>
                <w:right w:val="nil"/>
                <w:between w:val="nil"/>
              </w:pBdr>
              <w:tabs>
                <w:tab w:val="right" w:pos="-37"/>
                <w:tab w:val="right" w:pos="493"/>
              </w:tabs>
              <w:spacing w:line="240" w:lineRule="auto"/>
              <w:ind w:left="-37"/>
              <w:jc w:val="right"/>
              <w:rPr>
                <w:ins w:id="124" w:author="Stig Syndergaard" w:date="2024-07-15T16:49:00Z"/>
                <w:rFonts w:ascii="Arial" w:eastAsia="Arial" w:hAnsi="Arial" w:cs="Arial"/>
                <w:sz w:val="16"/>
                <w:szCs w:val="16"/>
              </w:rPr>
            </w:pPr>
            <w:ins w:id="125" w:author="Stig Syndergaard" w:date="2024-07-15T16:49:00Z">
              <w:r>
                <w:rPr>
                  <w:rFonts w:ascii="Arial" w:eastAsia="Arial" w:hAnsi="Arial" w:cs="Arial"/>
                  <w:sz w:val="16"/>
                  <w:szCs w:val="16"/>
                </w:rPr>
                <w:t>128</w:t>
              </w:r>
            </w:ins>
          </w:p>
        </w:tc>
        <w:tc>
          <w:tcPr>
            <w:tcW w:w="1071" w:type="dxa"/>
            <w:shd w:val="clear" w:color="auto" w:fill="F3F3F3"/>
            <w:tcMar>
              <w:top w:w="0" w:type="dxa"/>
              <w:left w:w="108" w:type="dxa"/>
              <w:bottom w:w="0" w:type="dxa"/>
              <w:right w:w="108" w:type="dxa"/>
            </w:tcMar>
          </w:tcPr>
          <w:p w14:paraId="797EEDFA" w14:textId="77777777" w:rsidR="00E046DD" w:rsidRDefault="00E046DD" w:rsidP="00EA461D">
            <w:pPr>
              <w:widowControl/>
              <w:pBdr>
                <w:top w:val="nil"/>
                <w:left w:val="nil"/>
                <w:bottom w:val="nil"/>
                <w:right w:val="nil"/>
                <w:between w:val="nil"/>
              </w:pBdr>
              <w:spacing w:line="240" w:lineRule="auto"/>
              <w:rPr>
                <w:ins w:id="126" w:author="Stig Syndergaard" w:date="2024-07-15T16:49:00Z"/>
                <w:rFonts w:ascii="Arial" w:eastAsia="Arial" w:hAnsi="Arial" w:cs="Arial"/>
                <w:sz w:val="16"/>
                <w:szCs w:val="16"/>
              </w:rPr>
            </w:pPr>
            <w:ins w:id="127" w:author="Stig Syndergaard" w:date="2024-07-15T16:49:00Z">
              <w:r>
                <w:rPr>
                  <w:rFonts w:ascii="Arial" w:eastAsia="Arial" w:hAnsi="Arial" w:cs="Arial"/>
                  <w:sz w:val="16"/>
                  <w:szCs w:val="16"/>
                </w:rPr>
                <w:t>Character</w:t>
              </w:r>
            </w:ins>
          </w:p>
        </w:tc>
        <w:tc>
          <w:tcPr>
            <w:tcW w:w="2505" w:type="dxa"/>
            <w:shd w:val="clear" w:color="auto" w:fill="F3F3F3"/>
            <w:tcMar>
              <w:top w:w="0" w:type="dxa"/>
              <w:left w:w="108" w:type="dxa"/>
              <w:bottom w:w="0" w:type="dxa"/>
              <w:right w:w="108" w:type="dxa"/>
            </w:tcMar>
          </w:tcPr>
          <w:p w14:paraId="157C9725" w14:textId="77777777" w:rsidR="00E046DD" w:rsidRDefault="00E046DD" w:rsidP="00EA461D">
            <w:pPr>
              <w:widowControl/>
              <w:pBdr>
                <w:top w:val="nil"/>
                <w:left w:val="nil"/>
                <w:bottom w:val="nil"/>
                <w:right w:val="nil"/>
                <w:between w:val="nil"/>
              </w:pBdr>
              <w:spacing w:line="240" w:lineRule="auto"/>
              <w:rPr>
                <w:ins w:id="128" w:author="Stig Syndergaard" w:date="2024-07-15T16:49:00Z"/>
                <w:rFonts w:ascii="Arial" w:eastAsia="Arial" w:hAnsi="Arial" w:cs="Arial"/>
                <w:sz w:val="16"/>
                <w:szCs w:val="16"/>
              </w:rPr>
            </w:pPr>
          </w:p>
        </w:tc>
      </w:tr>
      <w:tr w:rsidR="00191D38" w14:paraId="03D96ECA" w14:textId="77777777" w:rsidTr="003956E5">
        <w:trPr>
          <w:cantSplit/>
          <w:trHeight w:val="311"/>
          <w:jc w:val="center"/>
        </w:trPr>
        <w:tc>
          <w:tcPr>
            <w:tcW w:w="993" w:type="dxa"/>
            <w:shd w:val="clear" w:color="auto" w:fill="F3F3F3"/>
            <w:tcMar>
              <w:top w:w="0" w:type="dxa"/>
              <w:left w:w="108" w:type="dxa"/>
              <w:bottom w:w="0" w:type="dxa"/>
              <w:right w:w="108" w:type="dxa"/>
            </w:tcMar>
          </w:tcPr>
          <w:p w14:paraId="00000315"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31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31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1 01 000</w:t>
            </w:r>
          </w:p>
        </w:tc>
        <w:tc>
          <w:tcPr>
            <w:tcW w:w="856" w:type="dxa"/>
            <w:shd w:val="clear" w:color="auto" w:fill="F3F3F3"/>
            <w:tcMar>
              <w:top w:w="0" w:type="dxa"/>
              <w:left w:w="108" w:type="dxa"/>
              <w:bottom w:w="0" w:type="dxa"/>
              <w:right w:w="108" w:type="dxa"/>
            </w:tcMar>
          </w:tcPr>
          <w:p w14:paraId="00000318"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319"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31A"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31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31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descriptor</w:t>
            </w:r>
          </w:p>
        </w:tc>
      </w:tr>
      <w:tr w:rsidR="00191D38" w14:paraId="2EEBDCAF" w14:textId="77777777" w:rsidTr="003956E5">
        <w:trPr>
          <w:cantSplit/>
          <w:trHeight w:val="311"/>
          <w:jc w:val="center"/>
        </w:trPr>
        <w:tc>
          <w:tcPr>
            <w:tcW w:w="993" w:type="dxa"/>
            <w:shd w:val="clear" w:color="auto" w:fill="F3F3F3"/>
            <w:tcMar>
              <w:top w:w="0" w:type="dxa"/>
              <w:left w:w="108" w:type="dxa"/>
              <w:bottom w:w="0" w:type="dxa"/>
              <w:right w:w="108" w:type="dxa"/>
            </w:tcMar>
          </w:tcPr>
          <w:p w14:paraId="0000031D" w14:textId="3A6345E7" w:rsidR="00191D38" w:rsidRDefault="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2100" w:type="dxa"/>
            <w:shd w:val="clear" w:color="auto" w:fill="F3F3F3"/>
            <w:tcMar>
              <w:top w:w="0" w:type="dxa"/>
              <w:left w:w="108" w:type="dxa"/>
              <w:bottom w:w="0" w:type="dxa"/>
              <w:right w:w="108" w:type="dxa"/>
            </w:tcMar>
          </w:tcPr>
          <w:p w14:paraId="0000031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Short delayed replication factor</w:t>
            </w:r>
          </w:p>
        </w:tc>
        <w:tc>
          <w:tcPr>
            <w:tcW w:w="1021" w:type="dxa"/>
            <w:shd w:val="clear" w:color="auto" w:fill="F3F3F3"/>
            <w:tcMar>
              <w:top w:w="0" w:type="dxa"/>
              <w:left w:w="108" w:type="dxa"/>
              <w:bottom w:w="0" w:type="dxa"/>
              <w:right w:w="108" w:type="dxa"/>
            </w:tcMar>
          </w:tcPr>
          <w:p w14:paraId="0000031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0 31 000</w:t>
            </w:r>
          </w:p>
        </w:tc>
        <w:tc>
          <w:tcPr>
            <w:tcW w:w="856" w:type="dxa"/>
            <w:shd w:val="clear" w:color="auto" w:fill="F3F3F3"/>
            <w:tcMar>
              <w:top w:w="0" w:type="dxa"/>
              <w:left w:w="108" w:type="dxa"/>
              <w:bottom w:w="0" w:type="dxa"/>
              <w:right w:w="108" w:type="dxa"/>
            </w:tcMar>
          </w:tcPr>
          <w:p w14:paraId="0000032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2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32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w:t>
            </w:r>
          </w:p>
        </w:tc>
        <w:tc>
          <w:tcPr>
            <w:tcW w:w="1071" w:type="dxa"/>
            <w:shd w:val="clear" w:color="auto" w:fill="F3F3F3"/>
            <w:tcMar>
              <w:top w:w="0" w:type="dxa"/>
              <w:left w:w="108" w:type="dxa"/>
              <w:bottom w:w="0" w:type="dxa"/>
              <w:right w:w="108" w:type="dxa"/>
            </w:tcMar>
          </w:tcPr>
          <w:p w14:paraId="0000032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F3F3F3"/>
            <w:tcMar>
              <w:top w:w="0" w:type="dxa"/>
              <w:left w:w="108" w:type="dxa"/>
              <w:bottom w:w="0" w:type="dxa"/>
              <w:right w:w="108" w:type="dxa"/>
            </w:tcMar>
          </w:tcPr>
          <w:p w14:paraId="0000032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Indicate presence of satellite RO header </w:t>
            </w:r>
            <w:sdt>
              <w:sdtPr>
                <w:tag w:val="goog_rdk_5"/>
                <w:id w:val="-1896352879"/>
              </w:sdtPr>
              <w:sdtContent>
                <w:commentRangeStart w:id="129"/>
              </w:sdtContent>
            </w:sdt>
            <w:r>
              <w:rPr>
                <w:rFonts w:ascii="Arial" w:eastAsia="Arial" w:hAnsi="Arial" w:cs="Arial"/>
                <w:sz w:val="16"/>
                <w:szCs w:val="16"/>
              </w:rPr>
              <w:t>(</w:t>
            </w:r>
            <w:r>
              <w:rPr>
                <w:rFonts w:ascii="Arial" w:eastAsia="Arial" w:hAnsi="Arial" w:cs="Arial"/>
                <w:i/>
                <w:sz w:val="16"/>
                <w:szCs w:val="16"/>
              </w:rPr>
              <w:t xml:space="preserve">n0 </w:t>
            </w:r>
            <w:r>
              <w:rPr>
                <w:rFonts w:ascii="Arial" w:eastAsia="Arial" w:hAnsi="Arial" w:cs="Arial"/>
                <w:sz w:val="16"/>
                <w:szCs w:val="16"/>
              </w:rPr>
              <w:t>= 0 or 1)</w:t>
            </w:r>
            <w:commentRangeEnd w:id="129"/>
            <w:r>
              <w:commentReference w:id="129"/>
            </w:r>
          </w:p>
        </w:tc>
      </w:tr>
      <w:tr w:rsidR="00191D38" w14:paraId="5A59B4AE" w14:textId="77777777" w:rsidTr="003956E5">
        <w:trPr>
          <w:cantSplit/>
          <w:trHeight w:val="133"/>
          <w:jc w:val="center"/>
        </w:trPr>
        <w:tc>
          <w:tcPr>
            <w:tcW w:w="993" w:type="dxa"/>
            <w:shd w:val="clear" w:color="auto" w:fill="E0E0E0"/>
            <w:tcMar>
              <w:top w:w="0" w:type="dxa"/>
              <w:left w:w="108" w:type="dxa"/>
              <w:bottom w:w="0" w:type="dxa"/>
              <w:right w:w="108" w:type="dxa"/>
            </w:tcMar>
          </w:tcPr>
          <w:p w14:paraId="00000325" w14:textId="55B49299" w:rsidR="00191D38" w:rsidRDefault="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6–8</w:t>
            </w:r>
          </w:p>
        </w:tc>
        <w:tc>
          <w:tcPr>
            <w:tcW w:w="2100" w:type="dxa"/>
            <w:shd w:val="clear" w:color="auto" w:fill="E0E0E0"/>
            <w:tcMar>
              <w:top w:w="0" w:type="dxa"/>
              <w:left w:w="108" w:type="dxa"/>
              <w:bottom w:w="0" w:type="dxa"/>
              <w:right w:w="108" w:type="dxa"/>
            </w:tcMar>
          </w:tcPr>
          <w:p w14:paraId="0000032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sdt>
              <w:sdtPr>
                <w:tag w:val="goog_rdk_6"/>
                <w:id w:val="1392229913"/>
              </w:sdtPr>
              <w:sdtContent/>
            </w:sdt>
            <w:sdt>
              <w:sdtPr>
                <w:tag w:val="goog_rdk_7"/>
                <w:id w:val="995687065"/>
              </w:sdtPr>
              <w:sdtContent/>
            </w:sdt>
            <w:r>
              <w:rPr>
                <w:rFonts w:ascii="Arial" w:eastAsia="Arial" w:hAnsi="Arial" w:cs="Arial"/>
                <w:b/>
                <w:sz w:val="16"/>
                <w:szCs w:val="16"/>
              </w:rPr>
              <w:t>Satellite data introducer</w:t>
            </w:r>
          </w:p>
        </w:tc>
        <w:tc>
          <w:tcPr>
            <w:tcW w:w="1021" w:type="dxa"/>
            <w:shd w:val="clear" w:color="auto" w:fill="E0E0E0"/>
            <w:tcMar>
              <w:top w:w="0" w:type="dxa"/>
              <w:left w:w="108" w:type="dxa"/>
              <w:bottom w:w="0" w:type="dxa"/>
              <w:right w:w="108" w:type="dxa"/>
            </w:tcMar>
          </w:tcPr>
          <w:p w14:paraId="0000032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E0E0E0"/>
            <w:tcMar>
              <w:top w:w="0" w:type="dxa"/>
              <w:left w:w="108" w:type="dxa"/>
              <w:bottom w:w="0" w:type="dxa"/>
              <w:right w:w="108" w:type="dxa"/>
            </w:tcMar>
          </w:tcPr>
          <w:p w14:paraId="0000032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1274" w:type="dxa"/>
            <w:shd w:val="clear" w:color="auto" w:fill="E0E0E0"/>
            <w:tcMar>
              <w:top w:w="0" w:type="dxa"/>
              <w:left w:w="108" w:type="dxa"/>
              <w:bottom w:w="0" w:type="dxa"/>
              <w:right w:w="108" w:type="dxa"/>
            </w:tcMar>
          </w:tcPr>
          <w:p w14:paraId="0000032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898" w:type="dxa"/>
            <w:shd w:val="clear" w:color="auto" w:fill="E0E0E0"/>
            <w:tcMar>
              <w:top w:w="0" w:type="dxa"/>
              <w:left w:w="108" w:type="dxa"/>
              <w:bottom w:w="0" w:type="dxa"/>
              <w:right w:w="108" w:type="dxa"/>
            </w:tcMar>
          </w:tcPr>
          <w:p w14:paraId="0000032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 </w:t>
            </w:r>
          </w:p>
        </w:tc>
        <w:tc>
          <w:tcPr>
            <w:tcW w:w="1071" w:type="dxa"/>
            <w:shd w:val="clear" w:color="auto" w:fill="E0E0E0"/>
            <w:tcMar>
              <w:top w:w="0" w:type="dxa"/>
              <w:left w:w="108" w:type="dxa"/>
              <w:bottom w:w="0" w:type="dxa"/>
              <w:right w:w="108" w:type="dxa"/>
            </w:tcMar>
          </w:tcPr>
          <w:p w14:paraId="0000032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c>
          <w:tcPr>
            <w:tcW w:w="2505" w:type="dxa"/>
            <w:shd w:val="clear" w:color="auto" w:fill="E0E0E0"/>
            <w:tcMar>
              <w:top w:w="0" w:type="dxa"/>
              <w:left w:w="108" w:type="dxa"/>
              <w:bottom w:w="0" w:type="dxa"/>
              <w:right w:w="108" w:type="dxa"/>
            </w:tcMar>
          </w:tcPr>
          <w:p w14:paraId="0000032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r>
      <w:tr w:rsidR="00191D38" w14:paraId="3E75667B" w14:textId="77777777" w:rsidTr="003956E5">
        <w:trPr>
          <w:cantSplit/>
          <w:trHeight w:val="94"/>
          <w:jc w:val="center"/>
        </w:trPr>
        <w:tc>
          <w:tcPr>
            <w:tcW w:w="993" w:type="dxa"/>
            <w:shd w:val="clear" w:color="auto" w:fill="F3F3F3"/>
            <w:tcMar>
              <w:top w:w="0" w:type="dxa"/>
              <w:left w:w="108" w:type="dxa"/>
              <w:bottom w:w="0" w:type="dxa"/>
              <w:right w:w="108" w:type="dxa"/>
            </w:tcMar>
          </w:tcPr>
          <w:p w14:paraId="0000032D" w14:textId="06B3C734" w:rsidR="00191D38" w:rsidRDefault="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6</w:t>
            </w:r>
          </w:p>
        </w:tc>
        <w:tc>
          <w:tcPr>
            <w:tcW w:w="2100" w:type="dxa"/>
            <w:shd w:val="clear" w:color="auto" w:fill="F3F3F3"/>
            <w:tcMar>
              <w:top w:w="0" w:type="dxa"/>
              <w:left w:w="108" w:type="dxa"/>
              <w:bottom w:w="0" w:type="dxa"/>
              <w:right w:w="108" w:type="dxa"/>
            </w:tcMar>
          </w:tcPr>
          <w:p w14:paraId="0000032E"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r>
              <w:rPr>
                <w:rFonts w:ascii="Arial" w:eastAsia="Arial" w:hAnsi="Arial" w:cs="Arial"/>
                <w:i/>
                <w:sz w:val="16"/>
                <w:szCs w:val="16"/>
              </w:rPr>
              <w:t>Satellite Identifier</w:t>
            </w:r>
          </w:p>
        </w:tc>
        <w:tc>
          <w:tcPr>
            <w:tcW w:w="1021" w:type="dxa"/>
            <w:shd w:val="clear" w:color="auto" w:fill="F3F3F3"/>
            <w:tcMar>
              <w:top w:w="0" w:type="dxa"/>
              <w:left w:w="108" w:type="dxa"/>
              <w:bottom w:w="0" w:type="dxa"/>
              <w:right w:w="108" w:type="dxa"/>
            </w:tcMar>
          </w:tcPr>
          <w:p w14:paraId="0000032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i/>
                <w:sz w:val="16"/>
                <w:szCs w:val="16"/>
              </w:rPr>
              <w:t>0 01 007</w:t>
            </w:r>
          </w:p>
        </w:tc>
        <w:tc>
          <w:tcPr>
            <w:tcW w:w="856" w:type="dxa"/>
            <w:shd w:val="clear" w:color="auto" w:fill="F3F3F3"/>
            <w:tcMar>
              <w:top w:w="0" w:type="dxa"/>
              <w:left w:w="108" w:type="dxa"/>
              <w:bottom w:w="0" w:type="dxa"/>
              <w:right w:w="108" w:type="dxa"/>
            </w:tcMar>
          </w:tcPr>
          <w:p w14:paraId="0000033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3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33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10</w:t>
            </w:r>
          </w:p>
        </w:tc>
        <w:tc>
          <w:tcPr>
            <w:tcW w:w="1071" w:type="dxa"/>
            <w:shd w:val="clear" w:color="auto" w:fill="F3F3F3"/>
            <w:tcMar>
              <w:top w:w="0" w:type="dxa"/>
              <w:left w:w="108" w:type="dxa"/>
              <w:bottom w:w="0" w:type="dxa"/>
              <w:right w:w="108" w:type="dxa"/>
            </w:tcMar>
          </w:tcPr>
          <w:p w14:paraId="0000033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F3F3F3"/>
            <w:tcMar>
              <w:top w:w="0" w:type="dxa"/>
              <w:left w:w="108" w:type="dxa"/>
              <w:bottom w:w="0" w:type="dxa"/>
              <w:right w:w="108" w:type="dxa"/>
            </w:tcMar>
          </w:tcPr>
          <w:p w14:paraId="00000334" w14:textId="7C9911FF"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LEO</w:t>
            </w:r>
            <w:ins w:id="130" w:author="Stig Syndergaard" w:date="2024-07-17T15:18:00Z">
              <w:r w:rsidR="002D063F">
                <w:rPr>
                  <w:rFonts w:ascii="Arial" w:eastAsia="Arial" w:hAnsi="Arial" w:cs="Arial"/>
                  <w:sz w:val="16"/>
                  <w:szCs w:val="16"/>
                </w:rPr>
                <w:t xml:space="preserve"> or LEO constellation</w:t>
              </w:r>
            </w:ins>
            <w:r>
              <w:rPr>
                <w:rFonts w:ascii="Arial" w:eastAsia="Arial" w:hAnsi="Arial" w:cs="Arial"/>
                <w:sz w:val="16"/>
                <w:szCs w:val="16"/>
              </w:rPr>
              <w:t xml:space="preserve"> –</w:t>
            </w:r>
            <w:r>
              <w:rPr>
                <w:rFonts w:ascii="Arial" w:eastAsia="Arial" w:hAnsi="Arial" w:cs="Arial"/>
                <w:b/>
                <w:color w:val="0000FF"/>
                <w:sz w:val="16"/>
                <w:szCs w:val="16"/>
              </w:rPr>
              <w:t xml:space="preserve"> See Table 7</w:t>
            </w:r>
          </w:p>
        </w:tc>
      </w:tr>
      <w:tr w:rsidR="00191D38" w14:paraId="38E94C68" w14:textId="77777777" w:rsidTr="003956E5">
        <w:trPr>
          <w:cantSplit/>
          <w:trHeight w:val="52"/>
          <w:jc w:val="center"/>
        </w:trPr>
        <w:tc>
          <w:tcPr>
            <w:tcW w:w="993" w:type="dxa"/>
            <w:shd w:val="clear" w:color="auto" w:fill="E0E0E0"/>
            <w:tcMar>
              <w:top w:w="0" w:type="dxa"/>
              <w:left w:w="108" w:type="dxa"/>
              <w:bottom w:w="0" w:type="dxa"/>
              <w:right w:w="108" w:type="dxa"/>
            </w:tcMar>
          </w:tcPr>
          <w:p w14:paraId="00000335" w14:textId="4D07EBC2" w:rsidR="00191D38" w:rsidRDefault="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7</w:t>
            </w:r>
          </w:p>
        </w:tc>
        <w:tc>
          <w:tcPr>
            <w:tcW w:w="2100" w:type="dxa"/>
            <w:shd w:val="clear" w:color="auto" w:fill="E0E0E0"/>
            <w:tcMar>
              <w:top w:w="0" w:type="dxa"/>
              <w:left w:w="108" w:type="dxa"/>
              <w:bottom w:w="0" w:type="dxa"/>
              <w:right w:w="108" w:type="dxa"/>
            </w:tcMar>
          </w:tcPr>
          <w:p w14:paraId="00000336"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r>
              <w:rPr>
                <w:rFonts w:ascii="Arial" w:eastAsia="Arial" w:hAnsi="Arial" w:cs="Arial"/>
                <w:i/>
                <w:sz w:val="16"/>
                <w:szCs w:val="16"/>
              </w:rPr>
              <w:t>Satellite sub-identifier</w:t>
            </w:r>
          </w:p>
        </w:tc>
        <w:tc>
          <w:tcPr>
            <w:tcW w:w="1021" w:type="dxa"/>
            <w:shd w:val="clear" w:color="auto" w:fill="E0E0E0"/>
            <w:tcMar>
              <w:top w:w="0" w:type="dxa"/>
              <w:left w:w="108" w:type="dxa"/>
              <w:bottom w:w="0" w:type="dxa"/>
              <w:right w:w="108" w:type="dxa"/>
            </w:tcMar>
          </w:tcPr>
          <w:p w14:paraId="0000033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i/>
                <w:sz w:val="16"/>
                <w:szCs w:val="16"/>
              </w:rPr>
              <w:t>0 01 016</w:t>
            </w:r>
          </w:p>
        </w:tc>
        <w:tc>
          <w:tcPr>
            <w:tcW w:w="856" w:type="dxa"/>
            <w:shd w:val="clear" w:color="auto" w:fill="E0E0E0"/>
            <w:tcMar>
              <w:top w:w="0" w:type="dxa"/>
              <w:left w:w="108" w:type="dxa"/>
              <w:bottom w:w="0" w:type="dxa"/>
              <w:right w:w="108" w:type="dxa"/>
            </w:tcMar>
          </w:tcPr>
          <w:p w14:paraId="0000033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33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33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33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33C" w14:textId="3AB982FD" w:rsidR="00191D38" w:rsidRDefault="00000000">
            <w:pPr>
              <w:widowControl/>
              <w:pBdr>
                <w:top w:val="nil"/>
                <w:left w:val="nil"/>
                <w:bottom w:val="nil"/>
                <w:right w:val="nil"/>
                <w:between w:val="nil"/>
              </w:pBdr>
              <w:spacing w:line="240" w:lineRule="auto"/>
              <w:rPr>
                <w:rFonts w:ascii="Arial" w:eastAsia="Arial" w:hAnsi="Arial" w:cs="Arial"/>
                <w:sz w:val="16"/>
                <w:szCs w:val="16"/>
              </w:rPr>
            </w:pPr>
            <w:del w:id="131" w:author="Stig Syndergaard" w:date="2024-07-17T15:18:00Z">
              <w:r w:rsidDel="002D063F">
                <w:rPr>
                  <w:rFonts w:ascii="Arial" w:eastAsia="Arial" w:hAnsi="Arial" w:cs="Arial"/>
                  <w:sz w:val="16"/>
                  <w:szCs w:val="16"/>
                </w:rPr>
                <w:delText>Number of satellite</w:delText>
              </w:r>
            </w:del>
            <w:ins w:id="132" w:author="Stig Syndergaard" w:date="2024-07-17T15:18:00Z">
              <w:r w:rsidR="002D063F">
                <w:rPr>
                  <w:rFonts w:ascii="Arial" w:eastAsia="Arial" w:hAnsi="Arial" w:cs="Arial"/>
                  <w:sz w:val="16"/>
                  <w:szCs w:val="16"/>
                </w:rPr>
                <w:t>Satellite ID</w:t>
              </w:r>
            </w:ins>
            <w:r>
              <w:rPr>
                <w:rFonts w:ascii="Arial" w:eastAsia="Arial" w:hAnsi="Arial" w:cs="Arial"/>
                <w:sz w:val="16"/>
                <w:szCs w:val="16"/>
              </w:rPr>
              <w:t xml:space="preserve"> in LEO constellation</w:t>
            </w:r>
            <w:r w:rsidR="002D063F">
              <w:rPr>
                <w:rFonts w:ascii="Arial" w:eastAsia="Arial" w:hAnsi="Arial" w:cs="Arial"/>
                <w:sz w:val="16"/>
                <w:szCs w:val="16"/>
              </w:rPr>
              <w:t xml:space="preserve"> </w:t>
            </w:r>
            <w:ins w:id="133" w:author="Stig Syndergaard" w:date="2024-07-17T15:17:00Z">
              <w:r w:rsidR="002D063F">
                <w:rPr>
                  <w:rFonts w:ascii="Arial" w:eastAsia="Arial" w:hAnsi="Arial" w:cs="Arial"/>
                  <w:sz w:val="16"/>
                  <w:szCs w:val="16"/>
                </w:rPr>
                <w:t>(missing if not applicable)</w:t>
              </w:r>
            </w:ins>
          </w:p>
        </w:tc>
      </w:tr>
      <w:tr w:rsidR="00191D38" w14:paraId="692515CF" w14:textId="77777777" w:rsidTr="003956E5">
        <w:trPr>
          <w:cantSplit/>
          <w:trHeight w:val="52"/>
          <w:jc w:val="center"/>
        </w:trPr>
        <w:tc>
          <w:tcPr>
            <w:tcW w:w="993" w:type="dxa"/>
            <w:shd w:val="clear" w:color="auto" w:fill="F3F3F3"/>
            <w:tcMar>
              <w:top w:w="0" w:type="dxa"/>
              <w:left w:w="108" w:type="dxa"/>
              <w:bottom w:w="0" w:type="dxa"/>
              <w:right w:w="108" w:type="dxa"/>
            </w:tcMar>
          </w:tcPr>
          <w:p w14:paraId="0000033D" w14:textId="15646A0F" w:rsidR="00191D38" w:rsidRDefault="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8</w:t>
            </w:r>
          </w:p>
        </w:tc>
        <w:tc>
          <w:tcPr>
            <w:tcW w:w="2100" w:type="dxa"/>
            <w:shd w:val="clear" w:color="auto" w:fill="F3F3F3"/>
            <w:tcMar>
              <w:top w:w="0" w:type="dxa"/>
              <w:left w:w="108" w:type="dxa"/>
              <w:bottom w:w="0" w:type="dxa"/>
              <w:right w:w="108" w:type="dxa"/>
            </w:tcMar>
          </w:tcPr>
          <w:p w14:paraId="0000033E"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r>
              <w:rPr>
                <w:rFonts w:ascii="Arial" w:eastAsia="Arial" w:hAnsi="Arial" w:cs="Arial"/>
                <w:i/>
                <w:sz w:val="16"/>
                <w:szCs w:val="16"/>
              </w:rPr>
              <w:t>Satellite instrument</w:t>
            </w:r>
          </w:p>
        </w:tc>
        <w:tc>
          <w:tcPr>
            <w:tcW w:w="1021" w:type="dxa"/>
            <w:shd w:val="clear" w:color="auto" w:fill="F3F3F3"/>
            <w:tcMar>
              <w:top w:w="0" w:type="dxa"/>
              <w:left w:w="108" w:type="dxa"/>
              <w:bottom w:w="0" w:type="dxa"/>
              <w:right w:w="108" w:type="dxa"/>
            </w:tcMar>
          </w:tcPr>
          <w:p w14:paraId="0000033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i/>
                <w:sz w:val="16"/>
                <w:szCs w:val="16"/>
              </w:rPr>
              <w:t>0 02 019</w:t>
            </w:r>
          </w:p>
        </w:tc>
        <w:tc>
          <w:tcPr>
            <w:tcW w:w="856" w:type="dxa"/>
            <w:shd w:val="clear" w:color="auto" w:fill="F3F3F3"/>
            <w:tcMar>
              <w:top w:w="0" w:type="dxa"/>
              <w:left w:w="108" w:type="dxa"/>
              <w:bottom w:w="0" w:type="dxa"/>
              <w:right w:w="108" w:type="dxa"/>
            </w:tcMar>
          </w:tcPr>
          <w:p w14:paraId="0000034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4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34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11</w:t>
            </w:r>
          </w:p>
        </w:tc>
        <w:tc>
          <w:tcPr>
            <w:tcW w:w="1071" w:type="dxa"/>
            <w:shd w:val="clear" w:color="auto" w:fill="F3F3F3"/>
            <w:tcMar>
              <w:top w:w="0" w:type="dxa"/>
              <w:left w:w="108" w:type="dxa"/>
              <w:bottom w:w="0" w:type="dxa"/>
              <w:right w:w="108" w:type="dxa"/>
            </w:tcMar>
          </w:tcPr>
          <w:p w14:paraId="0000034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F3F3F3"/>
            <w:tcMar>
              <w:top w:w="0" w:type="dxa"/>
              <w:left w:w="108" w:type="dxa"/>
              <w:bottom w:w="0" w:type="dxa"/>
              <w:right w:w="108" w:type="dxa"/>
            </w:tcMar>
          </w:tcPr>
          <w:p w14:paraId="0000034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e.g. 202 = GRAS –</w:t>
            </w:r>
            <w:r>
              <w:rPr>
                <w:rFonts w:ascii="Arial" w:eastAsia="Arial" w:hAnsi="Arial" w:cs="Arial"/>
                <w:b/>
                <w:color w:val="0000FF"/>
                <w:sz w:val="16"/>
                <w:szCs w:val="16"/>
              </w:rPr>
              <w:t xml:space="preserve"> See Table 8</w:t>
            </w:r>
          </w:p>
        </w:tc>
      </w:tr>
      <w:tr w:rsidR="00191D38" w14:paraId="4EC292D8" w14:textId="77777777" w:rsidTr="003956E5">
        <w:trPr>
          <w:cantSplit/>
          <w:jc w:val="center"/>
        </w:trPr>
        <w:tc>
          <w:tcPr>
            <w:tcW w:w="993" w:type="dxa"/>
            <w:shd w:val="clear" w:color="auto" w:fill="F3F3F3"/>
            <w:tcMar>
              <w:top w:w="0" w:type="dxa"/>
              <w:left w:w="108" w:type="dxa"/>
              <w:bottom w:w="0" w:type="dxa"/>
              <w:right w:w="108" w:type="dxa"/>
            </w:tcMar>
          </w:tcPr>
          <w:p w14:paraId="00000345"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N0</w:t>
            </w:r>
          </w:p>
        </w:tc>
        <w:tc>
          <w:tcPr>
            <w:tcW w:w="2100" w:type="dxa"/>
            <w:shd w:val="clear" w:color="auto" w:fill="F3F3F3"/>
            <w:tcMar>
              <w:top w:w="0" w:type="dxa"/>
              <w:left w:w="108" w:type="dxa"/>
              <w:bottom w:w="0" w:type="dxa"/>
              <w:right w:w="108" w:type="dxa"/>
            </w:tcMar>
          </w:tcPr>
          <w:p w14:paraId="0000034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347" w14:textId="77777777" w:rsidR="00191D38" w:rsidRDefault="00191D38">
            <w:pPr>
              <w:widowControl/>
              <w:pBdr>
                <w:top w:val="nil"/>
                <w:left w:val="nil"/>
                <w:bottom w:val="nil"/>
                <w:right w:val="nil"/>
                <w:between w:val="nil"/>
              </w:pBdr>
              <w:spacing w:line="240" w:lineRule="auto"/>
              <w:rPr>
                <w:rFonts w:ascii="Arial" w:eastAsia="Arial" w:hAnsi="Arial" w:cs="Arial"/>
                <w:b/>
                <w:i/>
                <w:sz w:val="16"/>
                <w:szCs w:val="16"/>
              </w:rPr>
            </w:pPr>
          </w:p>
        </w:tc>
        <w:tc>
          <w:tcPr>
            <w:tcW w:w="856" w:type="dxa"/>
            <w:shd w:val="clear" w:color="auto" w:fill="F3F3F3"/>
            <w:tcMar>
              <w:top w:w="0" w:type="dxa"/>
              <w:left w:w="108" w:type="dxa"/>
              <w:bottom w:w="0" w:type="dxa"/>
              <w:right w:w="108" w:type="dxa"/>
            </w:tcMar>
          </w:tcPr>
          <w:p w14:paraId="00000348"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349"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898" w:type="dxa"/>
            <w:shd w:val="clear" w:color="auto" w:fill="F3F3F3"/>
            <w:tcMar>
              <w:top w:w="0" w:type="dxa"/>
              <w:left w:w="108" w:type="dxa"/>
              <w:bottom w:w="0" w:type="dxa"/>
              <w:right w:w="108" w:type="dxa"/>
            </w:tcMar>
          </w:tcPr>
          <w:p w14:paraId="0000034A"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34B"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5" w:type="dxa"/>
            <w:shd w:val="clear" w:color="auto" w:fill="F3F3F3"/>
            <w:tcMar>
              <w:top w:w="0" w:type="dxa"/>
              <w:left w:w="108" w:type="dxa"/>
              <w:bottom w:w="0" w:type="dxa"/>
              <w:right w:w="108" w:type="dxa"/>
            </w:tcMar>
          </w:tcPr>
          <w:p w14:paraId="0000034C"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N0 = 1+3.n0 elements</w:t>
            </w:r>
          </w:p>
        </w:tc>
      </w:tr>
      <w:tr w:rsidR="00191D38" w14:paraId="198850D9" w14:textId="77777777" w:rsidTr="003956E5">
        <w:trPr>
          <w:cantSplit/>
          <w:trHeight w:val="311"/>
          <w:jc w:val="center"/>
        </w:trPr>
        <w:tc>
          <w:tcPr>
            <w:tcW w:w="993" w:type="dxa"/>
            <w:shd w:val="clear" w:color="auto" w:fill="F3F3F3"/>
            <w:tcMar>
              <w:top w:w="0" w:type="dxa"/>
              <w:left w:w="108" w:type="dxa"/>
              <w:bottom w:w="0" w:type="dxa"/>
              <w:right w:w="108" w:type="dxa"/>
            </w:tcMar>
          </w:tcPr>
          <w:p w14:paraId="0000034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34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34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1 01 000</w:t>
            </w:r>
          </w:p>
        </w:tc>
        <w:tc>
          <w:tcPr>
            <w:tcW w:w="856" w:type="dxa"/>
            <w:shd w:val="clear" w:color="auto" w:fill="F3F3F3"/>
            <w:tcMar>
              <w:top w:w="0" w:type="dxa"/>
              <w:left w:w="108" w:type="dxa"/>
              <w:bottom w:w="0" w:type="dxa"/>
              <w:right w:w="108" w:type="dxa"/>
            </w:tcMar>
          </w:tcPr>
          <w:p w14:paraId="0000035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35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352"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35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35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descriptor</w:t>
            </w:r>
          </w:p>
        </w:tc>
      </w:tr>
      <w:tr w:rsidR="00191D38" w14:paraId="1D924949" w14:textId="77777777" w:rsidTr="003956E5">
        <w:trPr>
          <w:cantSplit/>
          <w:trHeight w:val="311"/>
          <w:jc w:val="center"/>
        </w:trPr>
        <w:tc>
          <w:tcPr>
            <w:tcW w:w="993" w:type="dxa"/>
            <w:shd w:val="clear" w:color="auto" w:fill="F3F3F3"/>
            <w:tcMar>
              <w:top w:w="0" w:type="dxa"/>
              <w:left w:w="108" w:type="dxa"/>
              <w:bottom w:w="0" w:type="dxa"/>
              <w:right w:w="108" w:type="dxa"/>
            </w:tcMar>
          </w:tcPr>
          <w:p w14:paraId="00000355" w14:textId="17095F3E" w:rsidR="00191D38" w:rsidRDefault="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9</w:t>
            </w:r>
          </w:p>
        </w:tc>
        <w:tc>
          <w:tcPr>
            <w:tcW w:w="2100" w:type="dxa"/>
            <w:shd w:val="clear" w:color="auto" w:fill="F3F3F3"/>
            <w:tcMar>
              <w:top w:w="0" w:type="dxa"/>
              <w:left w:w="108" w:type="dxa"/>
              <w:bottom w:w="0" w:type="dxa"/>
              <w:right w:w="108" w:type="dxa"/>
            </w:tcMar>
          </w:tcPr>
          <w:p w14:paraId="0000035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Short delayed replication factor</w:t>
            </w:r>
          </w:p>
        </w:tc>
        <w:tc>
          <w:tcPr>
            <w:tcW w:w="1021" w:type="dxa"/>
            <w:shd w:val="clear" w:color="auto" w:fill="F3F3F3"/>
            <w:tcMar>
              <w:top w:w="0" w:type="dxa"/>
              <w:left w:w="108" w:type="dxa"/>
              <w:bottom w:w="0" w:type="dxa"/>
              <w:right w:w="108" w:type="dxa"/>
            </w:tcMar>
          </w:tcPr>
          <w:p w14:paraId="0000035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0 31 000</w:t>
            </w:r>
          </w:p>
        </w:tc>
        <w:tc>
          <w:tcPr>
            <w:tcW w:w="856" w:type="dxa"/>
            <w:shd w:val="clear" w:color="auto" w:fill="F3F3F3"/>
            <w:tcMar>
              <w:top w:w="0" w:type="dxa"/>
              <w:left w:w="108" w:type="dxa"/>
              <w:bottom w:w="0" w:type="dxa"/>
              <w:right w:w="108" w:type="dxa"/>
            </w:tcMar>
          </w:tcPr>
          <w:p w14:paraId="0000035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5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35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w:t>
            </w:r>
          </w:p>
        </w:tc>
        <w:tc>
          <w:tcPr>
            <w:tcW w:w="1071" w:type="dxa"/>
            <w:shd w:val="clear" w:color="auto" w:fill="F3F3F3"/>
            <w:tcMar>
              <w:top w:w="0" w:type="dxa"/>
              <w:left w:w="108" w:type="dxa"/>
              <w:bottom w:w="0" w:type="dxa"/>
              <w:right w:w="108" w:type="dxa"/>
            </w:tcMar>
          </w:tcPr>
          <w:p w14:paraId="0000035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F3F3F3"/>
            <w:tcMar>
              <w:top w:w="0" w:type="dxa"/>
              <w:left w:w="108" w:type="dxa"/>
              <w:bottom w:w="0" w:type="dxa"/>
              <w:right w:w="108" w:type="dxa"/>
            </w:tcMar>
          </w:tcPr>
          <w:p w14:paraId="0000035C" w14:textId="12A0BCE9"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Indicate presence of </w:t>
            </w:r>
            <w:ins w:id="134" w:author="Stig Syndergaard" w:date="2024-07-15T22:55:00Z">
              <w:r w:rsidR="003F2023">
                <w:rPr>
                  <w:rFonts w:ascii="Arial" w:eastAsia="Arial" w:hAnsi="Arial" w:cs="Arial"/>
                  <w:sz w:val="16"/>
                  <w:szCs w:val="16"/>
                </w:rPr>
                <w:t>aircra</w:t>
              </w:r>
            </w:ins>
            <w:ins w:id="135" w:author="Stig Syndergaard" w:date="2024-07-15T22:56:00Z">
              <w:r w:rsidR="003F2023">
                <w:rPr>
                  <w:rFonts w:ascii="Arial" w:eastAsia="Arial" w:hAnsi="Arial" w:cs="Arial"/>
                  <w:sz w:val="16"/>
                  <w:szCs w:val="16"/>
                </w:rPr>
                <w:t>ft or station</w:t>
              </w:r>
            </w:ins>
            <w:ins w:id="136" w:author="Stig Syndergaard" w:date="2024-07-15T17:01:00Z">
              <w:r w:rsidR="007D7FA4">
                <w:rPr>
                  <w:rFonts w:ascii="Arial" w:eastAsia="Arial" w:hAnsi="Arial" w:cs="Arial"/>
                  <w:sz w:val="16"/>
                  <w:szCs w:val="16"/>
                </w:rPr>
                <w:t xml:space="preserve"> RO</w:t>
              </w:r>
            </w:ins>
            <w:r>
              <w:rPr>
                <w:rFonts w:ascii="Arial" w:eastAsia="Arial" w:hAnsi="Arial" w:cs="Arial"/>
                <w:sz w:val="16"/>
                <w:szCs w:val="16"/>
              </w:rPr>
              <w:t xml:space="preserve"> header, </w:t>
            </w:r>
            <w:r>
              <w:rPr>
                <w:rFonts w:ascii="Arial" w:eastAsia="Arial" w:hAnsi="Arial" w:cs="Arial"/>
                <w:i/>
                <w:sz w:val="16"/>
                <w:szCs w:val="16"/>
              </w:rPr>
              <w:t>n</w:t>
            </w:r>
            <w:r w:rsidR="00194499">
              <w:rPr>
                <w:rFonts w:ascii="Arial" w:eastAsia="Arial" w:hAnsi="Arial" w:cs="Arial"/>
                <w:i/>
                <w:sz w:val="16"/>
                <w:szCs w:val="16"/>
              </w:rPr>
              <w:t>0</w:t>
            </w:r>
          </w:p>
        </w:tc>
      </w:tr>
      <w:tr w:rsidR="00191D38" w14:paraId="10122EB1" w14:textId="77777777" w:rsidTr="003956E5">
        <w:trPr>
          <w:cantSplit/>
          <w:trHeight w:val="52"/>
          <w:jc w:val="center"/>
        </w:trPr>
        <w:tc>
          <w:tcPr>
            <w:tcW w:w="993" w:type="dxa"/>
            <w:shd w:val="clear" w:color="auto" w:fill="E0E0E0"/>
            <w:tcMar>
              <w:top w:w="0" w:type="dxa"/>
              <w:left w:w="108" w:type="dxa"/>
              <w:bottom w:w="0" w:type="dxa"/>
              <w:right w:w="108" w:type="dxa"/>
            </w:tcMar>
          </w:tcPr>
          <w:p w14:paraId="0000035D" w14:textId="74362636" w:rsidR="00191D38" w:rsidRDefault="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10-11</w:t>
            </w:r>
          </w:p>
        </w:tc>
        <w:tc>
          <w:tcPr>
            <w:tcW w:w="2100" w:type="dxa"/>
            <w:shd w:val="clear" w:color="auto" w:fill="E0E0E0"/>
            <w:tcMar>
              <w:top w:w="0" w:type="dxa"/>
              <w:left w:w="108" w:type="dxa"/>
              <w:bottom w:w="0" w:type="dxa"/>
              <w:right w:w="108" w:type="dxa"/>
            </w:tcMar>
          </w:tcPr>
          <w:p w14:paraId="0000035E" w14:textId="506E80F4" w:rsidR="00191D38" w:rsidRDefault="003F2023">
            <w:pPr>
              <w:widowControl/>
              <w:pBdr>
                <w:top w:val="nil"/>
                <w:left w:val="nil"/>
                <w:bottom w:val="nil"/>
                <w:right w:val="nil"/>
                <w:between w:val="nil"/>
              </w:pBdr>
              <w:spacing w:line="240" w:lineRule="auto"/>
              <w:rPr>
                <w:rFonts w:ascii="Arial" w:eastAsia="Arial" w:hAnsi="Arial" w:cs="Arial"/>
                <w:b/>
                <w:sz w:val="16"/>
                <w:szCs w:val="16"/>
              </w:rPr>
            </w:pPr>
            <w:ins w:id="137" w:author="Stig Syndergaard" w:date="2024-07-15T22:56:00Z">
              <w:r>
                <w:rPr>
                  <w:rFonts w:ascii="Arial" w:eastAsia="Arial" w:hAnsi="Arial" w:cs="Arial"/>
                  <w:b/>
                  <w:sz w:val="16"/>
                  <w:szCs w:val="16"/>
                </w:rPr>
                <w:t>Aircraft or station</w:t>
              </w:r>
            </w:ins>
            <w:r w:rsidR="00E046DD">
              <w:rPr>
                <w:rFonts w:ascii="Arial" w:eastAsia="Arial" w:hAnsi="Arial" w:cs="Arial"/>
                <w:b/>
                <w:sz w:val="16"/>
                <w:szCs w:val="16"/>
              </w:rPr>
              <w:t xml:space="preserve"> data introducer</w:t>
            </w:r>
          </w:p>
        </w:tc>
        <w:tc>
          <w:tcPr>
            <w:tcW w:w="1021" w:type="dxa"/>
            <w:shd w:val="clear" w:color="auto" w:fill="E0E0E0"/>
            <w:tcMar>
              <w:top w:w="0" w:type="dxa"/>
              <w:left w:w="108" w:type="dxa"/>
              <w:bottom w:w="0" w:type="dxa"/>
              <w:right w:w="108" w:type="dxa"/>
            </w:tcMar>
          </w:tcPr>
          <w:p w14:paraId="0000035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E0E0E0"/>
            <w:tcMar>
              <w:top w:w="0" w:type="dxa"/>
              <w:left w:w="108" w:type="dxa"/>
              <w:bottom w:w="0" w:type="dxa"/>
              <w:right w:w="108" w:type="dxa"/>
            </w:tcMar>
          </w:tcPr>
          <w:p w14:paraId="0000036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1274" w:type="dxa"/>
            <w:shd w:val="clear" w:color="auto" w:fill="E0E0E0"/>
            <w:tcMar>
              <w:top w:w="0" w:type="dxa"/>
              <w:left w:w="108" w:type="dxa"/>
              <w:bottom w:w="0" w:type="dxa"/>
              <w:right w:w="108" w:type="dxa"/>
            </w:tcMar>
          </w:tcPr>
          <w:p w14:paraId="0000036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898" w:type="dxa"/>
            <w:shd w:val="clear" w:color="auto" w:fill="E0E0E0"/>
            <w:tcMar>
              <w:top w:w="0" w:type="dxa"/>
              <w:left w:w="108" w:type="dxa"/>
              <w:bottom w:w="0" w:type="dxa"/>
              <w:right w:w="108" w:type="dxa"/>
            </w:tcMar>
          </w:tcPr>
          <w:p w14:paraId="0000036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 </w:t>
            </w:r>
          </w:p>
        </w:tc>
        <w:tc>
          <w:tcPr>
            <w:tcW w:w="1071" w:type="dxa"/>
            <w:shd w:val="clear" w:color="auto" w:fill="E0E0E0"/>
            <w:tcMar>
              <w:top w:w="0" w:type="dxa"/>
              <w:left w:w="108" w:type="dxa"/>
              <w:bottom w:w="0" w:type="dxa"/>
              <w:right w:w="108" w:type="dxa"/>
            </w:tcMar>
          </w:tcPr>
          <w:p w14:paraId="0000036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c>
          <w:tcPr>
            <w:tcW w:w="2505" w:type="dxa"/>
            <w:shd w:val="clear" w:color="auto" w:fill="E0E0E0"/>
            <w:tcMar>
              <w:top w:w="0" w:type="dxa"/>
              <w:left w:w="108" w:type="dxa"/>
              <w:bottom w:w="0" w:type="dxa"/>
              <w:right w:w="108" w:type="dxa"/>
            </w:tcMar>
          </w:tcPr>
          <w:p w14:paraId="0000036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r>
      <w:tr w:rsidR="00191D38" w14:paraId="2496067B" w14:textId="77777777" w:rsidTr="003956E5">
        <w:trPr>
          <w:cantSplit/>
          <w:trHeight w:val="52"/>
          <w:jc w:val="center"/>
        </w:trPr>
        <w:tc>
          <w:tcPr>
            <w:tcW w:w="993" w:type="dxa"/>
            <w:shd w:val="clear" w:color="auto" w:fill="F3F3F3"/>
            <w:tcMar>
              <w:top w:w="0" w:type="dxa"/>
              <w:left w:w="108" w:type="dxa"/>
              <w:bottom w:w="0" w:type="dxa"/>
              <w:right w:w="108" w:type="dxa"/>
            </w:tcMar>
          </w:tcPr>
          <w:p w14:paraId="00000365" w14:textId="6E440EC1" w:rsidR="00191D38" w:rsidRDefault="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10</w:t>
            </w:r>
          </w:p>
        </w:tc>
        <w:tc>
          <w:tcPr>
            <w:tcW w:w="2100" w:type="dxa"/>
            <w:shd w:val="clear" w:color="auto" w:fill="F3F3F3"/>
            <w:tcMar>
              <w:top w:w="0" w:type="dxa"/>
              <w:left w:w="108" w:type="dxa"/>
              <w:bottom w:w="0" w:type="dxa"/>
              <w:right w:w="108" w:type="dxa"/>
            </w:tcMar>
          </w:tcPr>
          <w:p w14:paraId="00000366" w14:textId="63FCE5BE" w:rsidR="00191D38" w:rsidRDefault="00020F27">
            <w:pPr>
              <w:widowControl/>
              <w:pBdr>
                <w:top w:val="nil"/>
                <w:left w:val="nil"/>
                <w:bottom w:val="nil"/>
                <w:right w:val="nil"/>
                <w:between w:val="nil"/>
              </w:pBdr>
              <w:spacing w:line="240" w:lineRule="auto"/>
              <w:ind w:left="177"/>
              <w:rPr>
                <w:rFonts w:ascii="Arial" w:eastAsia="Arial" w:hAnsi="Arial" w:cs="Arial"/>
                <w:b/>
                <w:sz w:val="16"/>
                <w:szCs w:val="16"/>
              </w:rPr>
            </w:pPr>
            <w:commentRangeStart w:id="138"/>
            <w:ins w:id="139" w:author="Stig Syndergaard" w:date="2024-07-15T16:07:00Z">
              <w:r>
                <w:rPr>
                  <w:rFonts w:ascii="Arial" w:eastAsia="Arial" w:hAnsi="Arial" w:cs="Arial"/>
                  <w:i/>
                  <w:sz w:val="16"/>
                  <w:szCs w:val="16"/>
                </w:rPr>
                <w:t xml:space="preserve">Station or </w:t>
              </w:r>
            </w:ins>
            <w:ins w:id="140" w:author="Stig Syndergaard" w:date="2024-07-17T15:19:00Z">
              <w:r w:rsidR="00FD667C">
                <w:rPr>
                  <w:rFonts w:ascii="Arial" w:eastAsia="Arial" w:hAnsi="Arial" w:cs="Arial"/>
                  <w:i/>
                  <w:sz w:val="16"/>
                  <w:szCs w:val="16"/>
                </w:rPr>
                <w:t>s</w:t>
              </w:r>
            </w:ins>
            <w:ins w:id="141" w:author="Stig Syndergaard" w:date="2024-07-15T16:07:00Z">
              <w:r>
                <w:rPr>
                  <w:rFonts w:ascii="Arial" w:eastAsia="Arial" w:hAnsi="Arial" w:cs="Arial"/>
                  <w:i/>
                  <w:sz w:val="16"/>
                  <w:szCs w:val="16"/>
                </w:rPr>
                <w:t>ite name</w:t>
              </w:r>
            </w:ins>
            <w:commentRangeEnd w:id="138"/>
            <w:r w:rsidR="0072533C">
              <w:rPr>
                <w:rStyle w:val="CommentReference"/>
                <w:rFonts w:ascii="Courier" w:eastAsia="Times New Roman" w:hAnsi="Courier" w:cs="Times New Roman"/>
                <w:color w:val="auto"/>
              </w:rPr>
              <w:commentReference w:id="138"/>
            </w:r>
          </w:p>
        </w:tc>
        <w:tc>
          <w:tcPr>
            <w:tcW w:w="1021" w:type="dxa"/>
            <w:shd w:val="clear" w:color="auto" w:fill="F3F3F3"/>
            <w:tcMar>
              <w:top w:w="0" w:type="dxa"/>
              <w:left w:w="108" w:type="dxa"/>
              <w:bottom w:w="0" w:type="dxa"/>
              <w:right w:w="108" w:type="dxa"/>
            </w:tcMar>
          </w:tcPr>
          <w:p w14:paraId="00000367" w14:textId="5124A0DE"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i/>
                <w:sz w:val="16"/>
                <w:szCs w:val="16"/>
              </w:rPr>
              <w:t>0 01 0</w:t>
            </w:r>
            <w:ins w:id="142" w:author="Stig Syndergaard" w:date="2024-07-15T16:06:00Z">
              <w:r w:rsidR="00020F27">
                <w:rPr>
                  <w:rFonts w:ascii="Arial" w:eastAsia="Arial" w:hAnsi="Arial" w:cs="Arial"/>
                  <w:i/>
                  <w:sz w:val="16"/>
                  <w:szCs w:val="16"/>
                </w:rPr>
                <w:t>19</w:t>
              </w:r>
            </w:ins>
          </w:p>
        </w:tc>
        <w:tc>
          <w:tcPr>
            <w:tcW w:w="856" w:type="dxa"/>
            <w:shd w:val="clear" w:color="auto" w:fill="F3F3F3"/>
            <w:tcMar>
              <w:top w:w="0" w:type="dxa"/>
              <w:left w:w="108" w:type="dxa"/>
              <w:bottom w:w="0" w:type="dxa"/>
              <w:right w:w="108" w:type="dxa"/>
            </w:tcMar>
          </w:tcPr>
          <w:p w14:paraId="0000036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6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36A" w14:textId="10761849" w:rsidR="00191D38" w:rsidRDefault="00020F27">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commentRangeStart w:id="143"/>
            <w:commentRangeStart w:id="144"/>
            <w:ins w:id="145" w:author="Stig Syndergaard" w:date="2024-07-15T16:08:00Z">
              <w:r>
                <w:rPr>
                  <w:rFonts w:ascii="Arial" w:eastAsia="Arial" w:hAnsi="Arial" w:cs="Arial"/>
                  <w:sz w:val="16"/>
                  <w:szCs w:val="16"/>
                </w:rPr>
                <w:t>256</w:t>
              </w:r>
            </w:ins>
            <w:commentRangeEnd w:id="143"/>
            <w:ins w:id="146" w:author="Stig Syndergaard" w:date="2024-07-17T15:23:00Z">
              <w:r w:rsidR="00FD667C">
                <w:rPr>
                  <w:rStyle w:val="CommentReference"/>
                  <w:rFonts w:ascii="Courier" w:eastAsia="Times New Roman" w:hAnsi="Courier" w:cs="Times New Roman"/>
                  <w:color w:val="auto"/>
                </w:rPr>
                <w:commentReference w:id="143"/>
              </w:r>
            </w:ins>
            <w:commentRangeEnd w:id="144"/>
            <w:ins w:id="147" w:author="Stig Syndergaard" w:date="2024-08-14T16:50:00Z">
              <w:r w:rsidR="00A67D9A">
                <w:rPr>
                  <w:rStyle w:val="CommentReference"/>
                  <w:rFonts w:ascii="Courier" w:eastAsia="Times New Roman" w:hAnsi="Courier" w:cs="Times New Roman"/>
                  <w:color w:val="auto"/>
                </w:rPr>
                <w:commentReference w:id="144"/>
              </w:r>
            </w:ins>
          </w:p>
        </w:tc>
        <w:tc>
          <w:tcPr>
            <w:tcW w:w="1071" w:type="dxa"/>
            <w:shd w:val="clear" w:color="auto" w:fill="F3F3F3"/>
            <w:tcMar>
              <w:top w:w="0" w:type="dxa"/>
              <w:left w:w="108" w:type="dxa"/>
              <w:bottom w:w="0" w:type="dxa"/>
              <w:right w:w="108" w:type="dxa"/>
            </w:tcMar>
          </w:tcPr>
          <w:p w14:paraId="0000036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Character</w:t>
            </w:r>
          </w:p>
        </w:tc>
        <w:tc>
          <w:tcPr>
            <w:tcW w:w="2505" w:type="dxa"/>
            <w:shd w:val="clear" w:color="auto" w:fill="F3F3F3"/>
            <w:tcMar>
              <w:top w:w="0" w:type="dxa"/>
              <w:left w:w="108" w:type="dxa"/>
              <w:bottom w:w="0" w:type="dxa"/>
              <w:right w:w="108" w:type="dxa"/>
            </w:tcMar>
          </w:tcPr>
          <w:p w14:paraId="0000036C"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948ED6E" w14:textId="77777777" w:rsidTr="003956E5">
        <w:trPr>
          <w:cantSplit/>
          <w:trHeight w:val="52"/>
          <w:jc w:val="center"/>
        </w:trPr>
        <w:tc>
          <w:tcPr>
            <w:tcW w:w="993" w:type="dxa"/>
            <w:shd w:val="clear" w:color="auto" w:fill="E0E0E0"/>
            <w:tcMar>
              <w:top w:w="0" w:type="dxa"/>
              <w:left w:w="108" w:type="dxa"/>
              <w:bottom w:w="0" w:type="dxa"/>
              <w:right w:w="108" w:type="dxa"/>
            </w:tcMar>
          </w:tcPr>
          <w:p w14:paraId="0000036D" w14:textId="1F8A7A41" w:rsidR="00191D38" w:rsidRDefault="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11</w:t>
            </w:r>
          </w:p>
        </w:tc>
        <w:tc>
          <w:tcPr>
            <w:tcW w:w="2100" w:type="dxa"/>
            <w:shd w:val="clear" w:color="auto" w:fill="E0E0E0"/>
            <w:tcMar>
              <w:top w:w="0" w:type="dxa"/>
              <w:left w:w="108" w:type="dxa"/>
              <w:bottom w:w="0" w:type="dxa"/>
              <w:right w:w="108" w:type="dxa"/>
            </w:tcMar>
          </w:tcPr>
          <w:p w14:paraId="0000036E" w14:textId="13FDDAF5"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sdt>
              <w:sdtPr>
                <w:tag w:val="goog_rdk_8"/>
                <w:id w:val="1426464456"/>
              </w:sdtPr>
              <w:sdtContent/>
            </w:sdt>
            <w:sdt>
              <w:sdtPr>
                <w:tag w:val="goog_rdk_9"/>
                <w:id w:val="428629481"/>
              </w:sdtPr>
              <w:sdtContent/>
            </w:sdt>
            <w:commentRangeStart w:id="148"/>
            <w:ins w:id="149" w:author="Stig Syndergaard" w:date="2024-07-15T16:27:00Z">
              <w:r w:rsidR="00754133">
                <w:rPr>
                  <w:rFonts w:ascii="Arial" w:eastAsia="Arial" w:hAnsi="Arial" w:cs="Arial"/>
                  <w:i/>
                  <w:sz w:val="16"/>
                  <w:szCs w:val="16"/>
                </w:rPr>
                <w:t>Upper air</w:t>
              </w:r>
            </w:ins>
            <w:ins w:id="150" w:author="Stig Syndergaard" w:date="2024-07-15T16:28:00Z">
              <w:r w:rsidR="00754133">
                <w:rPr>
                  <w:rFonts w:ascii="Arial" w:eastAsia="Arial" w:hAnsi="Arial" w:cs="Arial"/>
                  <w:i/>
                  <w:sz w:val="16"/>
                  <w:szCs w:val="16"/>
                </w:rPr>
                <w:t xml:space="preserve"> </w:t>
              </w:r>
            </w:ins>
            <w:r>
              <w:rPr>
                <w:rFonts w:ascii="Arial" w:eastAsia="Arial" w:hAnsi="Arial" w:cs="Arial"/>
                <w:i/>
                <w:sz w:val="16"/>
                <w:szCs w:val="16"/>
              </w:rPr>
              <w:t xml:space="preserve"> instrument</w:t>
            </w:r>
            <w:commentRangeEnd w:id="148"/>
            <w:r w:rsidR="003F6442">
              <w:rPr>
                <w:rStyle w:val="CommentReference"/>
                <w:rFonts w:ascii="Courier" w:eastAsia="Times New Roman" w:hAnsi="Courier" w:cs="Times New Roman"/>
                <w:color w:val="auto"/>
              </w:rPr>
              <w:commentReference w:id="148"/>
            </w:r>
          </w:p>
        </w:tc>
        <w:tc>
          <w:tcPr>
            <w:tcW w:w="1021" w:type="dxa"/>
            <w:shd w:val="clear" w:color="auto" w:fill="E0E0E0"/>
            <w:tcMar>
              <w:top w:w="0" w:type="dxa"/>
              <w:left w:w="108" w:type="dxa"/>
              <w:bottom w:w="0" w:type="dxa"/>
              <w:right w:w="108" w:type="dxa"/>
            </w:tcMar>
          </w:tcPr>
          <w:p w14:paraId="0000036F" w14:textId="69DB16A6" w:rsidR="00191D38" w:rsidRPr="00261327" w:rsidRDefault="00261327">
            <w:pPr>
              <w:widowControl/>
              <w:pBdr>
                <w:top w:val="nil"/>
                <w:left w:val="nil"/>
                <w:bottom w:val="nil"/>
                <w:right w:val="nil"/>
                <w:between w:val="nil"/>
              </w:pBdr>
              <w:spacing w:line="240" w:lineRule="auto"/>
              <w:jc w:val="center"/>
              <w:rPr>
                <w:rFonts w:ascii="Arial" w:eastAsia="Arial" w:hAnsi="Arial" w:cs="Arial"/>
                <w:b/>
                <w:i/>
                <w:iCs/>
                <w:sz w:val="16"/>
                <w:szCs w:val="16"/>
              </w:rPr>
            </w:pPr>
            <w:ins w:id="151" w:author="Stig Syndergaard" w:date="2024-07-15T16:11:00Z">
              <w:r w:rsidRPr="00261327">
                <w:rPr>
                  <w:rFonts w:ascii="Arial" w:eastAsia="Arial" w:hAnsi="Arial" w:cs="Arial"/>
                  <w:i/>
                  <w:iCs/>
                  <w:sz w:val="16"/>
                  <w:szCs w:val="16"/>
                </w:rPr>
                <w:t>0 02 006</w:t>
              </w:r>
            </w:ins>
          </w:p>
        </w:tc>
        <w:tc>
          <w:tcPr>
            <w:tcW w:w="856" w:type="dxa"/>
            <w:shd w:val="clear" w:color="auto" w:fill="E0E0E0"/>
            <w:tcMar>
              <w:top w:w="0" w:type="dxa"/>
              <w:left w:w="108" w:type="dxa"/>
              <w:bottom w:w="0" w:type="dxa"/>
              <w:right w:w="108" w:type="dxa"/>
            </w:tcMar>
          </w:tcPr>
          <w:p w14:paraId="0000037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37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372" w14:textId="27C8B271" w:rsidR="00191D38" w:rsidRDefault="00261327">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ins w:id="152" w:author="Stig Syndergaard" w:date="2024-07-15T16:12:00Z">
              <w:r>
                <w:rPr>
                  <w:rFonts w:ascii="Arial" w:eastAsia="Arial" w:hAnsi="Arial" w:cs="Arial"/>
                  <w:sz w:val="16"/>
                  <w:szCs w:val="16"/>
                </w:rPr>
                <w:t>6</w:t>
              </w:r>
            </w:ins>
          </w:p>
        </w:tc>
        <w:tc>
          <w:tcPr>
            <w:tcW w:w="1071" w:type="dxa"/>
            <w:shd w:val="clear" w:color="auto" w:fill="E0E0E0"/>
            <w:tcMar>
              <w:top w:w="0" w:type="dxa"/>
              <w:left w:w="108" w:type="dxa"/>
              <w:bottom w:w="0" w:type="dxa"/>
              <w:right w:w="108" w:type="dxa"/>
            </w:tcMar>
          </w:tcPr>
          <w:p w14:paraId="0000037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E0E0E0"/>
            <w:tcMar>
              <w:top w:w="0" w:type="dxa"/>
              <w:left w:w="108" w:type="dxa"/>
              <w:bottom w:w="0" w:type="dxa"/>
              <w:right w:w="108" w:type="dxa"/>
            </w:tcMar>
          </w:tcPr>
          <w:p w14:paraId="00000374" w14:textId="5CC2315B"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DC97552" w14:textId="77777777" w:rsidTr="003956E5">
        <w:trPr>
          <w:cantSplit/>
          <w:jc w:val="center"/>
        </w:trPr>
        <w:tc>
          <w:tcPr>
            <w:tcW w:w="993" w:type="dxa"/>
            <w:shd w:val="clear" w:color="auto" w:fill="F3F3F3"/>
            <w:tcMar>
              <w:top w:w="0" w:type="dxa"/>
              <w:left w:w="108" w:type="dxa"/>
              <w:bottom w:w="0" w:type="dxa"/>
              <w:right w:w="108" w:type="dxa"/>
            </w:tcMar>
          </w:tcPr>
          <w:p w14:paraId="00000375" w14:textId="66B58312"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w:t>
            </w:r>
            <w:r w:rsidR="00194499">
              <w:rPr>
                <w:rFonts w:ascii="Arial" w:eastAsia="Arial" w:hAnsi="Arial" w:cs="Arial"/>
                <w:i/>
                <w:sz w:val="16"/>
                <w:szCs w:val="16"/>
              </w:rPr>
              <w:t>0</w:t>
            </w:r>
          </w:p>
        </w:tc>
        <w:tc>
          <w:tcPr>
            <w:tcW w:w="2100" w:type="dxa"/>
            <w:shd w:val="clear" w:color="auto" w:fill="F3F3F3"/>
            <w:tcMar>
              <w:top w:w="0" w:type="dxa"/>
              <w:left w:w="108" w:type="dxa"/>
              <w:bottom w:w="0" w:type="dxa"/>
              <w:right w:w="108" w:type="dxa"/>
            </w:tcMar>
          </w:tcPr>
          <w:p w14:paraId="0000037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377" w14:textId="77777777" w:rsidR="00191D38" w:rsidRDefault="00191D38">
            <w:pPr>
              <w:widowControl/>
              <w:pBdr>
                <w:top w:val="nil"/>
                <w:left w:val="nil"/>
                <w:bottom w:val="nil"/>
                <w:right w:val="nil"/>
                <w:between w:val="nil"/>
              </w:pBdr>
              <w:spacing w:line="240" w:lineRule="auto"/>
              <w:rPr>
                <w:rFonts w:ascii="Arial" w:eastAsia="Arial" w:hAnsi="Arial" w:cs="Arial"/>
                <w:b/>
                <w:i/>
                <w:sz w:val="16"/>
                <w:szCs w:val="16"/>
              </w:rPr>
            </w:pPr>
          </w:p>
        </w:tc>
        <w:tc>
          <w:tcPr>
            <w:tcW w:w="856" w:type="dxa"/>
            <w:shd w:val="clear" w:color="auto" w:fill="F3F3F3"/>
            <w:tcMar>
              <w:top w:w="0" w:type="dxa"/>
              <w:left w:w="108" w:type="dxa"/>
              <w:bottom w:w="0" w:type="dxa"/>
              <w:right w:w="108" w:type="dxa"/>
            </w:tcMar>
          </w:tcPr>
          <w:p w14:paraId="00000378"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379"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898" w:type="dxa"/>
            <w:shd w:val="clear" w:color="auto" w:fill="F3F3F3"/>
            <w:tcMar>
              <w:top w:w="0" w:type="dxa"/>
              <w:left w:w="108" w:type="dxa"/>
              <w:bottom w:w="0" w:type="dxa"/>
              <w:right w:w="108" w:type="dxa"/>
            </w:tcMar>
          </w:tcPr>
          <w:p w14:paraId="0000037A"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37B"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5" w:type="dxa"/>
            <w:shd w:val="clear" w:color="auto" w:fill="F3F3F3"/>
            <w:tcMar>
              <w:top w:w="0" w:type="dxa"/>
              <w:left w:w="108" w:type="dxa"/>
              <w:bottom w:w="0" w:type="dxa"/>
              <w:right w:w="108" w:type="dxa"/>
            </w:tcMar>
          </w:tcPr>
          <w:p w14:paraId="0000037C"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N1 = …</w:t>
            </w:r>
          </w:p>
        </w:tc>
      </w:tr>
      <w:tr w:rsidR="00191D38" w14:paraId="7D743023" w14:textId="77777777" w:rsidTr="003956E5">
        <w:trPr>
          <w:cantSplit/>
          <w:trHeight w:val="20"/>
          <w:jc w:val="center"/>
        </w:trPr>
        <w:tc>
          <w:tcPr>
            <w:tcW w:w="993" w:type="dxa"/>
            <w:shd w:val="clear" w:color="auto" w:fill="E0E0E0"/>
            <w:tcMar>
              <w:top w:w="0" w:type="dxa"/>
              <w:left w:w="108" w:type="dxa"/>
              <w:bottom w:w="0" w:type="dxa"/>
              <w:right w:w="108" w:type="dxa"/>
            </w:tcMar>
          </w:tcPr>
          <w:p w14:paraId="000003FD" w14:textId="6475A672" w:rsidR="00191D38" w:rsidRPr="00194499" w:rsidRDefault="00194499">
            <w:pPr>
              <w:widowControl/>
              <w:pBdr>
                <w:top w:val="nil"/>
                <w:left w:val="nil"/>
                <w:bottom w:val="nil"/>
                <w:right w:val="nil"/>
                <w:between w:val="nil"/>
              </w:pBdr>
              <w:spacing w:line="240" w:lineRule="auto"/>
              <w:jc w:val="right"/>
              <w:rPr>
                <w:rFonts w:ascii="Arial" w:eastAsia="Arial" w:hAnsi="Arial" w:cs="Arial"/>
                <w:iCs/>
                <w:sz w:val="16"/>
                <w:szCs w:val="16"/>
              </w:rPr>
            </w:pPr>
            <w:r w:rsidRPr="00194499">
              <w:rPr>
                <w:rFonts w:ascii="Arial" w:eastAsia="Arial" w:hAnsi="Arial" w:cs="Arial"/>
                <w:iCs/>
                <w:sz w:val="16"/>
                <w:szCs w:val="16"/>
              </w:rPr>
              <w:t>12</w:t>
            </w:r>
          </w:p>
        </w:tc>
        <w:tc>
          <w:tcPr>
            <w:tcW w:w="2100" w:type="dxa"/>
            <w:shd w:val="clear" w:color="auto" w:fill="E0E0E0"/>
            <w:tcMar>
              <w:top w:w="0" w:type="dxa"/>
              <w:left w:w="108" w:type="dxa"/>
              <w:bottom w:w="0" w:type="dxa"/>
              <w:right w:w="108" w:type="dxa"/>
            </w:tcMar>
          </w:tcPr>
          <w:p w14:paraId="000003FE" w14:textId="03E6223B" w:rsidR="00191D38" w:rsidRDefault="0046429A">
            <w:pPr>
              <w:widowControl/>
              <w:pBdr>
                <w:top w:val="nil"/>
                <w:left w:val="nil"/>
                <w:bottom w:val="nil"/>
                <w:right w:val="nil"/>
                <w:between w:val="nil"/>
              </w:pBdr>
              <w:spacing w:line="240" w:lineRule="auto"/>
              <w:rPr>
                <w:rFonts w:ascii="Arial" w:eastAsia="Arial" w:hAnsi="Arial" w:cs="Arial"/>
                <w:i/>
                <w:sz w:val="16"/>
                <w:szCs w:val="16"/>
              </w:rPr>
            </w:pPr>
            <w:commentRangeStart w:id="153"/>
            <w:commentRangeStart w:id="154"/>
            <w:r>
              <w:rPr>
                <w:rFonts w:ascii="Arial" w:eastAsia="Arial" w:hAnsi="Arial" w:cs="Arial"/>
                <w:b/>
                <w:sz w:val="16"/>
                <w:szCs w:val="16"/>
              </w:rPr>
              <w:t>Originating Centre</w:t>
            </w:r>
            <w:r w:rsidDel="0046429A">
              <w:t xml:space="preserve"> </w:t>
            </w:r>
            <w:commentRangeEnd w:id="153"/>
            <w:r>
              <w:rPr>
                <w:rStyle w:val="CommentReference"/>
                <w:rFonts w:ascii="Courier" w:eastAsia="Times New Roman" w:hAnsi="Courier" w:cs="Times New Roman"/>
                <w:color w:val="auto"/>
              </w:rPr>
              <w:commentReference w:id="153"/>
            </w:r>
            <w:commentRangeEnd w:id="154"/>
            <w:r w:rsidR="00F777C2">
              <w:rPr>
                <w:rStyle w:val="CommentReference"/>
                <w:rFonts w:ascii="Courier" w:eastAsia="Times New Roman" w:hAnsi="Courier" w:cs="Times New Roman"/>
                <w:color w:val="auto"/>
              </w:rPr>
              <w:commentReference w:id="154"/>
            </w:r>
          </w:p>
        </w:tc>
        <w:tc>
          <w:tcPr>
            <w:tcW w:w="1021" w:type="dxa"/>
            <w:shd w:val="clear" w:color="auto" w:fill="E0E0E0"/>
            <w:tcMar>
              <w:top w:w="0" w:type="dxa"/>
              <w:left w:w="108" w:type="dxa"/>
              <w:bottom w:w="0" w:type="dxa"/>
              <w:right w:w="108" w:type="dxa"/>
            </w:tcMar>
          </w:tcPr>
          <w:p w14:paraId="000003FF"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b/>
                <w:sz w:val="16"/>
                <w:szCs w:val="16"/>
              </w:rPr>
              <w:t>0 01 033</w:t>
            </w:r>
          </w:p>
        </w:tc>
        <w:tc>
          <w:tcPr>
            <w:tcW w:w="856" w:type="dxa"/>
            <w:shd w:val="clear" w:color="auto" w:fill="E0E0E0"/>
            <w:tcMar>
              <w:top w:w="0" w:type="dxa"/>
              <w:left w:w="108" w:type="dxa"/>
              <w:bottom w:w="0" w:type="dxa"/>
              <w:right w:w="108" w:type="dxa"/>
            </w:tcMar>
          </w:tcPr>
          <w:p w14:paraId="0000040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40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40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40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E0E0E0"/>
            <w:tcMar>
              <w:top w:w="0" w:type="dxa"/>
              <w:left w:w="108" w:type="dxa"/>
              <w:bottom w:w="0" w:type="dxa"/>
              <w:right w:w="108" w:type="dxa"/>
            </w:tcMar>
          </w:tcPr>
          <w:p w14:paraId="0000040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e.g. 94 = Copenhagen (DMI) – </w:t>
            </w:r>
            <w:r>
              <w:rPr>
                <w:rFonts w:ascii="Arial" w:eastAsia="Arial" w:hAnsi="Arial" w:cs="Arial"/>
                <w:b/>
                <w:color w:val="0000FF"/>
                <w:sz w:val="16"/>
                <w:szCs w:val="16"/>
              </w:rPr>
              <w:t>See Table 3</w:t>
            </w:r>
          </w:p>
        </w:tc>
      </w:tr>
      <w:tr w:rsidR="00191D38" w14:paraId="47425A9B" w14:textId="77777777" w:rsidTr="003956E5">
        <w:trPr>
          <w:cantSplit/>
          <w:trHeight w:val="20"/>
          <w:jc w:val="center"/>
        </w:trPr>
        <w:tc>
          <w:tcPr>
            <w:tcW w:w="993" w:type="dxa"/>
            <w:shd w:val="clear" w:color="auto" w:fill="F3F3F3"/>
            <w:tcMar>
              <w:top w:w="0" w:type="dxa"/>
              <w:left w:w="108" w:type="dxa"/>
              <w:bottom w:w="0" w:type="dxa"/>
              <w:right w:w="108" w:type="dxa"/>
            </w:tcMar>
          </w:tcPr>
          <w:p w14:paraId="00000405" w14:textId="044DC5F8" w:rsidR="00191D38" w:rsidRPr="00194499" w:rsidRDefault="00194499">
            <w:pPr>
              <w:widowControl/>
              <w:pBdr>
                <w:top w:val="nil"/>
                <w:left w:val="nil"/>
                <w:bottom w:val="nil"/>
                <w:right w:val="nil"/>
                <w:between w:val="nil"/>
              </w:pBdr>
              <w:spacing w:line="240" w:lineRule="auto"/>
              <w:jc w:val="right"/>
              <w:rPr>
                <w:rFonts w:ascii="Arial" w:eastAsia="Arial" w:hAnsi="Arial" w:cs="Arial"/>
                <w:iCs/>
                <w:sz w:val="16"/>
                <w:szCs w:val="16"/>
              </w:rPr>
            </w:pPr>
            <w:r w:rsidRPr="00194499">
              <w:rPr>
                <w:rFonts w:ascii="Arial" w:eastAsia="Arial" w:hAnsi="Arial" w:cs="Arial"/>
                <w:iCs/>
                <w:sz w:val="16"/>
                <w:szCs w:val="16"/>
              </w:rPr>
              <w:t>13</w:t>
            </w:r>
          </w:p>
        </w:tc>
        <w:tc>
          <w:tcPr>
            <w:tcW w:w="2100" w:type="dxa"/>
            <w:shd w:val="clear" w:color="auto" w:fill="F3F3F3"/>
            <w:tcMar>
              <w:top w:w="0" w:type="dxa"/>
              <w:left w:w="108" w:type="dxa"/>
              <w:bottom w:w="0" w:type="dxa"/>
              <w:right w:w="108" w:type="dxa"/>
            </w:tcMar>
          </w:tcPr>
          <w:p w14:paraId="0000040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b/>
                <w:sz w:val="16"/>
                <w:szCs w:val="16"/>
              </w:rPr>
              <w:t>Product type</w:t>
            </w:r>
          </w:p>
        </w:tc>
        <w:tc>
          <w:tcPr>
            <w:tcW w:w="1021" w:type="dxa"/>
            <w:shd w:val="clear" w:color="auto" w:fill="F3F3F3"/>
            <w:tcMar>
              <w:top w:w="0" w:type="dxa"/>
              <w:left w:w="108" w:type="dxa"/>
              <w:bottom w:w="0" w:type="dxa"/>
              <w:right w:w="108" w:type="dxa"/>
            </w:tcMar>
          </w:tcPr>
          <w:p w14:paraId="00000407"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b/>
                <w:sz w:val="16"/>
                <w:szCs w:val="16"/>
              </w:rPr>
              <w:t>0 02 172</w:t>
            </w:r>
          </w:p>
        </w:tc>
        <w:tc>
          <w:tcPr>
            <w:tcW w:w="856" w:type="dxa"/>
            <w:shd w:val="clear" w:color="auto" w:fill="F3F3F3"/>
            <w:tcMar>
              <w:top w:w="0" w:type="dxa"/>
              <w:left w:w="108" w:type="dxa"/>
              <w:bottom w:w="0" w:type="dxa"/>
              <w:right w:w="108" w:type="dxa"/>
            </w:tcMar>
          </w:tcPr>
          <w:p w14:paraId="0000040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0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40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F3F3F3"/>
            <w:tcMar>
              <w:top w:w="0" w:type="dxa"/>
              <w:left w:w="108" w:type="dxa"/>
              <w:bottom w:w="0" w:type="dxa"/>
              <w:right w:w="108" w:type="dxa"/>
            </w:tcMar>
          </w:tcPr>
          <w:p w14:paraId="0000040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F3F3F3"/>
            <w:tcMar>
              <w:top w:w="0" w:type="dxa"/>
              <w:left w:w="108" w:type="dxa"/>
              <w:bottom w:w="0" w:type="dxa"/>
              <w:right w:w="108" w:type="dxa"/>
            </w:tcMar>
          </w:tcPr>
          <w:p w14:paraId="0000040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sdt>
              <w:sdtPr>
                <w:tag w:val="goog_rdk_16"/>
                <w:id w:val="-624001684"/>
              </w:sdtPr>
              <w:sdtContent/>
            </w:sdt>
            <w:r>
              <w:rPr>
                <w:rFonts w:ascii="Arial" w:eastAsia="Arial" w:hAnsi="Arial" w:cs="Arial"/>
                <w:sz w:val="16"/>
                <w:szCs w:val="16"/>
              </w:rPr>
              <w:t>3 = occultation sounding</w:t>
            </w:r>
          </w:p>
        </w:tc>
      </w:tr>
      <w:tr w:rsidR="00191D38" w14:paraId="579AC998" w14:textId="77777777" w:rsidTr="003956E5">
        <w:trPr>
          <w:cantSplit/>
          <w:jc w:val="center"/>
        </w:trPr>
        <w:tc>
          <w:tcPr>
            <w:tcW w:w="993" w:type="dxa"/>
            <w:shd w:val="clear" w:color="auto" w:fill="E0E0E0"/>
            <w:tcMar>
              <w:top w:w="0" w:type="dxa"/>
              <w:left w:w="108" w:type="dxa"/>
              <w:bottom w:w="0" w:type="dxa"/>
              <w:right w:w="108" w:type="dxa"/>
            </w:tcMar>
          </w:tcPr>
          <w:p w14:paraId="0000040D" w14:textId="31D0E72C" w:rsidR="00191D38" w:rsidRDefault="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2100" w:type="dxa"/>
            <w:shd w:val="clear" w:color="auto" w:fill="E0E0E0"/>
            <w:tcMar>
              <w:top w:w="0" w:type="dxa"/>
              <w:left w:w="108" w:type="dxa"/>
              <w:bottom w:w="0" w:type="dxa"/>
              <w:right w:w="108" w:type="dxa"/>
            </w:tcMar>
          </w:tcPr>
          <w:p w14:paraId="0000040E" w14:textId="4D6C3F9A"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Software ID</w:t>
            </w:r>
            <w:ins w:id="155" w:author="Stig Syndergaard" w:date="2024-07-15T17:11:00Z">
              <w:r w:rsidR="001A019B">
                <w:rPr>
                  <w:rFonts w:ascii="Arial" w:eastAsia="Arial" w:hAnsi="Arial" w:cs="Arial"/>
                  <w:b/>
                  <w:sz w:val="16"/>
                  <w:szCs w:val="16"/>
                </w:rPr>
                <w:t xml:space="preserve"> and version</w:t>
              </w:r>
            </w:ins>
          </w:p>
        </w:tc>
        <w:tc>
          <w:tcPr>
            <w:tcW w:w="1021" w:type="dxa"/>
            <w:shd w:val="clear" w:color="auto" w:fill="E0E0E0"/>
            <w:tcMar>
              <w:top w:w="0" w:type="dxa"/>
              <w:left w:w="108" w:type="dxa"/>
              <w:bottom w:w="0" w:type="dxa"/>
              <w:right w:w="108" w:type="dxa"/>
            </w:tcMar>
          </w:tcPr>
          <w:p w14:paraId="0000040F" w14:textId="6C27E619"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0 25 06</w:t>
            </w:r>
            <w:ins w:id="156" w:author="Stig Syndergaard" w:date="2024-07-15T17:11:00Z">
              <w:r w:rsidR="001A019B">
                <w:rPr>
                  <w:rFonts w:ascii="Arial" w:eastAsia="Arial" w:hAnsi="Arial" w:cs="Arial"/>
                  <w:b/>
                  <w:sz w:val="16"/>
                  <w:szCs w:val="16"/>
                </w:rPr>
                <w:t>1</w:t>
              </w:r>
            </w:ins>
          </w:p>
        </w:tc>
        <w:tc>
          <w:tcPr>
            <w:tcW w:w="856" w:type="dxa"/>
            <w:shd w:val="clear" w:color="auto" w:fill="E0E0E0"/>
            <w:tcMar>
              <w:top w:w="0" w:type="dxa"/>
              <w:left w:w="108" w:type="dxa"/>
              <w:bottom w:w="0" w:type="dxa"/>
              <w:right w:w="108" w:type="dxa"/>
            </w:tcMar>
          </w:tcPr>
          <w:p w14:paraId="0000041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41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412" w14:textId="44C66054" w:rsidR="00191D38" w:rsidRDefault="001A019B">
            <w:pPr>
              <w:widowControl/>
              <w:pBdr>
                <w:top w:val="nil"/>
                <w:left w:val="nil"/>
                <w:bottom w:val="nil"/>
                <w:right w:val="nil"/>
                <w:between w:val="nil"/>
              </w:pBdr>
              <w:spacing w:line="240" w:lineRule="auto"/>
              <w:jc w:val="right"/>
              <w:rPr>
                <w:rFonts w:ascii="Arial" w:eastAsia="Arial" w:hAnsi="Arial" w:cs="Arial"/>
                <w:sz w:val="16"/>
                <w:szCs w:val="16"/>
              </w:rPr>
            </w:pPr>
            <w:ins w:id="157" w:author="Stig Syndergaard" w:date="2024-07-15T17:11:00Z">
              <w:r>
                <w:rPr>
                  <w:rFonts w:ascii="Arial" w:eastAsia="Arial" w:hAnsi="Arial" w:cs="Arial"/>
                  <w:sz w:val="16"/>
                  <w:szCs w:val="16"/>
                </w:rPr>
                <w:t>96</w:t>
              </w:r>
            </w:ins>
          </w:p>
        </w:tc>
        <w:tc>
          <w:tcPr>
            <w:tcW w:w="1071" w:type="dxa"/>
            <w:shd w:val="clear" w:color="auto" w:fill="E0E0E0"/>
            <w:tcMar>
              <w:top w:w="0" w:type="dxa"/>
              <w:left w:w="108" w:type="dxa"/>
              <w:bottom w:w="0" w:type="dxa"/>
              <w:right w:w="108" w:type="dxa"/>
            </w:tcMar>
          </w:tcPr>
          <w:p w14:paraId="00000413" w14:textId="0CAE2263" w:rsidR="00191D38" w:rsidRDefault="001A019B">
            <w:pPr>
              <w:widowControl/>
              <w:pBdr>
                <w:top w:val="nil"/>
                <w:left w:val="nil"/>
                <w:bottom w:val="nil"/>
                <w:right w:val="nil"/>
                <w:between w:val="nil"/>
              </w:pBdr>
              <w:spacing w:line="240" w:lineRule="auto"/>
              <w:rPr>
                <w:rFonts w:ascii="Arial" w:eastAsia="Arial" w:hAnsi="Arial" w:cs="Arial"/>
                <w:sz w:val="16"/>
                <w:szCs w:val="16"/>
              </w:rPr>
            </w:pPr>
            <w:ins w:id="158" w:author="Stig Syndergaard" w:date="2024-07-15T17:11:00Z">
              <w:r>
                <w:rPr>
                  <w:rFonts w:ascii="Arial" w:eastAsia="Arial" w:hAnsi="Arial" w:cs="Arial"/>
                  <w:sz w:val="16"/>
                  <w:szCs w:val="16"/>
                </w:rPr>
                <w:t>Character</w:t>
              </w:r>
            </w:ins>
          </w:p>
        </w:tc>
        <w:tc>
          <w:tcPr>
            <w:tcW w:w="2505" w:type="dxa"/>
            <w:shd w:val="clear" w:color="auto" w:fill="E0E0E0"/>
            <w:tcMar>
              <w:top w:w="0" w:type="dxa"/>
              <w:left w:w="108" w:type="dxa"/>
              <w:bottom w:w="0" w:type="dxa"/>
              <w:right w:w="108" w:type="dxa"/>
            </w:tcMar>
          </w:tcPr>
          <w:p w14:paraId="0000041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Identifies processing algorithms used by org. centre</w:t>
            </w:r>
          </w:p>
        </w:tc>
      </w:tr>
      <w:tr w:rsidR="00AC4DB9" w14:paraId="12AC87C4" w14:textId="77777777" w:rsidTr="003956E5">
        <w:trPr>
          <w:cantSplit/>
          <w:jc w:val="center"/>
          <w:ins w:id="159" w:author="Stig Syndergaard" w:date="2024-07-16T11:49:00Z"/>
        </w:trPr>
        <w:tc>
          <w:tcPr>
            <w:tcW w:w="993" w:type="dxa"/>
            <w:shd w:val="clear" w:color="auto" w:fill="E0E0E0"/>
            <w:tcMar>
              <w:top w:w="0" w:type="dxa"/>
              <w:left w:w="108" w:type="dxa"/>
              <w:bottom w:w="0" w:type="dxa"/>
              <w:right w:w="108" w:type="dxa"/>
            </w:tcMar>
          </w:tcPr>
          <w:p w14:paraId="1B7C8980" w14:textId="5B6EF388" w:rsidR="00AC4DB9" w:rsidRDefault="00194499">
            <w:pPr>
              <w:widowControl/>
              <w:pBdr>
                <w:top w:val="nil"/>
                <w:left w:val="nil"/>
                <w:bottom w:val="nil"/>
                <w:right w:val="nil"/>
                <w:between w:val="nil"/>
              </w:pBdr>
              <w:spacing w:line="240" w:lineRule="auto"/>
              <w:jc w:val="right"/>
              <w:rPr>
                <w:ins w:id="160" w:author="Stig Syndergaard" w:date="2024-07-16T11:49:00Z"/>
                <w:rFonts w:ascii="Arial" w:eastAsia="Arial" w:hAnsi="Arial" w:cs="Arial"/>
                <w:sz w:val="16"/>
                <w:szCs w:val="16"/>
              </w:rPr>
            </w:pPr>
            <w:r>
              <w:rPr>
                <w:rFonts w:ascii="Arial" w:eastAsia="Arial" w:hAnsi="Arial" w:cs="Arial"/>
                <w:sz w:val="16"/>
                <w:szCs w:val="16"/>
              </w:rPr>
              <w:t>15</w:t>
            </w:r>
          </w:p>
        </w:tc>
        <w:tc>
          <w:tcPr>
            <w:tcW w:w="2100" w:type="dxa"/>
            <w:shd w:val="clear" w:color="auto" w:fill="E0E0E0"/>
            <w:tcMar>
              <w:top w:w="0" w:type="dxa"/>
              <w:left w:w="108" w:type="dxa"/>
              <w:bottom w:w="0" w:type="dxa"/>
              <w:right w:w="108" w:type="dxa"/>
            </w:tcMar>
          </w:tcPr>
          <w:p w14:paraId="13B3B3CB" w14:textId="1CE0524F" w:rsidR="00AC4DB9" w:rsidRDefault="00AC4DB9">
            <w:pPr>
              <w:widowControl/>
              <w:pBdr>
                <w:top w:val="nil"/>
                <w:left w:val="nil"/>
                <w:bottom w:val="nil"/>
                <w:right w:val="nil"/>
                <w:between w:val="nil"/>
              </w:pBdr>
              <w:spacing w:line="240" w:lineRule="auto"/>
              <w:rPr>
                <w:ins w:id="161" w:author="Stig Syndergaard" w:date="2024-07-16T11:49:00Z"/>
                <w:rFonts w:ascii="Arial" w:eastAsia="Arial" w:hAnsi="Arial" w:cs="Arial"/>
                <w:b/>
                <w:sz w:val="16"/>
                <w:szCs w:val="16"/>
              </w:rPr>
            </w:pPr>
            <w:ins w:id="162" w:author="Stig Syndergaard" w:date="2024-07-16T11:50:00Z">
              <w:r>
                <w:rPr>
                  <w:rFonts w:ascii="Arial" w:eastAsia="Arial" w:hAnsi="Arial" w:cs="Arial"/>
                  <w:b/>
                  <w:sz w:val="16"/>
                  <w:szCs w:val="16"/>
                </w:rPr>
                <w:t>Processing mode and disposition</w:t>
              </w:r>
            </w:ins>
          </w:p>
        </w:tc>
        <w:tc>
          <w:tcPr>
            <w:tcW w:w="1021" w:type="dxa"/>
            <w:shd w:val="clear" w:color="auto" w:fill="E0E0E0"/>
            <w:tcMar>
              <w:top w:w="0" w:type="dxa"/>
              <w:left w:w="108" w:type="dxa"/>
              <w:bottom w:w="0" w:type="dxa"/>
              <w:right w:w="108" w:type="dxa"/>
            </w:tcMar>
          </w:tcPr>
          <w:p w14:paraId="70052060" w14:textId="76BBF69C" w:rsidR="00AC4DB9" w:rsidRDefault="00AC4DB9">
            <w:pPr>
              <w:widowControl/>
              <w:pBdr>
                <w:top w:val="nil"/>
                <w:left w:val="nil"/>
                <w:bottom w:val="nil"/>
                <w:right w:val="nil"/>
                <w:between w:val="nil"/>
              </w:pBdr>
              <w:spacing w:line="240" w:lineRule="auto"/>
              <w:jc w:val="center"/>
              <w:rPr>
                <w:ins w:id="163" w:author="Stig Syndergaard" w:date="2024-07-16T11:49:00Z"/>
                <w:rFonts w:ascii="Arial" w:eastAsia="Arial" w:hAnsi="Arial" w:cs="Arial"/>
                <w:b/>
                <w:sz w:val="16"/>
                <w:szCs w:val="16"/>
              </w:rPr>
            </w:pPr>
            <w:ins w:id="164" w:author="Stig Syndergaard" w:date="2024-07-16T11:51:00Z">
              <w:r>
                <w:rPr>
                  <w:rFonts w:ascii="Arial" w:eastAsia="Arial" w:hAnsi="Arial" w:cs="Arial"/>
                  <w:b/>
                  <w:sz w:val="16"/>
                  <w:szCs w:val="16"/>
                </w:rPr>
                <w:t>New</w:t>
              </w:r>
            </w:ins>
          </w:p>
        </w:tc>
        <w:tc>
          <w:tcPr>
            <w:tcW w:w="856" w:type="dxa"/>
            <w:shd w:val="clear" w:color="auto" w:fill="E0E0E0"/>
            <w:tcMar>
              <w:top w:w="0" w:type="dxa"/>
              <w:left w:w="108" w:type="dxa"/>
              <w:bottom w:w="0" w:type="dxa"/>
              <w:right w:w="108" w:type="dxa"/>
            </w:tcMar>
          </w:tcPr>
          <w:p w14:paraId="0FB7F478" w14:textId="32D61354" w:rsidR="00AC4DB9" w:rsidRDefault="00AC4DB9">
            <w:pPr>
              <w:widowControl/>
              <w:pBdr>
                <w:top w:val="nil"/>
                <w:left w:val="nil"/>
                <w:bottom w:val="nil"/>
                <w:right w:val="nil"/>
                <w:between w:val="nil"/>
              </w:pBdr>
              <w:spacing w:line="240" w:lineRule="auto"/>
              <w:jc w:val="right"/>
              <w:rPr>
                <w:ins w:id="165" w:author="Stig Syndergaard" w:date="2024-07-16T11:49:00Z"/>
                <w:rFonts w:ascii="Arial" w:eastAsia="Arial" w:hAnsi="Arial" w:cs="Arial"/>
                <w:sz w:val="16"/>
                <w:szCs w:val="16"/>
              </w:rPr>
            </w:pPr>
            <w:ins w:id="166" w:author="Stig Syndergaard" w:date="2024-07-16T11:51:00Z">
              <w:r>
                <w:rPr>
                  <w:rFonts w:ascii="Arial" w:eastAsia="Arial" w:hAnsi="Arial" w:cs="Arial"/>
                  <w:sz w:val="16"/>
                  <w:szCs w:val="16"/>
                </w:rPr>
                <w:t>0</w:t>
              </w:r>
            </w:ins>
          </w:p>
        </w:tc>
        <w:tc>
          <w:tcPr>
            <w:tcW w:w="1274" w:type="dxa"/>
            <w:shd w:val="clear" w:color="auto" w:fill="E0E0E0"/>
            <w:tcMar>
              <w:top w:w="0" w:type="dxa"/>
              <w:left w:w="108" w:type="dxa"/>
              <w:bottom w:w="0" w:type="dxa"/>
              <w:right w:w="108" w:type="dxa"/>
            </w:tcMar>
          </w:tcPr>
          <w:p w14:paraId="1F2A6129" w14:textId="72378E61" w:rsidR="00AC4DB9" w:rsidRDefault="00AC4DB9">
            <w:pPr>
              <w:widowControl/>
              <w:pBdr>
                <w:top w:val="nil"/>
                <w:left w:val="nil"/>
                <w:bottom w:val="nil"/>
                <w:right w:val="nil"/>
                <w:between w:val="nil"/>
              </w:pBdr>
              <w:spacing w:line="240" w:lineRule="auto"/>
              <w:jc w:val="right"/>
              <w:rPr>
                <w:ins w:id="167" w:author="Stig Syndergaard" w:date="2024-07-16T11:49:00Z"/>
                <w:rFonts w:ascii="Arial" w:eastAsia="Arial" w:hAnsi="Arial" w:cs="Arial"/>
                <w:sz w:val="16"/>
                <w:szCs w:val="16"/>
              </w:rPr>
            </w:pPr>
            <w:ins w:id="168" w:author="Stig Syndergaard" w:date="2024-07-16T11:51:00Z">
              <w:r>
                <w:rPr>
                  <w:rFonts w:ascii="Arial" w:eastAsia="Arial" w:hAnsi="Arial" w:cs="Arial"/>
                  <w:sz w:val="16"/>
                  <w:szCs w:val="16"/>
                </w:rPr>
                <w:t>0</w:t>
              </w:r>
            </w:ins>
          </w:p>
        </w:tc>
        <w:tc>
          <w:tcPr>
            <w:tcW w:w="898" w:type="dxa"/>
            <w:shd w:val="clear" w:color="auto" w:fill="E0E0E0"/>
            <w:tcMar>
              <w:top w:w="0" w:type="dxa"/>
              <w:left w:w="108" w:type="dxa"/>
              <w:bottom w:w="0" w:type="dxa"/>
              <w:right w:w="108" w:type="dxa"/>
            </w:tcMar>
          </w:tcPr>
          <w:p w14:paraId="37DE12E6" w14:textId="548635F7" w:rsidR="00AC4DB9" w:rsidRDefault="005976BB">
            <w:pPr>
              <w:widowControl/>
              <w:pBdr>
                <w:top w:val="nil"/>
                <w:left w:val="nil"/>
                <w:bottom w:val="nil"/>
                <w:right w:val="nil"/>
                <w:between w:val="nil"/>
              </w:pBdr>
              <w:spacing w:line="240" w:lineRule="auto"/>
              <w:jc w:val="right"/>
              <w:rPr>
                <w:ins w:id="169" w:author="Stig Syndergaard" w:date="2024-07-16T11:49:00Z"/>
                <w:rFonts w:ascii="Arial" w:eastAsia="Arial" w:hAnsi="Arial" w:cs="Arial"/>
                <w:sz w:val="16"/>
                <w:szCs w:val="16"/>
              </w:rPr>
            </w:pPr>
            <w:ins w:id="170" w:author="Stig Syndergaard" w:date="2024-07-16T12:08:00Z">
              <w:r>
                <w:rPr>
                  <w:rFonts w:ascii="Arial" w:eastAsia="Arial" w:hAnsi="Arial" w:cs="Arial"/>
                  <w:sz w:val="16"/>
                  <w:szCs w:val="16"/>
                </w:rPr>
                <w:t>5</w:t>
              </w:r>
            </w:ins>
          </w:p>
        </w:tc>
        <w:tc>
          <w:tcPr>
            <w:tcW w:w="1071" w:type="dxa"/>
            <w:shd w:val="clear" w:color="auto" w:fill="E0E0E0"/>
            <w:tcMar>
              <w:top w:w="0" w:type="dxa"/>
              <w:left w:w="108" w:type="dxa"/>
              <w:bottom w:w="0" w:type="dxa"/>
              <w:right w:w="108" w:type="dxa"/>
            </w:tcMar>
          </w:tcPr>
          <w:p w14:paraId="5D87D373" w14:textId="11657968" w:rsidR="00AC4DB9" w:rsidRDefault="00AC4DB9">
            <w:pPr>
              <w:widowControl/>
              <w:pBdr>
                <w:top w:val="nil"/>
                <w:left w:val="nil"/>
                <w:bottom w:val="nil"/>
                <w:right w:val="nil"/>
                <w:between w:val="nil"/>
              </w:pBdr>
              <w:spacing w:line="240" w:lineRule="auto"/>
              <w:rPr>
                <w:ins w:id="171" w:author="Stig Syndergaard" w:date="2024-07-16T11:49:00Z"/>
                <w:rFonts w:ascii="Arial" w:eastAsia="Arial" w:hAnsi="Arial" w:cs="Arial"/>
                <w:sz w:val="16"/>
                <w:szCs w:val="16"/>
              </w:rPr>
            </w:pPr>
            <w:ins w:id="172" w:author="Stig Syndergaard" w:date="2024-07-16T11:51:00Z">
              <w:r>
                <w:rPr>
                  <w:rFonts w:ascii="Arial" w:eastAsia="Arial" w:hAnsi="Arial" w:cs="Arial"/>
                  <w:sz w:val="16"/>
                  <w:szCs w:val="16"/>
                </w:rPr>
                <w:t>Code Table</w:t>
              </w:r>
            </w:ins>
          </w:p>
        </w:tc>
        <w:tc>
          <w:tcPr>
            <w:tcW w:w="2505" w:type="dxa"/>
            <w:shd w:val="clear" w:color="auto" w:fill="E0E0E0"/>
            <w:tcMar>
              <w:top w:w="0" w:type="dxa"/>
              <w:left w:w="108" w:type="dxa"/>
              <w:bottom w:w="0" w:type="dxa"/>
              <w:right w:w="108" w:type="dxa"/>
            </w:tcMar>
          </w:tcPr>
          <w:p w14:paraId="3EC7D112" w14:textId="661CC0FB" w:rsidR="00AC4DB9" w:rsidRDefault="00AC4DB9">
            <w:pPr>
              <w:widowControl/>
              <w:pBdr>
                <w:top w:val="nil"/>
                <w:left w:val="nil"/>
                <w:bottom w:val="nil"/>
                <w:right w:val="nil"/>
                <w:between w:val="nil"/>
              </w:pBdr>
              <w:spacing w:line="240" w:lineRule="auto"/>
              <w:rPr>
                <w:ins w:id="173" w:author="Stig Syndergaard" w:date="2024-07-16T11:49:00Z"/>
                <w:rFonts w:ascii="Arial" w:eastAsia="Arial" w:hAnsi="Arial" w:cs="Arial"/>
                <w:sz w:val="16"/>
                <w:szCs w:val="16"/>
              </w:rPr>
            </w:pPr>
            <w:ins w:id="174" w:author="Stig Syndergaard" w:date="2024-07-16T11:52:00Z">
              <w:r>
                <w:rPr>
                  <w:rFonts w:ascii="Arial" w:eastAsia="Arial" w:hAnsi="Arial" w:cs="Arial"/>
                  <w:sz w:val="16"/>
                  <w:szCs w:val="16"/>
                </w:rPr>
                <w:t xml:space="preserve">e.g. 3 = </w:t>
              </w:r>
            </w:ins>
            <w:ins w:id="175" w:author="Stig Syndergaard" w:date="2024-07-16T12:24:00Z">
              <w:r w:rsidR="00D03C9A">
                <w:rPr>
                  <w:rFonts w:ascii="Arial" w:eastAsia="Arial" w:hAnsi="Arial" w:cs="Arial"/>
                  <w:sz w:val="16"/>
                  <w:szCs w:val="16"/>
                </w:rPr>
                <w:t>R</w:t>
              </w:r>
            </w:ins>
            <w:ins w:id="176" w:author="Stig Syndergaard" w:date="2024-07-16T11:52:00Z">
              <w:r>
                <w:rPr>
                  <w:rFonts w:ascii="Arial" w:eastAsia="Arial" w:hAnsi="Arial" w:cs="Arial"/>
                  <w:sz w:val="16"/>
                  <w:szCs w:val="16"/>
                </w:rPr>
                <w:t xml:space="preserve">eprocessing – </w:t>
              </w:r>
            </w:ins>
            <w:ins w:id="177" w:author="Stig Syndergaard" w:date="2024-07-16T11:53:00Z">
              <w:r w:rsidRPr="00D03C9A">
                <w:rPr>
                  <w:rFonts w:ascii="Arial" w:eastAsia="Arial" w:hAnsi="Arial" w:cs="Arial"/>
                  <w:b/>
                  <w:bCs/>
                  <w:color w:val="0000FF"/>
                  <w:sz w:val="16"/>
                  <w:szCs w:val="16"/>
                </w:rPr>
                <w:t>See Table 9</w:t>
              </w:r>
            </w:ins>
          </w:p>
        </w:tc>
      </w:tr>
      <w:tr w:rsidR="00191D38" w14:paraId="55ED8ADC" w14:textId="77777777" w:rsidTr="003956E5">
        <w:trPr>
          <w:cantSplit/>
          <w:jc w:val="center"/>
        </w:trPr>
        <w:tc>
          <w:tcPr>
            <w:tcW w:w="10718" w:type="dxa"/>
            <w:gridSpan w:val="8"/>
            <w:shd w:val="clear" w:color="auto" w:fill="CCFFCC"/>
            <w:tcMar>
              <w:top w:w="0" w:type="dxa"/>
              <w:left w:w="108" w:type="dxa"/>
              <w:bottom w:w="0" w:type="dxa"/>
              <w:right w:w="108" w:type="dxa"/>
            </w:tcMar>
          </w:tcPr>
          <w:p w14:paraId="0000041D"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Reference time</w:t>
            </w:r>
          </w:p>
        </w:tc>
      </w:tr>
      <w:tr w:rsidR="00191D38" w14:paraId="4B078622" w14:textId="77777777" w:rsidTr="003956E5">
        <w:trPr>
          <w:cantSplit/>
          <w:jc w:val="center"/>
        </w:trPr>
        <w:tc>
          <w:tcPr>
            <w:tcW w:w="993" w:type="dxa"/>
            <w:shd w:val="clear" w:color="auto" w:fill="F3F3F3"/>
            <w:tcMar>
              <w:top w:w="0" w:type="dxa"/>
              <w:left w:w="108" w:type="dxa"/>
              <w:bottom w:w="0" w:type="dxa"/>
              <w:right w:w="108" w:type="dxa"/>
            </w:tcMar>
          </w:tcPr>
          <w:p w14:paraId="00000425" w14:textId="1107E9D0" w:rsidR="00191D38" w:rsidRDefault="00194499" w:rsidP="00194499">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commentRangeStart w:id="178"/>
            <w:commentRangeStart w:id="179"/>
          </w:p>
        </w:tc>
        <w:tc>
          <w:tcPr>
            <w:tcW w:w="2100" w:type="dxa"/>
            <w:shd w:val="clear" w:color="auto" w:fill="F3F3F3"/>
            <w:tcMar>
              <w:top w:w="0" w:type="dxa"/>
              <w:left w:w="108" w:type="dxa"/>
              <w:bottom w:w="0" w:type="dxa"/>
              <w:right w:w="108" w:type="dxa"/>
            </w:tcMar>
          </w:tcPr>
          <w:p w14:paraId="0000042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Time Significance</w:t>
            </w:r>
          </w:p>
        </w:tc>
        <w:tc>
          <w:tcPr>
            <w:tcW w:w="1021" w:type="dxa"/>
            <w:shd w:val="clear" w:color="auto" w:fill="F3F3F3"/>
            <w:tcMar>
              <w:top w:w="0" w:type="dxa"/>
              <w:left w:w="108" w:type="dxa"/>
              <w:bottom w:w="0" w:type="dxa"/>
              <w:right w:w="108" w:type="dxa"/>
            </w:tcMar>
          </w:tcPr>
          <w:p w14:paraId="0000042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0 08 021</w:t>
            </w:r>
          </w:p>
        </w:tc>
        <w:tc>
          <w:tcPr>
            <w:tcW w:w="856" w:type="dxa"/>
            <w:shd w:val="clear" w:color="auto" w:fill="F3F3F3"/>
            <w:tcMar>
              <w:top w:w="0" w:type="dxa"/>
              <w:left w:w="108" w:type="dxa"/>
              <w:bottom w:w="0" w:type="dxa"/>
              <w:right w:w="108" w:type="dxa"/>
            </w:tcMar>
          </w:tcPr>
          <w:p w14:paraId="0000042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2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42A"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5</w:t>
            </w:r>
          </w:p>
        </w:tc>
        <w:tc>
          <w:tcPr>
            <w:tcW w:w="1071" w:type="dxa"/>
            <w:shd w:val="clear" w:color="auto" w:fill="F3F3F3"/>
            <w:tcMar>
              <w:top w:w="0" w:type="dxa"/>
              <w:left w:w="108" w:type="dxa"/>
              <w:bottom w:w="0" w:type="dxa"/>
              <w:right w:w="108" w:type="dxa"/>
            </w:tcMar>
          </w:tcPr>
          <w:p w14:paraId="0000042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F3F3F3"/>
            <w:tcMar>
              <w:top w:w="0" w:type="dxa"/>
              <w:left w:w="108" w:type="dxa"/>
              <w:bottom w:w="0" w:type="dxa"/>
              <w:right w:w="108" w:type="dxa"/>
            </w:tcMar>
          </w:tcPr>
          <w:p w14:paraId="0000042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17 = start of phenomenon or</w:t>
            </w:r>
          </w:p>
          <w:p w14:paraId="0000042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25 = nominal reporting time</w:t>
            </w:r>
            <w:commentRangeEnd w:id="178"/>
            <w:r>
              <w:commentReference w:id="178"/>
            </w:r>
            <w:commentRangeEnd w:id="179"/>
            <w:r>
              <w:commentReference w:id="179"/>
            </w:r>
          </w:p>
        </w:tc>
      </w:tr>
      <w:tr w:rsidR="00191D38" w14:paraId="7AB1AC7A" w14:textId="77777777" w:rsidTr="003956E5">
        <w:trPr>
          <w:cantSplit/>
          <w:jc w:val="center"/>
        </w:trPr>
        <w:tc>
          <w:tcPr>
            <w:tcW w:w="993" w:type="dxa"/>
            <w:shd w:val="clear" w:color="auto" w:fill="E0E0E0"/>
            <w:tcMar>
              <w:top w:w="0" w:type="dxa"/>
              <w:left w:w="108" w:type="dxa"/>
              <w:bottom w:w="0" w:type="dxa"/>
              <w:right w:w="108" w:type="dxa"/>
            </w:tcMar>
          </w:tcPr>
          <w:p w14:paraId="0000042E" w14:textId="0AB70BD2" w:rsidR="00191D38" w:rsidRDefault="008C115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17–19</w:t>
            </w:r>
          </w:p>
        </w:tc>
        <w:tc>
          <w:tcPr>
            <w:tcW w:w="2100" w:type="dxa"/>
            <w:shd w:val="clear" w:color="auto" w:fill="E0E0E0"/>
            <w:tcMar>
              <w:top w:w="0" w:type="dxa"/>
              <w:left w:w="108" w:type="dxa"/>
              <w:bottom w:w="0" w:type="dxa"/>
              <w:right w:w="108" w:type="dxa"/>
            </w:tcMar>
          </w:tcPr>
          <w:p w14:paraId="0000042F"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Date</w:t>
            </w:r>
          </w:p>
        </w:tc>
        <w:tc>
          <w:tcPr>
            <w:tcW w:w="1021" w:type="dxa"/>
            <w:shd w:val="clear" w:color="auto" w:fill="E0E0E0"/>
            <w:tcMar>
              <w:top w:w="0" w:type="dxa"/>
              <w:left w:w="108" w:type="dxa"/>
              <w:bottom w:w="0" w:type="dxa"/>
              <w:right w:w="108" w:type="dxa"/>
            </w:tcMar>
          </w:tcPr>
          <w:p w14:paraId="0000043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3 01 011</w:t>
            </w:r>
          </w:p>
        </w:tc>
        <w:tc>
          <w:tcPr>
            <w:tcW w:w="856" w:type="dxa"/>
            <w:shd w:val="clear" w:color="auto" w:fill="E0E0E0"/>
            <w:tcMar>
              <w:top w:w="0" w:type="dxa"/>
              <w:left w:w="108" w:type="dxa"/>
              <w:bottom w:w="0" w:type="dxa"/>
              <w:right w:w="108" w:type="dxa"/>
            </w:tcMar>
          </w:tcPr>
          <w:p w14:paraId="0000043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43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433" w14:textId="77777777" w:rsidR="00191D38" w:rsidRDefault="00191D38">
            <w:pPr>
              <w:widowControl/>
              <w:pBdr>
                <w:top w:val="nil"/>
                <w:left w:val="nil"/>
                <w:bottom w:val="nil"/>
                <w:right w:val="nil"/>
                <w:between w:val="nil"/>
              </w:pBdr>
              <w:spacing w:line="240" w:lineRule="auto"/>
              <w:ind w:right="105"/>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43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43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0D32B444" w14:textId="77777777" w:rsidTr="003956E5">
        <w:trPr>
          <w:cantSplit/>
          <w:jc w:val="center"/>
        </w:trPr>
        <w:tc>
          <w:tcPr>
            <w:tcW w:w="993" w:type="dxa"/>
            <w:shd w:val="clear" w:color="auto" w:fill="F3F3F3"/>
            <w:tcMar>
              <w:top w:w="0" w:type="dxa"/>
              <w:left w:w="108" w:type="dxa"/>
              <w:bottom w:w="0" w:type="dxa"/>
              <w:right w:w="108" w:type="dxa"/>
            </w:tcMar>
          </w:tcPr>
          <w:p w14:paraId="00000436" w14:textId="101F44FD" w:rsidR="00191D38" w:rsidRDefault="008C115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17</w:t>
            </w:r>
          </w:p>
        </w:tc>
        <w:tc>
          <w:tcPr>
            <w:tcW w:w="2100" w:type="dxa"/>
            <w:shd w:val="clear" w:color="auto" w:fill="F3F3F3"/>
            <w:tcMar>
              <w:top w:w="0" w:type="dxa"/>
              <w:left w:w="108" w:type="dxa"/>
              <w:bottom w:w="0" w:type="dxa"/>
              <w:right w:w="108" w:type="dxa"/>
            </w:tcMar>
          </w:tcPr>
          <w:p w14:paraId="00000437"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Year</w:t>
            </w:r>
          </w:p>
        </w:tc>
        <w:tc>
          <w:tcPr>
            <w:tcW w:w="1021" w:type="dxa"/>
            <w:shd w:val="clear" w:color="auto" w:fill="F3F3F3"/>
            <w:tcMar>
              <w:top w:w="0" w:type="dxa"/>
              <w:left w:w="108" w:type="dxa"/>
              <w:bottom w:w="0" w:type="dxa"/>
              <w:right w:w="108" w:type="dxa"/>
            </w:tcMar>
          </w:tcPr>
          <w:p w14:paraId="0000043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0 04 001</w:t>
            </w:r>
          </w:p>
        </w:tc>
        <w:tc>
          <w:tcPr>
            <w:tcW w:w="856" w:type="dxa"/>
            <w:shd w:val="clear" w:color="auto" w:fill="F3F3F3"/>
            <w:tcMar>
              <w:top w:w="0" w:type="dxa"/>
              <w:left w:w="108" w:type="dxa"/>
              <w:bottom w:w="0" w:type="dxa"/>
              <w:right w:w="108" w:type="dxa"/>
            </w:tcMar>
          </w:tcPr>
          <w:p w14:paraId="0000043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3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43B"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12</w:t>
            </w:r>
          </w:p>
        </w:tc>
        <w:tc>
          <w:tcPr>
            <w:tcW w:w="1071" w:type="dxa"/>
            <w:shd w:val="clear" w:color="auto" w:fill="F3F3F3"/>
            <w:tcMar>
              <w:top w:w="0" w:type="dxa"/>
              <w:left w:w="108" w:type="dxa"/>
              <w:bottom w:w="0" w:type="dxa"/>
              <w:right w:w="108" w:type="dxa"/>
            </w:tcMar>
          </w:tcPr>
          <w:p w14:paraId="0000043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Year</w:t>
            </w:r>
          </w:p>
        </w:tc>
        <w:tc>
          <w:tcPr>
            <w:tcW w:w="2505" w:type="dxa"/>
            <w:shd w:val="clear" w:color="auto" w:fill="F3F3F3"/>
            <w:tcMar>
              <w:top w:w="0" w:type="dxa"/>
              <w:left w:w="108" w:type="dxa"/>
              <w:bottom w:w="0" w:type="dxa"/>
              <w:right w:w="108" w:type="dxa"/>
            </w:tcMar>
          </w:tcPr>
          <w:p w14:paraId="0000043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4-digit year</w:t>
            </w:r>
          </w:p>
        </w:tc>
      </w:tr>
      <w:tr w:rsidR="00191D38" w14:paraId="6D3A566A" w14:textId="77777777" w:rsidTr="003956E5">
        <w:trPr>
          <w:cantSplit/>
          <w:jc w:val="center"/>
        </w:trPr>
        <w:tc>
          <w:tcPr>
            <w:tcW w:w="993" w:type="dxa"/>
            <w:shd w:val="clear" w:color="auto" w:fill="E0E0E0"/>
            <w:tcMar>
              <w:top w:w="0" w:type="dxa"/>
              <w:left w:w="108" w:type="dxa"/>
              <w:bottom w:w="0" w:type="dxa"/>
              <w:right w:w="108" w:type="dxa"/>
            </w:tcMar>
          </w:tcPr>
          <w:p w14:paraId="0000043E" w14:textId="22D662F8" w:rsidR="00191D38" w:rsidRDefault="008C115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18</w:t>
            </w:r>
          </w:p>
        </w:tc>
        <w:tc>
          <w:tcPr>
            <w:tcW w:w="2100" w:type="dxa"/>
            <w:shd w:val="clear" w:color="auto" w:fill="E0E0E0"/>
            <w:tcMar>
              <w:top w:w="0" w:type="dxa"/>
              <w:left w:w="108" w:type="dxa"/>
              <w:bottom w:w="0" w:type="dxa"/>
              <w:right w:w="108" w:type="dxa"/>
            </w:tcMar>
          </w:tcPr>
          <w:p w14:paraId="0000043F"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Month</w:t>
            </w:r>
          </w:p>
        </w:tc>
        <w:tc>
          <w:tcPr>
            <w:tcW w:w="1021" w:type="dxa"/>
            <w:shd w:val="clear" w:color="auto" w:fill="E0E0E0"/>
            <w:tcMar>
              <w:top w:w="0" w:type="dxa"/>
              <w:left w:w="108" w:type="dxa"/>
              <w:bottom w:w="0" w:type="dxa"/>
              <w:right w:w="108" w:type="dxa"/>
            </w:tcMar>
          </w:tcPr>
          <w:p w14:paraId="00000440"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 xml:space="preserve">  0 04 002</w:t>
            </w:r>
          </w:p>
        </w:tc>
        <w:tc>
          <w:tcPr>
            <w:tcW w:w="856" w:type="dxa"/>
            <w:shd w:val="clear" w:color="auto" w:fill="E0E0E0"/>
            <w:tcMar>
              <w:top w:w="0" w:type="dxa"/>
              <w:left w:w="108" w:type="dxa"/>
              <w:bottom w:w="0" w:type="dxa"/>
              <w:right w:w="108" w:type="dxa"/>
            </w:tcMar>
          </w:tcPr>
          <w:p w14:paraId="0000044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44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443"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4</w:t>
            </w:r>
          </w:p>
        </w:tc>
        <w:tc>
          <w:tcPr>
            <w:tcW w:w="1071" w:type="dxa"/>
            <w:shd w:val="clear" w:color="auto" w:fill="E0E0E0"/>
            <w:tcMar>
              <w:top w:w="0" w:type="dxa"/>
              <w:left w:w="108" w:type="dxa"/>
              <w:bottom w:w="0" w:type="dxa"/>
              <w:right w:w="108" w:type="dxa"/>
            </w:tcMar>
          </w:tcPr>
          <w:p w14:paraId="0000044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Month</w:t>
            </w:r>
          </w:p>
        </w:tc>
        <w:tc>
          <w:tcPr>
            <w:tcW w:w="2505" w:type="dxa"/>
            <w:shd w:val="clear" w:color="auto" w:fill="E0E0E0"/>
            <w:tcMar>
              <w:top w:w="0" w:type="dxa"/>
              <w:left w:w="108" w:type="dxa"/>
              <w:bottom w:w="0" w:type="dxa"/>
              <w:right w:w="108" w:type="dxa"/>
            </w:tcMar>
          </w:tcPr>
          <w:p w14:paraId="0000044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721205CF" w14:textId="77777777" w:rsidTr="003956E5">
        <w:trPr>
          <w:cantSplit/>
          <w:jc w:val="center"/>
        </w:trPr>
        <w:tc>
          <w:tcPr>
            <w:tcW w:w="993" w:type="dxa"/>
            <w:shd w:val="clear" w:color="auto" w:fill="F3F3F3"/>
            <w:tcMar>
              <w:top w:w="0" w:type="dxa"/>
              <w:left w:w="108" w:type="dxa"/>
              <w:bottom w:w="0" w:type="dxa"/>
              <w:right w:w="108" w:type="dxa"/>
            </w:tcMar>
          </w:tcPr>
          <w:p w14:paraId="00000446" w14:textId="04F81951" w:rsidR="00191D38" w:rsidRDefault="008C115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19</w:t>
            </w:r>
          </w:p>
        </w:tc>
        <w:tc>
          <w:tcPr>
            <w:tcW w:w="2100" w:type="dxa"/>
            <w:shd w:val="clear" w:color="auto" w:fill="F3F3F3"/>
            <w:tcMar>
              <w:top w:w="0" w:type="dxa"/>
              <w:left w:w="108" w:type="dxa"/>
              <w:bottom w:w="0" w:type="dxa"/>
              <w:right w:w="108" w:type="dxa"/>
            </w:tcMar>
          </w:tcPr>
          <w:p w14:paraId="00000447"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Day</w:t>
            </w:r>
          </w:p>
        </w:tc>
        <w:tc>
          <w:tcPr>
            <w:tcW w:w="1021" w:type="dxa"/>
            <w:shd w:val="clear" w:color="auto" w:fill="F3F3F3"/>
            <w:tcMar>
              <w:top w:w="0" w:type="dxa"/>
              <w:left w:w="108" w:type="dxa"/>
              <w:bottom w:w="0" w:type="dxa"/>
              <w:right w:w="108" w:type="dxa"/>
            </w:tcMar>
          </w:tcPr>
          <w:p w14:paraId="0000044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0 04 003</w:t>
            </w:r>
          </w:p>
        </w:tc>
        <w:tc>
          <w:tcPr>
            <w:tcW w:w="856" w:type="dxa"/>
            <w:shd w:val="clear" w:color="auto" w:fill="F3F3F3"/>
            <w:tcMar>
              <w:top w:w="0" w:type="dxa"/>
              <w:left w:w="108" w:type="dxa"/>
              <w:bottom w:w="0" w:type="dxa"/>
              <w:right w:w="108" w:type="dxa"/>
            </w:tcMar>
          </w:tcPr>
          <w:p w14:paraId="0000044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4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44B"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6</w:t>
            </w:r>
          </w:p>
        </w:tc>
        <w:tc>
          <w:tcPr>
            <w:tcW w:w="1071" w:type="dxa"/>
            <w:shd w:val="clear" w:color="auto" w:fill="F3F3F3"/>
            <w:tcMar>
              <w:top w:w="0" w:type="dxa"/>
              <w:left w:w="108" w:type="dxa"/>
              <w:bottom w:w="0" w:type="dxa"/>
              <w:right w:w="108" w:type="dxa"/>
            </w:tcMar>
          </w:tcPr>
          <w:p w14:paraId="0000044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Day</w:t>
            </w:r>
          </w:p>
        </w:tc>
        <w:tc>
          <w:tcPr>
            <w:tcW w:w="2505" w:type="dxa"/>
            <w:shd w:val="clear" w:color="auto" w:fill="F3F3F3"/>
            <w:tcMar>
              <w:top w:w="0" w:type="dxa"/>
              <w:left w:w="108" w:type="dxa"/>
              <w:bottom w:w="0" w:type="dxa"/>
              <w:right w:w="108" w:type="dxa"/>
            </w:tcMar>
          </w:tcPr>
          <w:p w14:paraId="0000044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875C638" w14:textId="77777777" w:rsidTr="003956E5">
        <w:trPr>
          <w:cantSplit/>
          <w:jc w:val="center"/>
        </w:trPr>
        <w:tc>
          <w:tcPr>
            <w:tcW w:w="993" w:type="dxa"/>
            <w:shd w:val="clear" w:color="auto" w:fill="E0E0E0"/>
            <w:tcMar>
              <w:top w:w="0" w:type="dxa"/>
              <w:left w:w="108" w:type="dxa"/>
              <w:bottom w:w="0" w:type="dxa"/>
              <w:right w:w="108" w:type="dxa"/>
            </w:tcMar>
          </w:tcPr>
          <w:p w14:paraId="0000044E" w14:textId="0EB883BC" w:rsidR="00191D38" w:rsidRDefault="008C115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20–21</w:t>
            </w:r>
          </w:p>
        </w:tc>
        <w:tc>
          <w:tcPr>
            <w:tcW w:w="2100" w:type="dxa"/>
            <w:shd w:val="clear" w:color="auto" w:fill="E0E0E0"/>
            <w:tcMar>
              <w:top w:w="0" w:type="dxa"/>
              <w:left w:w="108" w:type="dxa"/>
              <w:bottom w:w="0" w:type="dxa"/>
              <w:right w:w="108" w:type="dxa"/>
            </w:tcMar>
          </w:tcPr>
          <w:p w14:paraId="0000044F"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Time</w:t>
            </w:r>
          </w:p>
        </w:tc>
        <w:tc>
          <w:tcPr>
            <w:tcW w:w="1021" w:type="dxa"/>
            <w:shd w:val="clear" w:color="auto" w:fill="E0E0E0"/>
            <w:tcMar>
              <w:top w:w="0" w:type="dxa"/>
              <w:left w:w="108" w:type="dxa"/>
              <w:bottom w:w="0" w:type="dxa"/>
              <w:right w:w="108" w:type="dxa"/>
            </w:tcMar>
          </w:tcPr>
          <w:p w14:paraId="0000045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3 01 012</w:t>
            </w:r>
          </w:p>
        </w:tc>
        <w:tc>
          <w:tcPr>
            <w:tcW w:w="856" w:type="dxa"/>
            <w:shd w:val="clear" w:color="auto" w:fill="E0E0E0"/>
            <w:tcMar>
              <w:top w:w="0" w:type="dxa"/>
              <w:left w:w="108" w:type="dxa"/>
              <w:bottom w:w="0" w:type="dxa"/>
              <w:right w:w="108" w:type="dxa"/>
            </w:tcMar>
          </w:tcPr>
          <w:p w14:paraId="0000045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45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453" w14:textId="77777777" w:rsidR="00191D38" w:rsidRDefault="00191D38">
            <w:pPr>
              <w:widowControl/>
              <w:pBdr>
                <w:top w:val="nil"/>
                <w:left w:val="nil"/>
                <w:bottom w:val="nil"/>
                <w:right w:val="nil"/>
                <w:between w:val="nil"/>
              </w:pBdr>
              <w:spacing w:line="240" w:lineRule="auto"/>
              <w:ind w:right="105"/>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45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45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9421B1A" w14:textId="77777777" w:rsidTr="003956E5">
        <w:trPr>
          <w:cantSplit/>
          <w:jc w:val="center"/>
        </w:trPr>
        <w:tc>
          <w:tcPr>
            <w:tcW w:w="993" w:type="dxa"/>
            <w:shd w:val="clear" w:color="auto" w:fill="F3F3F3"/>
            <w:tcMar>
              <w:top w:w="0" w:type="dxa"/>
              <w:left w:w="108" w:type="dxa"/>
              <w:bottom w:w="0" w:type="dxa"/>
              <w:right w:w="108" w:type="dxa"/>
            </w:tcMar>
          </w:tcPr>
          <w:p w14:paraId="00000456" w14:textId="7ADD5770" w:rsidR="00191D38" w:rsidRDefault="008C115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20</w:t>
            </w:r>
          </w:p>
        </w:tc>
        <w:tc>
          <w:tcPr>
            <w:tcW w:w="2100" w:type="dxa"/>
            <w:shd w:val="clear" w:color="auto" w:fill="F3F3F3"/>
            <w:tcMar>
              <w:top w:w="0" w:type="dxa"/>
              <w:left w:w="108" w:type="dxa"/>
              <w:bottom w:w="0" w:type="dxa"/>
              <w:right w:w="108" w:type="dxa"/>
            </w:tcMar>
          </w:tcPr>
          <w:p w14:paraId="00000457"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Hour</w:t>
            </w:r>
          </w:p>
        </w:tc>
        <w:tc>
          <w:tcPr>
            <w:tcW w:w="1021" w:type="dxa"/>
            <w:shd w:val="clear" w:color="auto" w:fill="F3F3F3"/>
            <w:tcMar>
              <w:top w:w="0" w:type="dxa"/>
              <w:left w:w="108" w:type="dxa"/>
              <w:bottom w:w="0" w:type="dxa"/>
              <w:right w:w="108" w:type="dxa"/>
            </w:tcMar>
          </w:tcPr>
          <w:p w14:paraId="0000045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0 04 004</w:t>
            </w:r>
          </w:p>
        </w:tc>
        <w:tc>
          <w:tcPr>
            <w:tcW w:w="856" w:type="dxa"/>
            <w:shd w:val="clear" w:color="auto" w:fill="F3F3F3"/>
            <w:tcMar>
              <w:top w:w="0" w:type="dxa"/>
              <w:left w:w="108" w:type="dxa"/>
              <w:bottom w:w="0" w:type="dxa"/>
              <w:right w:w="108" w:type="dxa"/>
            </w:tcMar>
          </w:tcPr>
          <w:p w14:paraId="0000045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5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45B"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5</w:t>
            </w:r>
          </w:p>
        </w:tc>
        <w:tc>
          <w:tcPr>
            <w:tcW w:w="1071" w:type="dxa"/>
            <w:shd w:val="clear" w:color="auto" w:fill="F3F3F3"/>
            <w:tcMar>
              <w:top w:w="0" w:type="dxa"/>
              <w:left w:w="108" w:type="dxa"/>
              <w:bottom w:w="0" w:type="dxa"/>
              <w:right w:w="108" w:type="dxa"/>
            </w:tcMar>
          </w:tcPr>
          <w:p w14:paraId="0000045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Hour</w:t>
            </w:r>
          </w:p>
        </w:tc>
        <w:tc>
          <w:tcPr>
            <w:tcW w:w="2505" w:type="dxa"/>
            <w:shd w:val="clear" w:color="auto" w:fill="F3F3F3"/>
            <w:tcMar>
              <w:top w:w="0" w:type="dxa"/>
              <w:left w:w="108" w:type="dxa"/>
              <w:bottom w:w="0" w:type="dxa"/>
              <w:right w:w="108" w:type="dxa"/>
            </w:tcMar>
          </w:tcPr>
          <w:p w14:paraId="0000045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816763C" w14:textId="77777777" w:rsidTr="003956E5">
        <w:trPr>
          <w:cantSplit/>
          <w:jc w:val="center"/>
        </w:trPr>
        <w:tc>
          <w:tcPr>
            <w:tcW w:w="993" w:type="dxa"/>
            <w:shd w:val="clear" w:color="auto" w:fill="E0E0E0"/>
            <w:tcMar>
              <w:top w:w="0" w:type="dxa"/>
              <w:left w:w="108" w:type="dxa"/>
              <w:bottom w:w="0" w:type="dxa"/>
              <w:right w:w="108" w:type="dxa"/>
            </w:tcMar>
          </w:tcPr>
          <w:p w14:paraId="0000045E" w14:textId="3076FD9C" w:rsidR="00191D38" w:rsidRDefault="008C115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21</w:t>
            </w:r>
          </w:p>
        </w:tc>
        <w:tc>
          <w:tcPr>
            <w:tcW w:w="2100" w:type="dxa"/>
            <w:shd w:val="clear" w:color="auto" w:fill="E0E0E0"/>
            <w:tcMar>
              <w:top w:w="0" w:type="dxa"/>
              <w:left w:w="108" w:type="dxa"/>
              <w:bottom w:w="0" w:type="dxa"/>
              <w:right w:w="108" w:type="dxa"/>
            </w:tcMar>
          </w:tcPr>
          <w:p w14:paraId="0000045F"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Minute</w:t>
            </w:r>
          </w:p>
        </w:tc>
        <w:tc>
          <w:tcPr>
            <w:tcW w:w="1021" w:type="dxa"/>
            <w:shd w:val="clear" w:color="auto" w:fill="E0E0E0"/>
            <w:tcMar>
              <w:top w:w="0" w:type="dxa"/>
              <w:left w:w="108" w:type="dxa"/>
              <w:bottom w:w="0" w:type="dxa"/>
              <w:right w:w="108" w:type="dxa"/>
            </w:tcMar>
          </w:tcPr>
          <w:p w14:paraId="00000460"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0 04 005</w:t>
            </w:r>
          </w:p>
        </w:tc>
        <w:tc>
          <w:tcPr>
            <w:tcW w:w="856" w:type="dxa"/>
            <w:shd w:val="clear" w:color="auto" w:fill="E0E0E0"/>
            <w:tcMar>
              <w:top w:w="0" w:type="dxa"/>
              <w:left w:w="108" w:type="dxa"/>
              <w:bottom w:w="0" w:type="dxa"/>
              <w:right w:w="108" w:type="dxa"/>
            </w:tcMar>
          </w:tcPr>
          <w:p w14:paraId="0000046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46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463"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6</w:t>
            </w:r>
          </w:p>
        </w:tc>
        <w:tc>
          <w:tcPr>
            <w:tcW w:w="1071" w:type="dxa"/>
            <w:shd w:val="clear" w:color="auto" w:fill="E0E0E0"/>
            <w:tcMar>
              <w:top w:w="0" w:type="dxa"/>
              <w:left w:w="108" w:type="dxa"/>
              <w:bottom w:w="0" w:type="dxa"/>
              <w:right w:w="108" w:type="dxa"/>
            </w:tcMar>
          </w:tcPr>
          <w:p w14:paraId="0000046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Minute</w:t>
            </w:r>
          </w:p>
        </w:tc>
        <w:tc>
          <w:tcPr>
            <w:tcW w:w="2505" w:type="dxa"/>
            <w:shd w:val="clear" w:color="auto" w:fill="E0E0E0"/>
            <w:tcMar>
              <w:top w:w="0" w:type="dxa"/>
              <w:left w:w="108" w:type="dxa"/>
              <w:bottom w:w="0" w:type="dxa"/>
              <w:right w:w="108" w:type="dxa"/>
            </w:tcMar>
          </w:tcPr>
          <w:p w14:paraId="0000046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0C2A1B5" w14:textId="77777777" w:rsidTr="003956E5">
        <w:trPr>
          <w:cantSplit/>
          <w:jc w:val="center"/>
        </w:trPr>
        <w:tc>
          <w:tcPr>
            <w:tcW w:w="993" w:type="dxa"/>
            <w:shd w:val="clear" w:color="auto" w:fill="F3F3F3"/>
            <w:tcMar>
              <w:top w:w="0" w:type="dxa"/>
              <w:left w:w="108" w:type="dxa"/>
              <w:bottom w:w="0" w:type="dxa"/>
              <w:right w:w="108" w:type="dxa"/>
            </w:tcMar>
          </w:tcPr>
          <w:p w14:paraId="00000466"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46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Table B bit width</w:t>
            </w:r>
          </w:p>
        </w:tc>
        <w:tc>
          <w:tcPr>
            <w:tcW w:w="1021" w:type="dxa"/>
            <w:shd w:val="clear" w:color="auto" w:fill="F3F3F3"/>
            <w:tcMar>
              <w:top w:w="0" w:type="dxa"/>
              <w:left w:w="108" w:type="dxa"/>
              <w:bottom w:w="0" w:type="dxa"/>
              <w:right w:w="108" w:type="dxa"/>
            </w:tcMar>
          </w:tcPr>
          <w:p w14:paraId="0000046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2 01 138</w:t>
            </w:r>
          </w:p>
        </w:tc>
        <w:tc>
          <w:tcPr>
            <w:tcW w:w="856" w:type="dxa"/>
            <w:shd w:val="clear" w:color="auto" w:fill="F3F3F3"/>
            <w:tcMar>
              <w:top w:w="0" w:type="dxa"/>
              <w:left w:w="108" w:type="dxa"/>
              <w:bottom w:w="0" w:type="dxa"/>
              <w:right w:w="108" w:type="dxa"/>
            </w:tcMar>
          </w:tcPr>
          <w:p w14:paraId="00000469"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46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46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46C"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46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Add 10 to bit width</w:t>
            </w:r>
          </w:p>
        </w:tc>
      </w:tr>
      <w:tr w:rsidR="00191D38" w14:paraId="35C2624A" w14:textId="77777777" w:rsidTr="003956E5">
        <w:trPr>
          <w:cantSplit/>
          <w:jc w:val="center"/>
        </w:trPr>
        <w:tc>
          <w:tcPr>
            <w:tcW w:w="993" w:type="dxa"/>
            <w:shd w:val="clear" w:color="auto" w:fill="E0E0E0"/>
            <w:tcMar>
              <w:top w:w="0" w:type="dxa"/>
              <w:left w:w="108" w:type="dxa"/>
              <w:bottom w:w="0" w:type="dxa"/>
              <w:right w:w="108" w:type="dxa"/>
            </w:tcMar>
          </w:tcPr>
          <w:p w14:paraId="0000046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E0E0E0"/>
            <w:tcMar>
              <w:top w:w="0" w:type="dxa"/>
              <w:left w:w="108" w:type="dxa"/>
              <w:bottom w:w="0" w:type="dxa"/>
              <w:right w:w="108" w:type="dxa"/>
            </w:tcMar>
          </w:tcPr>
          <w:p w14:paraId="0000046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Table B scale</w:t>
            </w:r>
          </w:p>
        </w:tc>
        <w:tc>
          <w:tcPr>
            <w:tcW w:w="1021" w:type="dxa"/>
            <w:shd w:val="clear" w:color="auto" w:fill="E0E0E0"/>
            <w:tcMar>
              <w:top w:w="0" w:type="dxa"/>
              <w:left w:w="108" w:type="dxa"/>
              <w:bottom w:w="0" w:type="dxa"/>
              <w:right w:w="108" w:type="dxa"/>
            </w:tcMar>
          </w:tcPr>
          <w:p w14:paraId="0000047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2 02 131</w:t>
            </w:r>
          </w:p>
        </w:tc>
        <w:tc>
          <w:tcPr>
            <w:tcW w:w="856" w:type="dxa"/>
            <w:shd w:val="clear" w:color="auto" w:fill="E0E0E0"/>
            <w:tcMar>
              <w:top w:w="0" w:type="dxa"/>
              <w:left w:w="108" w:type="dxa"/>
              <w:bottom w:w="0" w:type="dxa"/>
              <w:right w:w="108" w:type="dxa"/>
            </w:tcMar>
          </w:tcPr>
          <w:p w14:paraId="0000047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47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47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47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47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Add 3 to scale</w:t>
            </w:r>
          </w:p>
        </w:tc>
      </w:tr>
      <w:tr w:rsidR="00191D38" w14:paraId="7D4179EF" w14:textId="77777777" w:rsidTr="003956E5">
        <w:trPr>
          <w:cantSplit/>
          <w:jc w:val="center"/>
        </w:trPr>
        <w:tc>
          <w:tcPr>
            <w:tcW w:w="993" w:type="dxa"/>
            <w:shd w:val="clear" w:color="auto" w:fill="F3F3F3"/>
            <w:tcMar>
              <w:top w:w="0" w:type="dxa"/>
              <w:left w:w="108" w:type="dxa"/>
              <w:bottom w:w="0" w:type="dxa"/>
              <w:right w:w="108" w:type="dxa"/>
            </w:tcMar>
          </w:tcPr>
          <w:p w14:paraId="00000476" w14:textId="4AFDA6D1"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22</w:t>
            </w:r>
          </w:p>
        </w:tc>
        <w:tc>
          <w:tcPr>
            <w:tcW w:w="2100" w:type="dxa"/>
            <w:shd w:val="clear" w:color="auto" w:fill="F3F3F3"/>
            <w:tcMar>
              <w:top w:w="0" w:type="dxa"/>
              <w:left w:w="108" w:type="dxa"/>
              <w:bottom w:w="0" w:type="dxa"/>
              <w:right w:w="108" w:type="dxa"/>
            </w:tcMar>
          </w:tcPr>
          <w:p w14:paraId="00000477"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Second</w:t>
            </w:r>
          </w:p>
        </w:tc>
        <w:tc>
          <w:tcPr>
            <w:tcW w:w="1021" w:type="dxa"/>
            <w:shd w:val="clear" w:color="auto" w:fill="F3F3F3"/>
            <w:tcMar>
              <w:top w:w="0" w:type="dxa"/>
              <w:left w:w="108" w:type="dxa"/>
              <w:bottom w:w="0" w:type="dxa"/>
              <w:right w:w="108" w:type="dxa"/>
            </w:tcMar>
          </w:tcPr>
          <w:p w14:paraId="0000047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0 04 006</w:t>
            </w:r>
          </w:p>
        </w:tc>
        <w:tc>
          <w:tcPr>
            <w:tcW w:w="856" w:type="dxa"/>
            <w:shd w:val="clear" w:color="auto" w:fill="F3F3F3"/>
            <w:tcMar>
              <w:top w:w="0" w:type="dxa"/>
              <w:left w:w="108" w:type="dxa"/>
              <w:bottom w:w="0" w:type="dxa"/>
              <w:right w:w="108" w:type="dxa"/>
            </w:tcMar>
          </w:tcPr>
          <w:p w14:paraId="0000047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   0</w:t>
            </w:r>
          </w:p>
        </w:tc>
        <w:tc>
          <w:tcPr>
            <w:tcW w:w="1274" w:type="dxa"/>
            <w:shd w:val="clear" w:color="auto" w:fill="F3F3F3"/>
            <w:tcMar>
              <w:top w:w="0" w:type="dxa"/>
              <w:left w:w="108" w:type="dxa"/>
              <w:bottom w:w="0" w:type="dxa"/>
              <w:right w:w="108" w:type="dxa"/>
            </w:tcMar>
          </w:tcPr>
          <w:p w14:paraId="0000047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47B"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(16)   6</w:t>
            </w:r>
          </w:p>
        </w:tc>
        <w:tc>
          <w:tcPr>
            <w:tcW w:w="1071" w:type="dxa"/>
            <w:shd w:val="clear" w:color="auto" w:fill="F3F3F3"/>
            <w:tcMar>
              <w:top w:w="0" w:type="dxa"/>
              <w:left w:w="108" w:type="dxa"/>
              <w:bottom w:w="0" w:type="dxa"/>
              <w:right w:w="108" w:type="dxa"/>
            </w:tcMar>
          </w:tcPr>
          <w:p w14:paraId="0000047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Second</w:t>
            </w:r>
          </w:p>
        </w:tc>
        <w:tc>
          <w:tcPr>
            <w:tcW w:w="2505" w:type="dxa"/>
            <w:shd w:val="clear" w:color="auto" w:fill="F3F3F3"/>
            <w:tcMar>
              <w:top w:w="0" w:type="dxa"/>
              <w:left w:w="108" w:type="dxa"/>
              <w:bottom w:w="0" w:type="dxa"/>
              <w:right w:w="108" w:type="dxa"/>
            </w:tcMar>
          </w:tcPr>
          <w:p w14:paraId="0000047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0.000 – 59.999s to 1ms</w:t>
            </w:r>
          </w:p>
        </w:tc>
      </w:tr>
      <w:tr w:rsidR="00191D38" w14:paraId="53EFC9D9" w14:textId="77777777" w:rsidTr="003956E5">
        <w:trPr>
          <w:cantSplit/>
          <w:jc w:val="center"/>
        </w:trPr>
        <w:tc>
          <w:tcPr>
            <w:tcW w:w="993" w:type="dxa"/>
            <w:shd w:val="clear" w:color="auto" w:fill="E0E0E0"/>
            <w:tcMar>
              <w:top w:w="0" w:type="dxa"/>
              <w:left w:w="108" w:type="dxa"/>
              <w:bottom w:w="0" w:type="dxa"/>
              <w:right w:w="108" w:type="dxa"/>
            </w:tcMar>
          </w:tcPr>
          <w:p w14:paraId="0000047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E0E0E0"/>
            <w:tcMar>
              <w:top w:w="0" w:type="dxa"/>
              <w:left w:w="108" w:type="dxa"/>
              <w:bottom w:w="0" w:type="dxa"/>
              <w:right w:w="108" w:type="dxa"/>
            </w:tcMar>
          </w:tcPr>
          <w:p w14:paraId="0000047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scale to Table B</w:t>
            </w:r>
          </w:p>
        </w:tc>
        <w:tc>
          <w:tcPr>
            <w:tcW w:w="1021" w:type="dxa"/>
            <w:shd w:val="clear" w:color="auto" w:fill="E0E0E0"/>
            <w:tcMar>
              <w:top w:w="0" w:type="dxa"/>
              <w:left w:w="108" w:type="dxa"/>
              <w:bottom w:w="0" w:type="dxa"/>
              <w:right w:w="108" w:type="dxa"/>
            </w:tcMar>
          </w:tcPr>
          <w:p w14:paraId="0000048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2 02 000</w:t>
            </w:r>
          </w:p>
        </w:tc>
        <w:tc>
          <w:tcPr>
            <w:tcW w:w="856" w:type="dxa"/>
            <w:shd w:val="clear" w:color="auto" w:fill="E0E0E0"/>
            <w:tcMar>
              <w:top w:w="0" w:type="dxa"/>
              <w:left w:w="108" w:type="dxa"/>
              <w:bottom w:w="0" w:type="dxa"/>
              <w:right w:w="108" w:type="dxa"/>
            </w:tcMar>
          </w:tcPr>
          <w:p w14:paraId="0000048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48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48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48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48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11F659F" w14:textId="77777777" w:rsidTr="003956E5">
        <w:trPr>
          <w:cantSplit/>
          <w:jc w:val="center"/>
        </w:trPr>
        <w:tc>
          <w:tcPr>
            <w:tcW w:w="993" w:type="dxa"/>
            <w:shd w:val="clear" w:color="auto" w:fill="F3F3F3"/>
            <w:tcMar>
              <w:top w:w="0" w:type="dxa"/>
              <w:left w:w="108" w:type="dxa"/>
              <w:bottom w:w="0" w:type="dxa"/>
              <w:right w:w="108" w:type="dxa"/>
            </w:tcMar>
          </w:tcPr>
          <w:p w14:paraId="00000486"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48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width to Table B</w:t>
            </w:r>
          </w:p>
        </w:tc>
        <w:tc>
          <w:tcPr>
            <w:tcW w:w="1021" w:type="dxa"/>
            <w:shd w:val="clear" w:color="auto" w:fill="F3F3F3"/>
            <w:tcMar>
              <w:top w:w="0" w:type="dxa"/>
              <w:left w:w="108" w:type="dxa"/>
              <w:bottom w:w="0" w:type="dxa"/>
              <w:right w:w="108" w:type="dxa"/>
            </w:tcMar>
          </w:tcPr>
          <w:p w14:paraId="0000048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2 01 000</w:t>
            </w:r>
          </w:p>
        </w:tc>
        <w:tc>
          <w:tcPr>
            <w:tcW w:w="856" w:type="dxa"/>
            <w:shd w:val="clear" w:color="auto" w:fill="F3F3F3"/>
            <w:tcMar>
              <w:top w:w="0" w:type="dxa"/>
              <w:left w:w="108" w:type="dxa"/>
              <w:bottom w:w="0" w:type="dxa"/>
              <w:right w:w="108" w:type="dxa"/>
            </w:tcMar>
          </w:tcPr>
          <w:p w14:paraId="00000489"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48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48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48C"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48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C8A4BCC" w14:textId="77777777" w:rsidTr="003956E5">
        <w:trPr>
          <w:cantSplit/>
          <w:jc w:val="center"/>
        </w:trPr>
        <w:tc>
          <w:tcPr>
            <w:tcW w:w="10718" w:type="dxa"/>
            <w:gridSpan w:val="8"/>
            <w:shd w:val="clear" w:color="auto" w:fill="CCFFCC"/>
            <w:tcMar>
              <w:top w:w="0" w:type="dxa"/>
              <w:left w:w="108" w:type="dxa"/>
              <w:bottom w:w="0" w:type="dxa"/>
              <w:right w:w="108" w:type="dxa"/>
            </w:tcMar>
          </w:tcPr>
          <w:p w14:paraId="0000048E"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RO summary quality information</w:t>
            </w:r>
          </w:p>
        </w:tc>
      </w:tr>
      <w:tr w:rsidR="00191D38" w14:paraId="29E86246" w14:textId="77777777" w:rsidTr="003956E5">
        <w:trPr>
          <w:cantSplit/>
          <w:jc w:val="center"/>
        </w:trPr>
        <w:tc>
          <w:tcPr>
            <w:tcW w:w="993" w:type="dxa"/>
            <w:shd w:val="clear" w:color="auto" w:fill="F3F3F3"/>
            <w:tcMar>
              <w:top w:w="0" w:type="dxa"/>
              <w:left w:w="108" w:type="dxa"/>
              <w:bottom w:w="0" w:type="dxa"/>
              <w:right w:w="108" w:type="dxa"/>
            </w:tcMar>
          </w:tcPr>
          <w:p w14:paraId="00000496" w14:textId="69C53A6D"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23</w:t>
            </w:r>
          </w:p>
        </w:tc>
        <w:tc>
          <w:tcPr>
            <w:tcW w:w="2100" w:type="dxa"/>
            <w:shd w:val="clear" w:color="auto" w:fill="F3F3F3"/>
            <w:tcMar>
              <w:top w:w="0" w:type="dxa"/>
              <w:left w:w="108" w:type="dxa"/>
              <w:bottom w:w="0" w:type="dxa"/>
              <w:right w:w="108" w:type="dxa"/>
            </w:tcMar>
          </w:tcPr>
          <w:p w14:paraId="00000497"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sdt>
              <w:sdtPr>
                <w:tag w:val="goog_rdk_23"/>
                <w:id w:val="18201688"/>
              </w:sdtPr>
              <w:sdtContent/>
            </w:sdt>
            <w:r>
              <w:rPr>
                <w:rFonts w:ascii="Arial" w:eastAsia="Arial" w:hAnsi="Arial" w:cs="Arial"/>
                <w:b/>
                <w:sz w:val="16"/>
                <w:szCs w:val="16"/>
              </w:rPr>
              <w:t>Quality flags for RO Data</w:t>
            </w:r>
          </w:p>
        </w:tc>
        <w:tc>
          <w:tcPr>
            <w:tcW w:w="1021" w:type="dxa"/>
            <w:shd w:val="clear" w:color="auto" w:fill="F3F3F3"/>
            <w:tcMar>
              <w:top w:w="0" w:type="dxa"/>
              <w:left w:w="108" w:type="dxa"/>
              <w:bottom w:w="0" w:type="dxa"/>
              <w:right w:w="108" w:type="dxa"/>
            </w:tcMar>
          </w:tcPr>
          <w:p w14:paraId="00000498" w14:textId="7B4DC976" w:rsidR="00191D38" w:rsidRDefault="00C67B29">
            <w:pPr>
              <w:widowControl/>
              <w:pBdr>
                <w:top w:val="nil"/>
                <w:left w:val="nil"/>
                <w:bottom w:val="nil"/>
                <w:right w:val="nil"/>
                <w:between w:val="nil"/>
              </w:pBdr>
              <w:spacing w:line="240" w:lineRule="auto"/>
              <w:jc w:val="center"/>
              <w:rPr>
                <w:rFonts w:ascii="Arial" w:eastAsia="Arial" w:hAnsi="Arial" w:cs="Arial"/>
                <w:b/>
                <w:sz w:val="16"/>
                <w:szCs w:val="16"/>
              </w:rPr>
            </w:pPr>
            <w:ins w:id="180" w:author="Stig Syndergaard" w:date="2024-07-15T17:23:00Z">
              <w:r>
                <w:rPr>
                  <w:rFonts w:ascii="Arial" w:eastAsia="Arial" w:hAnsi="Arial" w:cs="Arial"/>
                  <w:b/>
                  <w:sz w:val="16"/>
                  <w:szCs w:val="16"/>
                </w:rPr>
                <w:t>New</w:t>
              </w:r>
            </w:ins>
          </w:p>
        </w:tc>
        <w:tc>
          <w:tcPr>
            <w:tcW w:w="856" w:type="dxa"/>
            <w:shd w:val="clear" w:color="auto" w:fill="F3F3F3"/>
            <w:tcMar>
              <w:top w:w="0" w:type="dxa"/>
              <w:left w:w="108" w:type="dxa"/>
              <w:bottom w:w="0" w:type="dxa"/>
              <w:right w:w="108" w:type="dxa"/>
            </w:tcMar>
          </w:tcPr>
          <w:p w14:paraId="0000049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xml:space="preserve">   0</w:t>
            </w:r>
          </w:p>
        </w:tc>
        <w:tc>
          <w:tcPr>
            <w:tcW w:w="1274" w:type="dxa"/>
            <w:shd w:val="clear" w:color="auto" w:fill="F3F3F3"/>
            <w:tcMar>
              <w:top w:w="0" w:type="dxa"/>
              <w:left w:w="108" w:type="dxa"/>
              <w:bottom w:w="0" w:type="dxa"/>
              <w:right w:w="108" w:type="dxa"/>
            </w:tcMar>
          </w:tcPr>
          <w:p w14:paraId="0000049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49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F3F3F3"/>
            <w:tcMar>
              <w:top w:w="0" w:type="dxa"/>
              <w:left w:w="108" w:type="dxa"/>
              <w:bottom w:w="0" w:type="dxa"/>
              <w:right w:w="108" w:type="dxa"/>
            </w:tcMar>
          </w:tcPr>
          <w:p w14:paraId="0000049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Flag table</w:t>
            </w:r>
          </w:p>
        </w:tc>
        <w:tc>
          <w:tcPr>
            <w:tcW w:w="2505" w:type="dxa"/>
            <w:shd w:val="clear" w:color="auto" w:fill="F3F3F3"/>
            <w:tcMar>
              <w:top w:w="0" w:type="dxa"/>
              <w:left w:w="108" w:type="dxa"/>
              <w:bottom w:w="0" w:type="dxa"/>
              <w:right w:w="108" w:type="dxa"/>
            </w:tcMar>
          </w:tcPr>
          <w:p w14:paraId="0000049D" w14:textId="77777777" w:rsidR="00191D38" w:rsidRDefault="00000000">
            <w:pPr>
              <w:widowControl/>
              <w:pBdr>
                <w:top w:val="nil"/>
                <w:left w:val="nil"/>
                <w:bottom w:val="nil"/>
                <w:right w:val="nil"/>
                <w:between w:val="nil"/>
              </w:pBdr>
              <w:spacing w:line="240" w:lineRule="auto"/>
              <w:rPr>
                <w:rFonts w:ascii="Arial" w:eastAsia="Arial" w:hAnsi="Arial" w:cs="Arial"/>
                <w:b/>
                <w:color w:val="0000FF"/>
                <w:sz w:val="16"/>
                <w:szCs w:val="16"/>
              </w:rPr>
            </w:pPr>
            <w:r>
              <w:rPr>
                <w:rFonts w:ascii="Arial" w:eastAsia="Arial" w:hAnsi="Arial" w:cs="Arial"/>
                <w:b/>
                <w:color w:val="0000FF"/>
                <w:sz w:val="16"/>
                <w:szCs w:val="16"/>
              </w:rPr>
              <w:t>See Table 9</w:t>
            </w:r>
          </w:p>
        </w:tc>
      </w:tr>
      <w:tr w:rsidR="00191D38" w14:paraId="530ED458" w14:textId="77777777" w:rsidTr="003956E5">
        <w:trPr>
          <w:cantSplit/>
          <w:jc w:val="center"/>
        </w:trPr>
        <w:tc>
          <w:tcPr>
            <w:tcW w:w="993" w:type="dxa"/>
            <w:tcMar>
              <w:top w:w="0" w:type="dxa"/>
              <w:left w:w="108" w:type="dxa"/>
              <w:bottom w:w="0" w:type="dxa"/>
              <w:right w:w="108" w:type="dxa"/>
            </w:tcMar>
          </w:tcPr>
          <w:p w14:paraId="0000049E" w14:textId="4736DA00"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24</w:t>
            </w:r>
          </w:p>
        </w:tc>
        <w:tc>
          <w:tcPr>
            <w:tcW w:w="2100" w:type="dxa"/>
            <w:tcMar>
              <w:top w:w="0" w:type="dxa"/>
              <w:left w:w="108" w:type="dxa"/>
              <w:bottom w:w="0" w:type="dxa"/>
              <w:right w:w="108" w:type="dxa"/>
            </w:tcMar>
          </w:tcPr>
          <w:p w14:paraId="0000049F"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Percent confidence</w:t>
            </w:r>
          </w:p>
        </w:tc>
        <w:tc>
          <w:tcPr>
            <w:tcW w:w="1021" w:type="dxa"/>
            <w:tcMar>
              <w:top w:w="0" w:type="dxa"/>
              <w:left w:w="108" w:type="dxa"/>
              <w:bottom w:w="0" w:type="dxa"/>
              <w:right w:w="108" w:type="dxa"/>
            </w:tcMar>
          </w:tcPr>
          <w:p w14:paraId="000004A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0 33 007</w:t>
            </w:r>
          </w:p>
        </w:tc>
        <w:tc>
          <w:tcPr>
            <w:tcW w:w="856" w:type="dxa"/>
            <w:tcMar>
              <w:top w:w="0" w:type="dxa"/>
              <w:left w:w="108" w:type="dxa"/>
              <w:bottom w:w="0" w:type="dxa"/>
              <w:right w:w="108" w:type="dxa"/>
            </w:tcMar>
          </w:tcPr>
          <w:p w14:paraId="000004A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tcMar>
              <w:top w:w="0" w:type="dxa"/>
              <w:left w:w="108" w:type="dxa"/>
              <w:bottom w:w="0" w:type="dxa"/>
              <w:right w:w="108" w:type="dxa"/>
            </w:tcMar>
          </w:tcPr>
          <w:p w14:paraId="000004A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tcMar>
              <w:top w:w="0" w:type="dxa"/>
              <w:left w:w="108" w:type="dxa"/>
              <w:bottom w:w="0" w:type="dxa"/>
              <w:right w:w="108" w:type="dxa"/>
            </w:tcMar>
          </w:tcPr>
          <w:p w14:paraId="000004A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w:t>
            </w:r>
          </w:p>
        </w:tc>
        <w:tc>
          <w:tcPr>
            <w:tcW w:w="1071" w:type="dxa"/>
            <w:tcMar>
              <w:top w:w="0" w:type="dxa"/>
              <w:left w:w="108" w:type="dxa"/>
              <w:bottom w:w="0" w:type="dxa"/>
              <w:right w:w="108" w:type="dxa"/>
            </w:tcMar>
          </w:tcPr>
          <w:p w14:paraId="000004A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
        </w:tc>
        <w:tc>
          <w:tcPr>
            <w:tcW w:w="2505" w:type="dxa"/>
            <w:tcMar>
              <w:top w:w="0" w:type="dxa"/>
              <w:left w:w="108" w:type="dxa"/>
              <w:bottom w:w="0" w:type="dxa"/>
              <w:right w:w="108" w:type="dxa"/>
            </w:tcMar>
          </w:tcPr>
          <w:p w14:paraId="000004A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bad, 100 = good</w:t>
            </w:r>
          </w:p>
        </w:tc>
      </w:tr>
      <w:tr w:rsidR="00191D38" w14:paraId="7AF527A8" w14:textId="77777777" w:rsidTr="003956E5">
        <w:trPr>
          <w:cantSplit/>
          <w:jc w:val="center"/>
        </w:trPr>
        <w:tc>
          <w:tcPr>
            <w:tcW w:w="10718" w:type="dxa"/>
            <w:gridSpan w:val="8"/>
            <w:shd w:val="clear" w:color="auto" w:fill="CCFFCC"/>
            <w:tcMar>
              <w:top w:w="0" w:type="dxa"/>
              <w:left w:w="108" w:type="dxa"/>
              <w:bottom w:w="0" w:type="dxa"/>
              <w:right w:w="108" w:type="dxa"/>
            </w:tcMar>
          </w:tcPr>
          <w:p w14:paraId="000004A6"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LEO &amp; GNSS POD</w:t>
            </w:r>
          </w:p>
        </w:tc>
      </w:tr>
      <w:tr w:rsidR="00910D59" w14:paraId="24806557" w14:textId="77777777" w:rsidTr="003956E5">
        <w:trPr>
          <w:cantSplit/>
          <w:jc w:val="center"/>
          <w:ins w:id="181" w:author="Stig Syndergaard" w:date="2024-07-15T17:27:00Z"/>
        </w:trPr>
        <w:tc>
          <w:tcPr>
            <w:tcW w:w="993" w:type="dxa"/>
            <w:shd w:val="clear" w:color="auto" w:fill="E0E0E0"/>
            <w:tcMar>
              <w:top w:w="0" w:type="dxa"/>
              <w:left w:w="108" w:type="dxa"/>
              <w:bottom w:w="0" w:type="dxa"/>
              <w:right w:w="108" w:type="dxa"/>
            </w:tcMar>
          </w:tcPr>
          <w:p w14:paraId="04C13B72" w14:textId="54154C51" w:rsidR="00C67B29" w:rsidRDefault="00205D42" w:rsidP="00EA461D">
            <w:pPr>
              <w:widowControl/>
              <w:pBdr>
                <w:top w:val="nil"/>
                <w:left w:val="nil"/>
                <w:bottom w:val="nil"/>
                <w:right w:val="nil"/>
                <w:between w:val="nil"/>
              </w:pBdr>
              <w:spacing w:line="240" w:lineRule="auto"/>
              <w:jc w:val="right"/>
              <w:rPr>
                <w:ins w:id="182" w:author="Stig Syndergaard" w:date="2024-07-15T17:27:00Z"/>
                <w:rFonts w:ascii="Arial" w:eastAsia="Arial" w:hAnsi="Arial" w:cs="Arial"/>
                <w:sz w:val="16"/>
                <w:szCs w:val="16"/>
              </w:rPr>
            </w:pPr>
            <w:r>
              <w:rPr>
                <w:rFonts w:ascii="Arial" w:eastAsia="Arial" w:hAnsi="Arial" w:cs="Arial"/>
                <w:sz w:val="16"/>
                <w:szCs w:val="16"/>
              </w:rPr>
              <w:t>2</w:t>
            </w:r>
            <w:ins w:id="183" w:author="Stig Syndergaard" w:date="2024-07-15T17:27:00Z">
              <w:r w:rsidR="00C67B29">
                <w:rPr>
                  <w:rFonts w:ascii="Arial" w:eastAsia="Arial" w:hAnsi="Arial" w:cs="Arial"/>
                  <w:sz w:val="16"/>
                  <w:szCs w:val="16"/>
                </w:rPr>
                <w:t>5</w:t>
              </w:r>
            </w:ins>
          </w:p>
        </w:tc>
        <w:tc>
          <w:tcPr>
            <w:tcW w:w="2100" w:type="dxa"/>
            <w:shd w:val="clear" w:color="auto" w:fill="E0E0E0"/>
            <w:tcMar>
              <w:top w:w="0" w:type="dxa"/>
              <w:left w:w="108" w:type="dxa"/>
              <w:bottom w:w="0" w:type="dxa"/>
              <w:right w:w="108" w:type="dxa"/>
            </w:tcMar>
          </w:tcPr>
          <w:p w14:paraId="041232B0" w14:textId="1F68BB57" w:rsidR="00C67B29" w:rsidRDefault="00C67B29" w:rsidP="00EA461D">
            <w:pPr>
              <w:widowControl/>
              <w:pBdr>
                <w:top w:val="nil"/>
                <w:left w:val="nil"/>
                <w:bottom w:val="nil"/>
                <w:right w:val="nil"/>
                <w:between w:val="nil"/>
              </w:pBdr>
              <w:spacing w:line="240" w:lineRule="auto"/>
              <w:rPr>
                <w:ins w:id="184" w:author="Stig Syndergaard" w:date="2024-07-15T17:27:00Z"/>
                <w:rFonts w:ascii="Arial" w:eastAsia="Arial" w:hAnsi="Arial" w:cs="Arial"/>
                <w:b/>
                <w:sz w:val="16"/>
                <w:szCs w:val="16"/>
              </w:rPr>
            </w:pPr>
            <w:ins w:id="185" w:author="Stig Syndergaard" w:date="2024-07-15T17:27:00Z">
              <w:r>
                <w:rPr>
                  <w:rFonts w:ascii="Arial" w:eastAsia="Arial" w:hAnsi="Arial" w:cs="Arial"/>
                  <w:b/>
                  <w:sz w:val="16"/>
                  <w:szCs w:val="16"/>
                </w:rPr>
                <w:t>Reference system</w:t>
              </w:r>
            </w:ins>
          </w:p>
        </w:tc>
        <w:tc>
          <w:tcPr>
            <w:tcW w:w="1021" w:type="dxa"/>
            <w:shd w:val="clear" w:color="auto" w:fill="E0E0E0"/>
            <w:tcMar>
              <w:top w:w="0" w:type="dxa"/>
              <w:left w:w="108" w:type="dxa"/>
              <w:bottom w:w="0" w:type="dxa"/>
              <w:right w:w="108" w:type="dxa"/>
            </w:tcMar>
          </w:tcPr>
          <w:p w14:paraId="492F307D" w14:textId="48D18ED4" w:rsidR="00C67B29" w:rsidRDefault="00C67B29" w:rsidP="00EA461D">
            <w:pPr>
              <w:widowControl/>
              <w:pBdr>
                <w:top w:val="nil"/>
                <w:left w:val="nil"/>
                <w:bottom w:val="nil"/>
                <w:right w:val="nil"/>
                <w:between w:val="nil"/>
              </w:pBdr>
              <w:spacing w:line="240" w:lineRule="auto"/>
              <w:jc w:val="center"/>
              <w:rPr>
                <w:ins w:id="186" w:author="Stig Syndergaard" w:date="2024-07-15T17:27:00Z"/>
                <w:rFonts w:ascii="Arial" w:eastAsia="Arial" w:hAnsi="Arial" w:cs="Arial"/>
                <w:b/>
                <w:sz w:val="16"/>
                <w:szCs w:val="16"/>
              </w:rPr>
            </w:pPr>
            <w:ins w:id="187" w:author="Stig Syndergaard" w:date="2024-07-15T17:27:00Z">
              <w:r>
                <w:rPr>
                  <w:rFonts w:ascii="Arial" w:eastAsia="Arial" w:hAnsi="Arial" w:cs="Arial"/>
                  <w:b/>
                  <w:sz w:val="16"/>
                  <w:szCs w:val="16"/>
                </w:rPr>
                <w:t>0 01 150</w:t>
              </w:r>
            </w:ins>
          </w:p>
        </w:tc>
        <w:tc>
          <w:tcPr>
            <w:tcW w:w="856" w:type="dxa"/>
            <w:shd w:val="clear" w:color="auto" w:fill="E0E0E0"/>
            <w:tcMar>
              <w:top w:w="0" w:type="dxa"/>
              <w:left w:w="108" w:type="dxa"/>
              <w:bottom w:w="0" w:type="dxa"/>
              <w:right w:w="108" w:type="dxa"/>
            </w:tcMar>
          </w:tcPr>
          <w:p w14:paraId="3264037D" w14:textId="77777777" w:rsidR="00C67B29" w:rsidRDefault="00C67B29" w:rsidP="00EA461D">
            <w:pPr>
              <w:widowControl/>
              <w:pBdr>
                <w:top w:val="nil"/>
                <w:left w:val="nil"/>
                <w:bottom w:val="nil"/>
                <w:right w:val="nil"/>
                <w:between w:val="nil"/>
              </w:pBdr>
              <w:spacing w:line="240" w:lineRule="auto"/>
              <w:jc w:val="right"/>
              <w:rPr>
                <w:ins w:id="188" w:author="Stig Syndergaard" w:date="2024-07-15T17:27:00Z"/>
                <w:rFonts w:ascii="Arial" w:eastAsia="Arial" w:hAnsi="Arial" w:cs="Arial"/>
                <w:sz w:val="16"/>
                <w:szCs w:val="16"/>
              </w:rPr>
            </w:pPr>
            <w:ins w:id="189" w:author="Stig Syndergaard" w:date="2024-07-15T17:27:00Z">
              <w:r>
                <w:rPr>
                  <w:rFonts w:ascii="Arial" w:eastAsia="Arial" w:hAnsi="Arial" w:cs="Arial"/>
                  <w:sz w:val="16"/>
                  <w:szCs w:val="16"/>
                </w:rPr>
                <w:t>0</w:t>
              </w:r>
            </w:ins>
          </w:p>
        </w:tc>
        <w:tc>
          <w:tcPr>
            <w:tcW w:w="1274" w:type="dxa"/>
            <w:shd w:val="clear" w:color="auto" w:fill="E0E0E0"/>
            <w:tcMar>
              <w:top w:w="0" w:type="dxa"/>
              <w:left w:w="108" w:type="dxa"/>
              <w:bottom w:w="0" w:type="dxa"/>
              <w:right w:w="108" w:type="dxa"/>
            </w:tcMar>
          </w:tcPr>
          <w:p w14:paraId="41E6AD00" w14:textId="4275B65E" w:rsidR="00C67B29" w:rsidRDefault="00C67B29" w:rsidP="00EA461D">
            <w:pPr>
              <w:widowControl/>
              <w:pBdr>
                <w:top w:val="nil"/>
                <w:left w:val="nil"/>
                <w:bottom w:val="nil"/>
                <w:right w:val="nil"/>
                <w:between w:val="nil"/>
              </w:pBdr>
              <w:spacing w:line="240" w:lineRule="auto"/>
              <w:jc w:val="right"/>
              <w:rPr>
                <w:ins w:id="190" w:author="Stig Syndergaard" w:date="2024-07-15T17:27:00Z"/>
                <w:rFonts w:ascii="Arial" w:eastAsia="Arial" w:hAnsi="Arial" w:cs="Arial"/>
                <w:sz w:val="16"/>
                <w:szCs w:val="16"/>
              </w:rPr>
            </w:pPr>
            <w:ins w:id="191" w:author="Stig Syndergaard" w:date="2024-07-15T17:27:00Z">
              <w:r>
                <w:rPr>
                  <w:rFonts w:ascii="Arial" w:eastAsia="Arial" w:hAnsi="Arial" w:cs="Arial"/>
                  <w:sz w:val="16"/>
                  <w:szCs w:val="16"/>
                </w:rPr>
                <w:t>0</w:t>
              </w:r>
            </w:ins>
          </w:p>
        </w:tc>
        <w:tc>
          <w:tcPr>
            <w:tcW w:w="898" w:type="dxa"/>
            <w:shd w:val="clear" w:color="auto" w:fill="E0E0E0"/>
            <w:tcMar>
              <w:top w:w="0" w:type="dxa"/>
              <w:left w:w="108" w:type="dxa"/>
              <w:bottom w:w="0" w:type="dxa"/>
              <w:right w:w="108" w:type="dxa"/>
            </w:tcMar>
          </w:tcPr>
          <w:p w14:paraId="4987A3A1" w14:textId="3B1C8462" w:rsidR="00C67B29" w:rsidRDefault="00C67B29" w:rsidP="00EA461D">
            <w:pPr>
              <w:widowControl/>
              <w:pBdr>
                <w:top w:val="nil"/>
                <w:left w:val="nil"/>
                <w:bottom w:val="nil"/>
                <w:right w:val="nil"/>
                <w:between w:val="nil"/>
              </w:pBdr>
              <w:spacing w:line="240" w:lineRule="auto"/>
              <w:jc w:val="right"/>
              <w:rPr>
                <w:ins w:id="192" w:author="Stig Syndergaard" w:date="2024-07-15T17:27:00Z"/>
                <w:rFonts w:ascii="Arial" w:eastAsia="Arial" w:hAnsi="Arial" w:cs="Arial"/>
                <w:sz w:val="16"/>
                <w:szCs w:val="16"/>
              </w:rPr>
            </w:pPr>
            <w:ins w:id="193" w:author="Stig Syndergaard" w:date="2024-07-15T17:27:00Z">
              <w:r>
                <w:rPr>
                  <w:rFonts w:ascii="Arial" w:eastAsia="Arial" w:hAnsi="Arial" w:cs="Arial"/>
                  <w:sz w:val="16"/>
                  <w:szCs w:val="16"/>
                </w:rPr>
                <w:t>1</w:t>
              </w:r>
            </w:ins>
            <w:ins w:id="194" w:author="Stig Syndergaard" w:date="2024-07-15T17:28:00Z">
              <w:r>
                <w:rPr>
                  <w:rFonts w:ascii="Arial" w:eastAsia="Arial" w:hAnsi="Arial" w:cs="Arial"/>
                  <w:sz w:val="16"/>
                  <w:szCs w:val="16"/>
                </w:rPr>
                <w:t>6</w:t>
              </w:r>
            </w:ins>
          </w:p>
        </w:tc>
        <w:tc>
          <w:tcPr>
            <w:tcW w:w="1071" w:type="dxa"/>
            <w:shd w:val="clear" w:color="auto" w:fill="E0E0E0"/>
            <w:tcMar>
              <w:top w:w="0" w:type="dxa"/>
              <w:left w:w="108" w:type="dxa"/>
              <w:bottom w:w="0" w:type="dxa"/>
              <w:right w:w="108" w:type="dxa"/>
            </w:tcMar>
          </w:tcPr>
          <w:p w14:paraId="739D2E07" w14:textId="7F65A2F9" w:rsidR="00C67B29" w:rsidRDefault="00C67B29" w:rsidP="00EA461D">
            <w:pPr>
              <w:widowControl/>
              <w:pBdr>
                <w:top w:val="nil"/>
                <w:left w:val="nil"/>
                <w:bottom w:val="nil"/>
                <w:right w:val="nil"/>
                <w:between w:val="nil"/>
              </w:pBdr>
              <w:spacing w:line="240" w:lineRule="auto"/>
              <w:rPr>
                <w:ins w:id="195" w:author="Stig Syndergaard" w:date="2024-07-15T17:27:00Z"/>
                <w:rFonts w:ascii="Arial" w:eastAsia="Arial" w:hAnsi="Arial" w:cs="Arial"/>
                <w:sz w:val="16"/>
                <w:szCs w:val="16"/>
              </w:rPr>
            </w:pPr>
            <w:ins w:id="196" w:author="Stig Syndergaard" w:date="2024-07-15T17:28:00Z">
              <w:r>
                <w:rPr>
                  <w:rFonts w:ascii="Arial" w:eastAsia="Arial" w:hAnsi="Arial" w:cs="Arial"/>
                  <w:sz w:val="16"/>
                  <w:szCs w:val="16"/>
                </w:rPr>
                <w:t>Code Table</w:t>
              </w:r>
            </w:ins>
          </w:p>
        </w:tc>
        <w:tc>
          <w:tcPr>
            <w:tcW w:w="2505" w:type="dxa"/>
            <w:shd w:val="clear" w:color="auto" w:fill="E0E0E0"/>
            <w:tcMar>
              <w:top w:w="0" w:type="dxa"/>
              <w:left w:w="108" w:type="dxa"/>
              <w:bottom w:w="0" w:type="dxa"/>
              <w:right w:w="108" w:type="dxa"/>
            </w:tcMar>
          </w:tcPr>
          <w:p w14:paraId="6FFBBAE0" w14:textId="3BD8EA58" w:rsidR="00C67B29" w:rsidRDefault="00C67B29" w:rsidP="00EA461D">
            <w:pPr>
              <w:widowControl/>
              <w:pBdr>
                <w:top w:val="nil"/>
                <w:left w:val="nil"/>
                <w:bottom w:val="nil"/>
                <w:right w:val="nil"/>
                <w:between w:val="nil"/>
              </w:pBdr>
              <w:spacing w:line="240" w:lineRule="auto"/>
              <w:rPr>
                <w:ins w:id="197" w:author="Stig Syndergaard" w:date="2024-07-15T17:27:00Z"/>
                <w:rFonts w:ascii="Arial" w:eastAsia="Arial" w:hAnsi="Arial" w:cs="Arial"/>
                <w:sz w:val="16"/>
                <w:szCs w:val="16"/>
              </w:rPr>
            </w:pPr>
            <w:ins w:id="198" w:author="Stig Syndergaard" w:date="2024-07-15T17:31:00Z">
              <w:r>
                <w:rPr>
                  <w:rFonts w:ascii="Arial" w:eastAsia="Arial" w:hAnsi="Arial" w:cs="Arial"/>
                  <w:sz w:val="16"/>
                  <w:szCs w:val="16"/>
                </w:rPr>
                <w:t>5 = ECEF or ECR, right-handed</w:t>
              </w:r>
            </w:ins>
          </w:p>
        </w:tc>
      </w:tr>
      <w:tr w:rsidR="00191D38" w14:paraId="29FF4341" w14:textId="77777777" w:rsidTr="003956E5">
        <w:trPr>
          <w:cantSplit/>
          <w:jc w:val="center"/>
        </w:trPr>
        <w:tc>
          <w:tcPr>
            <w:tcW w:w="993" w:type="dxa"/>
            <w:shd w:val="clear" w:color="auto" w:fill="F3F3F3"/>
            <w:tcMar>
              <w:top w:w="0" w:type="dxa"/>
              <w:left w:w="108" w:type="dxa"/>
              <w:bottom w:w="0" w:type="dxa"/>
              <w:right w:w="108" w:type="dxa"/>
            </w:tcMar>
          </w:tcPr>
          <w:p w14:paraId="000004AE" w14:textId="3458F408"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26–28</w:t>
            </w:r>
          </w:p>
        </w:tc>
        <w:tc>
          <w:tcPr>
            <w:tcW w:w="2100" w:type="dxa"/>
            <w:shd w:val="clear" w:color="auto" w:fill="F3F3F3"/>
            <w:tcMar>
              <w:top w:w="0" w:type="dxa"/>
              <w:left w:w="108" w:type="dxa"/>
              <w:bottom w:w="0" w:type="dxa"/>
              <w:right w:w="108" w:type="dxa"/>
            </w:tcMar>
          </w:tcPr>
          <w:p w14:paraId="000004AF"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 xml:space="preserve">Location of Platform </w:t>
            </w:r>
            <w:r>
              <w:rPr>
                <w:rFonts w:ascii="Arial" w:eastAsia="Arial" w:hAnsi="Arial" w:cs="Arial"/>
                <w:i/>
                <w:sz w:val="16"/>
                <w:szCs w:val="16"/>
              </w:rPr>
              <w:t>(see Note 10)</w:t>
            </w:r>
          </w:p>
        </w:tc>
        <w:tc>
          <w:tcPr>
            <w:tcW w:w="1021" w:type="dxa"/>
            <w:shd w:val="clear" w:color="auto" w:fill="F3F3F3"/>
            <w:tcMar>
              <w:top w:w="0" w:type="dxa"/>
              <w:left w:w="108" w:type="dxa"/>
              <w:bottom w:w="0" w:type="dxa"/>
              <w:right w:w="108" w:type="dxa"/>
            </w:tcMar>
          </w:tcPr>
          <w:p w14:paraId="000004B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3 04 030</w:t>
            </w:r>
          </w:p>
        </w:tc>
        <w:tc>
          <w:tcPr>
            <w:tcW w:w="856" w:type="dxa"/>
            <w:shd w:val="clear" w:color="auto" w:fill="F3F3F3"/>
            <w:tcMar>
              <w:top w:w="0" w:type="dxa"/>
              <w:left w:w="108" w:type="dxa"/>
              <w:bottom w:w="0" w:type="dxa"/>
              <w:right w:w="108" w:type="dxa"/>
            </w:tcMar>
          </w:tcPr>
          <w:p w14:paraId="000004B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4B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4B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4B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4B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26"/>
                <w:szCs w:val="26"/>
                <w:vertAlign w:val="superscript"/>
              </w:rPr>
              <w:t>LEO, to 1cm</w:t>
            </w:r>
          </w:p>
        </w:tc>
      </w:tr>
      <w:tr w:rsidR="00191D38" w14:paraId="40C3EBC1" w14:textId="77777777" w:rsidTr="003956E5">
        <w:trPr>
          <w:cantSplit/>
          <w:jc w:val="center"/>
        </w:trPr>
        <w:tc>
          <w:tcPr>
            <w:tcW w:w="993" w:type="dxa"/>
            <w:shd w:val="clear" w:color="auto" w:fill="E0E0E0"/>
            <w:tcMar>
              <w:top w:w="0" w:type="dxa"/>
              <w:left w:w="108" w:type="dxa"/>
              <w:bottom w:w="0" w:type="dxa"/>
              <w:right w:w="108" w:type="dxa"/>
            </w:tcMar>
          </w:tcPr>
          <w:p w14:paraId="000004B6" w14:textId="553DFD66"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26</w:t>
            </w:r>
          </w:p>
        </w:tc>
        <w:tc>
          <w:tcPr>
            <w:tcW w:w="2100" w:type="dxa"/>
            <w:shd w:val="clear" w:color="auto" w:fill="E0E0E0"/>
            <w:tcMar>
              <w:top w:w="0" w:type="dxa"/>
              <w:left w:w="108" w:type="dxa"/>
              <w:bottom w:w="0" w:type="dxa"/>
              <w:right w:w="108" w:type="dxa"/>
            </w:tcMar>
          </w:tcPr>
          <w:p w14:paraId="000004B7"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0</w:t>
            </w:r>
            <w:r>
              <w:rPr>
                <w:rFonts w:ascii="Arial" w:eastAsia="Arial" w:hAnsi="Arial" w:cs="Arial"/>
                <w:i/>
                <w:sz w:val="16"/>
                <w:szCs w:val="16"/>
                <w:vertAlign w:val="superscript"/>
              </w:rPr>
              <w:t>o</w:t>
            </w:r>
            <w:r>
              <w:rPr>
                <w:rFonts w:ascii="Arial" w:eastAsia="Arial" w:hAnsi="Arial" w:cs="Arial"/>
                <w:i/>
                <w:sz w:val="16"/>
                <w:szCs w:val="16"/>
              </w:rPr>
              <w:t xml:space="preserve"> longitude</w:t>
            </w:r>
          </w:p>
        </w:tc>
        <w:tc>
          <w:tcPr>
            <w:tcW w:w="1021" w:type="dxa"/>
            <w:shd w:val="clear" w:color="auto" w:fill="E0E0E0"/>
            <w:tcMar>
              <w:top w:w="0" w:type="dxa"/>
              <w:left w:w="108" w:type="dxa"/>
              <w:bottom w:w="0" w:type="dxa"/>
              <w:right w:w="108" w:type="dxa"/>
            </w:tcMar>
          </w:tcPr>
          <w:p w14:paraId="000004B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0 27 031</w:t>
            </w:r>
          </w:p>
        </w:tc>
        <w:tc>
          <w:tcPr>
            <w:tcW w:w="856" w:type="dxa"/>
            <w:shd w:val="clear" w:color="auto" w:fill="E0E0E0"/>
            <w:tcMar>
              <w:top w:w="0" w:type="dxa"/>
              <w:left w:w="108" w:type="dxa"/>
              <w:bottom w:w="0" w:type="dxa"/>
              <w:right w:w="108" w:type="dxa"/>
            </w:tcMar>
          </w:tcPr>
          <w:p w14:paraId="000004B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4BA" w14:textId="77777777" w:rsidR="00191D38" w:rsidRDefault="00000000">
            <w:pPr>
              <w:widowControl/>
              <w:pBdr>
                <w:top w:val="nil"/>
                <w:left w:val="nil"/>
                <w:bottom w:val="nil"/>
                <w:right w:val="nil"/>
                <w:between w:val="nil"/>
              </w:pBdr>
              <w:tabs>
                <w:tab w:val="left" w:pos="5821"/>
              </w:tabs>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E0E0E0"/>
            <w:tcMar>
              <w:top w:w="0" w:type="dxa"/>
              <w:left w:w="108" w:type="dxa"/>
              <w:bottom w:w="0" w:type="dxa"/>
              <w:right w:w="108" w:type="dxa"/>
            </w:tcMar>
          </w:tcPr>
          <w:p w14:paraId="000004B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4B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E0E0E0"/>
            <w:tcMar>
              <w:top w:w="0" w:type="dxa"/>
              <w:left w:w="108" w:type="dxa"/>
              <w:bottom w:w="0" w:type="dxa"/>
              <w:right w:w="108" w:type="dxa"/>
            </w:tcMar>
          </w:tcPr>
          <w:p w14:paraId="000004B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(X)</w:t>
            </w:r>
          </w:p>
        </w:tc>
      </w:tr>
      <w:tr w:rsidR="00191D38" w14:paraId="37382E78" w14:textId="77777777" w:rsidTr="003956E5">
        <w:trPr>
          <w:cantSplit/>
          <w:jc w:val="center"/>
        </w:trPr>
        <w:tc>
          <w:tcPr>
            <w:tcW w:w="993" w:type="dxa"/>
            <w:shd w:val="clear" w:color="auto" w:fill="F3F3F3"/>
            <w:tcMar>
              <w:top w:w="0" w:type="dxa"/>
              <w:left w:w="108" w:type="dxa"/>
              <w:bottom w:w="0" w:type="dxa"/>
              <w:right w:w="108" w:type="dxa"/>
            </w:tcMar>
          </w:tcPr>
          <w:p w14:paraId="000004BE" w14:textId="1584BF18"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27</w:t>
            </w:r>
          </w:p>
        </w:tc>
        <w:tc>
          <w:tcPr>
            <w:tcW w:w="2100" w:type="dxa"/>
            <w:shd w:val="clear" w:color="auto" w:fill="F3F3F3"/>
            <w:tcMar>
              <w:top w:w="0" w:type="dxa"/>
              <w:left w:w="108" w:type="dxa"/>
              <w:bottom w:w="0" w:type="dxa"/>
              <w:right w:w="108" w:type="dxa"/>
            </w:tcMar>
          </w:tcPr>
          <w:p w14:paraId="000004BF"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90</w:t>
            </w:r>
            <w:r>
              <w:rPr>
                <w:rFonts w:ascii="Arial" w:eastAsia="Arial" w:hAnsi="Arial" w:cs="Arial"/>
                <w:i/>
                <w:sz w:val="16"/>
                <w:szCs w:val="16"/>
                <w:vertAlign w:val="superscript"/>
              </w:rPr>
              <w:t>o</w:t>
            </w:r>
            <w:r>
              <w:rPr>
                <w:rFonts w:ascii="Arial" w:eastAsia="Arial" w:hAnsi="Arial" w:cs="Arial"/>
                <w:i/>
                <w:sz w:val="16"/>
                <w:szCs w:val="16"/>
              </w:rPr>
              <w:t xml:space="preserve"> east longitude</w:t>
            </w:r>
          </w:p>
        </w:tc>
        <w:tc>
          <w:tcPr>
            <w:tcW w:w="1021" w:type="dxa"/>
            <w:shd w:val="clear" w:color="auto" w:fill="F3F3F3"/>
            <w:tcMar>
              <w:top w:w="0" w:type="dxa"/>
              <w:left w:w="108" w:type="dxa"/>
              <w:bottom w:w="0" w:type="dxa"/>
              <w:right w:w="108" w:type="dxa"/>
            </w:tcMar>
          </w:tcPr>
          <w:p w14:paraId="000004C0"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0 28 031</w:t>
            </w:r>
          </w:p>
        </w:tc>
        <w:tc>
          <w:tcPr>
            <w:tcW w:w="856" w:type="dxa"/>
            <w:shd w:val="clear" w:color="auto" w:fill="F3F3F3"/>
            <w:tcMar>
              <w:top w:w="0" w:type="dxa"/>
              <w:left w:w="108" w:type="dxa"/>
              <w:bottom w:w="0" w:type="dxa"/>
              <w:right w:w="108" w:type="dxa"/>
            </w:tcMar>
          </w:tcPr>
          <w:p w14:paraId="000004C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F3F3F3"/>
            <w:tcMar>
              <w:top w:w="0" w:type="dxa"/>
              <w:left w:w="108" w:type="dxa"/>
              <w:bottom w:w="0" w:type="dxa"/>
              <w:right w:w="108" w:type="dxa"/>
            </w:tcMar>
          </w:tcPr>
          <w:p w14:paraId="000004C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F3F3F3"/>
            <w:tcMar>
              <w:top w:w="0" w:type="dxa"/>
              <w:left w:w="108" w:type="dxa"/>
              <w:bottom w:w="0" w:type="dxa"/>
              <w:right w:w="108" w:type="dxa"/>
            </w:tcMar>
          </w:tcPr>
          <w:p w14:paraId="000004C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4C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F3F3F3"/>
            <w:tcMar>
              <w:top w:w="0" w:type="dxa"/>
              <w:left w:w="108" w:type="dxa"/>
              <w:bottom w:w="0" w:type="dxa"/>
              <w:right w:w="108" w:type="dxa"/>
            </w:tcMar>
          </w:tcPr>
          <w:p w14:paraId="000004C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w:t>
            </w:r>
          </w:p>
        </w:tc>
      </w:tr>
      <w:tr w:rsidR="00191D38" w14:paraId="015B85E4" w14:textId="77777777" w:rsidTr="003956E5">
        <w:trPr>
          <w:cantSplit/>
          <w:jc w:val="center"/>
        </w:trPr>
        <w:tc>
          <w:tcPr>
            <w:tcW w:w="993" w:type="dxa"/>
            <w:shd w:val="clear" w:color="auto" w:fill="E0E0E0"/>
            <w:tcMar>
              <w:top w:w="0" w:type="dxa"/>
              <w:left w:w="108" w:type="dxa"/>
              <w:bottom w:w="0" w:type="dxa"/>
              <w:right w:w="108" w:type="dxa"/>
            </w:tcMar>
          </w:tcPr>
          <w:p w14:paraId="000004C6" w14:textId="2612C2A9"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28</w:t>
            </w:r>
          </w:p>
        </w:tc>
        <w:tc>
          <w:tcPr>
            <w:tcW w:w="2100" w:type="dxa"/>
            <w:shd w:val="clear" w:color="auto" w:fill="E0E0E0"/>
            <w:tcMar>
              <w:top w:w="0" w:type="dxa"/>
              <w:left w:w="108" w:type="dxa"/>
              <w:bottom w:w="0" w:type="dxa"/>
              <w:right w:w="108" w:type="dxa"/>
            </w:tcMar>
          </w:tcPr>
          <w:p w14:paraId="000004C7" w14:textId="77777777" w:rsidR="00191D38" w:rsidRDefault="00000000">
            <w:pPr>
              <w:widowControl/>
              <w:pBdr>
                <w:top w:val="nil"/>
                <w:left w:val="nil"/>
                <w:bottom w:val="nil"/>
                <w:right w:val="nil"/>
                <w:between w:val="nil"/>
              </w:pBdr>
              <w:spacing w:line="240" w:lineRule="auto"/>
              <w:ind w:left="246"/>
              <w:rPr>
                <w:rFonts w:ascii="Arial" w:eastAsia="Arial" w:hAnsi="Arial" w:cs="Arial"/>
                <w:i/>
                <w:sz w:val="16"/>
                <w:szCs w:val="16"/>
              </w:rPr>
            </w:pPr>
            <w:r>
              <w:rPr>
                <w:rFonts w:ascii="Arial" w:eastAsia="Arial" w:hAnsi="Arial" w:cs="Arial"/>
                <w:i/>
                <w:sz w:val="16"/>
                <w:szCs w:val="16"/>
              </w:rPr>
              <w:t>Distance from Earth’s centre in direction of North Pole</w:t>
            </w:r>
          </w:p>
        </w:tc>
        <w:tc>
          <w:tcPr>
            <w:tcW w:w="1021" w:type="dxa"/>
            <w:shd w:val="clear" w:color="auto" w:fill="E0E0E0"/>
            <w:tcMar>
              <w:top w:w="0" w:type="dxa"/>
              <w:left w:w="108" w:type="dxa"/>
              <w:bottom w:w="0" w:type="dxa"/>
              <w:right w:w="108" w:type="dxa"/>
            </w:tcMar>
          </w:tcPr>
          <w:p w14:paraId="000004C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0 10 031</w:t>
            </w:r>
          </w:p>
        </w:tc>
        <w:tc>
          <w:tcPr>
            <w:tcW w:w="856" w:type="dxa"/>
            <w:shd w:val="clear" w:color="auto" w:fill="E0E0E0"/>
            <w:tcMar>
              <w:top w:w="0" w:type="dxa"/>
              <w:left w:w="108" w:type="dxa"/>
              <w:bottom w:w="0" w:type="dxa"/>
              <w:right w:w="108" w:type="dxa"/>
            </w:tcMar>
          </w:tcPr>
          <w:p w14:paraId="000004C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4C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E0E0E0"/>
            <w:tcMar>
              <w:top w:w="0" w:type="dxa"/>
              <w:left w:w="108" w:type="dxa"/>
              <w:bottom w:w="0" w:type="dxa"/>
              <w:right w:w="108" w:type="dxa"/>
            </w:tcMar>
          </w:tcPr>
          <w:p w14:paraId="000004C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4C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E0E0E0"/>
            <w:tcMar>
              <w:top w:w="0" w:type="dxa"/>
              <w:left w:w="108" w:type="dxa"/>
              <w:bottom w:w="0" w:type="dxa"/>
              <w:right w:w="108" w:type="dxa"/>
            </w:tcMar>
          </w:tcPr>
          <w:p w14:paraId="000004C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(Z)</w:t>
            </w:r>
          </w:p>
        </w:tc>
      </w:tr>
      <w:tr w:rsidR="00191D38" w14:paraId="2F2C3C91" w14:textId="77777777" w:rsidTr="003956E5">
        <w:trPr>
          <w:cantSplit/>
          <w:jc w:val="center"/>
        </w:trPr>
        <w:tc>
          <w:tcPr>
            <w:tcW w:w="993" w:type="dxa"/>
            <w:shd w:val="clear" w:color="auto" w:fill="F3F3F3"/>
            <w:tcMar>
              <w:top w:w="0" w:type="dxa"/>
              <w:left w:w="108" w:type="dxa"/>
              <w:bottom w:w="0" w:type="dxa"/>
              <w:right w:w="108" w:type="dxa"/>
            </w:tcMar>
          </w:tcPr>
          <w:p w14:paraId="000004CE" w14:textId="296B83B1"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lastRenderedPageBreak/>
              <w:t>29–31</w:t>
            </w:r>
          </w:p>
        </w:tc>
        <w:tc>
          <w:tcPr>
            <w:tcW w:w="2100" w:type="dxa"/>
            <w:shd w:val="clear" w:color="auto" w:fill="F3F3F3"/>
            <w:tcMar>
              <w:top w:w="0" w:type="dxa"/>
              <w:left w:w="108" w:type="dxa"/>
              <w:bottom w:w="0" w:type="dxa"/>
              <w:right w:w="108" w:type="dxa"/>
            </w:tcMar>
          </w:tcPr>
          <w:p w14:paraId="000004CF"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 xml:space="preserve">Velocity of Platform </w:t>
            </w:r>
            <w:r>
              <w:rPr>
                <w:rFonts w:ascii="Arial" w:eastAsia="Arial" w:hAnsi="Arial" w:cs="Arial"/>
                <w:i/>
                <w:sz w:val="16"/>
                <w:szCs w:val="16"/>
              </w:rPr>
              <w:t>(see Note 10)</w:t>
            </w:r>
          </w:p>
        </w:tc>
        <w:tc>
          <w:tcPr>
            <w:tcW w:w="1021" w:type="dxa"/>
            <w:shd w:val="clear" w:color="auto" w:fill="F3F3F3"/>
            <w:tcMar>
              <w:top w:w="0" w:type="dxa"/>
              <w:left w:w="108" w:type="dxa"/>
              <w:bottom w:w="0" w:type="dxa"/>
              <w:right w:w="108" w:type="dxa"/>
            </w:tcMar>
          </w:tcPr>
          <w:p w14:paraId="000004D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3 04 031</w:t>
            </w:r>
          </w:p>
        </w:tc>
        <w:tc>
          <w:tcPr>
            <w:tcW w:w="856" w:type="dxa"/>
            <w:shd w:val="clear" w:color="auto" w:fill="F3F3F3"/>
            <w:tcMar>
              <w:top w:w="0" w:type="dxa"/>
              <w:left w:w="108" w:type="dxa"/>
              <w:bottom w:w="0" w:type="dxa"/>
              <w:right w:w="108" w:type="dxa"/>
            </w:tcMar>
          </w:tcPr>
          <w:p w14:paraId="000004D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4D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4D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4D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4D5"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LEO, to 10mm.s</w:t>
            </w:r>
            <w:r>
              <w:rPr>
                <w:rFonts w:ascii="Arial" w:eastAsia="Arial" w:hAnsi="Arial" w:cs="Arial"/>
                <w:sz w:val="16"/>
                <w:szCs w:val="16"/>
                <w:vertAlign w:val="superscript"/>
              </w:rPr>
              <w:t>-1</w:t>
            </w:r>
          </w:p>
        </w:tc>
      </w:tr>
      <w:tr w:rsidR="00191D38" w14:paraId="4F1C5E1E" w14:textId="77777777" w:rsidTr="003956E5">
        <w:trPr>
          <w:cantSplit/>
          <w:jc w:val="center"/>
        </w:trPr>
        <w:tc>
          <w:tcPr>
            <w:tcW w:w="993" w:type="dxa"/>
            <w:shd w:val="clear" w:color="auto" w:fill="E0E0E0"/>
            <w:tcMar>
              <w:top w:w="0" w:type="dxa"/>
              <w:left w:w="108" w:type="dxa"/>
              <w:bottom w:w="0" w:type="dxa"/>
              <w:right w:w="108" w:type="dxa"/>
            </w:tcMar>
          </w:tcPr>
          <w:p w14:paraId="000004D6" w14:textId="41946B6B"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29</w:t>
            </w:r>
          </w:p>
        </w:tc>
        <w:tc>
          <w:tcPr>
            <w:tcW w:w="2100" w:type="dxa"/>
            <w:shd w:val="clear" w:color="auto" w:fill="E0E0E0"/>
            <w:tcMar>
              <w:top w:w="0" w:type="dxa"/>
              <w:left w:w="108" w:type="dxa"/>
              <w:bottom w:w="0" w:type="dxa"/>
              <w:right w:w="108" w:type="dxa"/>
            </w:tcMar>
          </w:tcPr>
          <w:p w14:paraId="000004D7"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first component.</w:t>
            </w:r>
          </w:p>
        </w:tc>
        <w:tc>
          <w:tcPr>
            <w:tcW w:w="1021" w:type="dxa"/>
            <w:shd w:val="clear" w:color="auto" w:fill="E0E0E0"/>
            <w:tcMar>
              <w:top w:w="0" w:type="dxa"/>
              <w:left w:w="108" w:type="dxa"/>
              <w:bottom w:w="0" w:type="dxa"/>
              <w:right w:w="108" w:type="dxa"/>
            </w:tcMar>
          </w:tcPr>
          <w:p w14:paraId="000004D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0 01 041</w:t>
            </w:r>
          </w:p>
        </w:tc>
        <w:tc>
          <w:tcPr>
            <w:tcW w:w="856" w:type="dxa"/>
            <w:shd w:val="clear" w:color="auto" w:fill="E0E0E0"/>
            <w:tcMar>
              <w:top w:w="0" w:type="dxa"/>
              <w:left w:w="108" w:type="dxa"/>
              <w:bottom w:w="0" w:type="dxa"/>
              <w:right w:w="108" w:type="dxa"/>
            </w:tcMar>
          </w:tcPr>
          <w:p w14:paraId="000004D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4D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E0E0E0"/>
            <w:tcMar>
              <w:top w:w="0" w:type="dxa"/>
              <w:left w:w="108" w:type="dxa"/>
              <w:bottom w:w="0" w:type="dxa"/>
              <w:right w:w="108" w:type="dxa"/>
            </w:tcMar>
          </w:tcPr>
          <w:p w14:paraId="000004D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4D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5" w:type="dxa"/>
            <w:shd w:val="clear" w:color="auto" w:fill="E0E0E0"/>
            <w:tcMar>
              <w:top w:w="0" w:type="dxa"/>
              <w:left w:w="108" w:type="dxa"/>
              <w:bottom w:w="0" w:type="dxa"/>
              <w:right w:w="108" w:type="dxa"/>
            </w:tcMar>
          </w:tcPr>
          <w:p w14:paraId="000004D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(X)</w:t>
            </w:r>
          </w:p>
        </w:tc>
      </w:tr>
      <w:tr w:rsidR="00191D38" w14:paraId="0E538945" w14:textId="77777777" w:rsidTr="003956E5">
        <w:trPr>
          <w:cantSplit/>
          <w:trHeight w:val="541"/>
          <w:jc w:val="center"/>
        </w:trPr>
        <w:tc>
          <w:tcPr>
            <w:tcW w:w="993" w:type="dxa"/>
            <w:shd w:val="clear" w:color="auto" w:fill="F3F3F3"/>
            <w:tcMar>
              <w:top w:w="0" w:type="dxa"/>
              <w:left w:w="108" w:type="dxa"/>
              <w:bottom w:w="0" w:type="dxa"/>
              <w:right w:w="108" w:type="dxa"/>
            </w:tcMar>
          </w:tcPr>
          <w:p w14:paraId="000004DE" w14:textId="0D5FB9FA"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30</w:t>
            </w:r>
          </w:p>
        </w:tc>
        <w:tc>
          <w:tcPr>
            <w:tcW w:w="2100" w:type="dxa"/>
            <w:shd w:val="clear" w:color="auto" w:fill="F3F3F3"/>
            <w:tcMar>
              <w:top w:w="0" w:type="dxa"/>
              <w:left w:w="108" w:type="dxa"/>
              <w:bottom w:w="0" w:type="dxa"/>
              <w:right w:w="108" w:type="dxa"/>
            </w:tcMar>
          </w:tcPr>
          <w:p w14:paraId="000004DF"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second component.</w:t>
            </w:r>
          </w:p>
        </w:tc>
        <w:tc>
          <w:tcPr>
            <w:tcW w:w="1021" w:type="dxa"/>
            <w:shd w:val="clear" w:color="auto" w:fill="F3F3F3"/>
            <w:tcMar>
              <w:top w:w="0" w:type="dxa"/>
              <w:left w:w="108" w:type="dxa"/>
              <w:bottom w:w="0" w:type="dxa"/>
              <w:right w:w="108" w:type="dxa"/>
            </w:tcMar>
          </w:tcPr>
          <w:p w14:paraId="000004E0"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0 01 042</w:t>
            </w:r>
          </w:p>
        </w:tc>
        <w:tc>
          <w:tcPr>
            <w:tcW w:w="856" w:type="dxa"/>
            <w:shd w:val="clear" w:color="auto" w:fill="F3F3F3"/>
            <w:tcMar>
              <w:top w:w="0" w:type="dxa"/>
              <w:left w:w="108" w:type="dxa"/>
              <w:bottom w:w="0" w:type="dxa"/>
              <w:right w:w="108" w:type="dxa"/>
            </w:tcMar>
          </w:tcPr>
          <w:p w14:paraId="000004E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F3F3F3"/>
            <w:tcMar>
              <w:top w:w="0" w:type="dxa"/>
              <w:left w:w="108" w:type="dxa"/>
              <w:bottom w:w="0" w:type="dxa"/>
              <w:right w:w="108" w:type="dxa"/>
            </w:tcMar>
          </w:tcPr>
          <w:p w14:paraId="000004E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F3F3F3"/>
            <w:tcMar>
              <w:top w:w="0" w:type="dxa"/>
              <w:left w:w="108" w:type="dxa"/>
              <w:bottom w:w="0" w:type="dxa"/>
              <w:right w:w="108" w:type="dxa"/>
            </w:tcMar>
          </w:tcPr>
          <w:p w14:paraId="000004E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4E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5" w:type="dxa"/>
            <w:shd w:val="clear" w:color="auto" w:fill="F3F3F3"/>
            <w:tcMar>
              <w:top w:w="0" w:type="dxa"/>
              <w:left w:w="108" w:type="dxa"/>
              <w:bottom w:w="0" w:type="dxa"/>
              <w:right w:w="108" w:type="dxa"/>
            </w:tcMar>
          </w:tcPr>
          <w:p w14:paraId="000004E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w:t>
            </w:r>
          </w:p>
        </w:tc>
      </w:tr>
      <w:tr w:rsidR="00191D38" w14:paraId="35C5C833" w14:textId="77777777" w:rsidTr="003956E5">
        <w:trPr>
          <w:cantSplit/>
          <w:trHeight w:val="542"/>
          <w:jc w:val="center"/>
        </w:trPr>
        <w:tc>
          <w:tcPr>
            <w:tcW w:w="993" w:type="dxa"/>
            <w:shd w:val="clear" w:color="auto" w:fill="E0E0E0"/>
            <w:tcMar>
              <w:top w:w="0" w:type="dxa"/>
              <w:left w:w="108" w:type="dxa"/>
              <w:bottom w:w="0" w:type="dxa"/>
              <w:right w:w="108" w:type="dxa"/>
            </w:tcMar>
          </w:tcPr>
          <w:p w14:paraId="000004E6" w14:textId="4126DA26"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31</w:t>
            </w:r>
          </w:p>
        </w:tc>
        <w:tc>
          <w:tcPr>
            <w:tcW w:w="2100" w:type="dxa"/>
            <w:shd w:val="clear" w:color="auto" w:fill="E0E0E0"/>
            <w:tcMar>
              <w:top w:w="0" w:type="dxa"/>
              <w:left w:w="108" w:type="dxa"/>
              <w:bottom w:w="0" w:type="dxa"/>
              <w:right w:w="108" w:type="dxa"/>
            </w:tcMar>
          </w:tcPr>
          <w:p w14:paraId="000004E7"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third component.</w:t>
            </w:r>
          </w:p>
        </w:tc>
        <w:tc>
          <w:tcPr>
            <w:tcW w:w="1021" w:type="dxa"/>
            <w:shd w:val="clear" w:color="auto" w:fill="E0E0E0"/>
            <w:tcMar>
              <w:top w:w="0" w:type="dxa"/>
              <w:left w:w="108" w:type="dxa"/>
              <w:bottom w:w="0" w:type="dxa"/>
              <w:right w:w="108" w:type="dxa"/>
            </w:tcMar>
          </w:tcPr>
          <w:p w14:paraId="000004E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0 01 043</w:t>
            </w:r>
          </w:p>
        </w:tc>
        <w:tc>
          <w:tcPr>
            <w:tcW w:w="856" w:type="dxa"/>
            <w:shd w:val="clear" w:color="auto" w:fill="E0E0E0"/>
            <w:tcMar>
              <w:top w:w="0" w:type="dxa"/>
              <w:left w:w="108" w:type="dxa"/>
              <w:bottom w:w="0" w:type="dxa"/>
              <w:right w:w="108" w:type="dxa"/>
            </w:tcMar>
          </w:tcPr>
          <w:p w14:paraId="000004E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4E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E0E0E0"/>
            <w:tcMar>
              <w:top w:w="0" w:type="dxa"/>
              <w:left w:w="108" w:type="dxa"/>
              <w:bottom w:w="0" w:type="dxa"/>
              <w:right w:w="108" w:type="dxa"/>
            </w:tcMar>
          </w:tcPr>
          <w:p w14:paraId="000004E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4E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5" w:type="dxa"/>
            <w:shd w:val="clear" w:color="auto" w:fill="E0E0E0"/>
            <w:tcMar>
              <w:top w:w="0" w:type="dxa"/>
              <w:left w:w="108" w:type="dxa"/>
              <w:bottom w:w="0" w:type="dxa"/>
              <w:right w:w="108" w:type="dxa"/>
            </w:tcMar>
          </w:tcPr>
          <w:p w14:paraId="000004E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(Z)</w:t>
            </w:r>
          </w:p>
        </w:tc>
      </w:tr>
      <w:tr w:rsidR="00191D38" w14:paraId="7F9E25D7" w14:textId="77777777" w:rsidTr="003956E5">
        <w:trPr>
          <w:cantSplit/>
          <w:jc w:val="center"/>
        </w:trPr>
        <w:tc>
          <w:tcPr>
            <w:tcW w:w="993" w:type="dxa"/>
            <w:shd w:val="clear" w:color="auto" w:fill="F3F3F3"/>
            <w:tcMar>
              <w:top w:w="0" w:type="dxa"/>
              <w:left w:w="108" w:type="dxa"/>
              <w:bottom w:w="0" w:type="dxa"/>
              <w:right w:w="108" w:type="dxa"/>
            </w:tcMar>
          </w:tcPr>
          <w:p w14:paraId="000004EE" w14:textId="2BC56A05"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32</w:t>
            </w:r>
          </w:p>
        </w:tc>
        <w:tc>
          <w:tcPr>
            <w:tcW w:w="2100" w:type="dxa"/>
            <w:shd w:val="clear" w:color="auto" w:fill="F3F3F3"/>
            <w:tcMar>
              <w:top w:w="0" w:type="dxa"/>
              <w:left w:w="108" w:type="dxa"/>
              <w:bottom w:w="0" w:type="dxa"/>
              <w:right w:w="108" w:type="dxa"/>
            </w:tcMar>
          </w:tcPr>
          <w:p w14:paraId="000004E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Satellite Classification</w:t>
            </w:r>
          </w:p>
        </w:tc>
        <w:tc>
          <w:tcPr>
            <w:tcW w:w="1021" w:type="dxa"/>
            <w:shd w:val="clear" w:color="auto" w:fill="F3F3F3"/>
            <w:tcMar>
              <w:top w:w="0" w:type="dxa"/>
              <w:left w:w="108" w:type="dxa"/>
              <w:bottom w:w="0" w:type="dxa"/>
              <w:right w:w="108" w:type="dxa"/>
            </w:tcMar>
          </w:tcPr>
          <w:p w14:paraId="000004F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0 02 020</w:t>
            </w:r>
          </w:p>
        </w:tc>
        <w:tc>
          <w:tcPr>
            <w:tcW w:w="856" w:type="dxa"/>
            <w:shd w:val="clear" w:color="auto" w:fill="F3F3F3"/>
            <w:tcMar>
              <w:top w:w="0" w:type="dxa"/>
              <w:left w:w="108" w:type="dxa"/>
              <w:bottom w:w="0" w:type="dxa"/>
              <w:right w:w="108" w:type="dxa"/>
            </w:tcMar>
          </w:tcPr>
          <w:p w14:paraId="000004F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F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4F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9</w:t>
            </w:r>
          </w:p>
        </w:tc>
        <w:tc>
          <w:tcPr>
            <w:tcW w:w="1071" w:type="dxa"/>
            <w:shd w:val="clear" w:color="auto" w:fill="F3F3F3"/>
            <w:tcMar>
              <w:top w:w="0" w:type="dxa"/>
              <w:left w:w="108" w:type="dxa"/>
              <w:bottom w:w="0" w:type="dxa"/>
              <w:right w:w="108" w:type="dxa"/>
            </w:tcMar>
          </w:tcPr>
          <w:p w14:paraId="000004F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F3F3F3"/>
            <w:tcMar>
              <w:top w:w="0" w:type="dxa"/>
              <w:left w:w="108" w:type="dxa"/>
              <w:bottom w:w="0" w:type="dxa"/>
              <w:right w:w="108" w:type="dxa"/>
            </w:tcMar>
          </w:tcPr>
          <w:p w14:paraId="000004F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GNSS series, e.g. 401=GPS</w:t>
            </w:r>
          </w:p>
          <w:p w14:paraId="000004F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 </w:t>
            </w:r>
            <w:r>
              <w:rPr>
                <w:rFonts w:ascii="Arial" w:eastAsia="Arial" w:hAnsi="Arial" w:cs="Arial"/>
                <w:b/>
                <w:color w:val="0000FF"/>
                <w:sz w:val="16"/>
                <w:szCs w:val="16"/>
              </w:rPr>
              <w:t>See Table 6</w:t>
            </w:r>
          </w:p>
        </w:tc>
      </w:tr>
      <w:tr w:rsidR="00191D38" w14:paraId="711E96B9" w14:textId="77777777" w:rsidTr="003956E5">
        <w:trPr>
          <w:cantSplit/>
          <w:jc w:val="center"/>
        </w:trPr>
        <w:tc>
          <w:tcPr>
            <w:tcW w:w="993" w:type="dxa"/>
            <w:shd w:val="clear" w:color="auto" w:fill="E0E0E0"/>
            <w:tcMar>
              <w:top w:w="0" w:type="dxa"/>
              <w:left w:w="108" w:type="dxa"/>
              <w:bottom w:w="0" w:type="dxa"/>
              <w:right w:w="108" w:type="dxa"/>
            </w:tcMar>
          </w:tcPr>
          <w:p w14:paraId="000004F7" w14:textId="4A92AB15"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33</w:t>
            </w:r>
          </w:p>
        </w:tc>
        <w:tc>
          <w:tcPr>
            <w:tcW w:w="2100" w:type="dxa"/>
            <w:shd w:val="clear" w:color="auto" w:fill="E0E0E0"/>
            <w:tcMar>
              <w:top w:w="0" w:type="dxa"/>
              <w:left w:w="108" w:type="dxa"/>
              <w:bottom w:w="0" w:type="dxa"/>
              <w:right w:w="108" w:type="dxa"/>
            </w:tcMar>
          </w:tcPr>
          <w:p w14:paraId="000004F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Platform Transmitter ID</w:t>
            </w:r>
          </w:p>
        </w:tc>
        <w:tc>
          <w:tcPr>
            <w:tcW w:w="1021" w:type="dxa"/>
            <w:shd w:val="clear" w:color="auto" w:fill="E0E0E0"/>
            <w:tcMar>
              <w:top w:w="0" w:type="dxa"/>
              <w:left w:w="108" w:type="dxa"/>
              <w:bottom w:w="0" w:type="dxa"/>
              <w:right w:w="108" w:type="dxa"/>
            </w:tcMar>
          </w:tcPr>
          <w:p w14:paraId="000004F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0 01 050</w:t>
            </w:r>
          </w:p>
        </w:tc>
        <w:tc>
          <w:tcPr>
            <w:tcW w:w="856" w:type="dxa"/>
            <w:shd w:val="clear" w:color="auto" w:fill="E0E0E0"/>
            <w:tcMar>
              <w:top w:w="0" w:type="dxa"/>
              <w:left w:w="108" w:type="dxa"/>
              <w:bottom w:w="0" w:type="dxa"/>
              <w:right w:w="108" w:type="dxa"/>
            </w:tcMar>
          </w:tcPr>
          <w:p w14:paraId="000004F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4F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4F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17</w:t>
            </w:r>
          </w:p>
        </w:tc>
        <w:tc>
          <w:tcPr>
            <w:tcW w:w="1071" w:type="dxa"/>
            <w:shd w:val="clear" w:color="auto" w:fill="E0E0E0"/>
            <w:tcMar>
              <w:top w:w="0" w:type="dxa"/>
              <w:left w:w="108" w:type="dxa"/>
              <w:bottom w:w="0" w:type="dxa"/>
              <w:right w:w="108" w:type="dxa"/>
            </w:tcMar>
          </w:tcPr>
          <w:p w14:paraId="000004F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4FE" w14:textId="724972C1"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GNSS PRN</w:t>
            </w:r>
            <w:ins w:id="199" w:author="Stig Syndergaard" w:date="2024-07-15T17:48:00Z">
              <w:r w:rsidR="007035B2">
                <w:rPr>
                  <w:rFonts w:ascii="Arial" w:eastAsia="Arial" w:hAnsi="Arial" w:cs="Arial"/>
                  <w:sz w:val="16"/>
                  <w:szCs w:val="16"/>
                </w:rPr>
                <w:t xml:space="preserve"> or similar</w:t>
              </w:r>
            </w:ins>
          </w:p>
        </w:tc>
      </w:tr>
      <w:tr w:rsidR="00191D38" w14:paraId="3D892D85" w14:textId="77777777" w:rsidTr="003956E5">
        <w:trPr>
          <w:cantSplit/>
          <w:jc w:val="center"/>
        </w:trPr>
        <w:tc>
          <w:tcPr>
            <w:tcW w:w="993" w:type="dxa"/>
            <w:shd w:val="clear" w:color="auto" w:fill="F3F3F3"/>
            <w:tcMar>
              <w:top w:w="0" w:type="dxa"/>
              <w:left w:w="108" w:type="dxa"/>
              <w:bottom w:w="0" w:type="dxa"/>
              <w:right w:w="108" w:type="dxa"/>
            </w:tcMar>
          </w:tcPr>
          <w:p w14:paraId="000004F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50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Table B scale</w:t>
            </w:r>
          </w:p>
        </w:tc>
        <w:tc>
          <w:tcPr>
            <w:tcW w:w="1021" w:type="dxa"/>
            <w:shd w:val="clear" w:color="auto" w:fill="F3F3F3"/>
            <w:tcMar>
              <w:top w:w="0" w:type="dxa"/>
              <w:left w:w="108" w:type="dxa"/>
              <w:bottom w:w="0" w:type="dxa"/>
              <w:right w:w="108" w:type="dxa"/>
            </w:tcMar>
          </w:tcPr>
          <w:p w14:paraId="0000050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2 02 127</w:t>
            </w:r>
          </w:p>
        </w:tc>
        <w:tc>
          <w:tcPr>
            <w:tcW w:w="856" w:type="dxa"/>
            <w:shd w:val="clear" w:color="auto" w:fill="F3F3F3"/>
            <w:tcMar>
              <w:top w:w="0" w:type="dxa"/>
              <w:left w:w="108" w:type="dxa"/>
              <w:bottom w:w="0" w:type="dxa"/>
              <w:right w:w="108" w:type="dxa"/>
            </w:tcMar>
          </w:tcPr>
          <w:p w14:paraId="0000050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50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50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50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50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Subtract 1 from scale</w:t>
            </w:r>
          </w:p>
        </w:tc>
      </w:tr>
      <w:tr w:rsidR="00191D38" w14:paraId="52A419F6" w14:textId="77777777" w:rsidTr="003956E5">
        <w:trPr>
          <w:cantSplit/>
          <w:jc w:val="center"/>
        </w:trPr>
        <w:tc>
          <w:tcPr>
            <w:tcW w:w="993" w:type="dxa"/>
            <w:shd w:val="clear" w:color="auto" w:fill="E0E0E0"/>
            <w:tcMar>
              <w:top w:w="0" w:type="dxa"/>
              <w:left w:w="108" w:type="dxa"/>
              <w:bottom w:w="0" w:type="dxa"/>
              <w:right w:w="108" w:type="dxa"/>
            </w:tcMar>
          </w:tcPr>
          <w:p w14:paraId="00000507" w14:textId="22C8EFD1"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34–36</w:t>
            </w:r>
          </w:p>
        </w:tc>
        <w:tc>
          <w:tcPr>
            <w:tcW w:w="2100" w:type="dxa"/>
            <w:shd w:val="clear" w:color="auto" w:fill="E0E0E0"/>
            <w:tcMar>
              <w:top w:w="0" w:type="dxa"/>
              <w:left w:w="108" w:type="dxa"/>
              <w:bottom w:w="0" w:type="dxa"/>
              <w:right w:w="108" w:type="dxa"/>
            </w:tcMar>
          </w:tcPr>
          <w:p w14:paraId="0000050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 xml:space="preserve">Location of Platform </w:t>
            </w:r>
            <w:r>
              <w:rPr>
                <w:rFonts w:ascii="Arial" w:eastAsia="Arial" w:hAnsi="Arial" w:cs="Arial"/>
                <w:i/>
                <w:sz w:val="16"/>
                <w:szCs w:val="16"/>
              </w:rPr>
              <w:t>(see Note 10)</w:t>
            </w:r>
          </w:p>
        </w:tc>
        <w:tc>
          <w:tcPr>
            <w:tcW w:w="1021" w:type="dxa"/>
            <w:shd w:val="clear" w:color="auto" w:fill="E0E0E0"/>
            <w:tcMar>
              <w:top w:w="0" w:type="dxa"/>
              <w:left w:w="108" w:type="dxa"/>
              <w:bottom w:w="0" w:type="dxa"/>
              <w:right w:w="108" w:type="dxa"/>
            </w:tcMar>
          </w:tcPr>
          <w:p w14:paraId="0000050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3 04 030</w:t>
            </w:r>
          </w:p>
        </w:tc>
        <w:tc>
          <w:tcPr>
            <w:tcW w:w="856" w:type="dxa"/>
            <w:shd w:val="clear" w:color="auto" w:fill="E0E0E0"/>
            <w:tcMar>
              <w:top w:w="0" w:type="dxa"/>
              <w:left w:w="108" w:type="dxa"/>
              <w:bottom w:w="0" w:type="dxa"/>
              <w:right w:w="108" w:type="dxa"/>
            </w:tcMar>
          </w:tcPr>
          <w:p w14:paraId="0000050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50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50C"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50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50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26"/>
                <w:szCs w:val="26"/>
                <w:vertAlign w:val="superscript"/>
              </w:rPr>
              <w:t>GNSS, to 10cm</w:t>
            </w:r>
          </w:p>
        </w:tc>
      </w:tr>
      <w:tr w:rsidR="00191D38" w14:paraId="7C84D99D" w14:textId="77777777" w:rsidTr="003956E5">
        <w:trPr>
          <w:cantSplit/>
          <w:jc w:val="center"/>
        </w:trPr>
        <w:tc>
          <w:tcPr>
            <w:tcW w:w="993" w:type="dxa"/>
            <w:shd w:val="clear" w:color="auto" w:fill="F3F3F3"/>
            <w:tcMar>
              <w:top w:w="0" w:type="dxa"/>
              <w:left w:w="108" w:type="dxa"/>
              <w:bottom w:w="0" w:type="dxa"/>
              <w:right w:w="108" w:type="dxa"/>
            </w:tcMar>
          </w:tcPr>
          <w:p w14:paraId="0000050F" w14:textId="412539CB"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34</w:t>
            </w:r>
          </w:p>
        </w:tc>
        <w:tc>
          <w:tcPr>
            <w:tcW w:w="2100" w:type="dxa"/>
            <w:shd w:val="clear" w:color="auto" w:fill="F3F3F3"/>
            <w:tcMar>
              <w:top w:w="0" w:type="dxa"/>
              <w:left w:w="108" w:type="dxa"/>
              <w:bottom w:w="0" w:type="dxa"/>
              <w:right w:w="108" w:type="dxa"/>
            </w:tcMar>
          </w:tcPr>
          <w:p w14:paraId="00000510"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0</w:t>
            </w:r>
            <w:r>
              <w:rPr>
                <w:rFonts w:ascii="Arial" w:eastAsia="Arial" w:hAnsi="Arial" w:cs="Arial"/>
                <w:i/>
                <w:sz w:val="16"/>
                <w:szCs w:val="16"/>
                <w:vertAlign w:val="superscript"/>
              </w:rPr>
              <w:t>o</w:t>
            </w:r>
            <w:r>
              <w:rPr>
                <w:rFonts w:ascii="Arial" w:eastAsia="Arial" w:hAnsi="Arial" w:cs="Arial"/>
                <w:i/>
                <w:sz w:val="16"/>
                <w:szCs w:val="16"/>
              </w:rPr>
              <w:t xml:space="preserve"> longitude</w:t>
            </w:r>
          </w:p>
        </w:tc>
        <w:tc>
          <w:tcPr>
            <w:tcW w:w="1021" w:type="dxa"/>
            <w:shd w:val="clear" w:color="auto" w:fill="F3F3F3"/>
            <w:tcMar>
              <w:top w:w="0" w:type="dxa"/>
              <w:left w:w="108" w:type="dxa"/>
              <w:bottom w:w="0" w:type="dxa"/>
              <w:right w:w="108" w:type="dxa"/>
            </w:tcMar>
          </w:tcPr>
          <w:p w14:paraId="00000511"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0 27 031</w:t>
            </w:r>
          </w:p>
        </w:tc>
        <w:tc>
          <w:tcPr>
            <w:tcW w:w="856" w:type="dxa"/>
            <w:shd w:val="clear" w:color="auto" w:fill="F3F3F3"/>
            <w:tcMar>
              <w:top w:w="0" w:type="dxa"/>
              <w:left w:w="108" w:type="dxa"/>
              <w:bottom w:w="0" w:type="dxa"/>
              <w:right w:w="108" w:type="dxa"/>
            </w:tcMar>
          </w:tcPr>
          <w:p w14:paraId="0000051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2</w:t>
            </w:r>
          </w:p>
        </w:tc>
        <w:tc>
          <w:tcPr>
            <w:tcW w:w="1274" w:type="dxa"/>
            <w:shd w:val="clear" w:color="auto" w:fill="F3F3F3"/>
            <w:tcMar>
              <w:top w:w="0" w:type="dxa"/>
              <w:left w:w="108" w:type="dxa"/>
              <w:bottom w:w="0" w:type="dxa"/>
              <w:right w:w="108" w:type="dxa"/>
            </w:tcMar>
          </w:tcPr>
          <w:p w14:paraId="0000051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F3F3F3"/>
            <w:tcMar>
              <w:top w:w="0" w:type="dxa"/>
              <w:left w:w="108" w:type="dxa"/>
              <w:bottom w:w="0" w:type="dxa"/>
              <w:right w:w="108" w:type="dxa"/>
            </w:tcMar>
          </w:tcPr>
          <w:p w14:paraId="0000051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51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F3F3F3"/>
            <w:tcMar>
              <w:top w:w="0" w:type="dxa"/>
              <w:left w:w="108" w:type="dxa"/>
              <w:bottom w:w="0" w:type="dxa"/>
              <w:right w:w="108" w:type="dxa"/>
            </w:tcMar>
          </w:tcPr>
          <w:p w14:paraId="0000051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(X)</w:t>
            </w:r>
          </w:p>
        </w:tc>
      </w:tr>
      <w:tr w:rsidR="00191D38" w14:paraId="0F9D67C8" w14:textId="77777777" w:rsidTr="003956E5">
        <w:trPr>
          <w:cantSplit/>
          <w:jc w:val="center"/>
        </w:trPr>
        <w:tc>
          <w:tcPr>
            <w:tcW w:w="993" w:type="dxa"/>
            <w:shd w:val="clear" w:color="auto" w:fill="E0E0E0"/>
            <w:tcMar>
              <w:top w:w="0" w:type="dxa"/>
              <w:left w:w="108" w:type="dxa"/>
              <w:bottom w:w="0" w:type="dxa"/>
              <w:right w:w="108" w:type="dxa"/>
            </w:tcMar>
          </w:tcPr>
          <w:p w14:paraId="00000517" w14:textId="790CEA21"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35</w:t>
            </w:r>
          </w:p>
        </w:tc>
        <w:tc>
          <w:tcPr>
            <w:tcW w:w="2100" w:type="dxa"/>
            <w:shd w:val="clear" w:color="auto" w:fill="E0E0E0"/>
            <w:tcMar>
              <w:top w:w="0" w:type="dxa"/>
              <w:left w:w="108" w:type="dxa"/>
              <w:bottom w:w="0" w:type="dxa"/>
              <w:right w:w="108" w:type="dxa"/>
            </w:tcMar>
          </w:tcPr>
          <w:p w14:paraId="00000518"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90</w:t>
            </w:r>
            <w:r>
              <w:rPr>
                <w:rFonts w:ascii="Arial" w:eastAsia="Arial" w:hAnsi="Arial" w:cs="Arial"/>
                <w:i/>
                <w:sz w:val="16"/>
                <w:szCs w:val="16"/>
                <w:vertAlign w:val="superscript"/>
              </w:rPr>
              <w:t>o</w:t>
            </w:r>
            <w:r>
              <w:rPr>
                <w:rFonts w:ascii="Arial" w:eastAsia="Arial" w:hAnsi="Arial" w:cs="Arial"/>
                <w:i/>
                <w:sz w:val="16"/>
                <w:szCs w:val="16"/>
              </w:rPr>
              <w:t xml:space="preserve"> east longitude</w:t>
            </w:r>
          </w:p>
        </w:tc>
        <w:tc>
          <w:tcPr>
            <w:tcW w:w="1021" w:type="dxa"/>
            <w:shd w:val="clear" w:color="auto" w:fill="E0E0E0"/>
            <w:tcMar>
              <w:top w:w="0" w:type="dxa"/>
              <w:left w:w="108" w:type="dxa"/>
              <w:bottom w:w="0" w:type="dxa"/>
              <w:right w:w="108" w:type="dxa"/>
            </w:tcMar>
          </w:tcPr>
          <w:p w14:paraId="00000519"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0 28 031</w:t>
            </w:r>
          </w:p>
        </w:tc>
        <w:tc>
          <w:tcPr>
            <w:tcW w:w="856" w:type="dxa"/>
            <w:shd w:val="clear" w:color="auto" w:fill="E0E0E0"/>
            <w:tcMar>
              <w:top w:w="0" w:type="dxa"/>
              <w:left w:w="108" w:type="dxa"/>
              <w:bottom w:w="0" w:type="dxa"/>
              <w:right w:w="108" w:type="dxa"/>
            </w:tcMar>
          </w:tcPr>
          <w:p w14:paraId="0000051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2</w:t>
            </w:r>
          </w:p>
        </w:tc>
        <w:tc>
          <w:tcPr>
            <w:tcW w:w="1274" w:type="dxa"/>
            <w:shd w:val="clear" w:color="auto" w:fill="E0E0E0"/>
            <w:tcMar>
              <w:top w:w="0" w:type="dxa"/>
              <w:left w:w="108" w:type="dxa"/>
              <w:bottom w:w="0" w:type="dxa"/>
              <w:right w:w="108" w:type="dxa"/>
            </w:tcMar>
          </w:tcPr>
          <w:p w14:paraId="0000051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E0E0E0"/>
            <w:tcMar>
              <w:top w:w="0" w:type="dxa"/>
              <w:left w:w="108" w:type="dxa"/>
              <w:bottom w:w="0" w:type="dxa"/>
              <w:right w:w="108" w:type="dxa"/>
            </w:tcMar>
          </w:tcPr>
          <w:p w14:paraId="0000051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51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E0E0E0"/>
            <w:tcMar>
              <w:top w:w="0" w:type="dxa"/>
              <w:left w:w="108" w:type="dxa"/>
              <w:bottom w:w="0" w:type="dxa"/>
              <w:right w:w="108" w:type="dxa"/>
            </w:tcMar>
          </w:tcPr>
          <w:p w14:paraId="0000051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w:t>
            </w:r>
          </w:p>
        </w:tc>
      </w:tr>
      <w:tr w:rsidR="00191D38" w14:paraId="24A30DFE" w14:textId="77777777" w:rsidTr="003956E5">
        <w:trPr>
          <w:cantSplit/>
          <w:jc w:val="center"/>
        </w:trPr>
        <w:tc>
          <w:tcPr>
            <w:tcW w:w="993" w:type="dxa"/>
            <w:shd w:val="clear" w:color="auto" w:fill="F3F3F3"/>
            <w:tcMar>
              <w:top w:w="0" w:type="dxa"/>
              <w:left w:w="108" w:type="dxa"/>
              <w:bottom w:w="0" w:type="dxa"/>
              <w:right w:w="108" w:type="dxa"/>
            </w:tcMar>
          </w:tcPr>
          <w:p w14:paraId="0000051F" w14:textId="4A2633CF"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36</w:t>
            </w:r>
          </w:p>
        </w:tc>
        <w:tc>
          <w:tcPr>
            <w:tcW w:w="2100" w:type="dxa"/>
            <w:shd w:val="clear" w:color="auto" w:fill="F3F3F3"/>
            <w:tcMar>
              <w:top w:w="0" w:type="dxa"/>
              <w:left w:w="108" w:type="dxa"/>
              <w:bottom w:w="0" w:type="dxa"/>
              <w:right w:w="108" w:type="dxa"/>
            </w:tcMar>
          </w:tcPr>
          <w:p w14:paraId="00000520" w14:textId="77777777" w:rsidR="00191D38" w:rsidRDefault="00000000">
            <w:pPr>
              <w:widowControl/>
              <w:pBdr>
                <w:top w:val="nil"/>
                <w:left w:val="nil"/>
                <w:bottom w:val="nil"/>
                <w:right w:val="nil"/>
                <w:between w:val="nil"/>
              </w:pBdr>
              <w:spacing w:line="240" w:lineRule="auto"/>
              <w:ind w:left="246"/>
              <w:rPr>
                <w:rFonts w:ascii="Arial" w:eastAsia="Arial" w:hAnsi="Arial" w:cs="Arial"/>
                <w:i/>
                <w:sz w:val="16"/>
                <w:szCs w:val="16"/>
              </w:rPr>
            </w:pPr>
            <w:r>
              <w:rPr>
                <w:rFonts w:ascii="Arial" w:eastAsia="Arial" w:hAnsi="Arial" w:cs="Arial"/>
                <w:i/>
                <w:sz w:val="16"/>
                <w:szCs w:val="16"/>
              </w:rPr>
              <w:t>Distance from Earth’s centre in direction of North Pole</w:t>
            </w:r>
          </w:p>
        </w:tc>
        <w:tc>
          <w:tcPr>
            <w:tcW w:w="1021" w:type="dxa"/>
            <w:shd w:val="clear" w:color="auto" w:fill="F3F3F3"/>
            <w:tcMar>
              <w:top w:w="0" w:type="dxa"/>
              <w:left w:w="108" w:type="dxa"/>
              <w:bottom w:w="0" w:type="dxa"/>
              <w:right w:w="108" w:type="dxa"/>
            </w:tcMar>
          </w:tcPr>
          <w:p w14:paraId="00000521"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0 10 031</w:t>
            </w:r>
          </w:p>
        </w:tc>
        <w:tc>
          <w:tcPr>
            <w:tcW w:w="856" w:type="dxa"/>
            <w:shd w:val="clear" w:color="auto" w:fill="F3F3F3"/>
            <w:tcMar>
              <w:top w:w="0" w:type="dxa"/>
              <w:left w:w="108" w:type="dxa"/>
              <w:bottom w:w="0" w:type="dxa"/>
              <w:right w:w="108" w:type="dxa"/>
            </w:tcMar>
          </w:tcPr>
          <w:p w14:paraId="0000052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2</w:t>
            </w:r>
          </w:p>
        </w:tc>
        <w:tc>
          <w:tcPr>
            <w:tcW w:w="1274" w:type="dxa"/>
            <w:shd w:val="clear" w:color="auto" w:fill="F3F3F3"/>
            <w:tcMar>
              <w:top w:w="0" w:type="dxa"/>
              <w:left w:w="108" w:type="dxa"/>
              <w:bottom w:w="0" w:type="dxa"/>
              <w:right w:w="108" w:type="dxa"/>
            </w:tcMar>
          </w:tcPr>
          <w:p w14:paraId="0000052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F3F3F3"/>
            <w:tcMar>
              <w:top w:w="0" w:type="dxa"/>
              <w:left w:w="108" w:type="dxa"/>
              <w:bottom w:w="0" w:type="dxa"/>
              <w:right w:w="108" w:type="dxa"/>
            </w:tcMar>
          </w:tcPr>
          <w:p w14:paraId="0000052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52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F3F3F3"/>
            <w:tcMar>
              <w:top w:w="0" w:type="dxa"/>
              <w:left w:w="108" w:type="dxa"/>
              <w:bottom w:w="0" w:type="dxa"/>
              <w:right w:w="108" w:type="dxa"/>
            </w:tcMar>
          </w:tcPr>
          <w:p w14:paraId="0000052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(Z)</w:t>
            </w:r>
          </w:p>
        </w:tc>
      </w:tr>
      <w:tr w:rsidR="00191D38" w14:paraId="1E5C94CE" w14:textId="77777777" w:rsidTr="003956E5">
        <w:trPr>
          <w:cantSplit/>
          <w:jc w:val="center"/>
        </w:trPr>
        <w:tc>
          <w:tcPr>
            <w:tcW w:w="993" w:type="dxa"/>
            <w:shd w:val="clear" w:color="auto" w:fill="E0E0E0"/>
            <w:tcMar>
              <w:top w:w="0" w:type="dxa"/>
              <w:left w:w="108" w:type="dxa"/>
              <w:bottom w:w="0" w:type="dxa"/>
              <w:right w:w="108" w:type="dxa"/>
            </w:tcMar>
          </w:tcPr>
          <w:p w14:paraId="0000052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E0E0E0"/>
            <w:tcMar>
              <w:top w:w="0" w:type="dxa"/>
              <w:left w:w="108" w:type="dxa"/>
              <w:bottom w:w="0" w:type="dxa"/>
              <w:right w:w="108" w:type="dxa"/>
            </w:tcMar>
          </w:tcPr>
          <w:p w14:paraId="0000052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scale to Table B</w:t>
            </w:r>
          </w:p>
        </w:tc>
        <w:tc>
          <w:tcPr>
            <w:tcW w:w="1021" w:type="dxa"/>
            <w:shd w:val="clear" w:color="auto" w:fill="E0E0E0"/>
            <w:tcMar>
              <w:top w:w="0" w:type="dxa"/>
              <w:left w:w="108" w:type="dxa"/>
              <w:bottom w:w="0" w:type="dxa"/>
              <w:right w:w="108" w:type="dxa"/>
            </w:tcMar>
          </w:tcPr>
          <w:p w14:paraId="0000052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2 02 000</w:t>
            </w:r>
          </w:p>
        </w:tc>
        <w:tc>
          <w:tcPr>
            <w:tcW w:w="856" w:type="dxa"/>
            <w:shd w:val="clear" w:color="auto" w:fill="E0E0E0"/>
            <w:tcMar>
              <w:top w:w="0" w:type="dxa"/>
              <w:left w:w="108" w:type="dxa"/>
              <w:bottom w:w="0" w:type="dxa"/>
              <w:right w:w="108" w:type="dxa"/>
            </w:tcMar>
          </w:tcPr>
          <w:p w14:paraId="0000052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52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52C"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52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52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60C559E8" w14:textId="77777777" w:rsidTr="003956E5">
        <w:trPr>
          <w:cantSplit/>
          <w:jc w:val="center"/>
        </w:trPr>
        <w:tc>
          <w:tcPr>
            <w:tcW w:w="993" w:type="dxa"/>
            <w:shd w:val="clear" w:color="auto" w:fill="F3F3F3"/>
            <w:tcMar>
              <w:top w:w="0" w:type="dxa"/>
              <w:left w:w="108" w:type="dxa"/>
              <w:bottom w:w="0" w:type="dxa"/>
              <w:right w:w="108" w:type="dxa"/>
            </w:tcMar>
          </w:tcPr>
          <w:p w14:paraId="0000052F" w14:textId="43191AD3"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37–39</w:t>
            </w:r>
          </w:p>
        </w:tc>
        <w:tc>
          <w:tcPr>
            <w:tcW w:w="2100" w:type="dxa"/>
            <w:shd w:val="clear" w:color="auto" w:fill="F3F3F3"/>
            <w:tcMar>
              <w:top w:w="0" w:type="dxa"/>
              <w:left w:w="108" w:type="dxa"/>
              <w:bottom w:w="0" w:type="dxa"/>
              <w:right w:w="108" w:type="dxa"/>
            </w:tcMar>
          </w:tcPr>
          <w:p w14:paraId="0000053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 xml:space="preserve">Velocity of Platform </w:t>
            </w:r>
            <w:r>
              <w:rPr>
                <w:rFonts w:ascii="Arial" w:eastAsia="Arial" w:hAnsi="Arial" w:cs="Arial"/>
                <w:i/>
                <w:sz w:val="16"/>
                <w:szCs w:val="16"/>
              </w:rPr>
              <w:t>(see Note 10)</w:t>
            </w:r>
          </w:p>
        </w:tc>
        <w:tc>
          <w:tcPr>
            <w:tcW w:w="1021" w:type="dxa"/>
            <w:shd w:val="clear" w:color="auto" w:fill="F3F3F3"/>
            <w:tcMar>
              <w:top w:w="0" w:type="dxa"/>
              <w:left w:w="108" w:type="dxa"/>
              <w:bottom w:w="0" w:type="dxa"/>
              <w:right w:w="108" w:type="dxa"/>
            </w:tcMar>
          </w:tcPr>
          <w:p w14:paraId="0000053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3 04 031</w:t>
            </w:r>
          </w:p>
        </w:tc>
        <w:tc>
          <w:tcPr>
            <w:tcW w:w="856" w:type="dxa"/>
            <w:shd w:val="clear" w:color="auto" w:fill="F3F3F3"/>
            <w:tcMar>
              <w:top w:w="0" w:type="dxa"/>
              <w:left w:w="108" w:type="dxa"/>
              <w:bottom w:w="0" w:type="dxa"/>
              <w:right w:w="108" w:type="dxa"/>
            </w:tcMar>
          </w:tcPr>
          <w:p w14:paraId="0000053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53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53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53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536"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GNSS, to 10mm.s</w:t>
            </w:r>
            <w:r>
              <w:rPr>
                <w:rFonts w:ascii="Arial" w:eastAsia="Arial" w:hAnsi="Arial" w:cs="Arial"/>
                <w:sz w:val="16"/>
                <w:szCs w:val="16"/>
                <w:vertAlign w:val="superscript"/>
              </w:rPr>
              <w:t>-1</w:t>
            </w:r>
          </w:p>
        </w:tc>
      </w:tr>
      <w:tr w:rsidR="00191D38" w14:paraId="0E170688" w14:textId="77777777" w:rsidTr="003956E5">
        <w:trPr>
          <w:cantSplit/>
          <w:jc w:val="center"/>
        </w:trPr>
        <w:tc>
          <w:tcPr>
            <w:tcW w:w="993" w:type="dxa"/>
            <w:shd w:val="clear" w:color="auto" w:fill="E0E0E0"/>
            <w:tcMar>
              <w:top w:w="0" w:type="dxa"/>
              <w:left w:w="108" w:type="dxa"/>
              <w:bottom w:w="0" w:type="dxa"/>
              <w:right w:w="108" w:type="dxa"/>
            </w:tcMar>
          </w:tcPr>
          <w:p w14:paraId="00000537" w14:textId="5BB038DA"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37</w:t>
            </w:r>
          </w:p>
        </w:tc>
        <w:tc>
          <w:tcPr>
            <w:tcW w:w="2100" w:type="dxa"/>
            <w:shd w:val="clear" w:color="auto" w:fill="E0E0E0"/>
            <w:tcMar>
              <w:top w:w="0" w:type="dxa"/>
              <w:left w:w="108" w:type="dxa"/>
              <w:bottom w:w="0" w:type="dxa"/>
              <w:right w:w="108" w:type="dxa"/>
            </w:tcMar>
          </w:tcPr>
          <w:p w14:paraId="00000538"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first component.</w:t>
            </w:r>
          </w:p>
        </w:tc>
        <w:tc>
          <w:tcPr>
            <w:tcW w:w="1021" w:type="dxa"/>
            <w:shd w:val="clear" w:color="auto" w:fill="E0E0E0"/>
            <w:tcMar>
              <w:top w:w="0" w:type="dxa"/>
              <w:left w:w="108" w:type="dxa"/>
              <w:bottom w:w="0" w:type="dxa"/>
              <w:right w:w="108" w:type="dxa"/>
            </w:tcMar>
          </w:tcPr>
          <w:p w14:paraId="00000539"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0 01 041</w:t>
            </w:r>
          </w:p>
        </w:tc>
        <w:tc>
          <w:tcPr>
            <w:tcW w:w="856" w:type="dxa"/>
            <w:shd w:val="clear" w:color="auto" w:fill="E0E0E0"/>
            <w:tcMar>
              <w:top w:w="0" w:type="dxa"/>
              <w:left w:w="108" w:type="dxa"/>
              <w:bottom w:w="0" w:type="dxa"/>
              <w:right w:w="108" w:type="dxa"/>
            </w:tcMar>
          </w:tcPr>
          <w:p w14:paraId="0000053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53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E0E0E0"/>
            <w:tcMar>
              <w:top w:w="0" w:type="dxa"/>
              <w:left w:w="108" w:type="dxa"/>
              <w:bottom w:w="0" w:type="dxa"/>
              <w:right w:w="108" w:type="dxa"/>
            </w:tcMar>
          </w:tcPr>
          <w:p w14:paraId="0000053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53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5" w:type="dxa"/>
            <w:shd w:val="clear" w:color="auto" w:fill="E0E0E0"/>
            <w:tcMar>
              <w:top w:w="0" w:type="dxa"/>
              <w:left w:w="108" w:type="dxa"/>
              <w:bottom w:w="0" w:type="dxa"/>
              <w:right w:w="108" w:type="dxa"/>
            </w:tcMar>
          </w:tcPr>
          <w:p w14:paraId="0000053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(X)</w:t>
            </w:r>
          </w:p>
        </w:tc>
      </w:tr>
      <w:tr w:rsidR="00191D38" w14:paraId="24623C71" w14:textId="77777777" w:rsidTr="003956E5">
        <w:trPr>
          <w:cantSplit/>
          <w:jc w:val="center"/>
        </w:trPr>
        <w:tc>
          <w:tcPr>
            <w:tcW w:w="993" w:type="dxa"/>
            <w:shd w:val="clear" w:color="auto" w:fill="F3F3F3"/>
            <w:tcMar>
              <w:top w:w="0" w:type="dxa"/>
              <w:left w:w="108" w:type="dxa"/>
              <w:bottom w:w="0" w:type="dxa"/>
              <w:right w:w="108" w:type="dxa"/>
            </w:tcMar>
          </w:tcPr>
          <w:p w14:paraId="0000053F" w14:textId="278E748B"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38</w:t>
            </w:r>
          </w:p>
        </w:tc>
        <w:tc>
          <w:tcPr>
            <w:tcW w:w="2100" w:type="dxa"/>
            <w:shd w:val="clear" w:color="auto" w:fill="F3F3F3"/>
            <w:tcMar>
              <w:top w:w="0" w:type="dxa"/>
              <w:left w:w="108" w:type="dxa"/>
              <w:bottom w:w="0" w:type="dxa"/>
              <w:right w:w="108" w:type="dxa"/>
            </w:tcMar>
          </w:tcPr>
          <w:p w14:paraId="00000540"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second component.</w:t>
            </w:r>
          </w:p>
        </w:tc>
        <w:tc>
          <w:tcPr>
            <w:tcW w:w="1021" w:type="dxa"/>
            <w:shd w:val="clear" w:color="auto" w:fill="F3F3F3"/>
            <w:tcMar>
              <w:top w:w="0" w:type="dxa"/>
              <w:left w:w="108" w:type="dxa"/>
              <w:bottom w:w="0" w:type="dxa"/>
              <w:right w:w="108" w:type="dxa"/>
            </w:tcMar>
          </w:tcPr>
          <w:p w14:paraId="00000541"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0 01 042</w:t>
            </w:r>
          </w:p>
        </w:tc>
        <w:tc>
          <w:tcPr>
            <w:tcW w:w="856" w:type="dxa"/>
            <w:shd w:val="clear" w:color="auto" w:fill="F3F3F3"/>
            <w:tcMar>
              <w:top w:w="0" w:type="dxa"/>
              <w:left w:w="108" w:type="dxa"/>
              <w:bottom w:w="0" w:type="dxa"/>
              <w:right w:w="108" w:type="dxa"/>
            </w:tcMar>
          </w:tcPr>
          <w:p w14:paraId="0000054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F3F3F3"/>
            <w:tcMar>
              <w:top w:w="0" w:type="dxa"/>
              <w:left w:w="108" w:type="dxa"/>
              <w:bottom w:w="0" w:type="dxa"/>
              <w:right w:w="108" w:type="dxa"/>
            </w:tcMar>
          </w:tcPr>
          <w:p w14:paraId="0000054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F3F3F3"/>
            <w:tcMar>
              <w:top w:w="0" w:type="dxa"/>
              <w:left w:w="108" w:type="dxa"/>
              <w:bottom w:w="0" w:type="dxa"/>
              <w:right w:w="108" w:type="dxa"/>
            </w:tcMar>
          </w:tcPr>
          <w:p w14:paraId="0000054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54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5" w:type="dxa"/>
            <w:shd w:val="clear" w:color="auto" w:fill="F3F3F3"/>
            <w:tcMar>
              <w:top w:w="0" w:type="dxa"/>
              <w:left w:w="108" w:type="dxa"/>
              <w:bottom w:w="0" w:type="dxa"/>
              <w:right w:w="108" w:type="dxa"/>
            </w:tcMar>
          </w:tcPr>
          <w:p w14:paraId="0000054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w:t>
            </w:r>
          </w:p>
        </w:tc>
      </w:tr>
      <w:tr w:rsidR="00191D38" w14:paraId="67B574E5" w14:textId="77777777" w:rsidTr="003956E5">
        <w:trPr>
          <w:cantSplit/>
          <w:jc w:val="center"/>
        </w:trPr>
        <w:tc>
          <w:tcPr>
            <w:tcW w:w="993" w:type="dxa"/>
            <w:shd w:val="clear" w:color="auto" w:fill="E0E0E0"/>
            <w:tcMar>
              <w:top w:w="0" w:type="dxa"/>
              <w:left w:w="108" w:type="dxa"/>
              <w:bottom w:w="0" w:type="dxa"/>
              <w:right w:w="108" w:type="dxa"/>
            </w:tcMar>
          </w:tcPr>
          <w:p w14:paraId="00000547" w14:textId="7FF430FD"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39</w:t>
            </w:r>
          </w:p>
        </w:tc>
        <w:tc>
          <w:tcPr>
            <w:tcW w:w="2100" w:type="dxa"/>
            <w:shd w:val="clear" w:color="auto" w:fill="E0E0E0"/>
            <w:tcMar>
              <w:top w:w="0" w:type="dxa"/>
              <w:left w:w="108" w:type="dxa"/>
              <w:bottom w:w="0" w:type="dxa"/>
              <w:right w:w="108" w:type="dxa"/>
            </w:tcMar>
          </w:tcPr>
          <w:p w14:paraId="00000548"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third component.</w:t>
            </w:r>
          </w:p>
        </w:tc>
        <w:tc>
          <w:tcPr>
            <w:tcW w:w="1021" w:type="dxa"/>
            <w:shd w:val="clear" w:color="auto" w:fill="E0E0E0"/>
            <w:tcMar>
              <w:top w:w="0" w:type="dxa"/>
              <w:left w:w="108" w:type="dxa"/>
              <w:bottom w:w="0" w:type="dxa"/>
              <w:right w:w="108" w:type="dxa"/>
            </w:tcMar>
          </w:tcPr>
          <w:p w14:paraId="00000549"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0 01 043</w:t>
            </w:r>
          </w:p>
        </w:tc>
        <w:tc>
          <w:tcPr>
            <w:tcW w:w="856" w:type="dxa"/>
            <w:shd w:val="clear" w:color="auto" w:fill="E0E0E0"/>
            <w:tcMar>
              <w:top w:w="0" w:type="dxa"/>
              <w:left w:w="108" w:type="dxa"/>
              <w:bottom w:w="0" w:type="dxa"/>
              <w:right w:w="108" w:type="dxa"/>
            </w:tcMar>
          </w:tcPr>
          <w:p w14:paraId="0000054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54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E0E0E0"/>
            <w:tcMar>
              <w:top w:w="0" w:type="dxa"/>
              <w:left w:w="108" w:type="dxa"/>
              <w:bottom w:w="0" w:type="dxa"/>
              <w:right w:w="108" w:type="dxa"/>
            </w:tcMar>
          </w:tcPr>
          <w:p w14:paraId="0000054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54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5" w:type="dxa"/>
            <w:shd w:val="clear" w:color="auto" w:fill="E0E0E0"/>
            <w:tcMar>
              <w:top w:w="0" w:type="dxa"/>
              <w:left w:w="108" w:type="dxa"/>
              <w:bottom w:w="0" w:type="dxa"/>
              <w:right w:w="108" w:type="dxa"/>
            </w:tcMar>
          </w:tcPr>
          <w:p w14:paraId="0000054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(Z)</w:t>
            </w:r>
          </w:p>
        </w:tc>
      </w:tr>
      <w:tr w:rsidR="00191D38" w14:paraId="375257B9" w14:textId="77777777" w:rsidTr="003956E5">
        <w:trPr>
          <w:cantSplit/>
          <w:jc w:val="center"/>
        </w:trPr>
        <w:tc>
          <w:tcPr>
            <w:tcW w:w="10718" w:type="dxa"/>
            <w:gridSpan w:val="8"/>
            <w:shd w:val="clear" w:color="auto" w:fill="CCFFCC"/>
            <w:tcMar>
              <w:top w:w="0" w:type="dxa"/>
              <w:left w:w="108" w:type="dxa"/>
              <w:bottom w:w="0" w:type="dxa"/>
              <w:right w:w="108" w:type="dxa"/>
            </w:tcMar>
          </w:tcPr>
          <w:p w14:paraId="0000054F"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Local Earth parameters</w:t>
            </w:r>
          </w:p>
        </w:tc>
      </w:tr>
      <w:tr w:rsidR="00191D38" w14:paraId="6CFC2893" w14:textId="77777777" w:rsidTr="003956E5">
        <w:trPr>
          <w:cantSplit/>
          <w:jc w:val="center"/>
        </w:trPr>
        <w:tc>
          <w:tcPr>
            <w:tcW w:w="993" w:type="dxa"/>
            <w:shd w:val="clear" w:color="auto" w:fill="E0E0E0"/>
            <w:tcMar>
              <w:top w:w="0" w:type="dxa"/>
              <w:left w:w="108" w:type="dxa"/>
              <w:bottom w:w="0" w:type="dxa"/>
              <w:right w:w="108" w:type="dxa"/>
            </w:tcMar>
          </w:tcPr>
          <w:p w14:paraId="00000557" w14:textId="2EF37B30"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40</w:t>
            </w:r>
          </w:p>
        </w:tc>
        <w:tc>
          <w:tcPr>
            <w:tcW w:w="2100" w:type="dxa"/>
            <w:shd w:val="clear" w:color="auto" w:fill="E0E0E0"/>
            <w:tcMar>
              <w:top w:w="0" w:type="dxa"/>
              <w:left w:w="108" w:type="dxa"/>
              <w:bottom w:w="0" w:type="dxa"/>
              <w:right w:w="108" w:type="dxa"/>
            </w:tcMar>
          </w:tcPr>
          <w:p w14:paraId="00000558" w14:textId="63FE8C25"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SLTA</w:t>
            </w:r>
            <w:ins w:id="200" w:author="Stig Syndergaard" w:date="2024-07-15T17:46:00Z">
              <w:r w:rsidR="00450F4E">
                <w:rPr>
                  <w:rFonts w:ascii="Arial" w:eastAsia="Arial" w:hAnsi="Arial" w:cs="Arial"/>
                  <w:b/>
                  <w:sz w:val="16"/>
                  <w:szCs w:val="16"/>
                </w:rPr>
                <w:t xml:space="preserve"> (at reference time)</w:t>
              </w:r>
            </w:ins>
          </w:p>
        </w:tc>
        <w:tc>
          <w:tcPr>
            <w:tcW w:w="1021" w:type="dxa"/>
            <w:shd w:val="clear" w:color="auto" w:fill="E0E0E0"/>
            <w:tcMar>
              <w:top w:w="0" w:type="dxa"/>
              <w:left w:w="108" w:type="dxa"/>
              <w:bottom w:w="0" w:type="dxa"/>
              <w:right w:w="108" w:type="dxa"/>
            </w:tcMar>
          </w:tcPr>
          <w:p w14:paraId="0000055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E0E0E0"/>
            <w:tcMar>
              <w:top w:w="0" w:type="dxa"/>
              <w:left w:w="108" w:type="dxa"/>
              <w:bottom w:w="0" w:type="dxa"/>
              <w:right w:w="108" w:type="dxa"/>
            </w:tcMar>
          </w:tcPr>
          <w:p w14:paraId="0000055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55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-400000</w:t>
            </w:r>
          </w:p>
        </w:tc>
        <w:tc>
          <w:tcPr>
            <w:tcW w:w="898" w:type="dxa"/>
            <w:shd w:val="clear" w:color="auto" w:fill="E0E0E0"/>
            <w:tcMar>
              <w:top w:w="0" w:type="dxa"/>
              <w:left w:w="108" w:type="dxa"/>
              <w:bottom w:w="0" w:type="dxa"/>
              <w:right w:w="108" w:type="dxa"/>
            </w:tcMar>
          </w:tcPr>
          <w:p w14:paraId="0000055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19</w:t>
            </w:r>
          </w:p>
        </w:tc>
        <w:tc>
          <w:tcPr>
            <w:tcW w:w="1071" w:type="dxa"/>
            <w:shd w:val="clear" w:color="auto" w:fill="E0E0E0"/>
            <w:tcMar>
              <w:top w:w="0" w:type="dxa"/>
              <w:left w:w="108" w:type="dxa"/>
              <w:bottom w:w="0" w:type="dxa"/>
              <w:right w:w="108" w:type="dxa"/>
            </w:tcMar>
          </w:tcPr>
          <w:p w14:paraId="0000055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E0E0E0"/>
            <w:tcMar>
              <w:top w:w="0" w:type="dxa"/>
              <w:left w:w="108" w:type="dxa"/>
              <w:bottom w:w="0" w:type="dxa"/>
              <w:right w:w="108" w:type="dxa"/>
            </w:tcMar>
          </w:tcPr>
          <w:p w14:paraId="0000055E" w14:textId="2C5E926C"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-400 </w:t>
            </w:r>
            <w:ins w:id="201" w:author="Stig Syndergaard" w:date="2024-07-15T22:39:00Z">
              <w:r w:rsidR="006D13AE">
                <w:rPr>
                  <w:rFonts w:ascii="Arial" w:eastAsia="Arial" w:hAnsi="Arial" w:cs="Arial"/>
                  <w:sz w:val="16"/>
                  <w:szCs w:val="16"/>
                </w:rPr>
                <w:t xml:space="preserve">– </w:t>
              </w:r>
            </w:ins>
            <w:r>
              <w:rPr>
                <w:rFonts w:ascii="Arial" w:eastAsia="Arial" w:hAnsi="Arial" w:cs="Arial"/>
                <w:sz w:val="16"/>
                <w:szCs w:val="16"/>
              </w:rPr>
              <w:t>124km</w:t>
            </w:r>
            <w:ins w:id="202" w:author="Stig Syndergaard" w:date="2024-07-15T17:49:00Z">
              <w:r w:rsidR="007035B2">
                <w:rPr>
                  <w:rFonts w:ascii="Arial" w:eastAsia="Arial" w:hAnsi="Arial" w:cs="Arial"/>
                  <w:sz w:val="16"/>
                  <w:szCs w:val="16"/>
                </w:rPr>
                <w:t xml:space="preserve"> to 1m</w:t>
              </w:r>
            </w:ins>
          </w:p>
        </w:tc>
      </w:tr>
      <w:tr w:rsidR="00191D38" w14:paraId="20AD7D79" w14:textId="77777777" w:rsidTr="003956E5">
        <w:trPr>
          <w:cantSplit/>
          <w:jc w:val="center"/>
        </w:trPr>
        <w:tc>
          <w:tcPr>
            <w:tcW w:w="993" w:type="dxa"/>
            <w:shd w:val="clear" w:color="auto" w:fill="E0E0E0"/>
            <w:tcMar>
              <w:top w:w="0" w:type="dxa"/>
              <w:left w:w="108" w:type="dxa"/>
              <w:bottom w:w="0" w:type="dxa"/>
              <w:right w:w="108" w:type="dxa"/>
            </w:tcMar>
          </w:tcPr>
          <w:p w14:paraId="0000055F" w14:textId="129C9DB5"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41–42</w:t>
            </w:r>
          </w:p>
        </w:tc>
        <w:tc>
          <w:tcPr>
            <w:tcW w:w="2100" w:type="dxa"/>
            <w:shd w:val="clear" w:color="auto" w:fill="E0E0E0"/>
            <w:tcMar>
              <w:top w:w="0" w:type="dxa"/>
              <w:left w:w="108" w:type="dxa"/>
              <w:bottom w:w="0" w:type="dxa"/>
              <w:right w:w="108" w:type="dxa"/>
            </w:tcMar>
          </w:tcPr>
          <w:p w14:paraId="0000056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Location</w:t>
            </w:r>
          </w:p>
          <w:p w14:paraId="00000561"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(high accuracy)</w:t>
            </w:r>
          </w:p>
        </w:tc>
        <w:tc>
          <w:tcPr>
            <w:tcW w:w="1021" w:type="dxa"/>
            <w:shd w:val="clear" w:color="auto" w:fill="E0E0E0"/>
            <w:tcMar>
              <w:top w:w="0" w:type="dxa"/>
              <w:left w:w="108" w:type="dxa"/>
              <w:bottom w:w="0" w:type="dxa"/>
              <w:right w:w="108" w:type="dxa"/>
            </w:tcMar>
          </w:tcPr>
          <w:p w14:paraId="0000056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3 01 021</w:t>
            </w:r>
          </w:p>
        </w:tc>
        <w:tc>
          <w:tcPr>
            <w:tcW w:w="856" w:type="dxa"/>
            <w:shd w:val="clear" w:color="auto" w:fill="E0E0E0"/>
            <w:tcMar>
              <w:top w:w="0" w:type="dxa"/>
              <w:left w:w="108" w:type="dxa"/>
              <w:bottom w:w="0" w:type="dxa"/>
              <w:right w:w="108" w:type="dxa"/>
            </w:tcMar>
          </w:tcPr>
          <w:p w14:paraId="0000056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56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565"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56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567"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AB35E5A" w14:textId="77777777" w:rsidTr="003956E5">
        <w:trPr>
          <w:cantSplit/>
          <w:jc w:val="center"/>
        </w:trPr>
        <w:tc>
          <w:tcPr>
            <w:tcW w:w="993" w:type="dxa"/>
            <w:shd w:val="clear" w:color="auto" w:fill="F3F3F3"/>
            <w:tcMar>
              <w:top w:w="0" w:type="dxa"/>
              <w:left w:w="108" w:type="dxa"/>
              <w:bottom w:w="0" w:type="dxa"/>
              <w:right w:w="108" w:type="dxa"/>
            </w:tcMar>
          </w:tcPr>
          <w:p w14:paraId="00000568" w14:textId="6BA44649"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41</w:t>
            </w:r>
          </w:p>
        </w:tc>
        <w:tc>
          <w:tcPr>
            <w:tcW w:w="2100" w:type="dxa"/>
            <w:shd w:val="clear" w:color="auto" w:fill="F3F3F3"/>
            <w:tcMar>
              <w:top w:w="0" w:type="dxa"/>
              <w:left w:w="108" w:type="dxa"/>
              <w:bottom w:w="0" w:type="dxa"/>
              <w:right w:w="108" w:type="dxa"/>
            </w:tcMar>
          </w:tcPr>
          <w:p w14:paraId="00000569"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Latitude</w:t>
            </w:r>
          </w:p>
        </w:tc>
        <w:tc>
          <w:tcPr>
            <w:tcW w:w="1021" w:type="dxa"/>
            <w:shd w:val="clear" w:color="auto" w:fill="F3F3F3"/>
            <w:tcMar>
              <w:top w:w="0" w:type="dxa"/>
              <w:left w:w="108" w:type="dxa"/>
              <w:bottom w:w="0" w:type="dxa"/>
              <w:right w:w="108" w:type="dxa"/>
            </w:tcMar>
          </w:tcPr>
          <w:p w14:paraId="0000056A"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0 05 001</w:t>
            </w:r>
          </w:p>
        </w:tc>
        <w:tc>
          <w:tcPr>
            <w:tcW w:w="856" w:type="dxa"/>
            <w:shd w:val="clear" w:color="auto" w:fill="F3F3F3"/>
            <w:tcMar>
              <w:top w:w="0" w:type="dxa"/>
              <w:left w:w="108" w:type="dxa"/>
              <w:bottom w:w="0" w:type="dxa"/>
              <w:right w:w="108" w:type="dxa"/>
            </w:tcMar>
          </w:tcPr>
          <w:p w14:paraId="0000056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F3F3F3"/>
            <w:tcMar>
              <w:top w:w="0" w:type="dxa"/>
              <w:left w:w="108" w:type="dxa"/>
              <w:bottom w:w="0" w:type="dxa"/>
              <w:right w:w="108" w:type="dxa"/>
            </w:tcMar>
          </w:tcPr>
          <w:p w14:paraId="0000056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-9000000</w:t>
            </w:r>
          </w:p>
        </w:tc>
        <w:tc>
          <w:tcPr>
            <w:tcW w:w="898" w:type="dxa"/>
            <w:shd w:val="clear" w:color="auto" w:fill="F3F3F3"/>
            <w:tcMar>
              <w:top w:w="0" w:type="dxa"/>
              <w:left w:w="108" w:type="dxa"/>
              <w:bottom w:w="0" w:type="dxa"/>
              <w:right w:w="108" w:type="dxa"/>
            </w:tcMar>
          </w:tcPr>
          <w:p w14:paraId="0000056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25</w:t>
            </w:r>
          </w:p>
        </w:tc>
        <w:tc>
          <w:tcPr>
            <w:tcW w:w="1071" w:type="dxa"/>
            <w:shd w:val="clear" w:color="auto" w:fill="F3F3F3"/>
            <w:tcMar>
              <w:top w:w="0" w:type="dxa"/>
              <w:left w:w="108" w:type="dxa"/>
              <w:bottom w:w="0" w:type="dxa"/>
              <w:right w:w="108" w:type="dxa"/>
            </w:tcMar>
          </w:tcPr>
          <w:p w14:paraId="0000056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Degrees</w:t>
            </w:r>
          </w:p>
        </w:tc>
        <w:tc>
          <w:tcPr>
            <w:tcW w:w="2505" w:type="dxa"/>
            <w:shd w:val="clear" w:color="auto" w:fill="F3F3F3"/>
            <w:tcMar>
              <w:top w:w="0" w:type="dxa"/>
              <w:left w:w="108" w:type="dxa"/>
              <w:bottom w:w="0" w:type="dxa"/>
              <w:right w:w="108" w:type="dxa"/>
            </w:tcMar>
          </w:tcPr>
          <w:p w14:paraId="0000056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to 10</w:t>
            </w:r>
            <w:r>
              <w:rPr>
                <w:rFonts w:ascii="Arial" w:eastAsia="Arial" w:hAnsi="Arial" w:cs="Arial"/>
                <w:sz w:val="16"/>
                <w:szCs w:val="16"/>
                <w:vertAlign w:val="superscript"/>
              </w:rPr>
              <w:t>-5</w:t>
            </w:r>
            <w:r>
              <w:rPr>
                <w:rFonts w:ascii="Arial" w:eastAsia="Arial" w:hAnsi="Arial" w:cs="Arial"/>
                <w:sz w:val="16"/>
                <w:szCs w:val="16"/>
              </w:rPr>
              <w:t xml:space="preserve"> </w:t>
            </w:r>
            <w:proofErr w:type="spellStart"/>
            <w:r>
              <w:rPr>
                <w:rFonts w:ascii="Arial" w:eastAsia="Arial" w:hAnsi="Arial" w:cs="Arial"/>
                <w:sz w:val="16"/>
                <w:szCs w:val="16"/>
              </w:rPr>
              <w:t>deg</w:t>
            </w:r>
            <w:proofErr w:type="spellEnd"/>
            <w:r>
              <w:rPr>
                <w:rFonts w:ascii="Arial" w:eastAsia="Arial" w:hAnsi="Arial" w:cs="Arial"/>
                <w:sz w:val="16"/>
                <w:szCs w:val="16"/>
              </w:rPr>
              <w:t xml:space="preserve"> (~1m) </w:t>
            </w:r>
            <w:proofErr w:type="spellStart"/>
            <w:r>
              <w:rPr>
                <w:rFonts w:ascii="Arial" w:eastAsia="Arial" w:hAnsi="Arial" w:cs="Arial"/>
                <w:sz w:val="16"/>
                <w:szCs w:val="16"/>
              </w:rPr>
              <w:t>wrt</w:t>
            </w:r>
            <w:proofErr w:type="spellEnd"/>
            <w:r>
              <w:rPr>
                <w:rFonts w:ascii="Arial" w:eastAsia="Arial" w:hAnsi="Arial" w:cs="Arial"/>
                <w:sz w:val="16"/>
                <w:szCs w:val="16"/>
              </w:rPr>
              <w:t xml:space="preserve"> WGS-84</w:t>
            </w:r>
          </w:p>
        </w:tc>
      </w:tr>
      <w:tr w:rsidR="00191D38" w14:paraId="0E3782E8" w14:textId="77777777" w:rsidTr="003956E5">
        <w:trPr>
          <w:cantSplit/>
          <w:jc w:val="center"/>
        </w:trPr>
        <w:tc>
          <w:tcPr>
            <w:tcW w:w="993" w:type="dxa"/>
            <w:shd w:val="clear" w:color="auto" w:fill="E0E0E0"/>
            <w:tcMar>
              <w:top w:w="0" w:type="dxa"/>
              <w:left w:w="108" w:type="dxa"/>
              <w:bottom w:w="0" w:type="dxa"/>
              <w:right w:w="108" w:type="dxa"/>
            </w:tcMar>
          </w:tcPr>
          <w:p w14:paraId="00000570" w14:textId="51EF8D74"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42</w:t>
            </w:r>
          </w:p>
        </w:tc>
        <w:tc>
          <w:tcPr>
            <w:tcW w:w="2100" w:type="dxa"/>
            <w:shd w:val="clear" w:color="auto" w:fill="E0E0E0"/>
            <w:tcMar>
              <w:top w:w="0" w:type="dxa"/>
              <w:left w:w="108" w:type="dxa"/>
              <w:bottom w:w="0" w:type="dxa"/>
              <w:right w:w="108" w:type="dxa"/>
            </w:tcMar>
          </w:tcPr>
          <w:p w14:paraId="00000571"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Longitude</w:t>
            </w:r>
          </w:p>
        </w:tc>
        <w:tc>
          <w:tcPr>
            <w:tcW w:w="1021" w:type="dxa"/>
            <w:shd w:val="clear" w:color="auto" w:fill="E0E0E0"/>
            <w:tcMar>
              <w:top w:w="0" w:type="dxa"/>
              <w:left w:w="108" w:type="dxa"/>
              <w:bottom w:w="0" w:type="dxa"/>
              <w:right w:w="108" w:type="dxa"/>
            </w:tcMar>
          </w:tcPr>
          <w:p w14:paraId="00000572"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0 06 001</w:t>
            </w:r>
          </w:p>
        </w:tc>
        <w:tc>
          <w:tcPr>
            <w:tcW w:w="856" w:type="dxa"/>
            <w:shd w:val="clear" w:color="auto" w:fill="E0E0E0"/>
            <w:tcMar>
              <w:top w:w="0" w:type="dxa"/>
              <w:left w:w="108" w:type="dxa"/>
              <w:bottom w:w="0" w:type="dxa"/>
              <w:right w:w="108" w:type="dxa"/>
            </w:tcMar>
          </w:tcPr>
          <w:p w14:paraId="0000057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57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-18000000</w:t>
            </w:r>
          </w:p>
        </w:tc>
        <w:tc>
          <w:tcPr>
            <w:tcW w:w="898" w:type="dxa"/>
            <w:shd w:val="clear" w:color="auto" w:fill="E0E0E0"/>
            <w:tcMar>
              <w:top w:w="0" w:type="dxa"/>
              <w:left w:w="108" w:type="dxa"/>
              <w:bottom w:w="0" w:type="dxa"/>
              <w:right w:w="108" w:type="dxa"/>
            </w:tcMar>
          </w:tcPr>
          <w:p w14:paraId="0000057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26</w:t>
            </w:r>
          </w:p>
        </w:tc>
        <w:tc>
          <w:tcPr>
            <w:tcW w:w="1071" w:type="dxa"/>
            <w:shd w:val="clear" w:color="auto" w:fill="E0E0E0"/>
            <w:tcMar>
              <w:top w:w="0" w:type="dxa"/>
              <w:left w:w="108" w:type="dxa"/>
              <w:bottom w:w="0" w:type="dxa"/>
              <w:right w:w="108" w:type="dxa"/>
            </w:tcMar>
          </w:tcPr>
          <w:p w14:paraId="0000057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Degrees</w:t>
            </w:r>
          </w:p>
        </w:tc>
        <w:tc>
          <w:tcPr>
            <w:tcW w:w="2505" w:type="dxa"/>
            <w:shd w:val="clear" w:color="auto" w:fill="E0E0E0"/>
            <w:tcMar>
              <w:top w:w="0" w:type="dxa"/>
              <w:left w:w="108" w:type="dxa"/>
              <w:bottom w:w="0" w:type="dxa"/>
              <w:right w:w="108" w:type="dxa"/>
            </w:tcMar>
          </w:tcPr>
          <w:p w14:paraId="00000577"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to 10</w:t>
            </w:r>
            <w:r>
              <w:rPr>
                <w:rFonts w:ascii="Arial" w:eastAsia="Arial" w:hAnsi="Arial" w:cs="Arial"/>
                <w:sz w:val="16"/>
                <w:szCs w:val="16"/>
                <w:vertAlign w:val="superscript"/>
              </w:rPr>
              <w:t>-5</w:t>
            </w:r>
            <w:r>
              <w:rPr>
                <w:rFonts w:ascii="Arial" w:eastAsia="Arial" w:hAnsi="Arial" w:cs="Arial"/>
                <w:sz w:val="16"/>
                <w:szCs w:val="16"/>
              </w:rPr>
              <w:t xml:space="preserve"> </w:t>
            </w:r>
            <w:proofErr w:type="spellStart"/>
            <w:r>
              <w:rPr>
                <w:rFonts w:ascii="Arial" w:eastAsia="Arial" w:hAnsi="Arial" w:cs="Arial"/>
                <w:sz w:val="16"/>
                <w:szCs w:val="16"/>
              </w:rPr>
              <w:t>deg</w:t>
            </w:r>
            <w:proofErr w:type="spellEnd"/>
            <w:r>
              <w:rPr>
                <w:rFonts w:ascii="Arial" w:eastAsia="Arial" w:hAnsi="Arial" w:cs="Arial"/>
                <w:sz w:val="16"/>
                <w:szCs w:val="16"/>
              </w:rPr>
              <w:t xml:space="preserve"> (~1m) </w:t>
            </w:r>
            <w:proofErr w:type="spellStart"/>
            <w:r>
              <w:rPr>
                <w:rFonts w:ascii="Arial" w:eastAsia="Arial" w:hAnsi="Arial" w:cs="Arial"/>
                <w:sz w:val="16"/>
                <w:szCs w:val="16"/>
              </w:rPr>
              <w:t>wrt</w:t>
            </w:r>
            <w:proofErr w:type="spellEnd"/>
            <w:r>
              <w:rPr>
                <w:rFonts w:ascii="Arial" w:eastAsia="Arial" w:hAnsi="Arial" w:cs="Arial"/>
                <w:sz w:val="16"/>
                <w:szCs w:val="16"/>
              </w:rPr>
              <w:t xml:space="preserve"> WGS-84</w:t>
            </w:r>
          </w:p>
        </w:tc>
      </w:tr>
      <w:tr w:rsidR="00191D38" w14:paraId="02A5BA74" w14:textId="77777777" w:rsidTr="003956E5">
        <w:trPr>
          <w:cantSplit/>
          <w:jc w:val="center"/>
        </w:trPr>
        <w:tc>
          <w:tcPr>
            <w:tcW w:w="993" w:type="dxa"/>
            <w:shd w:val="clear" w:color="auto" w:fill="F3F3F3"/>
            <w:tcMar>
              <w:top w:w="0" w:type="dxa"/>
              <w:left w:w="108" w:type="dxa"/>
              <w:bottom w:w="0" w:type="dxa"/>
              <w:right w:w="108" w:type="dxa"/>
            </w:tcMar>
          </w:tcPr>
          <w:p w14:paraId="00000578" w14:textId="140F0536"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43–45</w:t>
            </w:r>
          </w:p>
        </w:tc>
        <w:tc>
          <w:tcPr>
            <w:tcW w:w="2100" w:type="dxa"/>
            <w:shd w:val="clear" w:color="auto" w:fill="F3F3F3"/>
            <w:tcMar>
              <w:top w:w="0" w:type="dxa"/>
              <w:left w:w="108" w:type="dxa"/>
              <w:bottom w:w="0" w:type="dxa"/>
              <w:right w:w="108" w:type="dxa"/>
            </w:tcMar>
          </w:tcPr>
          <w:p w14:paraId="00000579"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Location of point</w:t>
            </w:r>
          </w:p>
        </w:tc>
        <w:tc>
          <w:tcPr>
            <w:tcW w:w="1021" w:type="dxa"/>
            <w:shd w:val="clear" w:color="auto" w:fill="F3F3F3"/>
            <w:tcMar>
              <w:top w:w="0" w:type="dxa"/>
              <w:left w:w="108" w:type="dxa"/>
              <w:bottom w:w="0" w:type="dxa"/>
              <w:right w:w="108" w:type="dxa"/>
            </w:tcMar>
          </w:tcPr>
          <w:p w14:paraId="0000057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3 04 030</w:t>
            </w:r>
          </w:p>
        </w:tc>
        <w:tc>
          <w:tcPr>
            <w:tcW w:w="856" w:type="dxa"/>
            <w:shd w:val="clear" w:color="auto" w:fill="F3F3F3"/>
            <w:tcMar>
              <w:top w:w="0" w:type="dxa"/>
              <w:left w:w="108" w:type="dxa"/>
              <w:bottom w:w="0" w:type="dxa"/>
              <w:right w:w="108" w:type="dxa"/>
            </w:tcMar>
          </w:tcPr>
          <w:p w14:paraId="0000057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57C"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57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57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57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26"/>
                <w:szCs w:val="26"/>
                <w:vertAlign w:val="superscript"/>
              </w:rPr>
              <w:t>(X, Y, Z) centre of curvature to 1cm</w:t>
            </w:r>
          </w:p>
        </w:tc>
      </w:tr>
      <w:tr w:rsidR="00191D38" w14:paraId="2AEEA226" w14:textId="77777777" w:rsidTr="003956E5">
        <w:trPr>
          <w:cantSplit/>
          <w:jc w:val="center"/>
        </w:trPr>
        <w:tc>
          <w:tcPr>
            <w:tcW w:w="993" w:type="dxa"/>
            <w:shd w:val="clear" w:color="auto" w:fill="E0E0E0"/>
            <w:tcMar>
              <w:top w:w="0" w:type="dxa"/>
              <w:left w:w="108" w:type="dxa"/>
              <w:bottom w:w="0" w:type="dxa"/>
              <w:right w:w="108" w:type="dxa"/>
            </w:tcMar>
          </w:tcPr>
          <w:p w14:paraId="00000580" w14:textId="43C68AAC"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43</w:t>
            </w:r>
          </w:p>
        </w:tc>
        <w:tc>
          <w:tcPr>
            <w:tcW w:w="2100" w:type="dxa"/>
            <w:shd w:val="clear" w:color="auto" w:fill="E0E0E0"/>
            <w:tcMar>
              <w:top w:w="0" w:type="dxa"/>
              <w:left w:w="108" w:type="dxa"/>
              <w:bottom w:w="0" w:type="dxa"/>
              <w:right w:w="108" w:type="dxa"/>
            </w:tcMar>
          </w:tcPr>
          <w:p w14:paraId="00000581"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0</w:t>
            </w:r>
            <w:r>
              <w:rPr>
                <w:rFonts w:ascii="Arial" w:eastAsia="Arial" w:hAnsi="Arial" w:cs="Arial"/>
                <w:i/>
                <w:sz w:val="16"/>
                <w:szCs w:val="16"/>
                <w:vertAlign w:val="superscript"/>
              </w:rPr>
              <w:t>o</w:t>
            </w:r>
            <w:r>
              <w:rPr>
                <w:rFonts w:ascii="Arial" w:eastAsia="Arial" w:hAnsi="Arial" w:cs="Arial"/>
                <w:i/>
                <w:sz w:val="16"/>
                <w:szCs w:val="16"/>
              </w:rPr>
              <w:t xml:space="preserve"> longitude</w:t>
            </w:r>
          </w:p>
        </w:tc>
        <w:tc>
          <w:tcPr>
            <w:tcW w:w="1021" w:type="dxa"/>
            <w:shd w:val="clear" w:color="auto" w:fill="E0E0E0"/>
            <w:tcMar>
              <w:top w:w="0" w:type="dxa"/>
              <w:left w:w="108" w:type="dxa"/>
              <w:bottom w:w="0" w:type="dxa"/>
              <w:right w:w="108" w:type="dxa"/>
            </w:tcMar>
          </w:tcPr>
          <w:p w14:paraId="00000582"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0 27 031</w:t>
            </w:r>
          </w:p>
        </w:tc>
        <w:tc>
          <w:tcPr>
            <w:tcW w:w="856" w:type="dxa"/>
            <w:shd w:val="clear" w:color="auto" w:fill="E0E0E0"/>
            <w:tcMar>
              <w:top w:w="0" w:type="dxa"/>
              <w:left w:w="108" w:type="dxa"/>
              <w:bottom w:w="0" w:type="dxa"/>
              <w:right w:w="108" w:type="dxa"/>
            </w:tcMar>
          </w:tcPr>
          <w:p w14:paraId="0000058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58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E0E0E0"/>
            <w:tcMar>
              <w:top w:w="0" w:type="dxa"/>
              <w:left w:w="108" w:type="dxa"/>
              <w:bottom w:w="0" w:type="dxa"/>
              <w:right w:w="108" w:type="dxa"/>
            </w:tcMar>
          </w:tcPr>
          <w:p w14:paraId="0000058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58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E0E0E0"/>
            <w:tcMar>
              <w:top w:w="0" w:type="dxa"/>
              <w:left w:w="108" w:type="dxa"/>
              <w:bottom w:w="0" w:type="dxa"/>
              <w:right w:w="108" w:type="dxa"/>
            </w:tcMar>
          </w:tcPr>
          <w:p w14:paraId="0000058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(X)</w:t>
            </w:r>
          </w:p>
        </w:tc>
      </w:tr>
      <w:tr w:rsidR="00191D38" w14:paraId="1FCF5384" w14:textId="77777777" w:rsidTr="003956E5">
        <w:trPr>
          <w:cantSplit/>
          <w:jc w:val="center"/>
        </w:trPr>
        <w:tc>
          <w:tcPr>
            <w:tcW w:w="993" w:type="dxa"/>
            <w:shd w:val="clear" w:color="auto" w:fill="F3F3F3"/>
            <w:tcMar>
              <w:top w:w="0" w:type="dxa"/>
              <w:left w:w="108" w:type="dxa"/>
              <w:bottom w:w="0" w:type="dxa"/>
              <w:right w:w="108" w:type="dxa"/>
            </w:tcMar>
          </w:tcPr>
          <w:p w14:paraId="00000588" w14:textId="1344B6EB"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44</w:t>
            </w:r>
          </w:p>
        </w:tc>
        <w:tc>
          <w:tcPr>
            <w:tcW w:w="2100" w:type="dxa"/>
            <w:shd w:val="clear" w:color="auto" w:fill="F3F3F3"/>
            <w:tcMar>
              <w:top w:w="0" w:type="dxa"/>
              <w:left w:w="108" w:type="dxa"/>
              <w:bottom w:w="0" w:type="dxa"/>
              <w:right w:w="108" w:type="dxa"/>
            </w:tcMar>
          </w:tcPr>
          <w:p w14:paraId="00000589"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90</w:t>
            </w:r>
            <w:r>
              <w:rPr>
                <w:rFonts w:ascii="Arial" w:eastAsia="Arial" w:hAnsi="Arial" w:cs="Arial"/>
                <w:i/>
                <w:sz w:val="16"/>
                <w:szCs w:val="16"/>
                <w:vertAlign w:val="superscript"/>
              </w:rPr>
              <w:t>o</w:t>
            </w:r>
            <w:r>
              <w:rPr>
                <w:rFonts w:ascii="Arial" w:eastAsia="Arial" w:hAnsi="Arial" w:cs="Arial"/>
                <w:i/>
                <w:sz w:val="16"/>
                <w:szCs w:val="16"/>
              </w:rPr>
              <w:t xml:space="preserve">  east longitude</w:t>
            </w:r>
          </w:p>
        </w:tc>
        <w:tc>
          <w:tcPr>
            <w:tcW w:w="1021" w:type="dxa"/>
            <w:shd w:val="clear" w:color="auto" w:fill="F3F3F3"/>
            <w:tcMar>
              <w:top w:w="0" w:type="dxa"/>
              <w:left w:w="108" w:type="dxa"/>
              <w:bottom w:w="0" w:type="dxa"/>
              <w:right w:w="108" w:type="dxa"/>
            </w:tcMar>
          </w:tcPr>
          <w:p w14:paraId="0000058A"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0 28 031</w:t>
            </w:r>
          </w:p>
        </w:tc>
        <w:tc>
          <w:tcPr>
            <w:tcW w:w="856" w:type="dxa"/>
            <w:shd w:val="clear" w:color="auto" w:fill="F3F3F3"/>
            <w:tcMar>
              <w:top w:w="0" w:type="dxa"/>
              <w:left w:w="108" w:type="dxa"/>
              <w:bottom w:w="0" w:type="dxa"/>
              <w:right w:w="108" w:type="dxa"/>
            </w:tcMar>
          </w:tcPr>
          <w:p w14:paraId="0000058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F3F3F3"/>
            <w:tcMar>
              <w:top w:w="0" w:type="dxa"/>
              <w:left w:w="108" w:type="dxa"/>
              <w:bottom w:w="0" w:type="dxa"/>
              <w:right w:w="108" w:type="dxa"/>
            </w:tcMar>
          </w:tcPr>
          <w:p w14:paraId="0000058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F3F3F3"/>
            <w:tcMar>
              <w:top w:w="0" w:type="dxa"/>
              <w:left w:w="108" w:type="dxa"/>
              <w:bottom w:w="0" w:type="dxa"/>
              <w:right w:w="108" w:type="dxa"/>
            </w:tcMar>
          </w:tcPr>
          <w:p w14:paraId="0000058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58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F3F3F3"/>
            <w:tcMar>
              <w:top w:w="0" w:type="dxa"/>
              <w:left w:w="108" w:type="dxa"/>
              <w:bottom w:w="0" w:type="dxa"/>
              <w:right w:w="108" w:type="dxa"/>
            </w:tcMar>
          </w:tcPr>
          <w:p w14:paraId="0000058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w:t>
            </w:r>
          </w:p>
        </w:tc>
      </w:tr>
      <w:tr w:rsidR="00191D38" w14:paraId="6FC3B2E9" w14:textId="77777777" w:rsidTr="003956E5">
        <w:trPr>
          <w:cantSplit/>
          <w:jc w:val="center"/>
        </w:trPr>
        <w:tc>
          <w:tcPr>
            <w:tcW w:w="993" w:type="dxa"/>
            <w:shd w:val="clear" w:color="auto" w:fill="E0E0E0"/>
            <w:tcMar>
              <w:top w:w="0" w:type="dxa"/>
              <w:left w:w="108" w:type="dxa"/>
              <w:bottom w:w="0" w:type="dxa"/>
              <w:right w:w="108" w:type="dxa"/>
            </w:tcMar>
          </w:tcPr>
          <w:p w14:paraId="00000590" w14:textId="2EC4ED2A" w:rsidR="00191D38" w:rsidRDefault="00205D42">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45</w:t>
            </w:r>
          </w:p>
        </w:tc>
        <w:tc>
          <w:tcPr>
            <w:tcW w:w="2100" w:type="dxa"/>
            <w:shd w:val="clear" w:color="auto" w:fill="E0E0E0"/>
            <w:tcMar>
              <w:top w:w="0" w:type="dxa"/>
              <w:left w:w="108" w:type="dxa"/>
              <w:bottom w:w="0" w:type="dxa"/>
              <w:right w:w="108" w:type="dxa"/>
            </w:tcMar>
          </w:tcPr>
          <w:p w14:paraId="00000591" w14:textId="77777777" w:rsidR="00191D38" w:rsidRDefault="00000000">
            <w:pPr>
              <w:widowControl/>
              <w:pBdr>
                <w:top w:val="nil"/>
                <w:left w:val="nil"/>
                <w:bottom w:val="nil"/>
                <w:right w:val="nil"/>
                <w:between w:val="nil"/>
              </w:pBdr>
              <w:spacing w:line="240" w:lineRule="auto"/>
              <w:ind w:left="246"/>
              <w:rPr>
                <w:rFonts w:ascii="Arial" w:eastAsia="Arial" w:hAnsi="Arial" w:cs="Arial"/>
                <w:i/>
                <w:sz w:val="16"/>
                <w:szCs w:val="16"/>
              </w:rPr>
            </w:pPr>
            <w:r>
              <w:rPr>
                <w:rFonts w:ascii="Arial" w:eastAsia="Arial" w:hAnsi="Arial" w:cs="Arial"/>
                <w:i/>
                <w:sz w:val="16"/>
                <w:szCs w:val="16"/>
              </w:rPr>
              <w:t>Distance from Earth’s centre in direction of North pole</w:t>
            </w:r>
          </w:p>
        </w:tc>
        <w:tc>
          <w:tcPr>
            <w:tcW w:w="1021" w:type="dxa"/>
            <w:shd w:val="clear" w:color="auto" w:fill="E0E0E0"/>
            <w:tcMar>
              <w:top w:w="0" w:type="dxa"/>
              <w:left w:w="108" w:type="dxa"/>
              <w:bottom w:w="0" w:type="dxa"/>
              <w:right w:w="108" w:type="dxa"/>
            </w:tcMar>
          </w:tcPr>
          <w:p w14:paraId="00000592"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0 10 031</w:t>
            </w:r>
          </w:p>
        </w:tc>
        <w:tc>
          <w:tcPr>
            <w:tcW w:w="856" w:type="dxa"/>
            <w:shd w:val="clear" w:color="auto" w:fill="E0E0E0"/>
            <w:tcMar>
              <w:top w:w="0" w:type="dxa"/>
              <w:left w:w="108" w:type="dxa"/>
              <w:bottom w:w="0" w:type="dxa"/>
              <w:right w:w="108" w:type="dxa"/>
            </w:tcMar>
          </w:tcPr>
          <w:p w14:paraId="0000059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59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8" w:type="dxa"/>
            <w:shd w:val="clear" w:color="auto" w:fill="E0E0E0"/>
            <w:tcMar>
              <w:top w:w="0" w:type="dxa"/>
              <w:left w:w="108" w:type="dxa"/>
              <w:bottom w:w="0" w:type="dxa"/>
              <w:right w:w="108" w:type="dxa"/>
            </w:tcMar>
          </w:tcPr>
          <w:p w14:paraId="0000059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59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E0E0E0"/>
            <w:tcMar>
              <w:top w:w="0" w:type="dxa"/>
              <w:left w:w="108" w:type="dxa"/>
              <w:bottom w:w="0" w:type="dxa"/>
              <w:right w:w="108" w:type="dxa"/>
            </w:tcMar>
          </w:tcPr>
          <w:p w14:paraId="0000059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(Z)</w:t>
            </w:r>
          </w:p>
        </w:tc>
      </w:tr>
      <w:tr w:rsidR="00191D38" w14:paraId="41B38B2E" w14:textId="77777777" w:rsidTr="003956E5">
        <w:trPr>
          <w:cantSplit/>
          <w:jc w:val="center"/>
        </w:trPr>
        <w:tc>
          <w:tcPr>
            <w:tcW w:w="993" w:type="dxa"/>
            <w:shd w:val="clear" w:color="auto" w:fill="F3F3F3"/>
            <w:tcMar>
              <w:top w:w="0" w:type="dxa"/>
              <w:left w:w="108" w:type="dxa"/>
              <w:bottom w:w="0" w:type="dxa"/>
              <w:right w:w="108" w:type="dxa"/>
            </w:tcMar>
          </w:tcPr>
          <w:p w14:paraId="00000598" w14:textId="5AEE5A9E"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46</w:t>
            </w:r>
          </w:p>
        </w:tc>
        <w:tc>
          <w:tcPr>
            <w:tcW w:w="2100" w:type="dxa"/>
            <w:shd w:val="clear" w:color="auto" w:fill="F3F3F3"/>
            <w:tcMar>
              <w:top w:w="0" w:type="dxa"/>
              <w:left w:w="108" w:type="dxa"/>
              <w:bottom w:w="0" w:type="dxa"/>
              <w:right w:w="108" w:type="dxa"/>
            </w:tcMar>
          </w:tcPr>
          <w:p w14:paraId="00000599"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Earth’s local  radius of curvature</w:t>
            </w:r>
          </w:p>
        </w:tc>
        <w:tc>
          <w:tcPr>
            <w:tcW w:w="1021" w:type="dxa"/>
            <w:shd w:val="clear" w:color="auto" w:fill="F3F3F3"/>
            <w:tcMar>
              <w:top w:w="0" w:type="dxa"/>
              <w:left w:w="108" w:type="dxa"/>
              <w:bottom w:w="0" w:type="dxa"/>
              <w:right w:w="108" w:type="dxa"/>
            </w:tcMar>
          </w:tcPr>
          <w:p w14:paraId="0000059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0 10 035</w:t>
            </w:r>
          </w:p>
        </w:tc>
        <w:tc>
          <w:tcPr>
            <w:tcW w:w="856" w:type="dxa"/>
            <w:shd w:val="clear" w:color="auto" w:fill="F3F3F3"/>
            <w:tcMar>
              <w:top w:w="0" w:type="dxa"/>
              <w:left w:w="108" w:type="dxa"/>
              <w:bottom w:w="0" w:type="dxa"/>
              <w:right w:w="108" w:type="dxa"/>
            </w:tcMar>
          </w:tcPr>
          <w:p w14:paraId="0000059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F3F3F3"/>
            <w:tcMar>
              <w:top w:w="0" w:type="dxa"/>
              <w:left w:w="108" w:type="dxa"/>
              <w:bottom w:w="0" w:type="dxa"/>
              <w:right w:w="108" w:type="dxa"/>
            </w:tcMar>
          </w:tcPr>
          <w:p w14:paraId="0000059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62 000 000</w:t>
            </w:r>
          </w:p>
        </w:tc>
        <w:tc>
          <w:tcPr>
            <w:tcW w:w="898" w:type="dxa"/>
            <w:shd w:val="clear" w:color="auto" w:fill="F3F3F3"/>
            <w:tcMar>
              <w:top w:w="0" w:type="dxa"/>
              <w:left w:w="108" w:type="dxa"/>
              <w:bottom w:w="0" w:type="dxa"/>
              <w:right w:w="108" w:type="dxa"/>
            </w:tcMar>
          </w:tcPr>
          <w:p w14:paraId="0000059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22</w:t>
            </w:r>
          </w:p>
        </w:tc>
        <w:tc>
          <w:tcPr>
            <w:tcW w:w="1071" w:type="dxa"/>
            <w:shd w:val="clear" w:color="auto" w:fill="F3F3F3"/>
            <w:tcMar>
              <w:top w:w="0" w:type="dxa"/>
              <w:left w:w="108" w:type="dxa"/>
              <w:bottom w:w="0" w:type="dxa"/>
              <w:right w:w="108" w:type="dxa"/>
            </w:tcMar>
          </w:tcPr>
          <w:p w14:paraId="0000059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F3F3F3"/>
            <w:tcMar>
              <w:top w:w="0" w:type="dxa"/>
              <w:left w:w="108" w:type="dxa"/>
              <w:bottom w:w="0" w:type="dxa"/>
              <w:right w:w="108" w:type="dxa"/>
            </w:tcMar>
          </w:tcPr>
          <w:p w14:paraId="0000059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Arial" w:eastAsia="Arial" w:hAnsi="Arial" w:cs="Arial"/>
                <w:sz w:val="16"/>
                <w:szCs w:val="16"/>
              </w:rPr>
              <w:t>RoC</w:t>
            </w:r>
            <w:proofErr w:type="spellEnd"/>
            <w:r>
              <w:rPr>
                <w:rFonts w:ascii="Arial" w:eastAsia="Arial" w:hAnsi="Arial" w:cs="Arial"/>
                <w:sz w:val="16"/>
                <w:szCs w:val="16"/>
              </w:rPr>
              <w:t xml:space="preserve"> of WGS-84 ellipsoid. 6200–6600 km to 10cm</w:t>
            </w:r>
          </w:p>
        </w:tc>
      </w:tr>
      <w:tr w:rsidR="00191D38" w14:paraId="1FEF4B30" w14:textId="77777777" w:rsidTr="003956E5">
        <w:trPr>
          <w:cantSplit/>
          <w:jc w:val="center"/>
        </w:trPr>
        <w:tc>
          <w:tcPr>
            <w:tcW w:w="993" w:type="dxa"/>
            <w:shd w:val="clear" w:color="auto" w:fill="E0E0E0"/>
            <w:tcMar>
              <w:top w:w="0" w:type="dxa"/>
              <w:left w:w="108" w:type="dxa"/>
              <w:bottom w:w="0" w:type="dxa"/>
              <w:right w:w="108" w:type="dxa"/>
            </w:tcMar>
          </w:tcPr>
          <w:p w14:paraId="000005A0" w14:textId="50FCD909"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47</w:t>
            </w:r>
          </w:p>
        </w:tc>
        <w:tc>
          <w:tcPr>
            <w:tcW w:w="2100" w:type="dxa"/>
            <w:shd w:val="clear" w:color="auto" w:fill="E0E0E0"/>
            <w:tcMar>
              <w:top w:w="0" w:type="dxa"/>
              <w:left w:w="108" w:type="dxa"/>
              <w:bottom w:w="0" w:type="dxa"/>
              <w:right w:w="108" w:type="dxa"/>
            </w:tcMar>
          </w:tcPr>
          <w:p w14:paraId="000005A1"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Bearing or azimuth</w:t>
            </w:r>
          </w:p>
        </w:tc>
        <w:tc>
          <w:tcPr>
            <w:tcW w:w="1021" w:type="dxa"/>
            <w:shd w:val="clear" w:color="auto" w:fill="E0E0E0"/>
            <w:tcMar>
              <w:top w:w="0" w:type="dxa"/>
              <w:left w:w="108" w:type="dxa"/>
              <w:bottom w:w="0" w:type="dxa"/>
              <w:right w:w="108" w:type="dxa"/>
            </w:tcMar>
          </w:tcPr>
          <w:p w14:paraId="000005A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0 05 021</w:t>
            </w:r>
          </w:p>
        </w:tc>
        <w:tc>
          <w:tcPr>
            <w:tcW w:w="856" w:type="dxa"/>
            <w:shd w:val="clear" w:color="auto" w:fill="E0E0E0"/>
            <w:tcMar>
              <w:top w:w="0" w:type="dxa"/>
              <w:left w:w="108" w:type="dxa"/>
              <w:bottom w:w="0" w:type="dxa"/>
              <w:right w:w="108" w:type="dxa"/>
            </w:tcMar>
          </w:tcPr>
          <w:p w14:paraId="000005A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5A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5A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5A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 True</w:t>
            </w:r>
          </w:p>
        </w:tc>
        <w:tc>
          <w:tcPr>
            <w:tcW w:w="2505" w:type="dxa"/>
            <w:shd w:val="clear" w:color="auto" w:fill="E0E0E0"/>
            <w:tcMar>
              <w:top w:w="0" w:type="dxa"/>
              <w:left w:w="108" w:type="dxa"/>
              <w:bottom w:w="0" w:type="dxa"/>
              <w:right w:w="108" w:type="dxa"/>
            </w:tcMar>
          </w:tcPr>
          <w:p w14:paraId="000005A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GNSS-to-LEO line of sight</w:t>
            </w:r>
          </w:p>
        </w:tc>
      </w:tr>
      <w:tr w:rsidR="00191D38" w14:paraId="3A24445C" w14:textId="77777777" w:rsidTr="003956E5">
        <w:trPr>
          <w:cantSplit/>
          <w:jc w:val="center"/>
        </w:trPr>
        <w:tc>
          <w:tcPr>
            <w:tcW w:w="993" w:type="dxa"/>
            <w:shd w:val="clear" w:color="auto" w:fill="F3F3F3"/>
            <w:tcMar>
              <w:top w:w="0" w:type="dxa"/>
              <w:left w:w="108" w:type="dxa"/>
              <w:bottom w:w="0" w:type="dxa"/>
              <w:right w:w="108" w:type="dxa"/>
            </w:tcMar>
          </w:tcPr>
          <w:p w14:paraId="000005A8" w14:textId="19EE4A23"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48</w:t>
            </w:r>
          </w:p>
        </w:tc>
        <w:tc>
          <w:tcPr>
            <w:tcW w:w="2100" w:type="dxa"/>
            <w:shd w:val="clear" w:color="auto" w:fill="F3F3F3"/>
            <w:tcMar>
              <w:top w:w="0" w:type="dxa"/>
              <w:left w:w="108" w:type="dxa"/>
              <w:bottom w:w="0" w:type="dxa"/>
              <w:right w:w="108" w:type="dxa"/>
            </w:tcMar>
          </w:tcPr>
          <w:p w14:paraId="000005A9"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Geoid undulation</w:t>
            </w:r>
          </w:p>
        </w:tc>
        <w:tc>
          <w:tcPr>
            <w:tcW w:w="1021" w:type="dxa"/>
            <w:shd w:val="clear" w:color="auto" w:fill="F3F3F3"/>
            <w:tcMar>
              <w:top w:w="0" w:type="dxa"/>
              <w:left w:w="108" w:type="dxa"/>
              <w:bottom w:w="0" w:type="dxa"/>
              <w:right w:w="108" w:type="dxa"/>
            </w:tcMar>
          </w:tcPr>
          <w:p w14:paraId="000005A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0 10 036</w:t>
            </w:r>
          </w:p>
        </w:tc>
        <w:tc>
          <w:tcPr>
            <w:tcW w:w="856" w:type="dxa"/>
            <w:shd w:val="clear" w:color="auto" w:fill="F3F3F3"/>
            <w:tcMar>
              <w:top w:w="0" w:type="dxa"/>
              <w:left w:w="108" w:type="dxa"/>
              <w:bottom w:w="0" w:type="dxa"/>
              <w:right w:w="108" w:type="dxa"/>
            </w:tcMar>
          </w:tcPr>
          <w:p w14:paraId="000005A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F3F3F3"/>
            <w:tcMar>
              <w:top w:w="0" w:type="dxa"/>
              <w:left w:w="108" w:type="dxa"/>
              <w:bottom w:w="0" w:type="dxa"/>
              <w:right w:w="108" w:type="dxa"/>
            </w:tcMar>
          </w:tcPr>
          <w:p w14:paraId="000005A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-15 000</w:t>
            </w:r>
          </w:p>
        </w:tc>
        <w:tc>
          <w:tcPr>
            <w:tcW w:w="898" w:type="dxa"/>
            <w:shd w:val="clear" w:color="auto" w:fill="F3F3F3"/>
            <w:tcMar>
              <w:top w:w="0" w:type="dxa"/>
              <w:left w:w="108" w:type="dxa"/>
              <w:bottom w:w="0" w:type="dxa"/>
              <w:right w:w="108" w:type="dxa"/>
            </w:tcMar>
          </w:tcPr>
          <w:p w14:paraId="000005A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15</w:t>
            </w:r>
          </w:p>
        </w:tc>
        <w:tc>
          <w:tcPr>
            <w:tcW w:w="1071" w:type="dxa"/>
            <w:shd w:val="clear" w:color="auto" w:fill="F3F3F3"/>
            <w:tcMar>
              <w:top w:w="0" w:type="dxa"/>
              <w:left w:w="108" w:type="dxa"/>
              <w:bottom w:w="0" w:type="dxa"/>
              <w:right w:w="108" w:type="dxa"/>
            </w:tcMar>
          </w:tcPr>
          <w:p w14:paraId="000005A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F3F3F3"/>
            <w:tcMar>
              <w:top w:w="0" w:type="dxa"/>
              <w:left w:w="108" w:type="dxa"/>
              <w:bottom w:w="0" w:type="dxa"/>
              <w:right w:w="108" w:type="dxa"/>
            </w:tcMar>
          </w:tcPr>
          <w:p w14:paraId="000005AF" w14:textId="5C171E93" w:rsidR="00191D38" w:rsidRDefault="00BE11F6">
            <w:pPr>
              <w:widowControl/>
              <w:pBdr>
                <w:top w:val="nil"/>
                <w:left w:val="nil"/>
                <w:bottom w:val="nil"/>
                <w:right w:val="nil"/>
                <w:between w:val="nil"/>
              </w:pBdr>
              <w:spacing w:line="240" w:lineRule="auto"/>
              <w:rPr>
                <w:rFonts w:ascii="Times New Roman" w:eastAsia="Times New Roman" w:hAnsi="Times New Roman" w:cs="Times New Roman"/>
                <w:sz w:val="24"/>
                <w:szCs w:val="24"/>
              </w:rPr>
            </w:pPr>
            <w:ins w:id="203" w:author="Stig Syndergaard" w:date="2024-07-15T17:38:00Z">
              <w:r>
                <w:rPr>
                  <w:rFonts w:ascii="Arial" w:eastAsia="Arial" w:hAnsi="Arial" w:cs="Arial"/>
                  <w:sz w:val="16"/>
                  <w:szCs w:val="16"/>
                </w:rPr>
                <w:t>G</w:t>
              </w:r>
            </w:ins>
            <w:r>
              <w:rPr>
                <w:rFonts w:ascii="Arial" w:eastAsia="Arial" w:hAnsi="Arial" w:cs="Arial"/>
                <w:sz w:val="16"/>
                <w:szCs w:val="16"/>
              </w:rPr>
              <w:t>eoid height above WGS-84 ellipsoid. ±150m to 1cm</w:t>
            </w:r>
          </w:p>
        </w:tc>
      </w:tr>
      <w:tr w:rsidR="00191D38" w14:paraId="1C5F41AF" w14:textId="77777777" w:rsidTr="003956E5">
        <w:trPr>
          <w:cantSplit/>
          <w:jc w:val="center"/>
        </w:trPr>
        <w:tc>
          <w:tcPr>
            <w:tcW w:w="10718" w:type="dxa"/>
            <w:gridSpan w:val="8"/>
            <w:shd w:val="clear" w:color="auto" w:fill="CCFFCC"/>
            <w:tcMar>
              <w:top w:w="0" w:type="dxa"/>
              <w:left w:w="108" w:type="dxa"/>
              <w:bottom w:w="0" w:type="dxa"/>
              <w:right w:w="108" w:type="dxa"/>
            </w:tcMar>
          </w:tcPr>
          <w:p w14:paraId="000005B0"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Time period of occultation</w:t>
            </w:r>
          </w:p>
        </w:tc>
      </w:tr>
      <w:tr w:rsidR="00191D38" w14:paraId="0D679C43" w14:textId="77777777" w:rsidTr="003956E5">
        <w:trPr>
          <w:cantSplit/>
          <w:jc w:val="center"/>
        </w:trPr>
        <w:tc>
          <w:tcPr>
            <w:tcW w:w="993" w:type="dxa"/>
            <w:shd w:val="clear" w:color="auto" w:fill="F3F3F3"/>
            <w:tcMar>
              <w:top w:w="0" w:type="dxa"/>
              <w:left w:w="108" w:type="dxa"/>
              <w:bottom w:w="0" w:type="dxa"/>
              <w:right w:w="108" w:type="dxa"/>
            </w:tcMar>
          </w:tcPr>
          <w:p w14:paraId="000005B8" w14:textId="11CB2509"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49</w:t>
            </w:r>
          </w:p>
        </w:tc>
        <w:tc>
          <w:tcPr>
            <w:tcW w:w="2100" w:type="dxa"/>
            <w:shd w:val="clear" w:color="auto" w:fill="F3F3F3"/>
            <w:tcMar>
              <w:top w:w="0" w:type="dxa"/>
              <w:left w:w="108" w:type="dxa"/>
              <w:bottom w:w="0" w:type="dxa"/>
              <w:right w:w="108" w:type="dxa"/>
            </w:tcMar>
          </w:tcPr>
          <w:p w14:paraId="000005B9"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Time period</w:t>
            </w:r>
          </w:p>
          <w:p w14:paraId="000005B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(between reference time and start of occultation)</w:t>
            </w:r>
          </w:p>
        </w:tc>
        <w:tc>
          <w:tcPr>
            <w:tcW w:w="1021" w:type="dxa"/>
            <w:shd w:val="clear" w:color="auto" w:fill="F3F3F3"/>
            <w:tcMar>
              <w:top w:w="0" w:type="dxa"/>
              <w:left w:w="108" w:type="dxa"/>
              <w:bottom w:w="0" w:type="dxa"/>
              <w:right w:w="108" w:type="dxa"/>
            </w:tcMar>
          </w:tcPr>
          <w:p w14:paraId="000005B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0 04 026</w:t>
            </w:r>
          </w:p>
        </w:tc>
        <w:tc>
          <w:tcPr>
            <w:tcW w:w="856" w:type="dxa"/>
            <w:shd w:val="clear" w:color="auto" w:fill="F3F3F3"/>
            <w:tcMar>
              <w:top w:w="0" w:type="dxa"/>
              <w:left w:w="108" w:type="dxa"/>
              <w:bottom w:w="0" w:type="dxa"/>
              <w:right w:w="108" w:type="dxa"/>
            </w:tcMar>
          </w:tcPr>
          <w:p w14:paraId="000005B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5B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-4096</w:t>
            </w:r>
          </w:p>
        </w:tc>
        <w:tc>
          <w:tcPr>
            <w:tcW w:w="898" w:type="dxa"/>
            <w:shd w:val="clear" w:color="auto" w:fill="F3F3F3"/>
            <w:tcMar>
              <w:top w:w="0" w:type="dxa"/>
              <w:left w:w="108" w:type="dxa"/>
              <w:bottom w:w="0" w:type="dxa"/>
              <w:right w:w="108" w:type="dxa"/>
            </w:tcMar>
          </w:tcPr>
          <w:p w14:paraId="000005B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13</w:t>
            </w:r>
          </w:p>
        </w:tc>
        <w:tc>
          <w:tcPr>
            <w:tcW w:w="1071" w:type="dxa"/>
            <w:shd w:val="clear" w:color="auto" w:fill="F3F3F3"/>
            <w:tcMar>
              <w:top w:w="0" w:type="dxa"/>
              <w:left w:w="108" w:type="dxa"/>
              <w:bottom w:w="0" w:type="dxa"/>
              <w:right w:w="108" w:type="dxa"/>
            </w:tcMar>
          </w:tcPr>
          <w:p w14:paraId="000005B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Second</w:t>
            </w:r>
          </w:p>
        </w:tc>
        <w:tc>
          <w:tcPr>
            <w:tcW w:w="2505" w:type="dxa"/>
            <w:shd w:val="clear" w:color="auto" w:fill="F3F3F3"/>
            <w:tcMar>
              <w:top w:w="0" w:type="dxa"/>
              <w:left w:w="108" w:type="dxa"/>
              <w:bottom w:w="0" w:type="dxa"/>
              <w:right w:w="108" w:type="dxa"/>
            </w:tcMar>
          </w:tcPr>
          <w:p w14:paraId="000005C0" w14:textId="2B3B1526"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-4096</w:t>
            </w:r>
            <w:r w:rsidR="006D13AE">
              <w:rPr>
                <w:rFonts w:ascii="Arial" w:eastAsia="Arial" w:hAnsi="Arial" w:cs="Arial"/>
                <w:sz w:val="16"/>
                <w:szCs w:val="16"/>
              </w:rPr>
              <w:t xml:space="preserve"> </w:t>
            </w:r>
            <w:r>
              <w:rPr>
                <w:rFonts w:ascii="Arial" w:eastAsia="Arial" w:hAnsi="Arial" w:cs="Arial"/>
                <w:sz w:val="16"/>
                <w:szCs w:val="16"/>
              </w:rPr>
              <w:t>–</w:t>
            </w:r>
            <w:r w:rsidR="006D13AE">
              <w:rPr>
                <w:rFonts w:ascii="Arial" w:eastAsia="Arial" w:hAnsi="Arial" w:cs="Arial"/>
                <w:sz w:val="16"/>
                <w:szCs w:val="16"/>
              </w:rPr>
              <w:t xml:space="preserve"> </w:t>
            </w:r>
            <w:r>
              <w:rPr>
                <w:rFonts w:ascii="Arial" w:eastAsia="Arial" w:hAnsi="Arial" w:cs="Arial"/>
                <w:sz w:val="16"/>
                <w:szCs w:val="16"/>
              </w:rPr>
              <w:t>4096s (normally negative)</w:t>
            </w:r>
          </w:p>
        </w:tc>
      </w:tr>
      <w:tr w:rsidR="00191D38" w14:paraId="0533ACFB" w14:textId="77777777" w:rsidTr="003956E5">
        <w:trPr>
          <w:cantSplit/>
          <w:jc w:val="center"/>
        </w:trPr>
        <w:tc>
          <w:tcPr>
            <w:tcW w:w="993" w:type="dxa"/>
            <w:shd w:val="clear" w:color="auto" w:fill="F3F3F3"/>
            <w:tcMar>
              <w:top w:w="0" w:type="dxa"/>
              <w:left w:w="108" w:type="dxa"/>
              <w:bottom w:w="0" w:type="dxa"/>
              <w:right w:w="108" w:type="dxa"/>
            </w:tcMar>
          </w:tcPr>
          <w:p w14:paraId="000005C1" w14:textId="51163BE5"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sdt>
              <w:sdtPr>
                <w:tag w:val="goog_rdk_24"/>
                <w:id w:val="-1245416151"/>
              </w:sdtPr>
              <w:sdtContent/>
            </w:sdt>
            <w:r w:rsidR="00205D42">
              <w:rPr>
                <w:rFonts w:ascii="Arial" w:eastAsia="Arial" w:hAnsi="Arial" w:cs="Arial"/>
                <w:sz w:val="16"/>
                <w:szCs w:val="16"/>
              </w:rPr>
              <w:t>50</w:t>
            </w:r>
          </w:p>
        </w:tc>
        <w:tc>
          <w:tcPr>
            <w:tcW w:w="2100" w:type="dxa"/>
            <w:shd w:val="clear" w:color="auto" w:fill="F3F3F3"/>
            <w:tcMar>
              <w:top w:w="0" w:type="dxa"/>
              <w:left w:w="108" w:type="dxa"/>
              <w:bottom w:w="0" w:type="dxa"/>
              <w:right w:w="108" w:type="dxa"/>
            </w:tcMar>
          </w:tcPr>
          <w:p w14:paraId="000005C2"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Time period</w:t>
            </w:r>
          </w:p>
          <w:p w14:paraId="000005C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(between reference time and end of occultation</w:t>
            </w:r>
          </w:p>
        </w:tc>
        <w:tc>
          <w:tcPr>
            <w:tcW w:w="1021" w:type="dxa"/>
            <w:shd w:val="clear" w:color="auto" w:fill="F3F3F3"/>
            <w:tcMar>
              <w:top w:w="0" w:type="dxa"/>
              <w:left w:w="108" w:type="dxa"/>
              <w:bottom w:w="0" w:type="dxa"/>
              <w:right w:w="108" w:type="dxa"/>
            </w:tcMar>
          </w:tcPr>
          <w:p w14:paraId="000005C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0 04 026</w:t>
            </w:r>
          </w:p>
        </w:tc>
        <w:tc>
          <w:tcPr>
            <w:tcW w:w="856" w:type="dxa"/>
            <w:shd w:val="clear" w:color="auto" w:fill="F3F3F3"/>
            <w:tcMar>
              <w:top w:w="0" w:type="dxa"/>
              <w:left w:w="108" w:type="dxa"/>
              <w:bottom w:w="0" w:type="dxa"/>
              <w:right w:w="108" w:type="dxa"/>
            </w:tcMar>
          </w:tcPr>
          <w:p w14:paraId="000005C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5C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-4096</w:t>
            </w:r>
          </w:p>
        </w:tc>
        <w:tc>
          <w:tcPr>
            <w:tcW w:w="898" w:type="dxa"/>
            <w:shd w:val="clear" w:color="auto" w:fill="F3F3F3"/>
            <w:tcMar>
              <w:top w:w="0" w:type="dxa"/>
              <w:left w:w="108" w:type="dxa"/>
              <w:bottom w:w="0" w:type="dxa"/>
              <w:right w:w="108" w:type="dxa"/>
            </w:tcMar>
          </w:tcPr>
          <w:p w14:paraId="000005C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13</w:t>
            </w:r>
          </w:p>
        </w:tc>
        <w:tc>
          <w:tcPr>
            <w:tcW w:w="1071" w:type="dxa"/>
            <w:shd w:val="clear" w:color="auto" w:fill="F3F3F3"/>
            <w:tcMar>
              <w:top w:w="0" w:type="dxa"/>
              <w:left w:w="108" w:type="dxa"/>
              <w:bottom w:w="0" w:type="dxa"/>
              <w:right w:w="108" w:type="dxa"/>
            </w:tcMar>
          </w:tcPr>
          <w:p w14:paraId="000005C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Second</w:t>
            </w:r>
          </w:p>
        </w:tc>
        <w:tc>
          <w:tcPr>
            <w:tcW w:w="2505" w:type="dxa"/>
            <w:shd w:val="clear" w:color="auto" w:fill="F3F3F3"/>
            <w:tcMar>
              <w:top w:w="0" w:type="dxa"/>
              <w:left w:w="108" w:type="dxa"/>
              <w:bottom w:w="0" w:type="dxa"/>
              <w:right w:w="108" w:type="dxa"/>
            </w:tcMar>
          </w:tcPr>
          <w:p w14:paraId="000005C9" w14:textId="136C0DEC"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-4096</w:t>
            </w:r>
            <w:r w:rsidR="006D13AE">
              <w:rPr>
                <w:rFonts w:ascii="Arial" w:eastAsia="Arial" w:hAnsi="Arial" w:cs="Arial"/>
                <w:sz w:val="16"/>
                <w:szCs w:val="16"/>
              </w:rPr>
              <w:t xml:space="preserve"> </w:t>
            </w:r>
            <w:r>
              <w:rPr>
                <w:rFonts w:ascii="Arial" w:eastAsia="Arial" w:hAnsi="Arial" w:cs="Arial"/>
                <w:sz w:val="16"/>
                <w:szCs w:val="16"/>
              </w:rPr>
              <w:t>–</w:t>
            </w:r>
            <w:r w:rsidR="006D13AE">
              <w:rPr>
                <w:rFonts w:ascii="Arial" w:eastAsia="Arial" w:hAnsi="Arial" w:cs="Arial"/>
                <w:sz w:val="16"/>
                <w:szCs w:val="16"/>
              </w:rPr>
              <w:t xml:space="preserve"> </w:t>
            </w:r>
            <w:r>
              <w:rPr>
                <w:rFonts w:ascii="Arial" w:eastAsia="Arial" w:hAnsi="Arial" w:cs="Arial"/>
                <w:sz w:val="16"/>
                <w:szCs w:val="16"/>
              </w:rPr>
              <w:t>4096s (normally positive)</w:t>
            </w:r>
          </w:p>
        </w:tc>
      </w:tr>
      <w:tr w:rsidR="00191D38" w14:paraId="21E2BB50" w14:textId="77777777" w:rsidTr="003956E5">
        <w:trPr>
          <w:cantSplit/>
          <w:jc w:val="center"/>
        </w:trPr>
        <w:tc>
          <w:tcPr>
            <w:tcW w:w="10718" w:type="dxa"/>
            <w:gridSpan w:val="8"/>
            <w:shd w:val="clear" w:color="auto" w:fill="CCFFCC"/>
            <w:tcMar>
              <w:top w:w="0" w:type="dxa"/>
              <w:left w:w="108" w:type="dxa"/>
              <w:bottom w:w="0" w:type="dxa"/>
              <w:right w:w="108" w:type="dxa"/>
            </w:tcMar>
          </w:tcPr>
          <w:p w14:paraId="000005CA" w14:textId="77777777" w:rsidR="00191D38" w:rsidRDefault="00000000">
            <w:pPr>
              <w:widowControl/>
              <w:pBdr>
                <w:top w:val="nil"/>
                <w:left w:val="nil"/>
                <w:bottom w:val="nil"/>
                <w:right w:val="nil"/>
                <w:between w:val="nil"/>
              </w:pBdr>
              <w:spacing w:line="240" w:lineRule="auto"/>
              <w:rPr>
                <w:rFonts w:ascii="Arial" w:eastAsia="Arial" w:hAnsi="Arial" w:cs="Arial"/>
                <w:b/>
                <w:i/>
                <w:color w:val="0000FF"/>
                <w:sz w:val="16"/>
                <w:szCs w:val="16"/>
              </w:rPr>
            </w:pPr>
            <w:sdt>
              <w:sdtPr>
                <w:tag w:val="goog_rdk_25"/>
                <w:id w:val="1426000155"/>
              </w:sdtPr>
              <w:sdtContent/>
            </w:sdt>
            <w:r>
              <w:rPr>
                <w:rFonts w:ascii="Arial" w:eastAsia="Arial" w:hAnsi="Arial" w:cs="Arial"/>
                <w:b/>
                <w:i/>
                <w:sz w:val="16"/>
                <w:szCs w:val="16"/>
              </w:rPr>
              <w:t>Diagnostic quality information</w:t>
            </w:r>
          </w:p>
        </w:tc>
      </w:tr>
      <w:tr w:rsidR="00191D38" w14:paraId="64488E0A" w14:textId="77777777" w:rsidTr="003956E5">
        <w:trPr>
          <w:cantSplit/>
          <w:jc w:val="center"/>
        </w:trPr>
        <w:tc>
          <w:tcPr>
            <w:tcW w:w="993" w:type="dxa"/>
            <w:shd w:val="clear" w:color="auto" w:fill="F3F3F3"/>
            <w:tcMar>
              <w:top w:w="0" w:type="dxa"/>
              <w:left w:w="108" w:type="dxa"/>
              <w:bottom w:w="0" w:type="dxa"/>
              <w:right w:w="108" w:type="dxa"/>
            </w:tcMar>
          </w:tcPr>
          <w:p w14:paraId="000005E2" w14:textId="56E0C7B7"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lastRenderedPageBreak/>
              <w:t>51</w:t>
            </w:r>
          </w:p>
        </w:tc>
        <w:tc>
          <w:tcPr>
            <w:tcW w:w="2100" w:type="dxa"/>
            <w:shd w:val="clear" w:color="auto" w:fill="F3F3F3"/>
            <w:tcMar>
              <w:top w:w="0" w:type="dxa"/>
              <w:left w:w="108" w:type="dxa"/>
              <w:bottom w:w="0" w:type="dxa"/>
              <w:right w:w="108" w:type="dxa"/>
            </w:tcMar>
          </w:tcPr>
          <w:p w14:paraId="000005E3"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Signal-to-noise ratio</w:t>
            </w:r>
          </w:p>
        </w:tc>
        <w:tc>
          <w:tcPr>
            <w:tcW w:w="1021" w:type="dxa"/>
            <w:shd w:val="clear" w:color="auto" w:fill="F3F3F3"/>
            <w:tcMar>
              <w:top w:w="0" w:type="dxa"/>
              <w:left w:w="108" w:type="dxa"/>
              <w:bottom w:w="0" w:type="dxa"/>
              <w:right w:w="108" w:type="dxa"/>
            </w:tcMar>
          </w:tcPr>
          <w:p w14:paraId="000005E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5E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w:t>
            </w:r>
          </w:p>
        </w:tc>
        <w:tc>
          <w:tcPr>
            <w:tcW w:w="1274" w:type="dxa"/>
            <w:shd w:val="clear" w:color="auto" w:fill="F3F3F3"/>
            <w:tcMar>
              <w:top w:w="0" w:type="dxa"/>
              <w:left w:w="108" w:type="dxa"/>
              <w:bottom w:w="0" w:type="dxa"/>
              <w:right w:w="108" w:type="dxa"/>
            </w:tcMar>
          </w:tcPr>
          <w:p w14:paraId="000005E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5E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20</w:t>
            </w:r>
          </w:p>
        </w:tc>
        <w:tc>
          <w:tcPr>
            <w:tcW w:w="1071" w:type="dxa"/>
            <w:shd w:val="clear" w:color="auto" w:fill="F3F3F3"/>
            <w:tcMar>
              <w:top w:w="0" w:type="dxa"/>
              <w:left w:w="108" w:type="dxa"/>
              <w:bottom w:w="0" w:type="dxa"/>
              <w:right w:w="108" w:type="dxa"/>
            </w:tcMar>
          </w:tcPr>
          <w:p w14:paraId="000005E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F3F3F3"/>
            <w:tcMar>
              <w:top w:w="0" w:type="dxa"/>
              <w:left w:w="108" w:type="dxa"/>
              <w:bottom w:w="0" w:type="dxa"/>
              <w:right w:w="108" w:type="dxa"/>
            </w:tcMar>
          </w:tcPr>
          <w:p w14:paraId="000005E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4E7DF65D" w14:textId="77777777" w:rsidTr="003956E5">
        <w:trPr>
          <w:cantSplit/>
          <w:jc w:val="center"/>
        </w:trPr>
        <w:tc>
          <w:tcPr>
            <w:tcW w:w="993" w:type="dxa"/>
            <w:shd w:val="clear" w:color="auto" w:fill="F3F3F3"/>
            <w:tcMar>
              <w:top w:w="0" w:type="dxa"/>
              <w:left w:w="108" w:type="dxa"/>
              <w:bottom w:w="0" w:type="dxa"/>
              <w:right w:w="108" w:type="dxa"/>
            </w:tcMar>
          </w:tcPr>
          <w:p w14:paraId="000005EA" w14:textId="4B79AD9C" w:rsidR="00191D38" w:rsidRDefault="00205D42">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52</w:t>
            </w:r>
          </w:p>
        </w:tc>
        <w:tc>
          <w:tcPr>
            <w:tcW w:w="2100" w:type="dxa"/>
            <w:shd w:val="clear" w:color="auto" w:fill="F3F3F3"/>
            <w:tcMar>
              <w:top w:w="0" w:type="dxa"/>
              <w:left w:w="108" w:type="dxa"/>
              <w:bottom w:w="0" w:type="dxa"/>
              <w:right w:w="108" w:type="dxa"/>
            </w:tcMar>
          </w:tcPr>
          <w:p w14:paraId="000005EB"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Bending angle variance 60-80km</w:t>
            </w:r>
          </w:p>
        </w:tc>
        <w:tc>
          <w:tcPr>
            <w:tcW w:w="1021" w:type="dxa"/>
            <w:shd w:val="clear" w:color="auto" w:fill="F3F3F3"/>
            <w:tcMar>
              <w:top w:w="0" w:type="dxa"/>
              <w:left w:w="108" w:type="dxa"/>
              <w:bottom w:w="0" w:type="dxa"/>
              <w:right w:w="108" w:type="dxa"/>
            </w:tcMar>
          </w:tcPr>
          <w:p w14:paraId="000005E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5E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274" w:type="dxa"/>
            <w:shd w:val="clear" w:color="auto" w:fill="F3F3F3"/>
            <w:tcMar>
              <w:top w:w="0" w:type="dxa"/>
              <w:left w:w="108" w:type="dxa"/>
              <w:bottom w:w="0" w:type="dxa"/>
              <w:right w:w="108" w:type="dxa"/>
            </w:tcMar>
          </w:tcPr>
          <w:p w14:paraId="000005E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5E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F3F3F3"/>
            <w:tcMar>
              <w:top w:w="0" w:type="dxa"/>
              <w:left w:w="108" w:type="dxa"/>
              <w:bottom w:w="0" w:type="dxa"/>
              <w:right w:w="108" w:type="dxa"/>
            </w:tcMar>
          </w:tcPr>
          <w:p w14:paraId="000005F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Radians</w:t>
            </w:r>
          </w:p>
        </w:tc>
        <w:tc>
          <w:tcPr>
            <w:tcW w:w="2505" w:type="dxa"/>
            <w:shd w:val="clear" w:color="auto" w:fill="F3F3F3"/>
            <w:tcMar>
              <w:top w:w="0" w:type="dxa"/>
              <w:left w:w="108" w:type="dxa"/>
              <w:bottom w:w="0" w:type="dxa"/>
              <w:right w:w="108" w:type="dxa"/>
            </w:tcMar>
          </w:tcPr>
          <w:p w14:paraId="000005F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Variance of bending angle (relative to climatology) between 60 and 80km</w:t>
            </w:r>
          </w:p>
        </w:tc>
      </w:tr>
      <w:tr w:rsidR="005D43B1" w14:paraId="51613ABB" w14:textId="77777777" w:rsidTr="003956E5">
        <w:trPr>
          <w:cantSplit/>
          <w:jc w:val="center"/>
        </w:trPr>
        <w:tc>
          <w:tcPr>
            <w:tcW w:w="993" w:type="dxa"/>
            <w:shd w:val="clear" w:color="auto" w:fill="F3F3F3"/>
            <w:tcMar>
              <w:top w:w="0" w:type="dxa"/>
              <w:left w:w="108" w:type="dxa"/>
              <w:bottom w:w="0" w:type="dxa"/>
              <w:right w:w="108" w:type="dxa"/>
            </w:tcMar>
          </w:tcPr>
          <w:p w14:paraId="000005F2" w14:textId="1EC103A2" w:rsidR="005D43B1" w:rsidRDefault="00205D42" w:rsidP="005D43B1">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53</w:t>
            </w:r>
          </w:p>
        </w:tc>
        <w:tc>
          <w:tcPr>
            <w:tcW w:w="2100" w:type="dxa"/>
            <w:shd w:val="clear" w:color="auto" w:fill="F3F3F3"/>
            <w:tcMar>
              <w:top w:w="0" w:type="dxa"/>
              <w:left w:w="108" w:type="dxa"/>
              <w:bottom w:w="0" w:type="dxa"/>
              <w:right w:w="108" w:type="dxa"/>
            </w:tcMar>
          </w:tcPr>
          <w:p w14:paraId="000005F3" w14:textId="22949959" w:rsidR="005D43B1" w:rsidRDefault="005D43B1" w:rsidP="005D43B1">
            <w:pPr>
              <w:widowControl/>
              <w:pBdr>
                <w:top w:val="nil"/>
                <w:left w:val="nil"/>
                <w:bottom w:val="nil"/>
                <w:right w:val="nil"/>
                <w:between w:val="nil"/>
              </w:pBdr>
              <w:spacing w:line="240" w:lineRule="auto"/>
              <w:rPr>
                <w:rFonts w:ascii="Arial" w:eastAsia="Arial" w:hAnsi="Arial" w:cs="Arial"/>
                <w:b/>
                <w:sz w:val="16"/>
                <w:szCs w:val="16"/>
              </w:rPr>
            </w:pPr>
            <w:ins w:id="204" w:author="Stig Syndergaard" w:date="2024-07-16T11:11:00Z">
              <w:r>
                <w:rPr>
                  <w:rFonts w:ascii="Arial" w:eastAsia="Arial" w:hAnsi="Arial" w:cs="Arial"/>
                  <w:b/>
                  <w:sz w:val="16"/>
                  <w:szCs w:val="16"/>
                </w:rPr>
                <w:t>D</w:t>
              </w:r>
            </w:ins>
            <w:r>
              <w:rPr>
                <w:rFonts w:ascii="Arial" w:eastAsia="Arial" w:hAnsi="Arial" w:cs="Arial"/>
                <w:b/>
                <w:sz w:val="16"/>
                <w:szCs w:val="16"/>
              </w:rPr>
              <w:t>ry pressure at 15km</w:t>
            </w:r>
          </w:p>
        </w:tc>
        <w:tc>
          <w:tcPr>
            <w:tcW w:w="1021" w:type="dxa"/>
            <w:shd w:val="clear" w:color="auto" w:fill="F3F3F3"/>
            <w:tcMar>
              <w:top w:w="0" w:type="dxa"/>
              <w:left w:w="108" w:type="dxa"/>
              <w:bottom w:w="0" w:type="dxa"/>
              <w:right w:w="108" w:type="dxa"/>
            </w:tcMar>
          </w:tcPr>
          <w:p w14:paraId="000005F4" w14:textId="77777777" w:rsidR="005D43B1" w:rsidRDefault="005D43B1" w:rsidP="005D43B1">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5F5" w14:textId="55ADC64C" w:rsidR="005D43B1" w:rsidRDefault="005D43B1" w:rsidP="005D43B1">
            <w:pPr>
              <w:widowControl/>
              <w:pBdr>
                <w:top w:val="nil"/>
                <w:left w:val="nil"/>
                <w:bottom w:val="nil"/>
                <w:right w:val="nil"/>
                <w:between w:val="nil"/>
              </w:pBdr>
              <w:spacing w:line="240" w:lineRule="auto"/>
              <w:jc w:val="right"/>
              <w:rPr>
                <w:rFonts w:ascii="Arial" w:eastAsia="Arial" w:hAnsi="Arial" w:cs="Arial"/>
                <w:sz w:val="16"/>
                <w:szCs w:val="16"/>
              </w:rPr>
            </w:pPr>
            <w:ins w:id="205" w:author="Stig Syndergaard" w:date="2024-07-16T11:10:00Z">
              <w:r>
                <w:rPr>
                  <w:rFonts w:ascii="Arial" w:eastAsia="Arial" w:hAnsi="Arial" w:cs="Arial"/>
                  <w:sz w:val="16"/>
                  <w:szCs w:val="16"/>
                </w:rPr>
                <w:t>-1</w:t>
              </w:r>
            </w:ins>
          </w:p>
        </w:tc>
        <w:tc>
          <w:tcPr>
            <w:tcW w:w="1274" w:type="dxa"/>
            <w:shd w:val="clear" w:color="auto" w:fill="F3F3F3"/>
            <w:tcMar>
              <w:top w:w="0" w:type="dxa"/>
              <w:left w:w="108" w:type="dxa"/>
              <w:bottom w:w="0" w:type="dxa"/>
              <w:right w:w="108" w:type="dxa"/>
            </w:tcMar>
          </w:tcPr>
          <w:p w14:paraId="000005F6" w14:textId="069D4321" w:rsidR="005D43B1" w:rsidRDefault="005D43B1" w:rsidP="005D43B1">
            <w:pPr>
              <w:widowControl/>
              <w:pBdr>
                <w:top w:val="nil"/>
                <w:left w:val="nil"/>
                <w:bottom w:val="nil"/>
                <w:right w:val="nil"/>
                <w:between w:val="nil"/>
              </w:pBdr>
              <w:spacing w:line="240" w:lineRule="auto"/>
              <w:jc w:val="right"/>
              <w:rPr>
                <w:rFonts w:ascii="Arial" w:eastAsia="Arial" w:hAnsi="Arial" w:cs="Arial"/>
                <w:sz w:val="16"/>
                <w:szCs w:val="16"/>
              </w:rPr>
            </w:pPr>
            <w:ins w:id="206" w:author="Stig Syndergaard" w:date="2024-07-16T11:10: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000005F7" w14:textId="5A250395" w:rsidR="005D43B1" w:rsidRDefault="005D43B1" w:rsidP="005D43B1">
            <w:pPr>
              <w:widowControl/>
              <w:pBdr>
                <w:top w:val="nil"/>
                <w:left w:val="nil"/>
                <w:bottom w:val="nil"/>
                <w:right w:val="nil"/>
                <w:between w:val="nil"/>
              </w:pBdr>
              <w:spacing w:line="240" w:lineRule="auto"/>
              <w:jc w:val="right"/>
              <w:rPr>
                <w:rFonts w:ascii="Arial" w:eastAsia="Arial" w:hAnsi="Arial" w:cs="Arial"/>
                <w:sz w:val="16"/>
                <w:szCs w:val="16"/>
              </w:rPr>
            </w:pPr>
            <w:ins w:id="207" w:author="Stig Syndergaard" w:date="2024-07-16T11:10:00Z">
              <w:r>
                <w:rPr>
                  <w:rFonts w:ascii="Arial" w:eastAsia="Arial" w:hAnsi="Arial" w:cs="Arial"/>
                  <w:sz w:val="16"/>
                  <w:szCs w:val="16"/>
                </w:rPr>
                <w:t>14</w:t>
              </w:r>
            </w:ins>
          </w:p>
        </w:tc>
        <w:tc>
          <w:tcPr>
            <w:tcW w:w="1071" w:type="dxa"/>
            <w:shd w:val="clear" w:color="auto" w:fill="F3F3F3"/>
            <w:tcMar>
              <w:top w:w="0" w:type="dxa"/>
              <w:left w:w="108" w:type="dxa"/>
              <w:bottom w:w="0" w:type="dxa"/>
              <w:right w:w="108" w:type="dxa"/>
            </w:tcMar>
          </w:tcPr>
          <w:p w14:paraId="000005F8" w14:textId="59A13702" w:rsidR="005D43B1" w:rsidRDefault="005D43B1" w:rsidP="005D43B1">
            <w:pPr>
              <w:widowControl/>
              <w:pBdr>
                <w:top w:val="nil"/>
                <w:left w:val="nil"/>
                <w:bottom w:val="nil"/>
                <w:right w:val="nil"/>
                <w:between w:val="nil"/>
              </w:pBdr>
              <w:spacing w:line="240" w:lineRule="auto"/>
              <w:rPr>
                <w:rFonts w:ascii="Arial" w:eastAsia="Arial" w:hAnsi="Arial" w:cs="Arial"/>
                <w:sz w:val="16"/>
                <w:szCs w:val="16"/>
              </w:rPr>
            </w:pPr>
            <w:ins w:id="208" w:author="Stig Syndergaard" w:date="2024-07-16T11:10:00Z">
              <w:r>
                <w:rPr>
                  <w:rFonts w:ascii="Arial" w:eastAsia="Arial" w:hAnsi="Arial" w:cs="Arial"/>
                  <w:sz w:val="16"/>
                  <w:szCs w:val="16"/>
                </w:rPr>
                <w:t>Pa</w:t>
              </w:r>
            </w:ins>
          </w:p>
        </w:tc>
        <w:tc>
          <w:tcPr>
            <w:tcW w:w="2505" w:type="dxa"/>
            <w:shd w:val="clear" w:color="auto" w:fill="F3F3F3"/>
            <w:tcMar>
              <w:top w:w="0" w:type="dxa"/>
              <w:left w:w="108" w:type="dxa"/>
              <w:bottom w:w="0" w:type="dxa"/>
              <w:right w:w="108" w:type="dxa"/>
            </w:tcMar>
          </w:tcPr>
          <w:p w14:paraId="000005F9" w14:textId="6189E52F" w:rsidR="005D43B1" w:rsidRDefault="005D43B1" w:rsidP="005D43B1">
            <w:pPr>
              <w:widowControl/>
              <w:pBdr>
                <w:top w:val="nil"/>
                <w:left w:val="nil"/>
                <w:bottom w:val="nil"/>
                <w:right w:val="nil"/>
                <w:between w:val="nil"/>
              </w:pBdr>
              <w:spacing w:line="240" w:lineRule="auto"/>
              <w:rPr>
                <w:rFonts w:ascii="Arial" w:eastAsia="Arial" w:hAnsi="Arial" w:cs="Arial"/>
                <w:sz w:val="16"/>
                <w:szCs w:val="16"/>
              </w:rPr>
            </w:pPr>
            <w:ins w:id="209" w:author="Stig Syndergaard" w:date="2024-07-16T11:10:00Z">
              <w:r>
                <w:rPr>
                  <w:rFonts w:ascii="Arial" w:eastAsia="Arial" w:hAnsi="Arial" w:cs="Arial"/>
                  <w:sz w:val="16"/>
                  <w:szCs w:val="16"/>
                </w:rPr>
                <w:t xml:space="preserve">0.1 – 1100 </w:t>
              </w:r>
              <w:proofErr w:type="spellStart"/>
              <w:r>
                <w:rPr>
                  <w:rFonts w:ascii="Arial" w:eastAsia="Arial" w:hAnsi="Arial" w:cs="Arial"/>
                  <w:sz w:val="16"/>
                  <w:szCs w:val="16"/>
                </w:rPr>
                <w:t>hPa</w:t>
              </w:r>
              <w:proofErr w:type="spellEnd"/>
              <w:r>
                <w:rPr>
                  <w:rFonts w:ascii="Arial" w:eastAsia="Arial" w:hAnsi="Arial" w:cs="Arial"/>
                  <w:sz w:val="16"/>
                  <w:szCs w:val="16"/>
                </w:rPr>
                <w:t xml:space="preserve"> to 0.1 </w:t>
              </w:r>
              <w:proofErr w:type="spellStart"/>
              <w:r>
                <w:rPr>
                  <w:rFonts w:ascii="Arial" w:eastAsia="Arial" w:hAnsi="Arial" w:cs="Arial"/>
                  <w:sz w:val="16"/>
                  <w:szCs w:val="16"/>
                </w:rPr>
                <w:t>hPa</w:t>
              </w:r>
            </w:ins>
            <w:proofErr w:type="spellEnd"/>
          </w:p>
        </w:tc>
      </w:tr>
      <w:tr w:rsidR="00FC2ED7" w14:paraId="5CBD9BCD" w14:textId="77777777" w:rsidTr="0064414A">
        <w:trPr>
          <w:cantSplit/>
          <w:jc w:val="center"/>
        </w:trPr>
        <w:tc>
          <w:tcPr>
            <w:tcW w:w="993" w:type="dxa"/>
            <w:shd w:val="clear" w:color="auto" w:fill="F3F3F3"/>
            <w:tcMar>
              <w:top w:w="0" w:type="dxa"/>
              <w:left w:w="108" w:type="dxa"/>
              <w:bottom w:w="0" w:type="dxa"/>
              <w:right w:w="108" w:type="dxa"/>
            </w:tcMar>
          </w:tcPr>
          <w:p w14:paraId="7582B567" w14:textId="10731854" w:rsidR="00FC2ED7" w:rsidRDefault="00205D42" w:rsidP="0064414A">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54</w:t>
            </w:r>
          </w:p>
        </w:tc>
        <w:tc>
          <w:tcPr>
            <w:tcW w:w="2100" w:type="dxa"/>
            <w:shd w:val="clear" w:color="auto" w:fill="F3F3F3"/>
            <w:tcMar>
              <w:top w:w="0" w:type="dxa"/>
              <w:left w:w="108" w:type="dxa"/>
              <w:bottom w:w="0" w:type="dxa"/>
              <w:right w:w="108" w:type="dxa"/>
            </w:tcMar>
          </w:tcPr>
          <w:p w14:paraId="32762AC7" w14:textId="77777777" w:rsidR="00FC2ED7" w:rsidRDefault="00FC2ED7" w:rsidP="0064414A">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 xml:space="preserve">Height of </w:t>
            </w:r>
            <w:ins w:id="210" w:author="Stig Syndergaard" w:date="2024-07-16T10:07:00Z">
              <w:r>
                <w:rPr>
                  <w:rFonts w:ascii="Arial" w:eastAsia="Arial" w:hAnsi="Arial" w:cs="Arial"/>
                  <w:b/>
                  <w:sz w:val="16"/>
                  <w:szCs w:val="16"/>
                </w:rPr>
                <w:t xml:space="preserve">top of </w:t>
              </w:r>
            </w:ins>
            <w:r>
              <w:rPr>
                <w:rFonts w:ascii="Arial" w:eastAsia="Arial" w:hAnsi="Arial" w:cs="Arial"/>
                <w:b/>
                <w:sz w:val="16"/>
                <w:szCs w:val="16"/>
              </w:rPr>
              <w:t>duct</w:t>
            </w:r>
            <w:ins w:id="211" w:author="Stig Syndergaard" w:date="2024-07-16T10:07:00Z">
              <w:r>
                <w:rPr>
                  <w:rFonts w:ascii="Arial" w:eastAsia="Arial" w:hAnsi="Arial" w:cs="Arial"/>
                  <w:b/>
                  <w:sz w:val="16"/>
                  <w:szCs w:val="16"/>
                </w:rPr>
                <w:t>ing</w:t>
              </w:r>
            </w:ins>
          </w:p>
        </w:tc>
        <w:tc>
          <w:tcPr>
            <w:tcW w:w="1021" w:type="dxa"/>
            <w:shd w:val="clear" w:color="auto" w:fill="F3F3F3"/>
            <w:tcMar>
              <w:top w:w="0" w:type="dxa"/>
              <w:left w:w="108" w:type="dxa"/>
              <w:bottom w:w="0" w:type="dxa"/>
              <w:right w:w="108" w:type="dxa"/>
            </w:tcMar>
          </w:tcPr>
          <w:p w14:paraId="7A53DF98" w14:textId="77777777" w:rsidR="00FC2ED7" w:rsidRDefault="00FC2ED7" w:rsidP="0064414A">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7EB5B91C" w14:textId="77777777" w:rsidR="00FC2ED7" w:rsidRDefault="00FC2ED7" w:rsidP="0064414A">
            <w:pPr>
              <w:widowControl/>
              <w:pBdr>
                <w:top w:val="nil"/>
                <w:left w:val="nil"/>
                <w:bottom w:val="nil"/>
                <w:right w:val="nil"/>
                <w:between w:val="nil"/>
              </w:pBdr>
              <w:spacing w:line="240" w:lineRule="auto"/>
              <w:jc w:val="right"/>
              <w:rPr>
                <w:rFonts w:ascii="Arial" w:eastAsia="Arial" w:hAnsi="Arial" w:cs="Arial"/>
                <w:sz w:val="16"/>
                <w:szCs w:val="16"/>
              </w:rPr>
            </w:pPr>
            <w:ins w:id="212" w:author="Stig Syndergaard" w:date="2024-07-16T10:08:00Z">
              <w:r>
                <w:rPr>
                  <w:rFonts w:ascii="Arial" w:eastAsia="Arial" w:hAnsi="Arial" w:cs="Arial"/>
                  <w:sz w:val="16"/>
                  <w:szCs w:val="16"/>
                </w:rPr>
                <w:t>0</w:t>
              </w:r>
            </w:ins>
          </w:p>
        </w:tc>
        <w:tc>
          <w:tcPr>
            <w:tcW w:w="1274" w:type="dxa"/>
            <w:shd w:val="clear" w:color="auto" w:fill="F3F3F3"/>
            <w:tcMar>
              <w:top w:w="0" w:type="dxa"/>
              <w:left w:w="108" w:type="dxa"/>
              <w:bottom w:w="0" w:type="dxa"/>
              <w:right w:w="108" w:type="dxa"/>
            </w:tcMar>
          </w:tcPr>
          <w:p w14:paraId="1C8B60C8" w14:textId="77777777" w:rsidR="00FC2ED7" w:rsidRDefault="00FC2ED7" w:rsidP="0064414A">
            <w:pPr>
              <w:widowControl/>
              <w:pBdr>
                <w:top w:val="nil"/>
                <w:left w:val="nil"/>
                <w:bottom w:val="nil"/>
                <w:right w:val="nil"/>
                <w:between w:val="nil"/>
              </w:pBdr>
              <w:spacing w:line="240" w:lineRule="auto"/>
              <w:jc w:val="right"/>
              <w:rPr>
                <w:rFonts w:ascii="Arial" w:eastAsia="Arial" w:hAnsi="Arial" w:cs="Arial"/>
                <w:sz w:val="16"/>
                <w:szCs w:val="16"/>
              </w:rPr>
            </w:pPr>
            <w:ins w:id="213" w:author="Stig Syndergaard" w:date="2024-07-16T10:08: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2A0CAB01" w14:textId="77777777" w:rsidR="00FC2ED7" w:rsidRDefault="00FC2ED7" w:rsidP="0064414A">
            <w:pPr>
              <w:widowControl/>
              <w:pBdr>
                <w:top w:val="nil"/>
                <w:left w:val="nil"/>
                <w:bottom w:val="nil"/>
                <w:right w:val="nil"/>
                <w:between w:val="nil"/>
              </w:pBdr>
              <w:spacing w:line="240" w:lineRule="auto"/>
              <w:jc w:val="right"/>
              <w:rPr>
                <w:rFonts w:ascii="Arial" w:eastAsia="Arial" w:hAnsi="Arial" w:cs="Arial"/>
                <w:sz w:val="16"/>
                <w:szCs w:val="16"/>
              </w:rPr>
            </w:pPr>
            <w:ins w:id="214" w:author="Stig Syndergaard" w:date="2024-07-16T10:08:00Z">
              <w:r>
                <w:rPr>
                  <w:rFonts w:ascii="Arial" w:eastAsia="Arial" w:hAnsi="Arial" w:cs="Arial"/>
                  <w:sz w:val="16"/>
                  <w:szCs w:val="16"/>
                </w:rPr>
                <w:t>1</w:t>
              </w:r>
            </w:ins>
            <w:ins w:id="215" w:author="Stig Syndergaard" w:date="2024-07-16T10:12:00Z">
              <w:r>
                <w:rPr>
                  <w:rFonts w:ascii="Arial" w:eastAsia="Arial" w:hAnsi="Arial" w:cs="Arial"/>
                  <w:sz w:val="16"/>
                  <w:szCs w:val="16"/>
                </w:rPr>
                <w:t>3</w:t>
              </w:r>
            </w:ins>
          </w:p>
        </w:tc>
        <w:tc>
          <w:tcPr>
            <w:tcW w:w="1071" w:type="dxa"/>
            <w:shd w:val="clear" w:color="auto" w:fill="F3F3F3"/>
            <w:tcMar>
              <w:top w:w="0" w:type="dxa"/>
              <w:left w:w="108" w:type="dxa"/>
              <w:bottom w:w="0" w:type="dxa"/>
              <w:right w:w="108" w:type="dxa"/>
            </w:tcMar>
          </w:tcPr>
          <w:p w14:paraId="430910BE" w14:textId="77777777" w:rsidR="00FC2ED7" w:rsidRDefault="00FC2ED7" w:rsidP="0064414A">
            <w:pPr>
              <w:widowControl/>
              <w:pBdr>
                <w:top w:val="nil"/>
                <w:left w:val="nil"/>
                <w:bottom w:val="nil"/>
                <w:right w:val="nil"/>
                <w:between w:val="nil"/>
              </w:pBdr>
              <w:spacing w:line="240" w:lineRule="auto"/>
              <w:rPr>
                <w:rFonts w:ascii="Arial" w:eastAsia="Arial" w:hAnsi="Arial" w:cs="Arial"/>
                <w:sz w:val="16"/>
                <w:szCs w:val="16"/>
              </w:rPr>
            </w:pPr>
            <w:ins w:id="216" w:author="Stig Syndergaard" w:date="2024-07-16T10:08:00Z">
              <w:r>
                <w:rPr>
                  <w:rFonts w:ascii="Arial" w:eastAsia="Arial" w:hAnsi="Arial" w:cs="Arial"/>
                  <w:sz w:val="16"/>
                  <w:szCs w:val="16"/>
                </w:rPr>
                <w:t>Metres</w:t>
              </w:r>
            </w:ins>
          </w:p>
        </w:tc>
        <w:tc>
          <w:tcPr>
            <w:tcW w:w="2505" w:type="dxa"/>
            <w:shd w:val="clear" w:color="auto" w:fill="F3F3F3"/>
            <w:tcMar>
              <w:top w:w="0" w:type="dxa"/>
              <w:left w:w="108" w:type="dxa"/>
              <w:bottom w:w="0" w:type="dxa"/>
              <w:right w:w="108" w:type="dxa"/>
            </w:tcMar>
          </w:tcPr>
          <w:p w14:paraId="4DD41886" w14:textId="77777777" w:rsidR="00FC2ED7" w:rsidRDefault="00FC2ED7" w:rsidP="0064414A">
            <w:pPr>
              <w:widowControl/>
              <w:pBdr>
                <w:top w:val="nil"/>
                <w:left w:val="nil"/>
                <w:bottom w:val="nil"/>
                <w:right w:val="nil"/>
                <w:between w:val="nil"/>
              </w:pBdr>
              <w:spacing w:line="240" w:lineRule="auto"/>
              <w:rPr>
                <w:rFonts w:ascii="Arial" w:eastAsia="Arial" w:hAnsi="Arial" w:cs="Arial"/>
                <w:sz w:val="16"/>
                <w:szCs w:val="16"/>
              </w:rPr>
            </w:pPr>
            <w:ins w:id="217" w:author="Stig Syndergaard" w:date="2024-07-16T10:09:00Z">
              <w:r>
                <w:rPr>
                  <w:rFonts w:ascii="Arial" w:eastAsia="Arial" w:hAnsi="Arial" w:cs="Arial"/>
                  <w:sz w:val="16"/>
                  <w:szCs w:val="16"/>
                </w:rPr>
                <w:t xml:space="preserve">Geometric altitude, </w:t>
              </w:r>
            </w:ins>
            <w:ins w:id="218" w:author="Stig Syndergaard" w:date="2024-07-16T10:12:00Z">
              <w:r>
                <w:rPr>
                  <w:rFonts w:ascii="Arial" w:eastAsia="Arial" w:hAnsi="Arial" w:cs="Arial"/>
                  <w:sz w:val="16"/>
                  <w:szCs w:val="16"/>
                </w:rPr>
                <w:t>0</w:t>
              </w:r>
            </w:ins>
            <w:ins w:id="219" w:author="Stig Syndergaard" w:date="2024-07-16T10:09:00Z">
              <w:r>
                <w:rPr>
                  <w:rFonts w:ascii="Arial" w:eastAsia="Arial" w:hAnsi="Arial" w:cs="Arial"/>
                  <w:sz w:val="16"/>
                  <w:szCs w:val="16"/>
                </w:rPr>
                <w:t xml:space="preserve"> – </w:t>
              </w:r>
            </w:ins>
            <w:ins w:id="220" w:author="Stig Syndergaard" w:date="2024-07-16T10:12:00Z">
              <w:r>
                <w:rPr>
                  <w:rFonts w:ascii="Arial" w:eastAsia="Arial" w:hAnsi="Arial" w:cs="Arial"/>
                  <w:sz w:val="16"/>
                  <w:szCs w:val="16"/>
                </w:rPr>
                <w:t>8</w:t>
              </w:r>
            </w:ins>
            <w:ins w:id="221" w:author="Stig Syndergaard" w:date="2024-07-16T10:09:00Z">
              <w:r>
                <w:rPr>
                  <w:rFonts w:ascii="Arial" w:eastAsia="Arial" w:hAnsi="Arial" w:cs="Arial"/>
                  <w:sz w:val="16"/>
                  <w:szCs w:val="16"/>
                </w:rPr>
                <w:t xml:space="preserve">km to 1m, </w:t>
              </w:r>
              <w:proofErr w:type="spellStart"/>
              <w:r>
                <w:rPr>
                  <w:rFonts w:ascii="Arial" w:eastAsia="Arial" w:hAnsi="Arial" w:cs="Arial"/>
                  <w:sz w:val="16"/>
                  <w:szCs w:val="16"/>
                </w:rPr>
                <w:t>wrt</w:t>
              </w:r>
            </w:ins>
            <w:proofErr w:type="spellEnd"/>
            <w:ins w:id="222" w:author="Stig Syndergaard" w:date="2024-07-16T11:22:00Z">
              <w:r>
                <w:rPr>
                  <w:rFonts w:ascii="Arial" w:eastAsia="Arial" w:hAnsi="Arial" w:cs="Arial"/>
                  <w:sz w:val="16"/>
                  <w:szCs w:val="16"/>
                </w:rPr>
                <w:t xml:space="preserve"> </w:t>
              </w:r>
            </w:ins>
            <w:ins w:id="223" w:author="Stig Syndergaard" w:date="2024-07-16T11:35:00Z">
              <w:r>
                <w:rPr>
                  <w:rFonts w:ascii="Arial" w:eastAsia="Arial" w:hAnsi="Arial" w:cs="Arial"/>
                  <w:sz w:val="16"/>
                  <w:szCs w:val="16"/>
                </w:rPr>
                <w:t xml:space="preserve">local </w:t>
              </w:r>
            </w:ins>
            <w:ins w:id="224" w:author="Stig Syndergaard" w:date="2024-07-16T11:22:00Z">
              <w:r>
                <w:rPr>
                  <w:rFonts w:ascii="Arial" w:eastAsia="Arial" w:hAnsi="Arial" w:cs="Arial"/>
                  <w:sz w:val="16"/>
                  <w:szCs w:val="16"/>
                </w:rPr>
                <w:t>surface</w:t>
              </w:r>
            </w:ins>
          </w:p>
        </w:tc>
      </w:tr>
      <w:tr w:rsidR="002D62AA" w14:paraId="1A16F5D2" w14:textId="77777777" w:rsidTr="003956E5">
        <w:trPr>
          <w:cantSplit/>
          <w:jc w:val="center"/>
        </w:trPr>
        <w:tc>
          <w:tcPr>
            <w:tcW w:w="993" w:type="dxa"/>
            <w:shd w:val="clear" w:color="auto" w:fill="F3F3F3"/>
            <w:tcMar>
              <w:top w:w="0" w:type="dxa"/>
              <w:left w:w="108" w:type="dxa"/>
              <w:bottom w:w="0" w:type="dxa"/>
              <w:right w:w="108" w:type="dxa"/>
            </w:tcMar>
          </w:tcPr>
          <w:p w14:paraId="000005FA" w14:textId="0BB62754" w:rsidR="002D62AA" w:rsidRDefault="00205D42" w:rsidP="002D62AA">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55</w:t>
            </w:r>
          </w:p>
        </w:tc>
        <w:tc>
          <w:tcPr>
            <w:tcW w:w="2100" w:type="dxa"/>
            <w:shd w:val="clear" w:color="auto" w:fill="F3F3F3"/>
            <w:tcMar>
              <w:top w:w="0" w:type="dxa"/>
              <w:left w:w="108" w:type="dxa"/>
              <w:bottom w:w="0" w:type="dxa"/>
              <w:right w:w="108" w:type="dxa"/>
            </w:tcMar>
          </w:tcPr>
          <w:p w14:paraId="000005FB" w14:textId="77777777" w:rsidR="002D62AA" w:rsidRDefault="002D62AA" w:rsidP="002D62AA">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Planetary boundary layer height</w:t>
            </w:r>
          </w:p>
        </w:tc>
        <w:tc>
          <w:tcPr>
            <w:tcW w:w="1021" w:type="dxa"/>
            <w:shd w:val="clear" w:color="auto" w:fill="F3F3F3"/>
            <w:tcMar>
              <w:top w:w="0" w:type="dxa"/>
              <w:left w:w="108" w:type="dxa"/>
              <w:bottom w:w="0" w:type="dxa"/>
              <w:right w:w="108" w:type="dxa"/>
            </w:tcMar>
          </w:tcPr>
          <w:p w14:paraId="000005FC" w14:textId="77777777" w:rsidR="002D62AA" w:rsidRDefault="002D62AA" w:rsidP="002D62AA">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5FD" w14:textId="58716843" w:rsidR="002D62AA" w:rsidRDefault="002D62AA" w:rsidP="002D62AA">
            <w:pPr>
              <w:widowControl/>
              <w:pBdr>
                <w:top w:val="nil"/>
                <w:left w:val="nil"/>
                <w:bottom w:val="nil"/>
                <w:right w:val="nil"/>
                <w:between w:val="nil"/>
              </w:pBdr>
              <w:spacing w:line="240" w:lineRule="auto"/>
              <w:jc w:val="right"/>
              <w:rPr>
                <w:rFonts w:ascii="Arial" w:eastAsia="Arial" w:hAnsi="Arial" w:cs="Arial"/>
                <w:sz w:val="16"/>
                <w:szCs w:val="16"/>
              </w:rPr>
            </w:pPr>
            <w:ins w:id="225" w:author="Stig Syndergaard" w:date="2024-07-16T11:21:00Z">
              <w:r>
                <w:rPr>
                  <w:rFonts w:ascii="Arial" w:eastAsia="Arial" w:hAnsi="Arial" w:cs="Arial"/>
                  <w:sz w:val="16"/>
                  <w:szCs w:val="16"/>
                </w:rPr>
                <w:t>0</w:t>
              </w:r>
            </w:ins>
          </w:p>
        </w:tc>
        <w:tc>
          <w:tcPr>
            <w:tcW w:w="1274" w:type="dxa"/>
            <w:shd w:val="clear" w:color="auto" w:fill="F3F3F3"/>
            <w:tcMar>
              <w:top w:w="0" w:type="dxa"/>
              <w:left w:w="108" w:type="dxa"/>
              <w:bottom w:w="0" w:type="dxa"/>
              <w:right w:w="108" w:type="dxa"/>
            </w:tcMar>
          </w:tcPr>
          <w:p w14:paraId="000005FE" w14:textId="11B9C80E" w:rsidR="002D62AA" w:rsidRDefault="002D62AA" w:rsidP="002D62AA">
            <w:pPr>
              <w:widowControl/>
              <w:pBdr>
                <w:top w:val="nil"/>
                <w:left w:val="nil"/>
                <w:bottom w:val="nil"/>
                <w:right w:val="nil"/>
                <w:between w:val="nil"/>
              </w:pBdr>
              <w:spacing w:line="240" w:lineRule="auto"/>
              <w:jc w:val="right"/>
              <w:rPr>
                <w:rFonts w:ascii="Arial" w:eastAsia="Arial" w:hAnsi="Arial" w:cs="Arial"/>
                <w:sz w:val="16"/>
                <w:szCs w:val="16"/>
              </w:rPr>
            </w:pPr>
            <w:ins w:id="226" w:author="Stig Syndergaard" w:date="2024-07-16T11:21: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000005FF" w14:textId="1F3C8247" w:rsidR="002D62AA" w:rsidRDefault="002D62AA" w:rsidP="002D62AA">
            <w:pPr>
              <w:widowControl/>
              <w:pBdr>
                <w:top w:val="nil"/>
                <w:left w:val="nil"/>
                <w:bottom w:val="nil"/>
                <w:right w:val="nil"/>
                <w:between w:val="nil"/>
              </w:pBdr>
              <w:spacing w:line="240" w:lineRule="auto"/>
              <w:jc w:val="right"/>
              <w:rPr>
                <w:rFonts w:ascii="Arial" w:eastAsia="Arial" w:hAnsi="Arial" w:cs="Arial"/>
                <w:sz w:val="16"/>
                <w:szCs w:val="16"/>
              </w:rPr>
            </w:pPr>
            <w:ins w:id="227" w:author="Stig Syndergaard" w:date="2024-07-16T11:21:00Z">
              <w:r>
                <w:rPr>
                  <w:rFonts w:ascii="Arial" w:eastAsia="Arial" w:hAnsi="Arial" w:cs="Arial"/>
                  <w:sz w:val="16"/>
                  <w:szCs w:val="16"/>
                </w:rPr>
                <w:t>13</w:t>
              </w:r>
            </w:ins>
          </w:p>
        </w:tc>
        <w:tc>
          <w:tcPr>
            <w:tcW w:w="1071" w:type="dxa"/>
            <w:shd w:val="clear" w:color="auto" w:fill="F3F3F3"/>
            <w:tcMar>
              <w:top w:w="0" w:type="dxa"/>
              <w:left w:w="108" w:type="dxa"/>
              <w:bottom w:w="0" w:type="dxa"/>
              <w:right w:w="108" w:type="dxa"/>
            </w:tcMar>
          </w:tcPr>
          <w:p w14:paraId="00000600" w14:textId="5F9ABA73" w:rsidR="002D62AA" w:rsidRDefault="002D62AA" w:rsidP="002D62AA">
            <w:pPr>
              <w:widowControl/>
              <w:pBdr>
                <w:top w:val="nil"/>
                <w:left w:val="nil"/>
                <w:bottom w:val="nil"/>
                <w:right w:val="nil"/>
                <w:between w:val="nil"/>
              </w:pBdr>
              <w:spacing w:line="240" w:lineRule="auto"/>
              <w:rPr>
                <w:rFonts w:ascii="Arial" w:eastAsia="Arial" w:hAnsi="Arial" w:cs="Arial"/>
                <w:sz w:val="16"/>
                <w:szCs w:val="16"/>
              </w:rPr>
            </w:pPr>
            <w:ins w:id="228" w:author="Stig Syndergaard" w:date="2024-07-16T11:21:00Z">
              <w:r>
                <w:rPr>
                  <w:rFonts w:ascii="Arial" w:eastAsia="Arial" w:hAnsi="Arial" w:cs="Arial"/>
                  <w:sz w:val="16"/>
                  <w:szCs w:val="16"/>
                </w:rPr>
                <w:t>Metres</w:t>
              </w:r>
            </w:ins>
          </w:p>
        </w:tc>
        <w:tc>
          <w:tcPr>
            <w:tcW w:w="2505" w:type="dxa"/>
            <w:shd w:val="clear" w:color="auto" w:fill="F3F3F3"/>
            <w:tcMar>
              <w:top w:w="0" w:type="dxa"/>
              <w:left w:w="108" w:type="dxa"/>
              <w:bottom w:w="0" w:type="dxa"/>
              <w:right w:w="108" w:type="dxa"/>
            </w:tcMar>
          </w:tcPr>
          <w:p w14:paraId="00000601" w14:textId="3C38E233" w:rsidR="002D62AA" w:rsidRDefault="002D62AA" w:rsidP="002D62AA">
            <w:pPr>
              <w:widowControl/>
              <w:pBdr>
                <w:top w:val="nil"/>
                <w:left w:val="nil"/>
                <w:bottom w:val="nil"/>
                <w:right w:val="nil"/>
                <w:between w:val="nil"/>
              </w:pBdr>
              <w:spacing w:line="240" w:lineRule="auto"/>
              <w:rPr>
                <w:rFonts w:ascii="Arial" w:eastAsia="Arial" w:hAnsi="Arial" w:cs="Arial"/>
                <w:sz w:val="16"/>
                <w:szCs w:val="16"/>
              </w:rPr>
            </w:pPr>
            <w:ins w:id="229" w:author="Stig Syndergaard" w:date="2024-07-16T11:21:00Z">
              <w:r>
                <w:rPr>
                  <w:rFonts w:ascii="Arial" w:eastAsia="Arial" w:hAnsi="Arial" w:cs="Arial"/>
                  <w:sz w:val="16"/>
                  <w:szCs w:val="16"/>
                </w:rPr>
                <w:t xml:space="preserve">Geometric altitude, 0 – 8km to 1m, </w:t>
              </w:r>
              <w:proofErr w:type="spellStart"/>
              <w:r>
                <w:rPr>
                  <w:rFonts w:ascii="Arial" w:eastAsia="Arial" w:hAnsi="Arial" w:cs="Arial"/>
                  <w:sz w:val="16"/>
                  <w:szCs w:val="16"/>
                </w:rPr>
                <w:t>wrt</w:t>
              </w:r>
            </w:ins>
            <w:proofErr w:type="spellEnd"/>
            <w:ins w:id="230" w:author="Stig Syndergaard" w:date="2024-07-16T11:22:00Z">
              <w:r>
                <w:rPr>
                  <w:rFonts w:ascii="Arial" w:eastAsia="Arial" w:hAnsi="Arial" w:cs="Arial"/>
                  <w:sz w:val="16"/>
                  <w:szCs w:val="16"/>
                </w:rPr>
                <w:t xml:space="preserve"> </w:t>
              </w:r>
            </w:ins>
            <w:ins w:id="231" w:author="Stig Syndergaard" w:date="2024-07-16T11:36:00Z">
              <w:r w:rsidR="0038055D">
                <w:rPr>
                  <w:rFonts w:ascii="Arial" w:eastAsia="Arial" w:hAnsi="Arial" w:cs="Arial"/>
                  <w:sz w:val="16"/>
                  <w:szCs w:val="16"/>
                </w:rPr>
                <w:t xml:space="preserve">local </w:t>
              </w:r>
            </w:ins>
            <w:ins w:id="232" w:author="Stig Syndergaard" w:date="2024-07-16T11:22:00Z">
              <w:r>
                <w:rPr>
                  <w:rFonts w:ascii="Arial" w:eastAsia="Arial" w:hAnsi="Arial" w:cs="Arial"/>
                  <w:sz w:val="16"/>
                  <w:szCs w:val="16"/>
                </w:rPr>
                <w:t>surface</w:t>
              </w:r>
            </w:ins>
          </w:p>
        </w:tc>
      </w:tr>
      <w:tr w:rsidR="002D62AA" w14:paraId="7DE1439D" w14:textId="77777777" w:rsidTr="003956E5">
        <w:trPr>
          <w:cantSplit/>
          <w:jc w:val="center"/>
        </w:trPr>
        <w:tc>
          <w:tcPr>
            <w:tcW w:w="993" w:type="dxa"/>
            <w:shd w:val="clear" w:color="auto" w:fill="F3F3F3"/>
            <w:tcMar>
              <w:top w:w="0" w:type="dxa"/>
              <w:left w:w="108" w:type="dxa"/>
              <w:bottom w:w="0" w:type="dxa"/>
              <w:right w:w="108" w:type="dxa"/>
            </w:tcMar>
          </w:tcPr>
          <w:p w14:paraId="00000602" w14:textId="050EE0C7" w:rsidR="002D62AA" w:rsidRDefault="00205D42" w:rsidP="002D62AA">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56</w:t>
            </w:r>
          </w:p>
        </w:tc>
        <w:tc>
          <w:tcPr>
            <w:tcW w:w="2100" w:type="dxa"/>
            <w:shd w:val="clear" w:color="auto" w:fill="F3F3F3"/>
            <w:tcMar>
              <w:top w:w="0" w:type="dxa"/>
              <w:left w:w="108" w:type="dxa"/>
              <w:bottom w:w="0" w:type="dxa"/>
              <w:right w:w="108" w:type="dxa"/>
            </w:tcMar>
          </w:tcPr>
          <w:p w14:paraId="00000603" w14:textId="77777777" w:rsidR="002D62AA" w:rsidRDefault="002D62AA" w:rsidP="002D62AA">
            <w:pPr>
              <w:widowControl/>
              <w:pBdr>
                <w:top w:val="nil"/>
                <w:left w:val="nil"/>
                <w:bottom w:val="nil"/>
                <w:right w:val="nil"/>
                <w:between w:val="nil"/>
              </w:pBdr>
              <w:spacing w:line="240" w:lineRule="auto"/>
              <w:rPr>
                <w:rFonts w:ascii="Arial" w:eastAsia="Arial" w:hAnsi="Arial" w:cs="Arial"/>
                <w:b/>
                <w:sz w:val="16"/>
                <w:szCs w:val="16"/>
              </w:rPr>
            </w:pPr>
            <w:commentRangeStart w:id="233"/>
            <w:r>
              <w:rPr>
                <w:rFonts w:ascii="Arial" w:eastAsia="Arial" w:hAnsi="Arial" w:cs="Arial"/>
                <w:b/>
                <w:sz w:val="16"/>
                <w:szCs w:val="16"/>
              </w:rPr>
              <w:t>Tropopause height</w:t>
            </w:r>
            <w:commentRangeEnd w:id="233"/>
            <w:r>
              <w:rPr>
                <w:rStyle w:val="CommentReference"/>
                <w:rFonts w:ascii="Courier" w:eastAsia="Times New Roman" w:hAnsi="Courier" w:cs="Times New Roman"/>
                <w:color w:val="auto"/>
              </w:rPr>
              <w:commentReference w:id="233"/>
            </w:r>
          </w:p>
        </w:tc>
        <w:tc>
          <w:tcPr>
            <w:tcW w:w="1021" w:type="dxa"/>
            <w:shd w:val="clear" w:color="auto" w:fill="F3F3F3"/>
            <w:tcMar>
              <w:top w:w="0" w:type="dxa"/>
              <w:left w:w="108" w:type="dxa"/>
              <w:bottom w:w="0" w:type="dxa"/>
              <w:right w:w="108" w:type="dxa"/>
            </w:tcMar>
          </w:tcPr>
          <w:p w14:paraId="00000604" w14:textId="77777777" w:rsidR="002D62AA" w:rsidRDefault="002D62AA" w:rsidP="002D62AA">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605" w14:textId="2499E834" w:rsidR="002D62AA" w:rsidRDefault="002D62AA" w:rsidP="002D62AA">
            <w:pPr>
              <w:widowControl/>
              <w:pBdr>
                <w:top w:val="nil"/>
                <w:left w:val="nil"/>
                <w:bottom w:val="nil"/>
                <w:right w:val="nil"/>
                <w:between w:val="nil"/>
              </w:pBdr>
              <w:spacing w:line="240" w:lineRule="auto"/>
              <w:jc w:val="right"/>
              <w:rPr>
                <w:rFonts w:ascii="Arial" w:eastAsia="Arial" w:hAnsi="Arial" w:cs="Arial"/>
                <w:sz w:val="16"/>
                <w:szCs w:val="16"/>
              </w:rPr>
            </w:pPr>
            <w:ins w:id="234" w:author="Stig Syndergaard" w:date="2024-07-16T11:19:00Z">
              <w:r>
                <w:rPr>
                  <w:rFonts w:ascii="Arial" w:eastAsia="Arial" w:hAnsi="Arial" w:cs="Arial"/>
                  <w:sz w:val="16"/>
                  <w:szCs w:val="16"/>
                </w:rPr>
                <w:t>0</w:t>
              </w:r>
            </w:ins>
          </w:p>
        </w:tc>
        <w:tc>
          <w:tcPr>
            <w:tcW w:w="1274" w:type="dxa"/>
            <w:shd w:val="clear" w:color="auto" w:fill="F3F3F3"/>
            <w:tcMar>
              <w:top w:w="0" w:type="dxa"/>
              <w:left w:w="108" w:type="dxa"/>
              <w:bottom w:w="0" w:type="dxa"/>
              <w:right w:w="108" w:type="dxa"/>
            </w:tcMar>
          </w:tcPr>
          <w:p w14:paraId="00000606" w14:textId="3F6DC7F1" w:rsidR="002D62AA" w:rsidRDefault="002D62AA" w:rsidP="002D62AA">
            <w:pPr>
              <w:widowControl/>
              <w:pBdr>
                <w:top w:val="nil"/>
                <w:left w:val="nil"/>
                <w:bottom w:val="nil"/>
                <w:right w:val="nil"/>
                <w:between w:val="nil"/>
              </w:pBdr>
              <w:spacing w:line="240" w:lineRule="auto"/>
              <w:jc w:val="right"/>
              <w:rPr>
                <w:rFonts w:ascii="Arial" w:eastAsia="Arial" w:hAnsi="Arial" w:cs="Arial"/>
                <w:sz w:val="16"/>
                <w:szCs w:val="16"/>
              </w:rPr>
            </w:pPr>
            <w:ins w:id="235" w:author="Stig Syndergaard" w:date="2024-07-16T11:19: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00000607" w14:textId="658C631E" w:rsidR="002D62AA" w:rsidRDefault="002D62AA" w:rsidP="002D62AA">
            <w:pPr>
              <w:widowControl/>
              <w:pBdr>
                <w:top w:val="nil"/>
                <w:left w:val="nil"/>
                <w:bottom w:val="nil"/>
                <w:right w:val="nil"/>
                <w:between w:val="nil"/>
              </w:pBdr>
              <w:spacing w:line="240" w:lineRule="auto"/>
              <w:jc w:val="right"/>
              <w:rPr>
                <w:rFonts w:ascii="Arial" w:eastAsia="Arial" w:hAnsi="Arial" w:cs="Arial"/>
                <w:sz w:val="16"/>
                <w:szCs w:val="16"/>
              </w:rPr>
            </w:pPr>
            <w:ins w:id="236" w:author="Stig Syndergaard" w:date="2024-07-16T11:19:00Z">
              <w:r>
                <w:rPr>
                  <w:rFonts w:ascii="Arial" w:eastAsia="Arial" w:hAnsi="Arial" w:cs="Arial"/>
                  <w:sz w:val="16"/>
                  <w:szCs w:val="16"/>
                </w:rPr>
                <w:t>1</w:t>
              </w:r>
            </w:ins>
            <w:ins w:id="237" w:author="Stig Syndergaard" w:date="2024-07-16T11:20:00Z">
              <w:r>
                <w:rPr>
                  <w:rFonts w:ascii="Arial" w:eastAsia="Arial" w:hAnsi="Arial" w:cs="Arial"/>
                  <w:sz w:val="16"/>
                  <w:szCs w:val="16"/>
                </w:rPr>
                <w:t>5</w:t>
              </w:r>
            </w:ins>
          </w:p>
        </w:tc>
        <w:tc>
          <w:tcPr>
            <w:tcW w:w="1071" w:type="dxa"/>
            <w:shd w:val="clear" w:color="auto" w:fill="F3F3F3"/>
            <w:tcMar>
              <w:top w:w="0" w:type="dxa"/>
              <w:left w:w="108" w:type="dxa"/>
              <w:bottom w:w="0" w:type="dxa"/>
              <w:right w:w="108" w:type="dxa"/>
            </w:tcMar>
          </w:tcPr>
          <w:p w14:paraId="00000608" w14:textId="44CC24DC" w:rsidR="002D62AA" w:rsidRDefault="002D62AA" w:rsidP="002D62AA">
            <w:pPr>
              <w:widowControl/>
              <w:pBdr>
                <w:top w:val="nil"/>
                <w:left w:val="nil"/>
                <w:bottom w:val="nil"/>
                <w:right w:val="nil"/>
                <w:between w:val="nil"/>
              </w:pBdr>
              <w:spacing w:line="240" w:lineRule="auto"/>
              <w:rPr>
                <w:rFonts w:ascii="Arial" w:eastAsia="Arial" w:hAnsi="Arial" w:cs="Arial"/>
                <w:sz w:val="16"/>
                <w:szCs w:val="16"/>
              </w:rPr>
            </w:pPr>
            <w:ins w:id="238" w:author="Stig Syndergaard" w:date="2024-07-16T11:19:00Z">
              <w:r>
                <w:rPr>
                  <w:rFonts w:ascii="Arial" w:eastAsia="Arial" w:hAnsi="Arial" w:cs="Arial"/>
                  <w:sz w:val="16"/>
                  <w:szCs w:val="16"/>
                </w:rPr>
                <w:t>Metres</w:t>
              </w:r>
            </w:ins>
          </w:p>
        </w:tc>
        <w:tc>
          <w:tcPr>
            <w:tcW w:w="2505" w:type="dxa"/>
            <w:shd w:val="clear" w:color="auto" w:fill="F3F3F3"/>
            <w:tcMar>
              <w:top w:w="0" w:type="dxa"/>
              <w:left w:w="108" w:type="dxa"/>
              <w:bottom w:w="0" w:type="dxa"/>
              <w:right w:w="108" w:type="dxa"/>
            </w:tcMar>
          </w:tcPr>
          <w:p w14:paraId="00000609" w14:textId="5F94C16A" w:rsidR="002D62AA" w:rsidRDefault="002D62AA" w:rsidP="002D62AA">
            <w:pPr>
              <w:widowControl/>
              <w:pBdr>
                <w:top w:val="nil"/>
                <w:left w:val="nil"/>
                <w:bottom w:val="nil"/>
                <w:right w:val="nil"/>
                <w:between w:val="nil"/>
              </w:pBdr>
              <w:spacing w:line="240" w:lineRule="auto"/>
              <w:rPr>
                <w:rFonts w:ascii="Arial" w:eastAsia="Arial" w:hAnsi="Arial" w:cs="Arial"/>
                <w:sz w:val="16"/>
                <w:szCs w:val="16"/>
              </w:rPr>
            </w:pPr>
            <w:ins w:id="239" w:author="Stig Syndergaard" w:date="2024-07-16T11:19:00Z">
              <w:r>
                <w:rPr>
                  <w:rFonts w:ascii="Arial" w:eastAsia="Arial" w:hAnsi="Arial" w:cs="Arial"/>
                  <w:sz w:val="16"/>
                  <w:szCs w:val="16"/>
                </w:rPr>
                <w:t xml:space="preserve">Geometric altitude, 0 – </w:t>
              </w:r>
            </w:ins>
            <w:ins w:id="240" w:author="Stig Syndergaard" w:date="2024-07-16T11:20:00Z">
              <w:r>
                <w:rPr>
                  <w:rFonts w:ascii="Arial" w:eastAsia="Arial" w:hAnsi="Arial" w:cs="Arial"/>
                  <w:sz w:val="16"/>
                  <w:szCs w:val="16"/>
                </w:rPr>
                <w:t>32</w:t>
              </w:r>
            </w:ins>
            <w:ins w:id="241" w:author="Stig Syndergaard" w:date="2024-07-16T11:19:00Z">
              <w:r>
                <w:rPr>
                  <w:rFonts w:ascii="Arial" w:eastAsia="Arial" w:hAnsi="Arial" w:cs="Arial"/>
                  <w:sz w:val="16"/>
                  <w:szCs w:val="16"/>
                </w:rPr>
                <w:t xml:space="preserve">km to 1m, </w:t>
              </w:r>
              <w:proofErr w:type="spellStart"/>
              <w:r>
                <w:rPr>
                  <w:rFonts w:ascii="Arial" w:eastAsia="Arial" w:hAnsi="Arial" w:cs="Arial"/>
                  <w:sz w:val="16"/>
                  <w:szCs w:val="16"/>
                </w:rPr>
                <w:t>wrt</w:t>
              </w:r>
              <w:proofErr w:type="spellEnd"/>
              <w:r>
                <w:rPr>
                  <w:rFonts w:ascii="Arial" w:eastAsia="Arial" w:hAnsi="Arial" w:cs="Arial"/>
                  <w:sz w:val="16"/>
                  <w:szCs w:val="16"/>
                </w:rPr>
                <w:t xml:space="preserve"> Geoid (MSL)</w:t>
              </w:r>
            </w:ins>
          </w:p>
        </w:tc>
      </w:tr>
      <w:tr w:rsidR="0038055D" w14:paraId="45EBE56E" w14:textId="77777777" w:rsidTr="003956E5">
        <w:trPr>
          <w:cantSplit/>
          <w:jc w:val="center"/>
        </w:trPr>
        <w:tc>
          <w:tcPr>
            <w:tcW w:w="993" w:type="dxa"/>
            <w:shd w:val="clear" w:color="auto" w:fill="F3F3F3"/>
            <w:tcMar>
              <w:top w:w="0" w:type="dxa"/>
              <w:left w:w="108" w:type="dxa"/>
              <w:bottom w:w="0" w:type="dxa"/>
              <w:right w:w="108" w:type="dxa"/>
            </w:tcMar>
          </w:tcPr>
          <w:p w14:paraId="0000060A" w14:textId="4F4B2FC1"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57</w:t>
            </w:r>
          </w:p>
        </w:tc>
        <w:tc>
          <w:tcPr>
            <w:tcW w:w="2100" w:type="dxa"/>
            <w:shd w:val="clear" w:color="auto" w:fill="F3F3F3"/>
            <w:tcMar>
              <w:top w:w="0" w:type="dxa"/>
              <w:left w:w="108" w:type="dxa"/>
              <w:bottom w:w="0" w:type="dxa"/>
              <w:right w:w="108" w:type="dxa"/>
            </w:tcMar>
          </w:tcPr>
          <w:p w14:paraId="0000060B"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L2-extrapolation height</w:t>
            </w:r>
          </w:p>
        </w:tc>
        <w:tc>
          <w:tcPr>
            <w:tcW w:w="1021" w:type="dxa"/>
            <w:shd w:val="clear" w:color="auto" w:fill="F3F3F3"/>
            <w:tcMar>
              <w:top w:w="0" w:type="dxa"/>
              <w:left w:w="108" w:type="dxa"/>
              <w:bottom w:w="0" w:type="dxa"/>
              <w:right w:w="108" w:type="dxa"/>
            </w:tcMar>
          </w:tcPr>
          <w:p w14:paraId="0000060C"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60D" w14:textId="0CCD00C9"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ins w:id="242" w:author="Stig Syndergaard" w:date="2024-07-16T11:37:00Z">
              <w:r>
                <w:rPr>
                  <w:rFonts w:ascii="Arial" w:eastAsia="Arial" w:hAnsi="Arial" w:cs="Arial"/>
                  <w:sz w:val="16"/>
                  <w:szCs w:val="16"/>
                </w:rPr>
                <w:t>0</w:t>
              </w:r>
            </w:ins>
          </w:p>
        </w:tc>
        <w:tc>
          <w:tcPr>
            <w:tcW w:w="1274" w:type="dxa"/>
            <w:shd w:val="clear" w:color="auto" w:fill="F3F3F3"/>
            <w:tcMar>
              <w:top w:w="0" w:type="dxa"/>
              <w:left w:w="108" w:type="dxa"/>
              <w:bottom w:w="0" w:type="dxa"/>
              <w:right w:w="108" w:type="dxa"/>
            </w:tcMar>
          </w:tcPr>
          <w:p w14:paraId="0000060E" w14:textId="2FA3D57E"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ins w:id="243" w:author="Stig Syndergaard" w:date="2024-07-16T11:37: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0000060F" w14:textId="3B421EA3"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ins w:id="244" w:author="Stig Syndergaard" w:date="2024-07-16T11:37:00Z">
              <w:r>
                <w:rPr>
                  <w:rFonts w:ascii="Arial" w:eastAsia="Arial" w:hAnsi="Arial" w:cs="Arial"/>
                  <w:sz w:val="16"/>
                  <w:szCs w:val="16"/>
                </w:rPr>
                <w:t>15</w:t>
              </w:r>
            </w:ins>
          </w:p>
        </w:tc>
        <w:tc>
          <w:tcPr>
            <w:tcW w:w="1071" w:type="dxa"/>
            <w:shd w:val="clear" w:color="auto" w:fill="F3F3F3"/>
            <w:tcMar>
              <w:top w:w="0" w:type="dxa"/>
              <w:left w:w="108" w:type="dxa"/>
              <w:bottom w:w="0" w:type="dxa"/>
              <w:right w:w="108" w:type="dxa"/>
            </w:tcMar>
          </w:tcPr>
          <w:p w14:paraId="00000610" w14:textId="31EC2123"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ins w:id="245" w:author="Stig Syndergaard" w:date="2024-07-16T11:37:00Z">
              <w:r>
                <w:rPr>
                  <w:rFonts w:ascii="Arial" w:eastAsia="Arial" w:hAnsi="Arial" w:cs="Arial"/>
                  <w:sz w:val="16"/>
                  <w:szCs w:val="16"/>
                </w:rPr>
                <w:t>Metres</w:t>
              </w:r>
            </w:ins>
          </w:p>
        </w:tc>
        <w:tc>
          <w:tcPr>
            <w:tcW w:w="2505" w:type="dxa"/>
            <w:shd w:val="clear" w:color="auto" w:fill="F3F3F3"/>
            <w:tcMar>
              <w:top w:w="0" w:type="dxa"/>
              <w:left w:w="108" w:type="dxa"/>
              <w:bottom w:w="0" w:type="dxa"/>
              <w:right w:w="108" w:type="dxa"/>
            </w:tcMar>
          </w:tcPr>
          <w:p w14:paraId="00000611" w14:textId="29FE236B" w:rsidR="0038055D" w:rsidRDefault="00380388" w:rsidP="0038055D">
            <w:pPr>
              <w:widowControl/>
              <w:pBdr>
                <w:top w:val="nil"/>
                <w:left w:val="nil"/>
                <w:bottom w:val="nil"/>
                <w:right w:val="nil"/>
                <w:between w:val="nil"/>
              </w:pBdr>
              <w:spacing w:line="240" w:lineRule="auto"/>
              <w:rPr>
                <w:rFonts w:ascii="Arial" w:eastAsia="Arial" w:hAnsi="Arial" w:cs="Arial"/>
                <w:sz w:val="16"/>
                <w:szCs w:val="16"/>
              </w:rPr>
            </w:pPr>
            <w:ins w:id="246" w:author="Stig Syndergaard" w:date="2024-07-16T11:43:00Z">
              <w:r>
                <w:rPr>
                  <w:rFonts w:ascii="Arial" w:eastAsia="Arial" w:hAnsi="Arial" w:cs="Arial"/>
                  <w:sz w:val="16"/>
                  <w:szCs w:val="16"/>
                </w:rPr>
                <w:t>Impact height</w:t>
              </w:r>
            </w:ins>
            <w:ins w:id="247" w:author="Stig Syndergaard" w:date="2024-07-16T11:37:00Z">
              <w:r w:rsidR="0038055D">
                <w:rPr>
                  <w:rFonts w:ascii="Arial" w:eastAsia="Arial" w:hAnsi="Arial" w:cs="Arial"/>
                  <w:sz w:val="16"/>
                  <w:szCs w:val="16"/>
                </w:rPr>
                <w:t>, 0 – 32km to 1m</w:t>
              </w:r>
            </w:ins>
          </w:p>
        </w:tc>
      </w:tr>
      <w:tr w:rsidR="0038055D" w14:paraId="05CD8F7F" w14:textId="77777777" w:rsidTr="003956E5">
        <w:trPr>
          <w:cantSplit/>
          <w:jc w:val="center"/>
        </w:trPr>
        <w:tc>
          <w:tcPr>
            <w:tcW w:w="993" w:type="dxa"/>
            <w:shd w:val="clear" w:color="auto" w:fill="F3F3F3"/>
            <w:tcMar>
              <w:top w:w="0" w:type="dxa"/>
              <w:left w:w="108" w:type="dxa"/>
              <w:bottom w:w="0" w:type="dxa"/>
              <w:right w:w="108" w:type="dxa"/>
            </w:tcMar>
          </w:tcPr>
          <w:p w14:paraId="00000612" w14:textId="1BC6A2DC"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58</w:t>
            </w:r>
          </w:p>
        </w:tc>
        <w:tc>
          <w:tcPr>
            <w:tcW w:w="2100" w:type="dxa"/>
            <w:shd w:val="clear" w:color="auto" w:fill="F3F3F3"/>
            <w:tcMar>
              <w:top w:w="0" w:type="dxa"/>
              <w:left w:w="108" w:type="dxa"/>
              <w:bottom w:w="0" w:type="dxa"/>
              <w:right w:w="108" w:type="dxa"/>
            </w:tcMar>
          </w:tcPr>
          <w:p w14:paraId="00000613"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GO/WO transition height</w:t>
            </w:r>
          </w:p>
        </w:tc>
        <w:tc>
          <w:tcPr>
            <w:tcW w:w="1021" w:type="dxa"/>
            <w:shd w:val="clear" w:color="auto" w:fill="F3F3F3"/>
            <w:tcMar>
              <w:top w:w="0" w:type="dxa"/>
              <w:left w:w="108" w:type="dxa"/>
              <w:bottom w:w="0" w:type="dxa"/>
              <w:right w:w="108" w:type="dxa"/>
            </w:tcMar>
          </w:tcPr>
          <w:p w14:paraId="00000614"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615" w14:textId="07F103CB"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ins w:id="248" w:author="Stig Syndergaard" w:date="2024-07-16T11:38:00Z">
              <w:r>
                <w:rPr>
                  <w:rFonts w:ascii="Arial" w:eastAsia="Arial" w:hAnsi="Arial" w:cs="Arial"/>
                  <w:sz w:val="16"/>
                  <w:szCs w:val="16"/>
                </w:rPr>
                <w:t>0</w:t>
              </w:r>
            </w:ins>
          </w:p>
        </w:tc>
        <w:tc>
          <w:tcPr>
            <w:tcW w:w="1274" w:type="dxa"/>
            <w:shd w:val="clear" w:color="auto" w:fill="F3F3F3"/>
            <w:tcMar>
              <w:top w:w="0" w:type="dxa"/>
              <w:left w:w="108" w:type="dxa"/>
              <w:bottom w:w="0" w:type="dxa"/>
              <w:right w:w="108" w:type="dxa"/>
            </w:tcMar>
          </w:tcPr>
          <w:p w14:paraId="00000616" w14:textId="442B2A62"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ins w:id="249" w:author="Stig Syndergaard" w:date="2024-07-16T11:38: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00000617" w14:textId="4705CED0"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ins w:id="250" w:author="Stig Syndergaard" w:date="2024-07-16T11:38:00Z">
              <w:r>
                <w:rPr>
                  <w:rFonts w:ascii="Arial" w:eastAsia="Arial" w:hAnsi="Arial" w:cs="Arial"/>
                  <w:sz w:val="16"/>
                  <w:szCs w:val="16"/>
                </w:rPr>
                <w:t>15</w:t>
              </w:r>
            </w:ins>
          </w:p>
        </w:tc>
        <w:tc>
          <w:tcPr>
            <w:tcW w:w="1071" w:type="dxa"/>
            <w:shd w:val="clear" w:color="auto" w:fill="F3F3F3"/>
            <w:tcMar>
              <w:top w:w="0" w:type="dxa"/>
              <w:left w:w="108" w:type="dxa"/>
              <w:bottom w:w="0" w:type="dxa"/>
              <w:right w:w="108" w:type="dxa"/>
            </w:tcMar>
          </w:tcPr>
          <w:p w14:paraId="00000618" w14:textId="2C96DEB8"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ins w:id="251" w:author="Stig Syndergaard" w:date="2024-07-16T11:38:00Z">
              <w:r>
                <w:rPr>
                  <w:rFonts w:ascii="Arial" w:eastAsia="Arial" w:hAnsi="Arial" w:cs="Arial"/>
                  <w:sz w:val="16"/>
                  <w:szCs w:val="16"/>
                </w:rPr>
                <w:t>Metres</w:t>
              </w:r>
            </w:ins>
          </w:p>
        </w:tc>
        <w:tc>
          <w:tcPr>
            <w:tcW w:w="2505" w:type="dxa"/>
            <w:shd w:val="clear" w:color="auto" w:fill="F3F3F3"/>
            <w:tcMar>
              <w:top w:w="0" w:type="dxa"/>
              <w:left w:w="108" w:type="dxa"/>
              <w:bottom w:w="0" w:type="dxa"/>
              <w:right w:w="108" w:type="dxa"/>
            </w:tcMar>
          </w:tcPr>
          <w:p w14:paraId="00000619" w14:textId="3871A9BD" w:rsidR="0038055D" w:rsidRDefault="00380388" w:rsidP="0038055D">
            <w:pPr>
              <w:widowControl/>
              <w:pBdr>
                <w:top w:val="nil"/>
                <w:left w:val="nil"/>
                <w:bottom w:val="nil"/>
                <w:right w:val="nil"/>
                <w:between w:val="nil"/>
              </w:pBdr>
              <w:spacing w:line="240" w:lineRule="auto"/>
              <w:rPr>
                <w:rFonts w:ascii="Arial" w:eastAsia="Arial" w:hAnsi="Arial" w:cs="Arial"/>
                <w:sz w:val="16"/>
                <w:szCs w:val="16"/>
              </w:rPr>
            </w:pPr>
            <w:ins w:id="252" w:author="Stig Syndergaard" w:date="2024-07-16T11:44:00Z">
              <w:r>
                <w:rPr>
                  <w:rFonts w:ascii="Arial" w:eastAsia="Arial" w:hAnsi="Arial" w:cs="Arial"/>
                  <w:sz w:val="16"/>
                  <w:szCs w:val="16"/>
                </w:rPr>
                <w:t>Impact height</w:t>
              </w:r>
            </w:ins>
            <w:ins w:id="253" w:author="Stig Syndergaard" w:date="2024-07-16T11:38:00Z">
              <w:r w:rsidR="0038055D">
                <w:rPr>
                  <w:rFonts w:ascii="Arial" w:eastAsia="Arial" w:hAnsi="Arial" w:cs="Arial"/>
                  <w:sz w:val="16"/>
                  <w:szCs w:val="16"/>
                </w:rPr>
                <w:t>, 0 – 32km to 1m</w:t>
              </w:r>
            </w:ins>
          </w:p>
        </w:tc>
      </w:tr>
      <w:tr w:rsidR="0038055D" w14:paraId="3A06A925" w14:textId="77777777" w:rsidTr="003956E5">
        <w:trPr>
          <w:cantSplit/>
          <w:jc w:val="center"/>
        </w:trPr>
        <w:tc>
          <w:tcPr>
            <w:tcW w:w="993" w:type="dxa"/>
            <w:shd w:val="clear" w:color="auto" w:fill="F3F3F3"/>
            <w:tcMar>
              <w:top w:w="0" w:type="dxa"/>
              <w:left w:w="108" w:type="dxa"/>
              <w:bottom w:w="0" w:type="dxa"/>
              <w:right w:w="108" w:type="dxa"/>
            </w:tcMar>
          </w:tcPr>
          <w:p w14:paraId="0000061A" w14:textId="34F78C54"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59</w:t>
            </w:r>
          </w:p>
        </w:tc>
        <w:tc>
          <w:tcPr>
            <w:tcW w:w="2100" w:type="dxa"/>
            <w:shd w:val="clear" w:color="auto" w:fill="F3F3F3"/>
            <w:tcMar>
              <w:top w:w="0" w:type="dxa"/>
              <w:left w:w="108" w:type="dxa"/>
              <w:bottom w:w="0" w:type="dxa"/>
              <w:right w:w="108" w:type="dxa"/>
            </w:tcMar>
          </w:tcPr>
          <w:p w14:paraId="0000061B"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CL/OL transition height</w:t>
            </w:r>
          </w:p>
        </w:tc>
        <w:tc>
          <w:tcPr>
            <w:tcW w:w="1021" w:type="dxa"/>
            <w:shd w:val="clear" w:color="auto" w:fill="F3F3F3"/>
            <w:tcMar>
              <w:top w:w="0" w:type="dxa"/>
              <w:left w:w="108" w:type="dxa"/>
              <w:bottom w:w="0" w:type="dxa"/>
              <w:right w:w="108" w:type="dxa"/>
            </w:tcMar>
          </w:tcPr>
          <w:p w14:paraId="0000061C"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61D" w14:textId="4DB277F2"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ins w:id="254" w:author="Stig Syndergaard" w:date="2024-07-16T11:38:00Z">
              <w:r>
                <w:rPr>
                  <w:rFonts w:ascii="Arial" w:eastAsia="Arial" w:hAnsi="Arial" w:cs="Arial"/>
                  <w:sz w:val="16"/>
                  <w:szCs w:val="16"/>
                </w:rPr>
                <w:t>0</w:t>
              </w:r>
            </w:ins>
          </w:p>
        </w:tc>
        <w:tc>
          <w:tcPr>
            <w:tcW w:w="1274" w:type="dxa"/>
            <w:shd w:val="clear" w:color="auto" w:fill="F3F3F3"/>
            <w:tcMar>
              <w:top w:w="0" w:type="dxa"/>
              <w:left w:w="108" w:type="dxa"/>
              <w:bottom w:w="0" w:type="dxa"/>
              <w:right w:w="108" w:type="dxa"/>
            </w:tcMar>
          </w:tcPr>
          <w:p w14:paraId="0000061E" w14:textId="52B053CF"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ins w:id="255" w:author="Stig Syndergaard" w:date="2024-07-16T11:38: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0000061F" w14:textId="518BFE52"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ins w:id="256" w:author="Stig Syndergaard" w:date="2024-07-16T11:38:00Z">
              <w:r>
                <w:rPr>
                  <w:rFonts w:ascii="Arial" w:eastAsia="Arial" w:hAnsi="Arial" w:cs="Arial"/>
                  <w:sz w:val="16"/>
                  <w:szCs w:val="16"/>
                </w:rPr>
                <w:t>15</w:t>
              </w:r>
            </w:ins>
          </w:p>
        </w:tc>
        <w:tc>
          <w:tcPr>
            <w:tcW w:w="1071" w:type="dxa"/>
            <w:shd w:val="clear" w:color="auto" w:fill="F3F3F3"/>
            <w:tcMar>
              <w:top w:w="0" w:type="dxa"/>
              <w:left w:w="108" w:type="dxa"/>
              <w:bottom w:w="0" w:type="dxa"/>
              <w:right w:w="108" w:type="dxa"/>
            </w:tcMar>
          </w:tcPr>
          <w:p w14:paraId="00000620" w14:textId="345840B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ins w:id="257" w:author="Stig Syndergaard" w:date="2024-07-16T11:38:00Z">
              <w:r>
                <w:rPr>
                  <w:rFonts w:ascii="Arial" w:eastAsia="Arial" w:hAnsi="Arial" w:cs="Arial"/>
                  <w:sz w:val="16"/>
                  <w:szCs w:val="16"/>
                </w:rPr>
                <w:t>Metres</w:t>
              </w:r>
            </w:ins>
          </w:p>
        </w:tc>
        <w:tc>
          <w:tcPr>
            <w:tcW w:w="2505" w:type="dxa"/>
            <w:shd w:val="clear" w:color="auto" w:fill="F3F3F3"/>
            <w:tcMar>
              <w:top w:w="0" w:type="dxa"/>
              <w:left w:w="108" w:type="dxa"/>
              <w:bottom w:w="0" w:type="dxa"/>
              <w:right w:w="108" w:type="dxa"/>
            </w:tcMar>
          </w:tcPr>
          <w:p w14:paraId="00000621" w14:textId="61DA17CB" w:rsidR="0038055D" w:rsidRDefault="00380388" w:rsidP="0038055D">
            <w:pPr>
              <w:widowControl/>
              <w:pBdr>
                <w:top w:val="nil"/>
                <w:left w:val="nil"/>
                <w:bottom w:val="nil"/>
                <w:right w:val="nil"/>
                <w:between w:val="nil"/>
              </w:pBdr>
              <w:spacing w:line="240" w:lineRule="auto"/>
              <w:rPr>
                <w:rFonts w:ascii="Arial" w:eastAsia="Arial" w:hAnsi="Arial" w:cs="Arial"/>
                <w:sz w:val="16"/>
                <w:szCs w:val="16"/>
              </w:rPr>
            </w:pPr>
            <w:ins w:id="258" w:author="Stig Syndergaard" w:date="2024-07-16T11:44:00Z">
              <w:r>
                <w:rPr>
                  <w:rFonts w:ascii="Arial" w:eastAsia="Arial" w:hAnsi="Arial" w:cs="Arial"/>
                  <w:sz w:val="16"/>
                  <w:szCs w:val="16"/>
                </w:rPr>
                <w:t>Impact height</w:t>
              </w:r>
            </w:ins>
            <w:ins w:id="259" w:author="Stig Syndergaard" w:date="2024-07-16T11:38:00Z">
              <w:r w:rsidR="0038055D">
                <w:rPr>
                  <w:rFonts w:ascii="Arial" w:eastAsia="Arial" w:hAnsi="Arial" w:cs="Arial"/>
                  <w:sz w:val="16"/>
                  <w:szCs w:val="16"/>
                </w:rPr>
                <w:t>, 0 – 32km to 1m</w:t>
              </w:r>
            </w:ins>
          </w:p>
        </w:tc>
      </w:tr>
      <w:tr w:rsidR="0038055D" w14:paraId="2C93B826" w14:textId="77777777" w:rsidTr="003956E5">
        <w:trPr>
          <w:cantSplit/>
          <w:jc w:val="center"/>
        </w:trPr>
        <w:tc>
          <w:tcPr>
            <w:tcW w:w="10718" w:type="dxa"/>
            <w:gridSpan w:val="8"/>
            <w:shd w:val="clear" w:color="auto" w:fill="CCFFCC"/>
            <w:tcMar>
              <w:top w:w="0" w:type="dxa"/>
              <w:left w:w="108" w:type="dxa"/>
              <w:bottom w:w="0" w:type="dxa"/>
              <w:right w:w="108" w:type="dxa"/>
            </w:tcMar>
          </w:tcPr>
          <w:p w14:paraId="00000622"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i/>
                <w:sz w:val="16"/>
                <w:szCs w:val="16"/>
              </w:rPr>
              <w:t xml:space="preserve">RO 'Step 1b' data </w:t>
            </w:r>
            <w:r>
              <w:rPr>
                <w:rFonts w:ascii="Arial" w:eastAsia="Arial" w:hAnsi="Arial" w:cs="Arial"/>
                <w:i/>
                <w:sz w:val="16"/>
                <w:szCs w:val="16"/>
              </w:rPr>
              <w:t>(see Notes 2 &amp; 5)</w:t>
            </w:r>
          </w:p>
        </w:tc>
      </w:tr>
      <w:tr w:rsidR="0038055D" w14:paraId="6453D42E" w14:textId="77777777" w:rsidTr="003956E5">
        <w:trPr>
          <w:cantSplit/>
          <w:jc w:val="center"/>
        </w:trPr>
        <w:tc>
          <w:tcPr>
            <w:tcW w:w="993" w:type="dxa"/>
            <w:shd w:val="clear" w:color="auto" w:fill="F3F3F3"/>
            <w:tcMar>
              <w:top w:w="0" w:type="dxa"/>
              <w:left w:w="108" w:type="dxa"/>
              <w:bottom w:w="0" w:type="dxa"/>
              <w:right w:w="108" w:type="dxa"/>
            </w:tcMar>
          </w:tcPr>
          <w:p w14:paraId="0000062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p>
        </w:tc>
        <w:tc>
          <w:tcPr>
            <w:tcW w:w="2100" w:type="dxa"/>
            <w:shd w:val="clear" w:color="auto" w:fill="F3F3F3"/>
            <w:tcMar>
              <w:top w:w="0" w:type="dxa"/>
              <w:left w:w="108" w:type="dxa"/>
              <w:bottom w:w="0" w:type="dxa"/>
              <w:right w:w="108" w:type="dxa"/>
            </w:tcMar>
          </w:tcPr>
          <w:p w14:paraId="0000062B"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62C"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1 23 000</w:t>
            </w:r>
          </w:p>
        </w:tc>
        <w:tc>
          <w:tcPr>
            <w:tcW w:w="856" w:type="dxa"/>
            <w:shd w:val="clear" w:color="auto" w:fill="F3F3F3"/>
            <w:tcMar>
              <w:top w:w="0" w:type="dxa"/>
              <w:left w:w="108" w:type="dxa"/>
              <w:bottom w:w="0" w:type="dxa"/>
              <w:right w:w="108" w:type="dxa"/>
            </w:tcMar>
          </w:tcPr>
          <w:p w14:paraId="0000062D"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2E"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62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30"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631"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 xml:space="preserve">Delayed replication of next </w:t>
            </w:r>
            <w:sdt>
              <w:sdtPr>
                <w:tag w:val="goog_rdk_26"/>
                <w:id w:val="1947733690"/>
              </w:sdtPr>
              <w:sdtContent>
                <w:commentRangeStart w:id="260"/>
              </w:sdtContent>
            </w:sdt>
            <w:r>
              <w:rPr>
                <w:rFonts w:ascii="Arial" w:eastAsia="Arial" w:hAnsi="Arial" w:cs="Arial"/>
                <w:sz w:val="16"/>
                <w:szCs w:val="16"/>
              </w:rPr>
              <w:t>23</w:t>
            </w:r>
            <w:commentRangeEnd w:id="260"/>
            <w:r>
              <w:commentReference w:id="260"/>
            </w:r>
            <w:r>
              <w:rPr>
                <w:rFonts w:ascii="Arial" w:eastAsia="Arial" w:hAnsi="Arial" w:cs="Arial"/>
                <w:sz w:val="16"/>
                <w:szCs w:val="16"/>
              </w:rPr>
              <w:t xml:space="preserve"> descriptors</w:t>
            </w:r>
          </w:p>
        </w:tc>
      </w:tr>
      <w:tr w:rsidR="0038055D" w14:paraId="7EFFDA4C" w14:textId="77777777" w:rsidTr="003956E5">
        <w:trPr>
          <w:cantSplit/>
          <w:jc w:val="center"/>
        </w:trPr>
        <w:tc>
          <w:tcPr>
            <w:tcW w:w="993" w:type="dxa"/>
            <w:shd w:val="clear" w:color="auto" w:fill="E0E0E0"/>
            <w:tcMar>
              <w:top w:w="0" w:type="dxa"/>
              <w:left w:w="108" w:type="dxa"/>
              <w:bottom w:w="0" w:type="dxa"/>
              <w:right w:w="108" w:type="dxa"/>
            </w:tcMar>
          </w:tcPr>
          <w:p w14:paraId="00000632" w14:textId="6F0A84FB"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60</w:t>
            </w:r>
          </w:p>
        </w:tc>
        <w:tc>
          <w:tcPr>
            <w:tcW w:w="2100" w:type="dxa"/>
            <w:shd w:val="clear" w:color="auto" w:fill="E0E0E0"/>
            <w:tcMar>
              <w:top w:w="0" w:type="dxa"/>
              <w:left w:w="108" w:type="dxa"/>
              <w:bottom w:w="0" w:type="dxa"/>
              <w:right w:w="108" w:type="dxa"/>
            </w:tcMar>
          </w:tcPr>
          <w:p w14:paraId="00000633"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E0E0E0"/>
            <w:tcMar>
              <w:top w:w="0" w:type="dxa"/>
              <w:left w:w="108" w:type="dxa"/>
              <w:bottom w:w="0" w:type="dxa"/>
              <w:right w:w="108" w:type="dxa"/>
            </w:tcMar>
          </w:tcPr>
          <w:p w14:paraId="00000634"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0 31 002</w:t>
            </w:r>
          </w:p>
        </w:tc>
        <w:tc>
          <w:tcPr>
            <w:tcW w:w="856" w:type="dxa"/>
            <w:shd w:val="clear" w:color="auto" w:fill="E0E0E0"/>
            <w:tcMar>
              <w:top w:w="0" w:type="dxa"/>
              <w:left w:w="108" w:type="dxa"/>
              <w:bottom w:w="0" w:type="dxa"/>
              <w:right w:w="108" w:type="dxa"/>
            </w:tcMar>
          </w:tcPr>
          <w:p w14:paraId="00000635"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636"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63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638"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639"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Number of Step 1b samples,</w:t>
            </w:r>
            <w:r>
              <w:rPr>
                <w:rFonts w:ascii="Arial" w:eastAsia="Arial" w:hAnsi="Arial" w:cs="Arial"/>
                <w:i/>
                <w:sz w:val="16"/>
                <w:szCs w:val="16"/>
              </w:rPr>
              <w:t xml:space="preserve"> n1</w:t>
            </w:r>
          </w:p>
        </w:tc>
      </w:tr>
      <w:tr w:rsidR="0038055D" w14:paraId="3866A3E6" w14:textId="77777777" w:rsidTr="003956E5">
        <w:trPr>
          <w:cantSplit/>
          <w:jc w:val="center"/>
        </w:trPr>
        <w:tc>
          <w:tcPr>
            <w:tcW w:w="993" w:type="dxa"/>
            <w:shd w:val="clear" w:color="auto" w:fill="F3F3F3"/>
            <w:tcMar>
              <w:top w:w="0" w:type="dxa"/>
              <w:left w:w="108" w:type="dxa"/>
              <w:bottom w:w="0" w:type="dxa"/>
              <w:right w:w="108" w:type="dxa"/>
            </w:tcMar>
          </w:tcPr>
          <w:p w14:paraId="0000063A" w14:textId="69EBCCA8"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61</w:t>
            </w:r>
            <w:r w:rsidR="0038055D">
              <w:rPr>
                <w:rFonts w:ascii="Arial" w:eastAsia="Arial" w:hAnsi="Arial" w:cs="Arial"/>
                <w:sz w:val="16"/>
                <w:szCs w:val="16"/>
              </w:rPr>
              <w:t>–</w:t>
            </w:r>
            <w:r>
              <w:rPr>
                <w:rFonts w:ascii="Arial" w:eastAsia="Arial" w:hAnsi="Arial" w:cs="Arial"/>
                <w:sz w:val="16"/>
                <w:szCs w:val="16"/>
              </w:rPr>
              <w:t>62</w:t>
            </w:r>
          </w:p>
        </w:tc>
        <w:tc>
          <w:tcPr>
            <w:tcW w:w="2100" w:type="dxa"/>
            <w:shd w:val="clear" w:color="auto" w:fill="F3F3F3"/>
            <w:tcMar>
              <w:top w:w="0" w:type="dxa"/>
              <w:left w:w="108" w:type="dxa"/>
              <w:bottom w:w="0" w:type="dxa"/>
              <w:right w:w="108" w:type="dxa"/>
            </w:tcMar>
          </w:tcPr>
          <w:p w14:paraId="0000063B"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Location</w:t>
            </w:r>
          </w:p>
          <w:p w14:paraId="0000063C"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(high accuracy)</w:t>
            </w:r>
          </w:p>
        </w:tc>
        <w:tc>
          <w:tcPr>
            <w:tcW w:w="1021" w:type="dxa"/>
            <w:shd w:val="clear" w:color="auto" w:fill="F3F3F3"/>
            <w:tcMar>
              <w:top w:w="0" w:type="dxa"/>
              <w:left w:w="108" w:type="dxa"/>
              <w:bottom w:w="0" w:type="dxa"/>
              <w:right w:w="108" w:type="dxa"/>
            </w:tcMar>
          </w:tcPr>
          <w:p w14:paraId="0000063D"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3 01 021</w:t>
            </w:r>
          </w:p>
        </w:tc>
        <w:tc>
          <w:tcPr>
            <w:tcW w:w="856" w:type="dxa"/>
            <w:shd w:val="clear" w:color="auto" w:fill="F3F3F3"/>
            <w:tcMar>
              <w:top w:w="0" w:type="dxa"/>
              <w:left w:w="108" w:type="dxa"/>
              <w:bottom w:w="0" w:type="dxa"/>
              <w:right w:w="108" w:type="dxa"/>
            </w:tcMar>
          </w:tcPr>
          <w:p w14:paraId="0000063E"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3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64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41"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642"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r>
      <w:tr w:rsidR="0038055D" w14:paraId="54AA85FF" w14:textId="77777777" w:rsidTr="003956E5">
        <w:trPr>
          <w:cantSplit/>
          <w:jc w:val="center"/>
        </w:trPr>
        <w:tc>
          <w:tcPr>
            <w:tcW w:w="993" w:type="dxa"/>
            <w:shd w:val="clear" w:color="auto" w:fill="E0E0E0"/>
            <w:tcMar>
              <w:top w:w="0" w:type="dxa"/>
              <w:left w:w="108" w:type="dxa"/>
              <w:bottom w:w="0" w:type="dxa"/>
              <w:right w:w="108" w:type="dxa"/>
            </w:tcMar>
          </w:tcPr>
          <w:p w14:paraId="00000643" w14:textId="7C9AB65E" w:rsidR="0038055D" w:rsidRDefault="00205D42" w:rsidP="0038055D">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61</w:t>
            </w:r>
          </w:p>
        </w:tc>
        <w:tc>
          <w:tcPr>
            <w:tcW w:w="2100" w:type="dxa"/>
            <w:shd w:val="clear" w:color="auto" w:fill="E0E0E0"/>
            <w:tcMar>
              <w:top w:w="0" w:type="dxa"/>
              <w:left w:w="108" w:type="dxa"/>
              <w:bottom w:w="0" w:type="dxa"/>
              <w:right w:w="108" w:type="dxa"/>
            </w:tcMar>
          </w:tcPr>
          <w:p w14:paraId="00000644" w14:textId="77777777" w:rsidR="0038055D" w:rsidRDefault="0038055D" w:rsidP="0038055D">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Latitude</w:t>
            </w:r>
          </w:p>
        </w:tc>
        <w:tc>
          <w:tcPr>
            <w:tcW w:w="1021" w:type="dxa"/>
            <w:shd w:val="clear" w:color="auto" w:fill="E0E0E0"/>
            <w:tcMar>
              <w:top w:w="0" w:type="dxa"/>
              <w:left w:w="108" w:type="dxa"/>
              <w:bottom w:w="0" w:type="dxa"/>
              <w:right w:w="108" w:type="dxa"/>
            </w:tcMar>
          </w:tcPr>
          <w:p w14:paraId="00000645"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0 05 001</w:t>
            </w:r>
          </w:p>
        </w:tc>
        <w:tc>
          <w:tcPr>
            <w:tcW w:w="856" w:type="dxa"/>
            <w:shd w:val="clear" w:color="auto" w:fill="E0E0E0"/>
            <w:tcMar>
              <w:top w:w="0" w:type="dxa"/>
              <w:left w:w="108" w:type="dxa"/>
              <w:bottom w:w="0" w:type="dxa"/>
              <w:right w:w="108" w:type="dxa"/>
            </w:tcMar>
          </w:tcPr>
          <w:p w14:paraId="00000646"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64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-9000000</w:t>
            </w:r>
          </w:p>
        </w:tc>
        <w:tc>
          <w:tcPr>
            <w:tcW w:w="898" w:type="dxa"/>
            <w:shd w:val="clear" w:color="auto" w:fill="E0E0E0"/>
            <w:tcMar>
              <w:top w:w="0" w:type="dxa"/>
              <w:left w:w="108" w:type="dxa"/>
              <w:bottom w:w="0" w:type="dxa"/>
              <w:right w:w="108" w:type="dxa"/>
            </w:tcMar>
          </w:tcPr>
          <w:p w14:paraId="0000064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25</w:t>
            </w:r>
          </w:p>
        </w:tc>
        <w:tc>
          <w:tcPr>
            <w:tcW w:w="1071" w:type="dxa"/>
            <w:shd w:val="clear" w:color="auto" w:fill="E0E0E0"/>
            <w:tcMar>
              <w:top w:w="0" w:type="dxa"/>
              <w:left w:w="108" w:type="dxa"/>
              <w:bottom w:w="0" w:type="dxa"/>
              <w:right w:w="108" w:type="dxa"/>
            </w:tcMar>
          </w:tcPr>
          <w:p w14:paraId="00000649"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Degrees</w:t>
            </w:r>
          </w:p>
        </w:tc>
        <w:tc>
          <w:tcPr>
            <w:tcW w:w="2505" w:type="dxa"/>
            <w:shd w:val="clear" w:color="auto" w:fill="E0E0E0"/>
            <w:tcMar>
              <w:top w:w="0" w:type="dxa"/>
              <w:left w:w="108" w:type="dxa"/>
              <w:bottom w:w="0" w:type="dxa"/>
              <w:right w:w="108" w:type="dxa"/>
            </w:tcMar>
          </w:tcPr>
          <w:p w14:paraId="0000064A"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to 10</w:t>
            </w:r>
            <w:r>
              <w:rPr>
                <w:rFonts w:ascii="Arial" w:eastAsia="Arial" w:hAnsi="Arial" w:cs="Arial"/>
                <w:sz w:val="16"/>
                <w:szCs w:val="16"/>
                <w:vertAlign w:val="superscript"/>
              </w:rPr>
              <w:t>-5</w:t>
            </w:r>
            <w:r>
              <w:rPr>
                <w:rFonts w:ascii="Arial" w:eastAsia="Arial" w:hAnsi="Arial" w:cs="Arial"/>
                <w:sz w:val="16"/>
                <w:szCs w:val="16"/>
              </w:rPr>
              <w:t xml:space="preserve"> </w:t>
            </w:r>
            <w:proofErr w:type="spellStart"/>
            <w:r>
              <w:rPr>
                <w:rFonts w:ascii="Arial" w:eastAsia="Arial" w:hAnsi="Arial" w:cs="Arial"/>
                <w:sz w:val="16"/>
                <w:szCs w:val="16"/>
              </w:rPr>
              <w:t>deg</w:t>
            </w:r>
            <w:proofErr w:type="spellEnd"/>
            <w:r>
              <w:rPr>
                <w:rFonts w:ascii="Arial" w:eastAsia="Arial" w:hAnsi="Arial" w:cs="Arial"/>
                <w:sz w:val="16"/>
                <w:szCs w:val="16"/>
              </w:rPr>
              <w:t xml:space="preserve"> (~1m) </w:t>
            </w:r>
            <w:proofErr w:type="spellStart"/>
            <w:r>
              <w:rPr>
                <w:rFonts w:ascii="Arial" w:eastAsia="Arial" w:hAnsi="Arial" w:cs="Arial"/>
                <w:sz w:val="16"/>
                <w:szCs w:val="16"/>
              </w:rPr>
              <w:t>wrt</w:t>
            </w:r>
            <w:proofErr w:type="spellEnd"/>
            <w:r>
              <w:rPr>
                <w:rFonts w:ascii="Arial" w:eastAsia="Arial" w:hAnsi="Arial" w:cs="Arial"/>
                <w:sz w:val="16"/>
                <w:szCs w:val="16"/>
              </w:rPr>
              <w:t xml:space="preserve"> WGS-84</w:t>
            </w:r>
          </w:p>
        </w:tc>
      </w:tr>
      <w:tr w:rsidR="0038055D" w14:paraId="2CE36081" w14:textId="77777777" w:rsidTr="003956E5">
        <w:trPr>
          <w:cantSplit/>
          <w:jc w:val="center"/>
        </w:trPr>
        <w:tc>
          <w:tcPr>
            <w:tcW w:w="993" w:type="dxa"/>
            <w:shd w:val="clear" w:color="auto" w:fill="F3F3F3"/>
            <w:tcMar>
              <w:top w:w="0" w:type="dxa"/>
              <w:left w:w="108" w:type="dxa"/>
              <w:bottom w:w="0" w:type="dxa"/>
              <w:right w:w="108" w:type="dxa"/>
            </w:tcMar>
          </w:tcPr>
          <w:p w14:paraId="0000064B" w14:textId="6CA50BC5" w:rsidR="0038055D" w:rsidRDefault="00205D42" w:rsidP="0038055D">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62</w:t>
            </w:r>
          </w:p>
        </w:tc>
        <w:tc>
          <w:tcPr>
            <w:tcW w:w="2100" w:type="dxa"/>
            <w:shd w:val="clear" w:color="auto" w:fill="F3F3F3"/>
            <w:tcMar>
              <w:top w:w="0" w:type="dxa"/>
              <w:left w:w="108" w:type="dxa"/>
              <w:bottom w:w="0" w:type="dxa"/>
              <w:right w:w="108" w:type="dxa"/>
            </w:tcMar>
          </w:tcPr>
          <w:p w14:paraId="0000064C" w14:textId="77777777" w:rsidR="0038055D" w:rsidRDefault="0038055D" w:rsidP="0038055D">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Longitude</w:t>
            </w:r>
          </w:p>
        </w:tc>
        <w:tc>
          <w:tcPr>
            <w:tcW w:w="1021" w:type="dxa"/>
            <w:shd w:val="clear" w:color="auto" w:fill="F3F3F3"/>
            <w:tcMar>
              <w:top w:w="0" w:type="dxa"/>
              <w:left w:w="108" w:type="dxa"/>
              <w:bottom w:w="0" w:type="dxa"/>
              <w:right w:w="108" w:type="dxa"/>
            </w:tcMar>
          </w:tcPr>
          <w:p w14:paraId="0000064D"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0 06 001</w:t>
            </w:r>
          </w:p>
        </w:tc>
        <w:tc>
          <w:tcPr>
            <w:tcW w:w="856" w:type="dxa"/>
            <w:shd w:val="clear" w:color="auto" w:fill="F3F3F3"/>
            <w:tcMar>
              <w:top w:w="0" w:type="dxa"/>
              <w:left w:w="108" w:type="dxa"/>
              <w:bottom w:w="0" w:type="dxa"/>
              <w:right w:w="108" w:type="dxa"/>
            </w:tcMar>
          </w:tcPr>
          <w:p w14:paraId="0000064E"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F3F3F3"/>
            <w:tcMar>
              <w:top w:w="0" w:type="dxa"/>
              <w:left w:w="108" w:type="dxa"/>
              <w:bottom w:w="0" w:type="dxa"/>
              <w:right w:w="108" w:type="dxa"/>
            </w:tcMar>
          </w:tcPr>
          <w:p w14:paraId="0000064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-18000000</w:t>
            </w:r>
          </w:p>
        </w:tc>
        <w:tc>
          <w:tcPr>
            <w:tcW w:w="898" w:type="dxa"/>
            <w:shd w:val="clear" w:color="auto" w:fill="F3F3F3"/>
            <w:tcMar>
              <w:top w:w="0" w:type="dxa"/>
              <w:left w:w="108" w:type="dxa"/>
              <w:bottom w:w="0" w:type="dxa"/>
              <w:right w:w="108" w:type="dxa"/>
            </w:tcMar>
          </w:tcPr>
          <w:p w14:paraId="0000065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26</w:t>
            </w:r>
          </w:p>
        </w:tc>
        <w:tc>
          <w:tcPr>
            <w:tcW w:w="1071" w:type="dxa"/>
            <w:shd w:val="clear" w:color="auto" w:fill="F3F3F3"/>
            <w:tcMar>
              <w:top w:w="0" w:type="dxa"/>
              <w:left w:w="108" w:type="dxa"/>
              <w:bottom w:w="0" w:type="dxa"/>
              <w:right w:w="108" w:type="dxa"/>
            </w:tcMar>
          </w:tcPr>
          <w:p w14:paraId="00000651"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Degrees</w:t>
            </w:r>
          </w:p>
        </w:tc>
        <w:tc>
          <w:tcPr>
            <w:tcW w:w="2505" w:type="dxa"/>
            <w:shd w:val="clear" w:color="auto" w:fill="F3F3F3"/>
            <w:tcMar>
              <w:top w:w="0" w:type="dxa"/>
              <w:left w:w="108" w:type="dxa"/>
              <w:bottom w:w="0" w:type="dxa"/>
              <w:right w:w="108" w:type="dxa"/>
            </w:tcMar>
          </w:tcPr>
          <w:p w14:paraId="00000652"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to 10</w:t>
            </w:r>
            <w:r>
              <w:rPr>
                <w:rFonts w:ascii="Arial" w:eastAsia="Arial" w:hAnsi="Arial" w:cs="Arial"/>
                <w:sz w:val="16"/>
                <w:szCs w:val="16"/>
                <w:vertAlign w:val="superscript"/>
              </w:rPr>
              <w:t>-5</w:t>
            </w:r>
            <w:r>
              <w:rPr>
                <w:rFonts w:ascii="Arial" w:eastAsia="Arial" w:hAnsi="Arial" w:cs="Arial"/>
                <w:sz w:val="16"/>
                <w:szCs w:val="16"/>
              </w:rPr>
              <w:t xml:space="preserve"> </w:t>
            </w:r>
            <w:proofErr w:type="spellStart"/>
            <w:r>
              <w:rPr>
                <w:rFonts w:ascii="Arial" w:eastAsia="Arial" w:hAnsi="Arial" w:cs="Arial"/>
                <w:sz w:val="16"/>
                <w:szCs w:val="16"/>
              </w:rPr>
              <w:t>deg</w:t>
            </w:r>
            <w:proofErr w:type="spellEnd"/>
            <w:r>
              <w:rPr>
                <w:rFonts w:ascii="Arial" w:eastAsia="Arial" w:hAnsi="Arial" w:cs="Arial"/>
                <w:sz w:val="16"/>
                <w:szCs w:val="16"/>
              </w:rPr>
              <w:t xml:space="preserve"> (~1m) </w:t>
            </w:r>
            <w:proofErr w:type="spellStart"/>
            <w:r>
              <w:rPr>
                <w:rFonts w:ascii="Arial" w:eastAsia="Arial" w:hAnsi="Arial" w:cs="Arial"/>
                <w:sz w:val="16"/>
                <w:szCs w:val="16"/>
              </w:rPr>
              <w:t>wrt</w:t>
            </w:r>
            <w:proofErr w:type="spellEnd"/>
            <w:r>
              <w:rPr>
                <w:rFonts w:ascii="Arial" w:eastAsia="Arial" w:hAnsi="Arial" w:cs="Arial"/>
                <w:sz w:val="16"/>
                <w:szCs w:val="16"/>
              </w:rPr>
              <w:t xml:space="preserve"> WGS-84</w:t>
            </w:r>
          </w:p>
        </w:tc>
      </w:tr>
      <w:tr w:rsidR="0038055D" w14:paraId="19A58973" w14:textId="77777777" w:rsidTr="003956E5">
        <w:trPr>
          <w:cantSplit/>
          <w:jc w:val="center"/>
          <w:ins w:id="261" w:author="Stig Syndergaard" w:date="2024-07-15T18:04:00Z"/>
        </w:trPr>
        <w:tc>
          <w:tcPr>
            <w:tcW w:w="993" w:type="dxa"/>
            <w:shd w:val="clear" w:color="auto" w:fill="F3F3F3"/>
            <w:tcMar>
              <w:top w:w="0" w:type="dxa"/>
              <w:left w:w="108" w:type="dxa"/>
              <w:bottom w:w="0" w:type="dxa"/>
              <w:right w:w="108" w:type="dxa"/>
            </w:tcMar>
          </w:tcPr>
          <w:p w14:paraId="3B30493C" w14:textId="77777777" w:rsidR="0038055D" w:rsidRDefault="0038055D" w:rsidP="0038055D">
            <w:pPr>
              <w:widowControl/>
              <w:pBdr>
                <w:top w:val="nil"/>
                <w:left w:val="nil"/>
                <w:bottom w:val="nil"/>
                <w:right w:val="nil"/>
                <w:between w:val="nil"/>
              </w:pBdr>
              <w:spacing w:line="240" w:lineRule="auto"/>
              <w:jc w:val="right"/>
              <w:rPr>
                <w:ins w:id="262" w:author="Stig Syndergaard" w:date="2024-07-15T18:04:00Z"/>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46765166" w14:textId="77777777" w:rsidR="0038055D" w:rsidRDefault="0038055D" w:rsidP="0038055D">
            <w:pPr>
              <w:widowControl/>
              <w:pBdr>
                <w:top w:val="nil"/>
                <w:left w:val="nil"/>
                <w:bottom w:val="nil"/>
                <w:right w:val="nil"/>
                <w:between w:val="nil"/>
              </w:pBdr>
              <w:spacing w:line="240" w:lineRule="auto"/>
              <w:rPr>
                <w:ins w:id="263" w:author="Stig Syndergaard" w:date="2024-07-15T18:04:00Z"/>
                <w:rFonts w:ascii="Arial" w:eastAsia="Arial" w:hAnsi="Arial" w:cs="Arial"/>
                <w:sz w:val="16"/>
                <w:szCs w:val="16"/>
              </w:rPr>
            </w:pPr>
            <w:ins w:id="264" w:author="Stig Syndergaard" w:date="2024-07-15T18:04:00Z">
              <w:r>
                <w:rPr>
                  <w:rFonts w:ascii="Arial" w:eastAsia="Arial" w:hAnsi="Arial" w:cs="Arial"/>
                  <w:sz w:val="16"/>
                  <w:szCs w:val="16"/>
                </w:rPr>
                <w:t>Increase Table B scale, reference value and bit width (all at once)</w:t>
              </w:r>
            </w:ins>
          </w:p>
        </w:tc>
        <w:tc>
          <w:tcPr>
            <w:tcW w:w="1021" w:type="dxa"/>
            <w:shd w:val="clear" w:color="auto" w:fill="F3F3F3"/>
            <w:tcMar>
              <w:top w:w="0" w:type="dxa"/>
              <w:left w:w="108" w:type="dxa"/>
              <w:bottom w:w="0" w:type="dxa"/>
              <w:right w:w="108" w:type="dxa"/>
            </w:tcMar>
          </w:tcPr>
          <w:p w14:paraId="441D7E49" w14:textId="28C59B60" w:rsidR="0038055D" w:rsidRDefault="0038055D" w:rsidP="0038055D">
            <w:pPr>
              <w:widowControl/>
              <w:pBdr>
                <w:top w:val="nil"/>
                <w:left w:val="nil"/>
                <w:bottom w:val="nil"/>
                <w:right w:val="nil"/>
                <w:between w:val="nil"/>
              </w:pBdr>
              <w:spacing w:line="240" w:lineRule="auto"/>
              <w:jc w:val="center"/>
              <w:rPr>
                <w:ins w:id="265" w:author="Stig Syndergaard" w:date="2024-07-15T18:04:00Z"/>
                <w:rFonts w:ascii="Arial" w:eastAsia="Arial" w:hAnsi="Arial" w:cs="Arial"/>
                <w:b/>
                <w:sz w:val="16"/>
                <w:szCs w:val="16"/>
              </w:rPr>
            </w:pPr>
            <w:ins w:id="266" w:author="Stig Syndergaard" w:date="2024-07-15T18:04:00Z">
              <w:r>
                <w:rPr>
                  <w:rFonts w:ascii="Arial" w:eastAsia="Arial" w:hAnsi="Arial" w:cs="Arial"/>
                  <w:b/>
                  <w:sz w:val="16"/>
                  <w:szCs w:val="16"/>
                </w:rPr>
                <w:t>2 07 003</w:t>
              </w:r>
            </w:ins>
          </w:p>
        </w:tc>
        <w:tc>
          <w:tcPr>
            <w:tcW w:w="856" w:type="dxa"/>
            <w:shd w:val="clear" w:color="auto" w:fill="F3F3F3"/>
            <w:tcMar>
              <w:top w:w="0" w:type="dxa"/>
              <w:left w:w="108" w:type="dxa"/>
              <w:bottom w:w="0" w:type="dxa"/>
              <w:right w:w="108" w:type="dxa"/>
            </w:tcMar>
          </w:tcPr>
          <w:p w14:paraId="3A829441" w14:textId="77777777" w:rsidR="0038055D" w:rsidRDefault="0038055D" w:rsidP="0038055D">
            <w:pPr>
              <w:widowControl/>
              <w:pBdr>
                <w:top w:val="nil"/>
                <w:left w:val="nil"/>
                <w:bottom w:val="nil"/>
                <w:right w:val="nil"/>
                <w:between w:val="nil"/>
              </w:pBdr>
              <w:spacing w:line="240" w:lineRule="auto"/>
              <w:jc w:val="right"/>
              <w:rPr>
                <w:ins w:id="267" w:author="Stig Syndergaard" w:date="2024-07-15T18:04:00Z"/>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3E7E645F" w14:textId="77777777" w:rsidR="0038055D" w:rsidRDefault="0038055D" w:rsidP="0038055D">
            <w:pPr>
              <w:widowControl/>
              <w:pBdr>
                <w:top w:val="nil"/>
                <w:left w:val="nil"/>
                <w:bottom w:val="nil"/>
                <w:right w:val="nil"/>
                <w:between w:val="nil"/>
              </w:pBdr>
              <w:spacing w:line="240" w:lineRule="auto"/>
              <w:jc w:val="right"/>
              <w:rPr>
                <w:ins w:id="268" w:author="Stig Syndergaard" w:date="2024-07-15T18:04:00Z"/>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11DD536D" w14:textId="77777777" w:rsidR="0038055D" w:rsidRDefault="0038055D" w:rsidP="0038055D">
            <w:pPr>
              <w:widowControl/>
              <w:pBdr>
                <w:top w:val="nil"/>
                <w:left w:val="nil"/>
                <w:bottom w:val="nil"/>
                <w:right w:val="nil"/>
                <w:between w:val="nil"/>
              </w:pBdr>
              <w:spacing w:line="240" w:lineRule="auto"/>
              <w:jc w:val="right"/>
              <w:rPr>
                <w:ins w:id="269" w:author="Stig Syndergaard" w:date="2024-07-15T18:04:00Z"/>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72D637F0" w14:textId="77777777" w:rsidR="0038055D" w:rsidRDefault="0038055D" w:rsidP="0038055D">
            <w:pPr>
              <w:widowControl/>
              <w:pBdr>
                <w:top w:val="nil"/>
                <w:left w:val="nil"/>
                <w:bottom w:val="nil"/>
                <w:right w:val="nil"/>
                <w:between w:val="nil"/>
              </w:pBdr>
              <w:spacing w:line="240" w:lineRule="auto"/>
              <w:rPr>
                <w:ins w:id="270" w:author="Stig Syndergaard" w:date="2024-07-15T18:04:00Z"/>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1F2CECFF" w14:textId="2B929E86" w:rsidR="0038055D" w:rsidRDefault="00000000" w:rsidP="0038055D">
            <w:pPr>
              <w:widowControl/>
              <w:pBdr>
                <w:top w:val="nil"/>
                <w:left w:val="nil"/>
                <w:bottom w:val="nil"/>
                <w:right w:val="nil"/>
                <w:between w:val="nil"/>
              </w:pBdr>
              <w:spacing w:line="240" w:lineRule="auto"/>
              <w:rPr>
                <w:ins w:id="271" w:author="Stig Syndergaard" w:date="2024-07-15T18:04:00Z"/>
                <w:rFonts w:ascii="Arial" w:eastAsia="Arial" w:hAnsi="Arial" w:cs="Arial"/>
                <w:sz w:val="16"/>
                <w:szCs w:val="16"/>
              </w:rPr>
            </w:pPr>
            <w:customXmlInsRangeStart w:id="272" w:author="Stig Syndergaard" w:date="2024-07-15T18:04:00Z"/>
            <w:sdt>
              <w:sdtPr>
                <w:tag w:val="goog_rdk_37"/>
                <w:id w:val="848673857"/>
              </w:sdtPr>
              <w:sdtContent>
                <w:customXmlInsRangeEnd w:id="272"/>
                <w:customXmlInsRangeStart w:id="273" w:author="Stig Syndergaard" w:date="2024-07-15T18:04:00Z"/>
              </w:sdtContent>
            </w:sdt>
            <w:customXmlInsRangeEnd w:id="273"/>
            <w:ins w:id="274" w:author="Stig Syndergaard" w:date="2024-07-15T18:04:00Z">
              <w:r w:rsidR="0038055D">
                <w:rPr>
                  <w:rFonts w:ascii="Arial" w:eastAsia="Arial" w:hAnsi="Arial" w:cs="Arial"/>
                  <w:sz w:val="16"/>
                  <w:szCs w:val="16"/>
                </w:rPr>
                <w:t>Add 3 to scale, multiply reference value by 1000, and add 10 to bit width</w:t>
              </w:r>
            </w:ins>
          </w:p>
        </w:tc>
      </w:tr>
      <w:tr w:rsidR="0038055D" w14:paraId="48440994" w14:textId="77777777" w:rsidTr="003956E5">
        <w:trPr>
          <w:cantSplit/>
          <w:jc w:val="center"/>
        </w:trPr>
        <w:tc>
          <w:tcPr>
            <w:tcW w:w="993" w:type="dxa"/>
            <w:shd w:val="clear" w:color="auto" w:fill="F3F3F3"/>
            <w:tcMar>
              <w:top w:w="0" w:type="dxa"/>
              <w:left w:w="108" w:type="dxa"/>
              <w:bottom w:w="0" w:type="dxa"/>
              <w:right w:w="108" w:type="dxa"/>
            </w:tcMar>
          </w:tcPr>
          <w:p w14:paraId="00000653" w14:textId="3360B8D7"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63</w:t>
            </w:r>
          </w:p>
        </w:tc>
        <w:tc>
          <w:tcPr>
            <w:tcW w:w="2100" w:type="dxa"/>
            <w:shd w:val="clear" w:color="auto" w:fill="F3F3F3"/>
            <w:tcMar>
              <w:top w:w="0" w:type="dxa"/>
              <w:left w:w="108" w:type="dxa"/>
              <w:bottom w:w="0" w:type="dxa"/>
              <w:right w:w="108" w:type="dxa"/>
            </w:tcMar>
          </w:tcPr>
          <w:p w14:paraId="00000654" w14:textId="77777777" w:rsidR="0038055D" w:rsidRDefault="00000000" w:rsidP="0038055D">
            <w:pPr>
              <w:widowControl/>
              <w:pBdr>
                <w:top w:val="nil"/>
                <w:left w:val="nil"/>
                <w:bottom w:val="nil"/>
                <w:right w:val="nil"/>
                <w:between w:val="nil"/>
              </w:pBdr>
              <w:spacing w:line="240" w:lineRule="auto"/>
              <w:rPr>
                <w:rFonts w:ascii="Arial" w:eastAsia="Arial" w:hAnsi="Arial" w:cs="Arial"/>
                <w:b/>
                <w:sz w:val="16"/>
                <w:szCs w:val="16"/>
              </w:rPr>
            </w:pPr>
            <w:sdt>
              <w:sdtPr>
                <w:tag w:val="goog_rdk_27"/>
                <w:id w:val="1408494474"/>
              </w:sdtPr>
              <w:sdtContent/>
            </w:sdt>
            <w:r w:rsidR="0038055D">
              <w:rPr>
                <w:rFonts w:ascii="Arial" w:eastAsia="Arial" w:hAnsi="Arial" w:cs="Arial"/>
                <w:b/>
                <w:sz w:val="16"/>
                <w:szCs w:val="16"/>
              </w:rPr>
              <w:t>Time displacement</w:t>
            </w:r>
          </w:p>
        </w:tc>
        <w:tc>
          <w:tcPr>
            <w:tcW w:w="1021" w:type="dxa"/>
            <w:shd w:val="clear" w:color="auto" w:fill="F3F3F3"/>
            <w:tcMar>
              <w:top w:w="0" w:type="dxa"/>
              <w:left w:w="108" w:type="dxa"/>
              <w:bottom w:w="0" w:type="dxa"/>
              <w:right w:w="108" w:type="dxa"/>
            </w:tcMar>
          </w:tcPr>
          <w:p w14:paraId="00000655"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0 04 026</w:t>
            </w:r>
          </w:p>
        </w:tc>
        <w:tc>
          <w:tcPr>
            <w:tcW w:w="856" w:type="dxa"/>
            <w:shd w:val="clear" w:color="auto" w:fill="F3F3F3"/>
            <w:tcMar>
              <w:top w:w="0" w:type="dxa"/>
              <w:left w:w="108" w:type="dxa"/>
              <w:bottom w:w="0" w:type="dxa"/>
              <w:right w:w="108" w:type="dxa"/>
            </w:tcMar>
          </w:tcPr>
          <w:p w14:paraId="00000656"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   0</w:t>
            </w:r>
          </w:p>
        </w:tc>
        <w:tc>
          <w:tcPr>
            <w:tcW w:w="1274" w:type="dxa"/>
            <w:shd w:val="clear" w:color="auto" w:fill="F3F3F3"/>
            <w:tcMar>
              <w:top w:w="0" w:type="dxa"/>
              <w:left w:w="108" w:type="dxa"/>
              <w:bottom w:w="0" w:type="dxa"/>
              <w:right w:w="108" w:type="dxa"/>
            </w:tcMar>
          </w:tcPr>
          <w:p w14:paraId="00000657" w14:textId="75E266D6"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w:t>
            </w:r>
            <w:ins w:id="275" w:author="Stig Syndergaard" w:date="2024-07-15T18:00:00Z">
              <w:r>
                <w:rPr>
                  <w:rFonts w:ascii="Arial" w:eastAsia="Arial" w:hAnsi="Arial" w:cs="Arial"/>
                  <w:sz w:val="16"/>
                  <w:szCs w:val="16"/>
                </w:rPr>
                <w:t>4096000</w:t>
              </w:r>
            </w:ins>
            <w:r>
              <w:rPr>
                <w:rFonts w:ascii="Arial" w:eastAsia="Arial" w:hAnsi="Arial" w:cs="Arial"/>
                <w:sz w:val="16"/>
                <w:szCs w:val="16"/>
              </w:rPr>
              <w:t>)</w:t>
            </w:r>
            <w:r>
              <w:rPr>
                <w:rFonts w:ascii="Arial" w:eastAsia="Arial" w:hAnsi="Arial" w:cs="Arial"/>
                <w:sz w:val="16"/>
                <w:szCs w:val="16"/>
              </w:rPr>
              <w:br/>
              <w:t>-4096</w:t>
            </w:r>
          </w:p>
        </w:tc>
        <w:tc>
          <w:tcPr>
            <w:tcW w:w="898" w:type="dxa"/>
            <w:shd w:val="clear" w:color="auto" w:fill="F3F3F3"/>
            <w:tcMar>
              <w:top w:w="0" w:type="dxa"/>
              <w:left w:w="108" w:type="dxa"/>
              <w:bottom w:w="0" w:type="dxa"/>
              <w:right w:w="108" w:type="dxa"/>
            </w:tcMar>
          </w:tcPr>
          <w:p w14:paraId="00000658" w14:textId="6E44EC6B"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ins w:id="276" w:author="Stig Syndergaard" w:date="2024-07-15T17:59:00Z">
              <w:r>
                <w:rPr>
                  <w:rFonts w:ascii="Arial" w:eastAsia="Arial" w:hAnsi="Arial" w:cs="Arial"/>
                  <w:sz w:val="16"/>
                  <w:szCs w:val="16"/>
                </w:rPr>
                <w:t>3</w:t>
              </w:r>
            </w:ins>
            <w:r>
              <w:rPr>
                <w:rFonts w:ascii="Arial" w:eastAsia="Arial" w:hAnsi="Arial" w:cs="Arial"/>
                <w:sz w:val="16"/>
                <w:szCs w:val="16"/>
              </w:rPr>
              <w:t>)   13</w:t>
            </w:r>
          </w:p>
        </w:tc>
        <w:tc>
          <w:tcPr>
            <w:tcW w:w="1071" w:type="dxa"/>
            <w:shd w:val="clear" w:color="auto" w:fill="F3F3F3"/>
            <w:tcMar>
              <w:top w:w="0" w:type="dxa"/>
              <w:left w:w="108" w:type="dxa"/>
              <w:bottom w:w="0" w:type="dxa"/>
              <w:right w:w="108" w:type="dxa"/>
            </w:tcMar>
          </w:tcPr>
          <w:p w14:paraId="00000659"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Second</w:t>
            </w:r>
          </w:p>
        </w:tc>
        <w:tc>
          <w:tcPr>
            <w:tcW w:w="2505" w:type="dxa"/>
            <w:shd w:val="clear" w:color="auto" w:fill="F3F3F3"/>
            <w:tcMar>
              <w:top w:w="0" w:type="dxa"/>
              <w:left w:w="108" w:type="dxa"/>
              <w:bottom w:w="0" w:type="dxa"/>
              <w:right w:w="108" w:type="dxa"/>
            </w:tcMar>
          </w:tcPr>
          <w:p w14:paraId="0000065A" w14:textId="0AA3584F"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ins w:id="277" w:author="Stig Syndergaard" w:date="2024-07-15T18:00:00Z">
              <w:r>
                <w:rPr>
                  <w:rFonts w:ascii="Arial" w:eastAsia="Arial" w:hAnsi="Arial" w:cs="Arial"/>
                  <w:sz w:val="16"/>
                  <w:szCs w:val="16"/>
                </w:rPr>
                <w:t>4</w:t>
              </w:r>
            </w:ins>
            <w:r>
              <w:rPr>
                <w:rFonts w:ascii="Arial" w:eastAsia="Arial" w:hAnsi="Arial" w:cs="Arial"/>
                <w:sz w:val="16"/>
                <w:szCs w:val="16"/>
              </w:rPr>
              <w:t>000</w:t>
            </w:r>
            <w:ins w:id="278" w:author="Stig Syndergaard" w:date="2024-07-15T22:38:00Z">
              <w:r>
                <w:rPr>
                  <w:rFonts w:ascii="Arial" w:eastAsia="Arial" w:hAnsi="Arial" w:cs="Arial"/>
                  <w:sz w:val="16"/>
                  <w:szCs w:val="16"/>
                </w:rPr>
                <w:t xml:space="preserve"> </w:t>
              </w:r>
            </w:ins>
            <w:ins w:id="279" w:author="Stig Syndergaard" w:date="2024-07-15T18:10:00Z">
              <w:r>
                <w:rPr>
                  <w:rFonts w:ascii="Arial" w:eastAsia="Arial" w:hAnsi="Arial" w:cs="Arial"/>
                  <w:sz w:val="16"/>
                  <w:szCs w:val="16"/>
                </w:rPr>
                <w:t>–</w:t>
              </w:r>
            </w:ins>
            <w:ins w:id="280" w:author="Stig Syndergaard" w:date="2024-07-15T22:38:00Z">
              <w:r>
                <w:rPr>
                  <w:rFonts w:ascii="Arial" w:eastAsia="Arial" w:hAnsi="Arial" w:cs="Arial"/>
                  <w:sz w:val="16"/>
                  <w:szCs w:val="16"/>
                </w:rPr>
                <w:t xml:space="preserve"> </w:t>
              </w:r>
            </w:ins>
            <w:ins w:id="281" w:author="Stig Syndergaard" w:date="2024-07-15T18:01:00Z">
              <w:r>
                <w:rPr>
                  <w:rFonts w:ascii="Arial" w:eastAsia="Arial" w:hAnsi="Arial" w:cs="Arial"/>
                  <w:sz w:val="16"/>
                  <w:szCs w:val="16"/>
                </w:rPr>
                <w:t>4</w:t>
              </w:r>
            </w:ins>
            <w:r>
              <w:rPr>
                <w:rFonts w:ascii="Arial" w:eastAsia="Arial" w:hAnsi="Arial" w:cs="Arial"/>
                <w:sz w:val="16"/>
                <w:szCs w:val="16"/>
              </w:rPr>
              <w:t>000s to 1ms</w:t>
            </w:r>
          </w:p>
        </w:tc>
      </w:tr>
      <w:tr w:rsidR="0038055D" w14:paraId="2D9B0D12" w14:textId="77777777" w:rsidTr="003956E5">
        <w:trPr>
          <w:cantSplit/>
          <w:jc w:val="center"/>
          <w:ins w:id="282" w:author="Stig Syndergaard" w:date="2024-07-15T18:07:00Z"/>
        </w:trPr>
        <w:tc>
          <w:tcPr>
            <w:tcW w:w="993" w:type="dxa"/>
            <w:shd w:val="clear" w:color="auto" w:fill="F3F3F3"/>
            <w:tcMar>
              <w:top w:w="0" w:type="dxa"/>
              <w:left w:w="108" w:type="dxa"/>
              <w:bottom w:w="0" w:type="dxa"/>
              <w:right w:w="108" w:type="dxa"/>
            </w:tcMar>
          </w:tcPr>
          <w:p w14:paraId="242491FE" w14:textId="77777777" w:rsidR="0038055D" w:rsidRDefault="0038055D" w:rsidP="0038055D">
            <w:pPr>
              <w:widowControl/>
              <w:pBdr>
                <w:top w:val="nil"/>
                <w:left w:val="nil"/>
                <w:bottom w:val="nil"/>
                <w:right w:val="nil"/>
                <w:between w:val="nil"/>
              </w:pBdr>
              <w:spacing w:line="240" w:lineRule="auto"/>
              <w:jc w:val="right"/>
              <w:rPr>
                <w:ins w:id="283" w:author="Stig Syndergaard" w:date="2024-07-15T18:07:00Z"/>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2A017792" w14:textId="77777777" w:rsidR="0038055D" w:rsidRDefault="0038055D" w:rsidP="0038055D">
            <w:pPr>
              <w:widowControl/>
              <w:pBdr>
                <w:top w:val="nil"/>
                <w:left w:val="nil"/>
                <w:bottom w:val="nil"/>
                <w:right w:val="nil"/>
                <w:between w:val="nil"/>
              </w:pBdr>
              <w:spacing w:line="240" w:lineRule="auto"/>
              <w:rPr>
                <w:ins w:id="284" w:author="Stig Syndergaard" w:date="2024-07-15T18:07:00Z"/>
                <w:rFonts w:ascii="Arial" w:eastAsia="Arial" w:hAnsi="Arial" w:cs="Arial"/>
                <w:sz w:val="16"/>
                <w:szCs w:val="16"/>
              </w:rPr>
            </w:pPr>
            <w:ins w:id="285" w:author="Stig Syndergaard" w:date="2024-07-15T18:07:00Z">
              <w:r>
                <w:rPr>
                  <w:rFonts w:ascii="Arial" w:eastAsia="Arial" w:hAnsi="Arial" w:cs="Arial"/>
                  <w:sz w:val="16"/>
                  <w:szCs w:val="16"/>
                </w:rPr>
                <w:t>Change scale, reference value and bit width to Table B</w:t>
              </w:r>
            </w:ins>
          </w:p>
        </w:tc>
        <w:tc>
          <w:tcPr>
            <w:tcW w:w="1021" w:type="dxa"/>
            <w:shd w:val="clear" w:color="auto" w:fill="F3F3F3"/>
            <w:tcMar>
              <w:top w:w="0" w:type="dxa"/>
              <w:left w:w="108" w:type="dxa"/>
              <w:bottom w:w="0" w:type="dxa"/>
              <w:right w:w="108" w:type="dxa"/>
            </w:tcMar>
          </w:tcPr>
          <w:p w14:paraId="1554DBA8" w14:textId="77777777" w:rsidR="0038055D" w:rsidRDefault="0038055D" w:rsidP="0038055D">
            <w:pPr>
              <w:widowControl/>
              <w:pBdr>
                <w:top w:val="nil"/>
                <w:left w:val="nil"/>
                <w:bottom w:val="nil"/>
                <w:right w:val="nil"/>
                <w:between w:val="nil"/>
              </w:pBdr>
              <w:spacing w:line="240" w:lineRule="auto"/>
              <w:jc w:val="center"/>
              <w:rPr>
                <w:ins w:id="286" w:author="Stig Syndergaard" w:date="2024-07-15T18:07:00Z"/>
                <w:rFonts w:ascii="Arial" w:eastAsia="Arial" w:hAnsi="Arial" w:cs="Arial"/>
                <w:b/>
                <w:sz w:val="16"/>
                <w:szCs w:val="16"/>
              </w:rPr>
            </w:pPr>
            <w:ins w:id="287" w:author="Stig Syndergaard" w:date="2024-07-15T18:07:00Z">
              <w:r>
                <w:rPr>
                  <w:rFonts w:ascii="Arial" w:eastAsia="Arial" w:hAnsi="Arial" w:cs="Arial"/>
                  <w:b/>
                  <w:sz w:val="16"/>
                  <w:szCs w:val="16"/>
                </w:rPr>
                <w:t>2 07 000</w:t>
              </w:r>
            </w:ins>
          </w:p>
        </w:tc>
        <w:tc>
          <w:tcPr>
            <w:tcW w:w="856" w:type="dxa"/>
            <w:shd w:val="clear" w:color="auto" w:fill="F3F3F3"/>
            <w:tcMar>
              <w:top w:w="0" w:type="dxa"/>
              <w:left w:w="108" w:type="dxa"/>
              <w:bottom w:w="0" w:type="dxa"/>
              <w:right w:w="108" w:type="dxa"/>
            </w:tcMar>
          </w:tcPr>
          <w:p w14:paraId="737B77AC" w14:textId="77777777" w:rsidR="0038055D" w:rsidRDefault="0038055D" w:rsidP="0038055D">
            <w:pPr>
              <w:widowControl/>
              <w:pBdr>
                <w:top w:val="nil"/>
                <w:left w:val="nil"/>
                <w:bottom w:val="nil"/>
                <w:right w:val="nil"/>
                <w:between w:val="nil"/>
              </w:pBdr>
              <w:spacing w:line="240" w:lineRule="auto"/>
              <w:jc w:val="right"/>
              <w:rPr>
                <w:ins w:id="288" w:author="Stig Syndergaard" w:date="2024-07-15T18:07:00Z"/>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62AAF1CD" w14:textId="77777777" w:rsidR="0038055D" w:rsidRDefault="0038055D" w:rsidP="0038055D">
            <w:pPr>
              <w:widowControl/>
              <w:pBdr>
                <w:top w:val="nil"/>
                <w:left w:val="nil"/>
                <w:bottom w:val="nil"/>
                <w:right w:val="nil"/>
                <w:between w:val="nil"/>
              </w:pBdr>
              <w:spacing w:line="240" w:lineRule="auto"/>
              <w:jc w:val="right"/>
              <w:rPr>
                <w:ins w:id="289" w:author="Stig Syndergaard" w:date="2024-07-15T18:07:00Z"/>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530B2A1A" w14:textId="77777777" w:rsidR="0038055D" w:rsidRDefault="0038055D" w:rsidP="0038055D">
            <w:pPr>
              <w:widowControl/>
              <w:pBdr>
                <w:top w:val="nil"/>
                <w:left w:val="nil"/>
                <w:bottom w:val="nil"/>
                <w:right w:val="nil"/>
                <w:between w:val="nil"/>
              </w:pBdr>
              <w:spacing w:line="240" w:lineRule="auto"/>
              <w:jc w:val="right"/>
              <w:rPr>
                <w:ins w:id="290" w:author="Stig Syndergaard" w:date="2024-07-15T18:07:00Z"/>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6E5AFF1C" w14:textId="77777777" w:rsidR="0038055D" w:rsidRDefault="0038055D" w:rsidP="0038055D">
            <w:pPr>
              <w:widowControl/>
              <w:pBdr>
                <w:top w:val="nil"/>
                <w:left w:val="nil"/>
                <w:bottom w:val="nil"/>
                <w:right w:val="nil"/>
                <w:between w:val="nil"/>
              </w:pBdr>
              <w:spacing w:line="240" w:lineRule="auto"/>
              <w:rPr>
                <w:ins w:id="291" w:author="Stig Syndergaard" w:date="2024-07-15T18:07:00Z"/>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33F9C2F1" w14:textId="77777777" w:rsidR="0038055D" w:rsidRDefault="0038055D" w:rsidP="0038055D">
            <w:pPr>
              <w:widowControl/>
              <w:pBdr>
                <w:top w:val="nil"/>
                <w:left w:val="nil"/>
                <w:bottom w:val="nil"/>
                <w:right w:val="nil"/>
                <w:between w:val="nil"/>
              </w:pBdr>
              <w:spacing w:line="240" w:lineRule="auto"/>
              <w:rPr>
                <w:ins w:id="292" w:author="Stig Syndergaard" w:date="2024-07-15T18:07:00Z"/>
                <w:rFonts w:ascii="Arial" w:eastAsia="Arial" w:hAnsi="Arial" w:cs="Arial"/>
                <w:sz w:val="16"/>
                <w:szCs w:val="16"/>
              </w:rPr>
            </w:pPr>
          </w:p>
        </w:tc>
      </w:tr>
      <w:tr w:rsidR="0038055D" w14:paraId="75304509" w14:textId="77777777" w:rsidTr="003956E5">
        <w:trPr>
          <w:cantSplit/>
          <w:jc w:val="center"/>
        </w:trPr>
        <w:tc>
          <w:tcPr>
            <w:tcW w:w="993" w:type="dxa"/>
            <w:shd w:val="clear" w:color="auto" w:fill="E0E0E0"/>
            <w:tcMar>
              <w:top w:w="0" w:type="dxa"/>
              <w:left w:w="108" w:type="dxa"/>
              <w:bottom w:w="0" w:type="dxa"/>
              <w:right w:w="108" w:type="dxa"/>
            </w:tcMar>
          </w:tcPr>
          <w:p w14:paraId="0000065B" w14:textId="17BF246A"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64</w:t>
            </w:r>
          </w:p>
        </w:tc>
        <w:tc>
          <w:tcPr>
            <w:tcW w:w="2100" w:type="dxa"/>
            <w:shd w:val="clear" w:color="auto" w:fill="E0E0E0"/>
            <w:tcMar>
              <w:top w:w="0" w:type="dxa"/>
              <w:left w:w="108" w:type="dxa"/>
              <w:bottom w:w="0" w:type="dxa"/>
              <w:right w:w="108" w:type="dxa"/>
            </w:tcMar>
          </w:tcPr>
          <w:p w14:paraId="0000065C"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Bearing or azimuth</w:t>
            </w:r>
          </w:p>
        </w:tc>
        <w:tc>
          <w:tcPr>
            <w:tcW w:w="1021" w:type="dxa"/>
            <w:shd w:val="clear" w:color="auto" w:fill="E0E0E0"/>
            <w:tcMar>
              <w:top w:w="0" w:type="dxa"/>
              <w:left w:w="108" w:type="dxa"/>
              <w:bottom w:w="0" w:type="dxa"/>
              <w:right w:w="108" w:type="dxa"/>
            </w:tcMar>
          </w:tcPr>
          <w:p w14:paraId="0000065D"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0 05 021</w:t>
            </w:r>
          </w:p>
        </w:tc>
        <w:tc>
          <w:tcPr>
            <w:tcW w:w="856" w:type="dxa"/>
            <w:shd w:val="clear" w:color="auto" w:fill="E0E0E0"/>
            <w:tcMar>
              <w:top w:w="0" w:type="dxa"/>
              <w:left w:w="108" w:type="dxa"/>
              <w:bottom w:w="0" w:type="dxa"/>
              <w:right w:w="108" w:type="dxa"/>
            </w:tcMar>
          </w:tcPr>
          <w:p w14:paraId="0000065E"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65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66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661"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 True</w:t>
            </w:r>
          </w:p>
        </w:tc>
        <w:tc>
          <w:tcPr>
            <w:tcW w:w="2505" w:type="dxa"/>
            <w:shd w:val="clear" w:color="auto" w:fill="E0E0E0"/>
            <w:tcMar>
              <w:top w:w="0" w:type="dxa"/>
              <w:left w:w="108" w:type="dxa"/>
              <w:bottom w:w="0" w:type="dxa"/>
              <w:right w:w="108" w:type="dxa"/>
            </w:tcMar>
          </w:tcPr>
          <w:p w14:paraId="00000662"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GNSS-to-LEO line of sight</w:t>
            </w:r>
          </w:p>
        </w:tc>
      </w:tr>
      <w:tr w:rsidR="0038055D" w14:paraId="57D5550B" w14:textId="77777777" w:rsidTr="003956E5">
        <w:trPr>
          <w:cantSplit/>
          <w:jc w:val="center"/>
        </w:trPr>
        <w:tc>
          <w:tcPr>
            <w:tcW w:w="993" w:type="dxa"/>
            <w:shd w:val="clear" w:color="auto" w:fill="F3F3F3"/>
            <w:tcMar>
              <w:top w:w="0" w:type="dxa"/>
              <w:left w:w="108" w:type="dxa"/>
              <w:bottom w:w="0" w:type="dxa"/>
              <w:right w:w="108" w:type="dxa"/>
            </w:tcMar>
          </w:tcPr>
          <w:p w14:paraId="0000066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664"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665"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1 06 000</w:t>
            </w:r>
          </w:p>
        </w:tc>
        <w:tc>
          <w:tcPr>
            <w:tcW w:w="856" w:type="dxa"/>
            <w:shd w:val="clear" w:color="auto" w:fill="F3F3F3"/>
            <w:tcMar>
              <w:top w:w="0" w:type="dxa"/>
              <w:left w:w="108" w:type="dxa"/>
              <w:bottom w:w="0" w:type="dxa"/>
              <w:right w:w="108" w:type="dxa"/>
            </w:tcMar>
          </w:tcPr>
          <w:p w14:paraId="00000666"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b/>
                <w:color w:val="0000FF"/>
                <w:sz w:val="16"/>
                <w:szCs w:val="16"/>
              </w:rPr>
            </w:pPr>
          </w:p>
        </w:tc>
        <w:tc>
          <w:tcPr>
            <w:tcW w:w="1274" w:type="dxa"/>
            <w:shd w:val="clear" w:color="auto" w:fill="F3F3F3"/>
            <w:tcMar>
              <w:top w:w="0" w:type="dxa"/>
              <w:left w:w="108" w:type="dxa"/>
              <w:bottom w:w="0" w:type="dxa"/>
              <w:right w:w="108" w:type="dxa"/>
            </w:tcMar>
          </w:tcPr>
          <w:p w14:paraId="0000066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b/>
                <w:color w:val="0000FF"/>
                <w:sz w:val="16"/>
                <w:szCs w:val="16"/>
              </w:rPr>
            </w:pPr>
          </w:p>
        </w:tc>
        <w:tc>
          <w:tcPr>
            <w:tcW w:w="898" w:type="dxa"/>
            <w:shd w:val="clear" w:color="auto" w:fill="F3F3F3"/>
            <w:tcMar>
              <w:top w:w="0" w:type="dxa"/>
              <w:left w:w="108" w:type="dxa"/>
              <w:bottom w:w="0" w:type="dxa"/>
              <w:right w:w="108" w:type="dxa"/>
            </w:tcMar>
          </w:tcPr>
          <w:p w14:paraId="0000066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b/>
                <w:color w:val="0000FF"/>
                <w:sz w:val="16"/>
                <w:szCs w:val="16"/>
              </w:rPr>
            </w:pPr>
          </w:p>
        </w:tc>
        <w:tc>
          <w:tcPr>
            <w:tcW w:w="1071" w:type="dxa"/>
            <w:shd w:val="clear" w:color="auto" w:fill="F3F3F3"/>
            <w:tcMar>
              <w:top w:w="0" w:type="dxa"/>
              <w:left w:w="108" w:type="dxa"/>
              <w:bottom w:w="0" w:type="dxa"/>
              <w:right w:w="108" w:type="dxa"/>
            </w:tcMar>
          </w:tcPr>
          <w:p w14:paraId="00000669" w14:textId="77777777" w:rsidR="0038055D" w:rsidRDefault="0038055D" w:rsidP="0038055D">
            <w:pPr>
              <w:widowControl/>
              <w:pBdr>
                <w:top w:val="nil"/>
                <w:left w:val="nil"/>
                <w:bottom w:val="nil"/>
                <w:right w:val="nil"/>
                <w:between w:val="nil"/>
              </w:pBdr>
              <w:spacing w:line="240" w:lineRule="auto"/>
              <w:rPr>
                <w:rFonts w:ascii="Arial" w:eastAsia="Arial" w:hAnsi="Arial" w:cs="Arial"/>
                <w:b/>
                <w:color w:val="0000FF"/>
                <w:sz w:val="16"/>
                <w:szCs w:val="16"/>
              </w:rPr>
            </w:pPr>
          </w:p>
        </w:tc>
        <w:tc>
          <w:tcPr>
            <w:tcW w:w="2505" w:type="dxa"/>
            <w:shd w:val="clear" w:color="auto" w:fill="F3F3F3"/>
            <w:tcMar>
              <w:top w:w="0" w:type="dxa"/>
              <w:left w:w="108" w:type="dxa"/>
              <w:bottom w:w="0" w:type="dxa"/>
              <w:right w:w="108" w:type="dxa"/>
            </w:tcMar>
          </w:tcPr>
          <w:p w14:paraId="0000066A"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Delayed replication of next 6 descriptors</w:t>
            </w:r>
          </w:p>
        </w:tc>
      </w:tr>
      <w:tr w:rsidR="0038055D" w14:paraId="2E2C5AB1" w14:textId="77777777" w:rsidTr="003956E5">
        <w:trPr>
          <w:cantSplit/>
          <w:jc w:val="center"/>
        </w:trPr>
        <w:tc>
          <w:tcPr>
            <w:tcW w:w="993" w:type="dxa"/>
            <w:shd w:val="clear" w:color="auto" w:fill="E0E0E0"/>
            <w:tcMar>
              <w:top w:w="0" w:type="dxa"/>
              <w:left w:w="108" w:type="dxa"/>
              <w:bottom w:w="0" w:type="dxa"/>
              <w:right w:w="108" w:type="dxa"/>
            </w:tcMar>
          </w:tcPr>
          <w:p w14:paraId="0000066B" w14:textId="56D10131"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65</w:t>
            </w:r>
          </w:p>
        </w:tc>
        <w:tc>
          <w:tcPr>
            <w:tcW w:w="2100" w:type="dxa"/>
            <w:shd w:val="clear" w:color="auto" w:fill="E0E0E0"/>
            <w:tcMar>
              <w:top w:w="0" w:type="dxa"/>
              <w:left w:w="108" w:type="dxa"/>
              <w:bottom w:w="0" w:type="dxa"/>
              <w:right w:w="108" w:type="dxa"/>
            </w:tcMar>
          </w:tcPr>
          <w:p w14:paraId="0000066C"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E0E0E0"/>
            <w:tcMar>
              <w:top w:w="0" w:type="dxa"/>
              <w:left w:w="108" w:type="dxa"/>
              <w:bottom w:w="0" w:type="dxa"/>
              <w:right w:w="108" w:type="dxa"/>
            </w:tcMar>
          </w:tcPr>
          <w:p w14:paraId="0000066D"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0 31 001</w:t>
            </w:r>
          </w:p>
        </w:tc>
        <w:tc>
          <w:tcPr>
            <w:tcW w:w="856" w:type="dxa"/>
            <w:shd w:val="clear" w:color="auto" w:fill="E0E0E0"/>
            <w:tcMar>
              <w:top w:w="0" w:type="dxa"/>
              <w:left w:w="108" w:type="dxa"/>
              <w:bottom w:w="0" w:type="dxa"/>
              <w:right w:w="108" w:type="dxa"/>
            </w:tcMar>
          </w:tcPr>
          <w:p w14:paraId="0000066E"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66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67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671"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672"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 xml:space="preserve">Number of frequencies, </w:t>
            </w:r>
            <w:r>
              <w:rPr>
                <w:rFonts w:ascii="Arial" w:eastAsia="Arial" w:hAnsi="Arial" w:cs="Arial"/>
                <w:i/>
                <w:sz w:val="16"/>
                <w:szCs w:val="16"/>
              </w:rPr>
              <w:t>n0</w:t>
            </w:r>
          </w:p>
        </w:tc>
      </w:tr>
      <w:tr w:rsidR="0038055D" w14:paraId="76A00E04" w14:textId="77777777" w:rsidTr="003956E5">
        <w:trPr>
          <w:cantSplit/>
          <w:jc w:val="center"/>
        </w:trPr>
        <w:tc>
          <w:tcPr>
            <w:tcW w:w="993" w:type="dxa"/>
            <w:shd w:val="clear" w:color="auto" w:fill="F3F3F3"/>
            <w:tcMar>
              <w:top w:w="0" w:type="dxa"/>
              <w:left w:w="108" w:type="dxa"/>
              <w:bottom w:w="0" w:type="dxa"/>
              <w:right w:w="108" w:type="dxa"/>
            </w:tcMar>
          </w:tcPr>
          <w:p w14:paraId="0000067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674"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sz w:val="16"/>
                <w:szCs w:val="16"/>
              </w:rPr>
              <w:t>Change Table B scale</w:t>
            </w:r>
          </w:p>
        </w:tc>
        <w:tc>
          <w:tcPr>
            <w:tcW w:w="1021" w:type="dxa"/>
            <w:shd w:val="clear" w:color="auto" w:fill="F3F3F3"/>
            <w:tcMar>
              <w:top w:w="0" w:type="dxa"/>
              <w:left w:w="108" w:type="dxa"/>
              <w:bottom w:w="0" w:type="dxa"/>
              <w:right w:w="108" w:type="dxa"/>
            </w:tcMar>
          </w:tcPr>
          <w:p w14:paraId="00000675"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2 02 134</w:t>
            </w:r>
          </w:p>
        </w:tc>
        <w:tc>
          <w:tcPr>
            <w:tcW w:w="856" w:type="dxa"/>
            <w:shd w:val="clear" w:color="auto" w:fill="F3F3F3"/>
            <w:tcMar>
              <w:top w:w="0" w:type="dxa"/>
              <w:left w:w="108" w:type="dxa"/>
              <w:bottom w:w="0" w:type="dxa"/>
              <w:right w:w="108" w:type="dxa"/>
            </w:tcMar>
          </w:tcPr>
          <w:p w14:paraId="00000676"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7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67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79"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67A"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Add 6 to scale</w:t>
            </w:r>
          </w:p>
        </w:tc>
      </w:tr>
      <w:tr w:rsidR="0038055D" w14:paraId="7546A7DC" w14:textId="77777777" w:rsidTr="003956E5">
        <w:trPr>
          <w:cantSplit/>
          <w:jc w:val="center"/>
        </w:trPr>
        <w:tc>
          <w:tcPr>
            <w:tcW w:w="993" w:type="dxa"/>
            <w:shd w:val="clear" w:color="auto" w:fill="F3F3F3"/>
            <w:tcMar>
              <w:top w:w="0" w:type="dxa"/>
              <w:left w:w="108" w:type="dxa"/>
              <w:bottom w:w="0" w:type="dxa"/>
              <w:right w:w="108" w:type="dxa"/>
            </w:tcMar>
          </w:tcPr>
          <w:p w14:paraId="0000067B" w14:textId="5530D02F"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66</w:t>
            </w:r>
          </w:p>
        </w:tc>
        <w:tc>
          <w:tcPr>
            <w:tcW w:w="2100" w:type="dxa"/>
            <w:shd w:val="clear" w:color="auto" w:fill="F3F3F3"/>
            <w:tcMar>
              <w:top w:w="0" w:type="dxa"/>
              <w:left w:w="108" w:type="dxa"/>
              <w:bottom w:w="0" w:type="dxa"/>
              <w:right w:w="108" w:type="dxa"/>
            </w:tcMar>
          </w:tcPr>
          <w:p w14:paraId="0000067C"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Satellite channel centre frequency</w:t>
            </w:r>
          </w:p>
        </w:tc>
        <w:tc>
          <w:tcPr>
            <w:tcW w:w="1021" w:type="dxa"/>
            <w:shd w:val="clear" w:color="auto" w:fill="F3F3F3"/>
            <w:tcMar>
              <w:top w:w="0" w:type="dxa"/>
              <w:left w:w="108" w:type="dxa"/>
              <w:bottom w:w="0" w:type="dxa"/>
              <w:right w:w="108" w:type="dxa"/>
            </w:tcMar>
          </w:tcPr>
          <w:p w14:paraId="0000067D"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0 02 153</w:t>
            </w:r>
          </w:p>
        </w:tc>
        <w:tc>
          <w:tcPr>
            <w:tcW w:w="856" w:type="dxa"/>
            <w:shd w:val="clear" w:color="auto" w:fill="F3F3F3"/>
            <w:tcMar>
              <w:top w:w="0" w:type="dxa"/>
              <w:left w:w="108" w:type="dxa"/>
              <w:bottom w:w="0" w:type="dxa"/>
              <w:right w:w="108" w:type="dxa"/>
            </w:tcMar>
          </w:tcPr>
          <w:p w14:paraId="0000067E"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  -8</w:t>
            </w:r>
          </w:p>
        </w:tc>
        <w:tc>
          <w:tcPr>
            <w:tcW w:w="1274" w:type="dxa"/>
            <w:shd w:val="clear" w:color="auto" w:fill="F3F3F3"/>
            <w:tcMar>
              <w:top w:w="0" w:type="dxa"/>
              <w:left w:w="108" w:type="dxa"/>
              <w:bottom w:w="0" w:type="dxa"/>
              <w:right w:w="108" w:type="dxa"/>
            </w:tcMar>
          </w:tcPr>
          <w:p w14:paraId="0000067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68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26</w:t>
            </w:r>
          </w:p>
        </w:tc>
        <w:tc>
          <w:tcPr>
            <w:tcW w:w="1071" w:type="dxa"/>
            <w:shd w:val="clear" w:color="auto" w:fill="F3F3F3"/>
            <w:tcMar>
              <w:top w:w="0" w:type="dxa"/>
              <w:left w:w="108" w:type="dxa"/>
              <w:bottom w:w="0" w:type="dxa"/>
              <w:right w:w="108" w:type="dxa"/>
            </w:tcMar>
          </w:tcPr>
          <w:p w14:paraId="00000681"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Hz</w:t>
            </w:r>
          </w:p>
        </w:tc>
        <w:tc>
          <w:tcPr>
            <w:tcW w:w="2505" w:type="dxa"/>
            <w:shd w:val="clear" w:color="auto" w:fill="F3F3F3"/>
            <w:tcMar>
              <w:top w:w="0" w:type="dxa"/>
              <w:left w:w="108" w:type="dxa"/>
              <w:bottom w:w="0" w:type="dxa"/>
              <w:right w:w="108" w:type="dxa"/>
            </w:tcMar>
          </w:tcPr>
          <w:p w14:paraId="00000682"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6.7GHz, to 0.1kHz, Ionosphere corrected = 0</w:t>
            </w:r>
          </w:p>
        </w:tc>
      </w:tr>
      <w:tr w:rsidR="00CE61B5" w14:paraId="2FD7F596" w14:textId="77777777" w:rsidTr="003956E5">
        <w:trPr>
          <w:cantSplit/>
          <w:jc w:val="center"/>
          <w:ins w:id="293" w:author="Stig Syndergaard" w:date="2024-07-16T16:26:00Z"/>
        </w:trPr>
        <w:tc>
          <w:tcPr>
            <w:tcW w:w="993" w:type="dxa"/>
            <w:shd w:val="clear" w:color="auto" w:fill="F3F3F3"/>
            <w:tcMar>
              <w:top w:w="0" w:type="dxa"/>
              <w:left w:w="108" w:type="dxa"/>
              <w:bottom w:w="0" w:type="dxa"/>
              <w:right w:w="108" w:type="dxa"/>
            </w:tcMar>
          </w:tcPr>
          <w:p w14:paraId="51791BB6" w14:textId="78C3D594" w:rsidR="00CE61B5" w:rsidRDefault="00B80F4D" w:rsidP="0038055D">
            <w:pPr>
              <w:widowControl/>
              <w:pBdr>
                <w:top w:val="nil"/>
                <w:left w:val="nil"/>
                <w:bottom w:val="nil"/>
                <w:right w:val="nil"/>
                <w:between w:val="nil"/>
              </w:pBdr>
              <w:spacing w:line="240" w:lineRule="auto"/>
              <w:jc w:val="right"/>
              <w:rPr>
                <w:ins w:id="294" w:author="Stig Syndergaard" w:date="2024-07-16T16:26:00Z"/>
                <w:rFonts w:ascii="Arial" w:eastAsia="Arial" w:hAnsi="Arial" w:cs="Arial"/>
                <w:sz w:val="16"/>
                <w:szCs w:val="16"/>
              </w:rPr>
            </w:pPr>
            <w:ins w:id="295" w:author="Stig Syndergaard" w:date="2024-07-16T16:30:00Z">
              <w:r>
                <w:rPr>
                  <w:rFonts w:ascii="Arial" w:eastAsia="Arial" w:hAnsi="Arial" w:cs="Arial"/>
                  <w:sz w:val="16"/>
                  <w:szCs w:val="16"/>
                </w:rPr>
                <w:t>67</w:t>
              </w:r>
            </w:ins>
          </w:p>
        </w:tc>
        <w:tc>
          <w:tcPr>
            <w:tcW w:w="2100" w:type="dxa"/>
            <w:shd w:val="clear" w:color="auto" w:fill="F3F3F3"/>
            <w:tcMar>
              <w:top w:w="0" w:type="dxa"/>
              <w:left w:w="108" w:type="dxa"/>
              <w:bottom w:w="0" w:type="dxa"/>
              <w:right w:w="108" w:type="dxa"/>
            </w:tcMar>
          </w:tcPr>
          <w:p w14:paraId="2E28F6AD" w14:textId="0376E221" w:rsidR="00CE61B5" w:rsidRDefault="00CE61B5" w:rsidP="0038055D">
            <w:pPr>
              <w:widowControl/>
              <w:pBdr>
                <w:top w:val="nil"/>
                <w:left w:val="nil"/>
                <w:bottom w:val="nil"/>
                <w:right w:val="nil"/>
                <w:between w:val="nil"/>
              </w:pBdr>
              <w:spacing w:line="240" w:lineRule="auto"/>
              <w:rPr>
                <w:ins w:id="296" w:author="Stig Syndergaard" w:date="2024-07-16T16:26:00Z"/>
                <w:rFonts w:ascii="Arial" w:eastAsia="Arial" w:hAnsi="Arial" w:cs="Arial"/>
                <w:b/>
                <w:sz w:val="16"/>
                <w:szCs w:val="16"/>
              </w:rPr>
            </w:pPr>
            <w:ins w:id="297" w:author="Stig Syndergaard" w:date="2024-07-16T16:28:00Z">
              <w:r>
                <w:rPr>
                  <w:rFonts w:ascii="Arial" w:eastAsia="Arial" w:hAnsi="Arial" w:cs="Arial"/>
                  <w:b/>
                  <w:sz w:val="16"/>
                  <w:szCs w:val="16"/>
                </w:rPr>
                <w:t>Signal type</w:t>
              </w:r>
            </w:ins>
          </w:p>
        </w:tc>
        <w:tc>
          <w:tcPr>
            <w:tcW w:w="1021" w:type="dxa"/>
            <w:shd w:val="clear" w:color="auto" w:fill="F3F3F3"/>
            <w:tcMar>
              <w:top w:w="0" w:type="dxa"/>
              <w:left w:w="108" w:type="dxa"/>
              <w:bottom w:w="0" w:type="dxa"/>
              <w:right w:w="108" w:type="dxa"/>
            </w:tcMar>
          </w:tcPr>
          <w:p w14:paraId="748C115A" w14:textId="36A00588" w:rsidR="00CE61B5" w:rsidRDefault="00CE61B5" w:rsidP="0038055D">
            <w:pPr>
              <w:widowControl/>
              <w:pBdr>
                <w:top w:val="nil"/>
                <w:left w:val="nil"/>
                <w:bottom w:val="nil"/>
                <w:right w:val="nil"/>
                <w:between w:val="nil"/>
              </w:pBdr>
              <w:spacing w:line="240" w:lineRule="auto"/>
              <w:jc w:val="center"/>
              <w:rPr>
                <w:ins w:id="298" w:author="Stig Syndergaard" w:date="2024-07-16T16:26:00Z"/>
                <w:rFonts w:ascii="Arial" w:eastAsia="Arial" w:hAnsi="Arial" w:cs="Arial"/>
                <w:b/>
                <w:sz w:val="16"/>
                <w:szCs w:val="16"/>
              </w:rPr>
            </w:pPr>
            <w:ins w:id="299" w:author="Stig Syndergaard" w:date="2024-07-16T16:29:00Z">
              <w:r>
                <w:rPr>
                  <w:rFonts w:ascii="Arial" w:eastAsia="Arial" w:hAnsi="Arial" w:cs="Arial"/>
                  <w:b/>
                  <w:sz w:val="16"/>
                  <w:szCs w:val="16"/>
                </w:rPr>
                <w:t>New</w:t>
              </w:r>
            </w:ins>
          </w:p>
        </w:tc>
        <w:tc>
          <w:tcPr>
            <w:tcW w:w="856" w:type="dxa"/>
            <w:shd w:val="clear" w:color="auto" w:fill="F3F3F3"/>
            <w:tcMar>
              <w:top w:w="0" w:type="dxa"/>
              <w:left w:w="108" w:type="dxa"/>
              <w:bottom w:w="0" w:type="dxa"/>
              <w:right w:w="108" w:type="dxa"/>
            </w:tcMar>
          </w:tcPr>
          <w:p w14:paraId="3C82A6FA" w14:textId="7353B08B" w:rsidR="00CE61B5" w:rsidRDefault="00CE61B5" w:rsidP="0038055D">
            <w:pPr>
              <w:widowControl/>
              <w:pBdr>
                <w:top w:val="nil"/>
                <w:left w:val="nil"/>
                <w:bottom w:val="nil"/>
                <w:right w:val="nil"/>
                <w:between w:val="nil"/>
              </w:pBdr>
              <w:spacing w:line="240" w:lineRule="auto"/>
              <w:jc w:val="right"/>
              <w:rPr>
                <w:ins w:id="300" w:author="Stig Syndergaard" w:date="2024-07-16T16:26:00Z"/>
                <w:rFonts w:ascii="Arial" w:eastAsia="Arial" w:hAnsi="Arial" w:cs="Arial"/>
                <w:sz w:val="16"/>
                <w:szCs w:val="16"/>
              </w:rPr>
            </w:pPr>
            <w:ins w:id="301" w:author="Stig Syndergaard" w:date="2024-07-16T16:29:00Z">
              <w:r>
                <w:rPr>
                  <w:rFonts w:ascii="Arial" w:eastAsia="Arial" w:hAnsi="Arial" w:cs="Arial"/>
                  <w:sz w:val="16"/>
                  <w:szCs w:val="16"/>
                </w:rPr>
                <w:t>0</w:t>
              </w:r>
            </w:ins>
          </w:p>
        </w:tc>
        <w:tc>
          <w:tcPr>
            <w:tcW w:w="1274" w:type="dxa"/>
            <w:shd w:val="clear" w:color="auto" w:fill="F3F3F3"/>
            <w:tcMar>
              <w:top w:w="0" w:type="dxa"/>
              <w:left w:w="108" w:type="dxa"/>
              <w:bottom w:w="0" w:type="dxa"/>
              <w:right w:w="108" w:type="dxa"/>
            </w:tcMar>
          </w:tcPr>
          <w:p w14:paraId="7B4C9344" w14:textId="0B16B27F" w:rsidR="00CE61B5" w:rsidRDefault="00CE61B5" w:rsidP="0038055D">
            <w:pPr>
              <w:widowControl/>
              <w:pBdr>
                <w:top w:val="nil"/>
                <w:left w:val="nil"/>
                <w:bottom w:val="nil"/>
                <w:right w:val="nil"/>
                <w:between w:val="nil"/>
              </w:pBdr>
              <w:spacing w:line="240" w:lineRule="auto"/>
              <w:jc w:val="right"/>
              <w:rPr>
                <w:ins w:id="302" w:author="Stig Syndergaard" w:date="2024-07-16T16:26:00Z"/>
                <w:rFonts w:ascii="Arial" w:eastAsia="Arial" w:hAnsi="Arial" w:cs="Arial"/>
                <w:sz w:val="16"/>
                <w:szCs w:val="16"/>
              </w:rPr>
            </w:pPr>
            <w:ins w:id="303" w:author="Stig Syndergaard" w:date="2024-07-16T16:29: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43BA9EB9" w14:textId="56051664" w:rsidR="00CE61B5" w:rsidRDefault="00CE61B5" w:rsidP="0038055D">
            <w:pPr>
              <w:widowControl/>
              <w:pBdr>
                <w:top w:val="nil"/>
                <w:left w:val="nil"/>
                <w:bottom w:val="nil"/>
                <w:right w:val="nil"/>
                <w:between w:val="nil"/>
              </w:pBdr>
              <w:spacing w:line="240" w:lineRule="auto"/>
              <w:jc w:val="right"/>
              <w:rPr>
                <w:ins w:id="304" w:author="Stig Syndergaard" w:date="2024-07-16T16:26:00Z"/>
                <w:rFonts w:ascii="Arial" w:eastAsia="Arial" w:hAnsi="Arial" w:cs="Arial"/>
                <w:sz w:val="16"/>
                <w:szCs w:val="16"/>
              </w:rPr>
            </w:pPr>
            <w:ins w:id="305" w:author="Stig Syndergaard" w:date="2024-07-16T16:28:00Z">
              <w:r>
                <w:rPr>
                  <w:rFonts w:ascii="Arial" w:eastAsia="Arial" w:hAnsi="Arial" w:cs="Arial"/>
                  <w:sz w:val="16"/>
                  <w:szCs w:val="16"/>
                </w:rPr>
                <w:t>24</w:t>
              </w:r>
            </w:ins>
          </w:p>
        </w:tc>
        <w:tc>
          <w:tcPr>
            <w:tcW w:w="1071" w:type="dxa"/>
            <w:shd w:val="clear" w:color="auto" w:fill="F3F3F3"/>
            <w:tcMar>
              <w:top w:w="0" w:type="dxa"/>
              <w:left w:w="108" w:type="dxa"/>
              <w:bottom w:w="0" w:type="dxa"/>
              <w:right w:w="108" w:type="dxa"/>
            </w:tcMar>
          </w:tcPr>
          <w:p w14:paraId="6968052F" w14:textId="31011688" w:rsidR="00CE61B5" w:rsidRDefault="00CE61B5" w:rsidP="0038055D">
            <w:pPr>
              <w:widowControl/>
              <w:pBdr>
                <w:top w:val="nil"/>
                <w:left w:val="nil"/>
                <w:bottom w:val="nil"/>
                <w:right w:val="nil"/>
                <w:between w:val="nil"/>
              </w:pBdr>
              <w:spacing w:line="240" w:lineRule="auto"/>
              <w:rPr>
                <w:ins w:id="306" w:author="Stig Syndergaard" w:date="2024-07-16T16:26:00Z"/>
                <w:rFonts w:ascii="Arial" w:eastAsia="Arial" w:hAnsi="Arial" w:cs="Arial"/>
                <w:sz w:val="16"/>
                <w:szCs w:val="16"/>
              </w:rPr>
            </w:pPr>
            <w:ins w:id="307" w:author="Stig Syndergaard" w:date="2024-07-16T16:28:00Z">
              <w:r>
                <w:rPr>
                  <w:rFonts w:ascii="Arial" w:eastAsia="Arial" w:hAnsi="Arial" w:cs="Arial"/>
                  <w:sz w:val="16"/>
                  <w:szCs w:val="16"/>
                </w:rPr>
                <w:t>Character</w:t>
              </w:r>
            </w:ins>
          </w:p>
        </w:tc>
        <w:tc>
          <w:tcPr>
            <w:tcW w:w="2505" w:type="dxa"/>
            <w:shd w:val="clear" w:color="auto" w:fill="F3F3F3"/>
            <w:tcMar>
              <w:top w:w="0" w:type="dxa"/>
              <w:left w:w="108" w:type="dxa"/>
              <w:bottom w:w="0" w:type="dxa"/>
              <w:right w:w="108" w:type="dxa"/>
            </w:tcMar>
          </w:tcPr>
          <w:p w14:paraId="569BBE14" w14:textId="4EE47E58" w:rsidR="00CE61B5" w:rsidRDefault="00CE61B5" w:rsidP="0038055D">
            <w:pPr>
              <w:widowControl/>
              <w:pBdr>
                <w:top w:val="nil"/>
                <w:left w:val="nil"/>
                <w:bottom w:val="nil"/>
                <w:right w:val="nil"/>
                <w:between w:val="nil"/>
              </w:pBdr>
              <w:spacing w:line="240" w:lineRule="auto"/>
              <w:rPr>
                <w:ins w:id="308" w:author="Stig Syndergaard" w:date="2024-07-16T16:26:00Z"/>
                <w:rFonts w:ascii="Arial" w:eastAsia="Arial" w:hAnsi="Arial" w:cs="Arial"/>
                <w:sz w:val="16"/>
                <w:szCs w:val="16"/>
              </w:rPr>
            </w:pPr>
            <w:ins w:id="309" w:author="Stig Syndergaard" w:date="2024-07-16T16:29:00Z">
              <w:r>
                <w:rPr>
                  <w:rFonts w:ascii="Arial" w:eastAsia="Arial" w:hAnsi="Arial" w:cs="Arial"/>
                  <w:sz w:val="16"/>
                  <w:szCs w:val="16"/>
                </w:rPr>
                <w:t>Three</w:t>
              </w:r>
            </w:ins>
            <w:ins w:id="310" w:author="Stig Syndergaard" w:date="2024-07-16T16:40:00Z">
              <w:r w:rsidR="00433BA7">
                <w:rPr>
                  <w:rFonts w:ascii="Arial" w:eastAsia="Arial" w:hAnsi="Arial" w:cs="Arial"/>
                  <w:sz w:val="16"/>
                  <w:szCs w:val="16"/>
                </w:rPr>
                <w:t>-</w:t>
              </w:r>
            </w:ins>
            <w:ins w:id="311" w:author="Stig Syndergaard" w:date="2024-07-16T16:29:00Z">
              <w:r>
                <w:rPr>
                  <w:rFonts w:ascii="Arial" w:eastAsia="Arial" w:hAnsi="Arial" w:cs="Arial"/>
                  <w:sz w:val="16"/>
                  <w:szCs w:val="16"/>
                </w:rPr>
                <w:t>letter code, RINEX convention</w:t>
              </w:r>
            </w:ins>
          </w:p>
        </w:tc>
      </w:tr>
      <w:tr w:rsidR="0038055D" w14:paraId="32A29F3B" w14:textId="77777777" w:rsidTr="003956E5">
        <w:trPr>
          <w:cantSplit/>
          <w:jc w:val="center"/>
        </w:trPr>
        <w:tc>
          <w:tcPr>
            <w:tcW w:w="993" w:type="dxa"/>
            <w:shd w:val="clear" w:color="auto" w:fill="E0E0E0"/>
            <w:tcMar>
              <w:top w:w="0" w:type="dxa"/>
              <w:left w:w="108" w:type="dxa"/>
              <w:bottom w:w="0" w:type="dxa"/>
              <w:right w:w="108" w:type="dxa"/>
            </w:tcMar>
          </w:tcPr>
          <w:p w14:paraId="0000068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E0E0E0"/>
            <w:tcMar>
              <w:top w:w="0" w:type="dxa"/>
              <w:left w:w="108" w:type="dxa"/>
              <w:bottom w:w="0" w:type="dxa"/>
              <w:right w:w="108" w:type="dxa"/>
            </w:tcMar>
          </w:tcPr>
          <w:p w14:paraId="00000684"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scale to Table B</w:t>
            </w:r>
          </w:p>
        </w:tc>
        <w:tc>
          <w:tcPr>
            <w:tcW w:w="1021" w:type="dxa"/>
            <w:shd w:val="clear" w:color="auto" w:fill="E0E0E0"/>
            <w:tcMar>
              <w:top w:w="0" w:type="dxa"/>
              <w:left w:w="108" w:type="dxa"/>
              <w:bottom w:w="0" w:type="dxa"/>
              <w:right w:w="108" w:type="dxa"/>
            </w:tcMar>
          </w:tcPr>
          <w:p w14:paraId="00000685"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2 02 000</w:t>
            </w:r>
          </w:p>
        </w:tc>
        <w:tc>
          <w:tcPr>
            <w:tcW w:w="856" w:type="dxa"/>
            <w:shd w:val="clear" w:color="auto" w:fill="E0E0E0"/>
            <w:tcMar>
              <w:top w:w="0" w:type="dxa"/>
              <w:left w:w="108" w:type="dxa"/>
              <w:bottom w:w="0" w:type="dxa"/>
              <w:right w:w="108" w:type="dxa"/>
            </w:tcMar>
          </w:tcPr>
          <w:p w14:paraId="00000686"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68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68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689"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68A"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r>
      <w:tr w:rsidR="0038055D" w14:paraId="23C35B19" w14:textId="77777777" w:rsidTr="003956E5">
        <w:trPr>
          <w:cantSplit/>
          <w:trHeight w:val="213"/>
          <w:jc w:val="center"/>
        </w:trPr>
        <w:tc>
          <w:tcPr>
            <w:tcW w:w="993" w:type="dxa"/>
            <w:shd w:val="clear" w:color="auto" w:fill="E0E0E0"/>
            <w:tcMar>
              <w:top w:w="0" w:type="dxa"/>
              <w:left w:w="108" w:type="dxa"/>
              <w:bottom w:w="0" w:type="dxa"/>
              <w:right w:w="108" w:type="dxa"/>
            </w:tcMar>
          </w:tcPr>
          <w:p w14:paraId="0000068B" w14:textId="3EEB5D01"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w:t>
            </w:r>
            <w:r w:rsidR="00B80F4D">
              <w:rPr>
                <w:rFonts w:ascii="Arial" w:eastAsia="Arial" w:hAnsi="Arial" w:cs="Arial"/>
                <w:sz w:val="16"/>
                <w:szCs w:val="16"/>
              </w:rPr>
              <w:t>8</w:t>
            </w:r>
          </w:p>
        </w:tc>
        <w:tc>
          <w:tcPr>
            <w:tcW w:w="2100" w:type="dxa"/>
            <w:shd w:val="clear" w:color="auto" w:fill="E0E0E0"/>
            <w:tcMar>
              <w:top w:w="0" w:type="dxa"/>
              <w:left w:w="108" w:type="dxa"/>
              <w:bottom w:w="0" w:type="dxa"/>
              <w:right w:w="108" w:type="dxa"/>
            </w:tcMar>
          </w:tcPr>
          <w:p w14:paraId="0000068C"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Impact Parameter</w:t>
            </w:r>
          </w:p>
        </w:tc>
        <w:tc>
          <w:tcPr>
            <w:tcW w:w="1021" w:type="dxa"/>
            <w:shd w:val="clear" w:color="auto" w:fill="E0E0E0"/>
            <w:tcMar>
              <w:top w:w="0" w:type="dxa"/>
              <w:left w:w="108" w:type="dxa"/>
              <w:bottom w:w="0" w:type="dxa"/>
              <w:right w:w="108" w:type="dxa"/>
            </w:tcMar>
          </w:tcPr>
          <w:p w14:paraId="0000068D"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0 07 040</w:t>
            </w:r>
          </w:p>
        </w:tc>
        <w:tc>
          <w:tcPr>
            <w:tcW w:w="856" w:type="dxa"/>
            <w:shd w:val="clear" w:color="auto" w:fill="E0E0E0"/>
            <w:tcMar>
              <w:top w:w="0" w:type="dxa"/>
              <w:left w:w="108" w:type="dxa"/>
              <w:bottom w:w="0" w:type="dxa"/>
              <w:right w:w="108" w:type="dxa"/>
            </w:tcMar>
          </w:tcPr>
          <w:p w14:paraId="0000068E"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E0E0E0"/>
            <w:tcMar>
              <w:top w:w="0" w:type="dxa"/>
              <w:left w:w="108" w:type="dxa"/>
              <w:bottom w:w="0" w:type="dxa"/>
              <w:right w:w="108" w:type="dxa"/>
            </w:tcMar>
          </w:tcPr>
          <w:p w14:paraId="0000068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62 000 000</w:t>
            </w:r>
          </w:p>
        </w:tc>
        <w:tc>
          <w:tcPr>
            <w:tcW w:w="898" w:type="dxa"/>
            <w:shd w:val="clear" w:color="auto" w:fill="E0E0E0"/>
            <w:tcMar>
              <w:top w:w="0" w:type="dxa"/>
              <w:left w:w="108" w:type="dxa"/>
              <w:bottom w:w="0" w:type="dxa"/>
              <w:right w:w="108" w:type="dxa"/>
            </w:tcMar>
          </w:tcPr>
          <w:p w14:paraId="0000069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22</w:t>
            </w:r>
          </w:p>
        </w:tc>
        <w:tc>
          <w:tcPr>
            <w:tcW w:w="1071" w:type="dxa"/>
            <w:shd w:val="clear" w:color="auto" w:fill="E0E0E0"/>
            <w:tcMar>
              <w:top w:w="0" w:type="dxa"/>
              <w:left w:w="108" w:type="dxa"/>
              <w:bottom w:w="0" w:type="dxa"/>
              <w:right w:w="108" w:type="dxa"/>
            </w:tcMar>
          </w:tcPr>
          <w:p w14:paraId="00000691"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E0E0E0"/>
            <w:tcMar>
              <w:top w:w="0" w:type="dxa"/>
              <w:left w:w="108" w:type="dxa"/>
              <w:bottom w:w="0" w:type="dxa"/>
              <w:right w:w="108" w:type="dxa"/>
            </w:tcMar>
          </w:tcPr>
          <w:p w14:paraId="00000692"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6200–6600 km to 10cm</w:t>
            </w:r>
          </w:p>
          <w:p w14:paraId="00000693"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(distance from centre of curvature)</w:t>
            </w:r>
          </w:p>
        </w:tc>
      </w:tr>
      <w:tr w:rsidR="0038055D" w14:paraId="188A9E8F" w14:textId="77777777" w:rsidTr="003956E5">
        <w:trPr>
          <w:cantSplit/>
          <w:jc w:val="center"/>
        </w:trPr>
        <w:tc>
          <w:tcPr>
            <w:tcW w:w="993" w:type="dxa"/>
            <w:shd w:val="clear" w:color="auto" w:fill="F3F3F3"/>
            <w:tcMar>
              <w:top w:w="0" w:type="dxa"/>
              <w:left w:w="108" w:type="dxa"/>
              <w:bottom w:w="0" w:type="dxa"/>
              <w:right w:w="108" w:type="dxa"/>
            </w:tcMar>
          </w:tcPr>
          <w:p w14:paraId="00000694" w14:textId="75C07D85" w:rsidR="0038055D" w:rsidRDefault="00205D42"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w:t>
            </w:r>
            <w:r w:rsidR="00B80F4D">
              <w:rPr>
                <w:rFonts w:ascii="Arial" w:eastAsia="Arial" w:hAnsi="Arial" w:cs="Arial"/>
                <w:sz w:val="16"/>
                <w:szCs w:val="16"/>
              </w:rPr>
              <w:t>9</w:t>
            </w:r>
          </w:p>
        </w:tc>
        <w:tc>
          <w:tcPr>
            <w:tcW w:w="2100" w:type="dxa"/>
            <w:shd w:val="clear" w:color="auto" w:fill="F3F3F3"/>
            <w:tcMar>
              <w:top w:w="0" w:type="dxa"/>
              <w:left w:w="108" w:type="dxa"/>
              <w:bottom w:w="0" w:type="dxa"/>
              <w:right w:w="108" w:type="dxa"/>
            </w:tcMar>
          </w:tcPr>
          <w:p w14:paraId="00000695"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Bending Angle</w:t>
            </w:r>
          </w:p>
        </w:tc>
        <w:tc>
          <w:tcPr>
            <w:tcW w:w="1021" w:type="dxa"/>
            <w:shd w:val="clear" w:color="auto" w:fill="F3F3F3"/>
            <w:tcMar>
              <w:top w:w="0" w:type="dxa"/>
              <w:left w:w="108" w:type="dxa"/>
              <w:bottom w:w="0" w:type="dxa"/>
              <w:right w:w="108" w:type="dxa"/>
            </w:tcMar>
          </w:tcPr>
          <w:p w14:paraId="00000696"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0 15 037</w:t>
            </w:r>
          </w:p>
        </w:tc>
        <w:tc>
          <w:tcPr>
            <w:tcW w:w="856" w:type="dxa"/>
            <w:shd w:val="clear" w:color="auto" w:fill="F3F3F3"/>
            <w:tcMar>
              <w:top w:w="0" w:type="dxa"/>
              <w:left w:w="108" w:type="dxa"/>
              <w:bottom w:w="0" w:type="dxa"/>
              <w:right w:w="108" w:type="dxa"/>
            </w:tcMar>
          </w:tcPr>
          <w:p w14:paraId="0000069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274" w:type="dxa"/>
            <w:shd w:val="clear" w:color="auto" w:fill="F3F3F3"/>
            <w:tcMar>
              <w:top w:w="0" w:type="dxa"/>
              <w:left w:w="108" w:type="dxa"/>
              <w:bottom w:w="0" w:type="dxa"/>
              <w:right w:w="108" w:type="dxa"/>
            </w:tcMar>
          </w:tcPr>
          <w:p w14:paraId="0000069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-100 000</w:t>
            </w:r>
          </w:p>
        </w:tc>
        <w:tc>
          <w:tcPr>
            <w:tcW w:w="898" w:type="dxa"/>
            <w:shd w:val="clear" w:color="auto" w:fill="F3F3F3"/>
            <w:tcMar>
              <w:top w:w="0" w:type="dxa"/>
              <w:left w:w="108" w:type="dxa"/>
              <w:bottom w:w="0" w:type="dxa"/>
              <w:right w:w="108" w:type="dxa"/>
            </w:tcMar>
          </w:tcPr>
          <w:p w14:paraId="00000699"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23</w:t>
            </w:r>
          </w:p>
        </w:tc>
        <w:tc>
          <w:tcPr>
            <w:tcW w:w="1071" w:type="dxa"/>
            <w:shd w:val="clear" w:color="auto" w:fill="F3F3F3"/>
            <w:tcMar>
              <w:top w:w="0" w:type="dxa"/>
              <w:left w:w="108" w:type="dxa"/>
              <w:bottom w:w="0" w:type="dxa"/>
              <w:right w:w="108" w:type="dxa"/>
            </w:tcMar>
          </w:tcPr>
          <w:p w14:paraId="0000069A"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Radians</w:t>
            </w:r>
          </w:p>
        </w:tc>
        <w:tc>
          <w:tcPr>
            <w:tcW w:w="2505" w:type="dxa"/>
            <w:shd w:val="clear" w:color="auto" w:fill="F3F3F3"/>
            <w:tcMar>
              <w:top w:w="0" w:type="dxa"/>
              <w:left w:w="108" w:type="dxa"/>
              <w:bottom w:w="0" w:type="dxa"/>
              <w:right w:w="108" w:type="dxa"/>
            </w:tcMar>
          </w:tcPr>
          <w:p w14:paraId="0000069B"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-10</w:t>
            </w:r>
            <w:r>
              <w:rPr>
                <w:rFonts w:ascii="Arial" w:eastAsia="Arial" w:hAnsi="Arial" w:cs="Arial"/>
                <w:sz w:val="16"/>
                <w:szCs w:val="16"/>
                <w:vertAlign w:val="superscript"/>
              </w:rPr>
              <w:t>-3</w:t>
            </w:r>
            <w:r>
              <w:rPr>
                <w:rFonts w:ascii="Arial" w:eastAsia="Arial" w:hAnsi="Arial" w:cs="Arial"/>
                <w:sz w:val="16"/>
                <w:szCs w:val="16"/>
              </w:rPr>
              <w:t xml:space="preserve"> – 8x10</w:t>
            </w:r>
            <w:r>
              <w:rPr>
                <w:rFonts w:ascii="Arial" w:eastAsia="Arial" w:hAnsi="Arial" w:cs="Arial"/>
                <w:sz w:val="16"/>
                <w:szCs w:val="16"/>
                <w:vertAlign w:val="superscript"/>
              </w:rPr>
              <w:t>-2</w:t>
            </w:r>
            <w:r>
              <w:rPr>
                <w:rFonts w:ascii="Arial" w:eastAsia="Arial" w:hAnsi="Arial" w:cs="Arial"/>
                <w:sz w:val="16"/>
                <w:szCs w:val="16"/>
              </w:rPr>
              <w:t xml:space="preserve"> rad to 10</w:t>
            </w:r>
            <w:r>
              <w:rPr>
                <w:rFonts w:ascii="Arial" w:eastAsia="Arial" w:hAnsi="Arial" w:cs="Arial"/>
                <w:sz w:val="16"/>
                <w:szCs w:val="16"/>
                <w:vertAlign w:val="superscript"/>
              </w:rPr>
              <w:t>-8</w:t>
            </w:r>
            <w:r>
              <w:rPr>
                <w:rFonts w:ascii="Arial" w:eastAsia="Arial" w:hAnsi="Arial" w:cs="Arial"/>
                <w:sz w:val="16"/>
                <w:szCs w:val="16"/>
              </w:rPr>
              <w:t xml:space="preserve"> rad</w:t>
            </w:r>
          </w:p>
        </w:tc>
      </w:tr>
      <w:tr w:rsidR="0038055D" w14:paraId="4A0E313F" w14:textId="77777777" w:rsidTr="003956E5">
        <w:trPr>
          <w:cantSplit/>
          <w:jc w:val="center"/>
        </w:trPr>
        <w:tc>
          <w:tcPr>
            <w:tcW w:w="993" w:type="dxa"/>
            <w:shd w:val="clear" w:color="auto" w:fill="E0E0E0"/>
            <w:tcMar>
              <w:top w:w="0" w:type="dxa"/>
              <w:left w:w="108" w:type="dxa"/>
              <w:bottom w:w="0" w:type="dxa"/>
              <w:right w:w="108" w:type="dxa"/>
            </w:tcMar>
          </w:tcPr>
          <w:p w14:paraId="0000069C" w14:textId="4D957FD9" w:rsidR="0038055D" w:rsidRDefault="00B80F4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70</w:t>
            </w:r>
          </w:p>
        </w:tc>
        <w:tc>
          <w:tcPr>
            <w:tcW w:w="2100" w:type="dxa"/>
            <w:shd w:val="clear" w:color="auto" w:fill="E0E0E0"/>
            <w:tcMar>
              <w:top w:w="0" w:type="dxa"/>
              <w:left w:w="108" w:type="dxa"/>
              <w:bottom w:w="0" w:type="dxa"/>
              <w:right w:w="108" w:type="dxa"/>
            </w:tcMar>
          </w:tcPr>
          <w:p w14:paraId="0000069D" w14:textId="77777777" w:rsidR="0038055D" w:rsidRDefault="00000000" w:rsidP="0038055D">
            <w:pPr>
              <w:widowControl/>
              <w:pBdr>
                <w:top w:val="nil"/>
                <w:left w:val="nil"/>
                <w:bottom w:val="nil"/>
                <w:right w:val="nil"/>
                <w:between w:val="nil"/>
              </w:pBdr>
              <w:spacing w:line="240" w:lineRule="auto"/>
              <w:rPr>
                <w:rFonts w:ascii="Arial" w:eastAsia="Arial" w:hAnsi="Arial" w:cs="Arial"/>
                <w:b/>
                <w:sz w:val="16"/>
                <w:szCs w:val="16"/>
              </w:rPr>
            </w:pPr>
            <w:sdt>
              <w:sdtPr>
                <w:tag w:val="goog_rdk_28"/>
                <w:id w:val="836897467"/>
              </w:sdtPr>
              <w:sdtContent>
                <w:commentRangeStart w:id="312"/>
              </w:sdtContent>
            </w:sdt>
            <w:r w:rsidR="0038055D">
              <w:rPr>
                <w:rFonts w:ascii="Arial" w:eastAsia="Arial" w:hAnsi="Arial" w:cs="Arial"/>
                <w:b/>
                <w:sz w:val="16"/>
                <w:szCs w:val="16"/>
              </w:rPr>
              <w:t>Estimated error in bending angle</w:t>
            </w:r>
            <w:commentRangeEnd w:id="312"/>
            <w:r w:rsidR="0038055D">
              <w:commentReference w:id="312"/>
            </w:r>
          </w:p>
        </w:tc>
        <w:tc>
          <w:tcPr>
            <w:tcW w:w="1021" w:type="dxa"/>
            <w:shd w:val="clear" w:color="auto" w:fill="E0E0E0"/>
            <w:tcMar>
              <w:top w:w="0" w:type="dxa"/>
              <w:left w:w="108" w:type="dxa"/>
              <w:bottom w:w="0" w:type="dxa"/>
              <w:right w:w="108" w:type="dxa"/>
            </w:tcMar>
          </w:tcPr>
          <w:p w14:paraId="0000069E"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 New</w:t>
            </w:r>
          </w:p>
        </w:tc>
        <w:tc>
          <w:tcPr>
            <w:tcW w:w="856" w:type="dxa"/>
            <w:shd w:val="clear" w:color="auto" w:fill="E0E0E0"/>
            <w:tcMar>
              <w:top w:w="0" w:type="dxa"/>
              <w:left w:w="108" w:type="dxa"/>
              <w:bottom w:w="0" w:type="dxa"/>
              <w:right w:w="108" w:type="dxa"/>
            </w:tcMar>
          </w:tcPr>
          <w:p w14:paraId="0000069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274" w:type="dxa"/>
            <w:shd w:val="clear" w:color="auto" w:fill="E0E0E0"/>
            <w:tcMar>
              <w:top w:w="0" w:type="dxa"/>
              <w:left w:w="108" w:type="dxa"/>
              <w:bottom w:w="0" w:type="dxa"/>
              <w:right w:w="108" w:type="dxa"/>
            </w:tcMar>
          </w:tcPr>
          <w:p w14:paraId="000006A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6A1"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20</w:t>
            </w:r>
          </w:p>
        </w:tc>
        <w:tc>
          <w:tcPr>
            <w:tcW w:w="1071" w:type="dxa"/>
            <w:shd w:val="clear" w:color="auto" w:fill="E0E0E0"/>
            <w:tcMar>
              <w:top w:w="0" w:type="dxa"/>
              <w:left w:w="108" w:type="dxa"/>
              <w:bottom w:w="0" w:type="dxa"/>
              <w:right w:w="108" w:type="dxa"/>
            </w:tcMar>
          </w:tcPr>
          <w:p w14:paraId="000006A2"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Radians</w:t>
            </w:r>
          </w:p>
        </w:tc>
        <w:tc>
          <w:tcPr>
            <w:tcW w:w="2505" w:type="dxa"/>
            <w:shd w:val="clear" w:color="auto" w:fill="E0E0E0"/>
            <w:tcMar>
              <w:top w:w="0" w:type="dxa"/>
              <w:left w:w="108" w:type="dxa"/>
              <w:bottom w:w="0" w:type="dxa"/>
              <w:right w:w="108" w:type="dxa"/>
            </w:tcMar>
          </w:tcPr>
          <w:p w14:paraId="000006A3"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10</w:t>
            </w:r>
            <w:r>
              <w:rPr>
                <w:rFonts w:ascii="Arial" w:eastAsia="Arial" w:hAnsi="Arial" w:cs="Arial"/>
                <w:sz w:val="16"/>
                <w:szCs w:val="16"/>
                <w:vertAlign w:val="superscript"/>
              </w:rPr>
              <w:t>-2</w:t>
            </w:r>
            <w:r>
              <w:rPr>
                <w:rFonts w:ascii="Arial" w:eastAsia="Arial" w:hAnsi="Arial" w:cs="Arial"/>
                <w:sz w:val="16"/>
                <w:szCs w:val="16"/>
              </w:rPr>
              <w:t xml:space="preserve"> rad to 10</w:t>
            </w:r>
            <w:r>
              <w:rPr>
                <w:rFonts w:ascii="Arial" w:eastAsia="Arial" w:hAnsi="Arial" w:cs="Arial"/>
                <w:sz w:val="16"/>
                <w:szCs w:val="16"/>
                <w:vertAlign w:val="superscript"/>
              </w:rPr>
              <w:t>-8</w:t>
            </w:r>
            <w:r>
              <w:rPr>
                <w:rFonts w:ascii="Arial" w:eastAsia="Arial" w:hAnsi="Arial" w:cs="Arial"/>
                <w:sz w:val="16"/>
                <w:szCs w:val="16"/>
              </w:rPr>
              <w:t xml:space="preserve"> rad</w:t>
            </w:r>
          </w:p>
        </w:tc>
      </w:tr>
      <w:tr w:rsidR="0038055D" w14:paraId="13782E65" w14:textId="77777777" w:rsidTr="003956E5">
        <w:trPr>
          <w:cantSplit/>
          <w:jc w:val="center"/>
          <w:ins w:id="313" w:author="Stig Syndergaard" w:date="2024-07-15T18:36:00Z"/>
        </w:trPr>
        <w:tc>
          <w:tcPr>
            <w:tcW w:w="993" w:type="dxa"/>
            <w:shd w:val="clear" w:color="auto" w:fill="F3F3F3"/>
            <w:tcMar>
              <w:top w:w="0" w:type="dxa"/>
              <w:left w:w="108" w:type="dxa"/>
              <w:bottom w:w="0" w:type="dxa"/>
              <w:right w:w="108" w:type="dxa"/>
            </w:tcMar>
          </w:tcPr>
          <w:p w14:paraId="13A69E22" w14:textId="4C769D91" w:rsidR="0038055D" w:rsidRDefault="00205D42" w:rsidP="0038055D">
            <w:pPr>
              <w:widowControl/>
              <w:pBdr>
                <w:top w:val="nil"/>
                <w:left w:val="nil"/>
                <w:bottom w:val="nil"/>
                <w:right w:val="nil"/>
                <w:between w:val="nil"/>
              </w:pBdr>
              <w:spacing w:line="240" w:lineRule="auto"/>
              <w:jc w:val="right"/>
              <w:rPr>
                <w:ins w:id="314" w:author="Stig Syndergaard" w:date="2024-07-15T18:36:00Z"/>
                <w:rFonts w:ascii="Arial" w:eastAsia="Arial" w:hAnsi="Arial" w:cs="Arial"/>
                <w:sz w:val="16"/>
                <w:szCs w:val="16"/>
              </w:rPr>
            </w:pPr>
            <w:ins w:id="315" w:author="Stig Syndergaard" w:date="2024-07-16T15:16:00Z">
              <w:r>
                <w:rPr>
                  <w:rFonts w:ascii="Arial" w:eastAsia="Arial" w:hAnsi="Arial" w:cs="Arial"/>
                  <w:sz w:val="16"/>
                  <w:szCs w:val="16"/>
                </w:rPr>
                <w:t>7</w:t>
              </w:r>
            </w:ins>
            <w:ins w:id="316" w:author="Stig Syndergaard" w:date="2024-07-16T16:31:00Z">
              <w:r w:rsidR="00B80F4D">
                <w:rPr>
                  <w:rFonts w:ascii="Arial" w:eastAsia="Arial" w:hAnsi="Arial" w:cs="Arial"/>
                  <w:sz w:val="16"/>
                  <w:szCs w:val="16"/>
                </w:rPr>
                <w:t>1</w:t>
              </w:r>
            </w:ins>
            <w:commentRangeStart w:id="317"/>
          </w:p>
        </w:tc>
        <w:tc>
          <w:tcPr>
            <w:tcW w:w="2100" w:type="dxa"/>
            <w:shd w:val="clear" w:color="auto" w:fill="F3F3F3"/>
            <w:tcMar>
              <w:top w:w="0" w:type="dxa"/>
              <w:left w:w="108" w:type="dxa"/>
              <w:bottom w:w="0" w:type="dxa"/>
              <w:right w:w="108" w:type="dxa"/>
            </w:tcMar>
          </w:tcPr>
          <w:p w14:paraId="7A0D2B4E" w14:textId="77777777" w:rsidR="0038055D" w:rsidRDefault="0038055D" w:rsidP="0038055D">
            <w:pPr>
              <w:widowControl/>
              <w:pBdr>
                <w:top w:val="nil"/>
                <w:left w:val="nil"/>
                <w:bottom w:val="nil"/>
                <w:right w:val="nil"/>
                <w:between w:val="nil"/>
              </w:pBdr>
              <w:spacing w:line="240" w:lineRule="auto"/>
              <w:rPr>
                <w:ins w:id="318" w:author="Stig Syndergaard" w:date="2024-07-15T18:36:00Z"/>
                <w:rFonts w:ascii="Arial" w:eastAsia="Arial" w:hAnsi="Arial" w:cs="Arial"/>
                <w:b/>
                <w:sz w:val="16"/>
                <w:szCs w:val="16"/>
              </w:rPr>
            </w:pPr>
            <w:ins w:id="319" w:author="Stig Syndergaard" w:date="2024-07-15T18:36:00Z">
              <w:r>
                <w:rPr>
                  <w:rFonts w:ascii="Arial" w:eastAsia="Arial" w:hAnsi="Arial" w:cs="Arial"/>
                  <w:b/>
                  <w:sz w:val="16"/>
                  <w:szCs w:val="16"/>
                </w:rPr>
                <w:t>Calibrated phase difference</w:t>
              </w:r>
            </w:ins>
          </w:p>
        </w:tc>
        <w:tc>
          <w:tcPr>
            <w:tcW w:w="1021" w:type="dxa"/>
            <w:shd w:val="clear" w:color="auto" w:fill="F3F3F3"/>
            <w:tcMar>
              <w:top w:w="0" w:type="dxa"/>
              <w:left w:w="108" w:type="dxa"/>
              <w:bottom w:w="0" w:type="dxa"/>
              <w:right w:w="108" w:type="dxa"/>
            </w:tcMar>
          </w:tcPr>
          <w:p w14:paraId="66434EF0" w14:textId="77777777" w:rsidR="0038055D" w:rsidRDefault="0038055D" w:rsidP="0038055D">
            <w:pPr>
              <w:widowControl/>
              <w:pBdr>
                <w:top w:val="nil"/>
                <w:left w:val="nil"/>
                <w:bottom w:val="nil"/>
                <w:right w:val="nil"/>
                <w:between w:val="nil"/>
              </w:pBdr>
              <w:spacing w:line="240" w:lineRule="auto"/>
              <w:jc w:val="center"/>
              <w:rPr>
                <w:ins w:id="320" w:author="Stig Syndergaard" w:date="2024-07-15T18:36:00Z"/>
                <w:rFonts w:ascii="Arial" w:eastAsia="Arial" w:hAnsi="Arial" w:cs="Arial"/>
                <w:b/>
                <w:sz w:val="16"/>
                <w:szCs w:val="16"/>
              </w:rPr>
            </w:pPr>
            <w:ins w:id="321" w:author="Stig Syndergaard" w:date="2024-07-15T18:36:00Z">
              <w:r>
                <w:rPr>
                  <w:rFonts w:ascii="Arial" w:eastAsia="Arial" w:hAnsi="Arial" w:cs="Arial"/>
                  <w:b/>
                  <w:sz w:val="16"/>
                  <w:szCs w:val="16"/>
                </w:rPr>
                <w:t>New</w:t>
              </w:r>
            </w:ins>
          </w:p>
        </w:tc>
        <w:tc>
          <w:tcPr>
            <w:tcW w:w="856" w:type="dxa"/>
            <w:shd w:val="clear" w:color="auto" w:fill="F3F3F3"/>
            <w:tcMar>
              <w:top w:w="0" w:type="dxa"/>
              <w:left w:w="108" w:type="dxa"/>
              <w:bottom w:w="0" w:type="dxa"/>
              <w:right w:w="108" w:type="dxa"/>
            </w:tcMar>
          </w:tcPr>
          <w:p w14:paraId="3F3833EA" w14:textId="77777777" w:rsidR="0038055D" w:rsidRDefault="0038055D" w:rsidP="0038055D">
            <w:pPr>
              <w:widowControl/>
              <w:pBdr>
                <w:top w:val="nil"/>
                <w:left w:val="nil"/>
                <w:bottom w:val="nil"/>
                <w:right w:val="nil"/>
                <w:between w:val="nil"/>
              </w:pBdr>
              <w:spacing w:line="240" w:lineRule="auto"/>
              <w:jc w:val="right"/>
              <w:rPr>
                <w:ins w:id="322" w:author="Stig Syndergaard" w:date="2024-07-15T18:36:00Z"/>
                <w:rFonts w:ascii="Arial" w:eastAsia="Arial" w:hAnsi="Arial" w:cs="Arial"/>
                <w:sz w:val="16"/>
                <w:szCs w:val="16"/>
              </w:rPr>
            </w:pPr>
            <w:ins w:id="323" w:author="Stig Syndergaard" w:date="2024-07-15T18:36:00Z">
              <w:r>
                <w:rPr>
                  <w:rFonts w:ascii="Arial" w:eastAsia="Arial" w:hAnsi="Arial" w:cs="Arial"/>
                  <w:sz w:val="16"/>
                  <w:szCs w:val="16"/>
                </w:rPr>
                <w:t>3</w:t>
              </w:r>
            </w:ins>
          </w:p>
        </w:tc>
        <w:tc>
          <w:tcPr>
            <w:tcW w:w="1274" w:type="dxa"/>
            <w:shd w:val="clear" w:color="auto" w:fill="F3F3F3"/>
            <w:tcMar>
              <w:top w:w="0" w:type="dxa"/>
              <w:left w:w="108" w:type="dxa"/>
              <w:bottom w:w="0" w:type="dxa"/>
              <w:right w:w="108" w:type="dxa"/>
            </w:tcMar>
          </w:tcPr>
          <w:p w14:paraId="6A2C72F8" w14:textId="7532DD48" w:rsidR="0038055D" w:rsidRDefault="0038055D" w:rsidP="0038055D">
            <w:pPr>
              <w:widowControl/>
              <w:pBdr>
                <w:top w:val="nil"/>
                <w:left w:val="nil"/>
                <w:bottom w:val="nil"/>
                <w:right w:val="nil"/>
                <w:between w:val="nil"/>
              </w:pBdr>
              <w:spacing w:line="240" w:lineRule="auto"/>
              <w:jc w:val="right"/>
              <w:rPr>
                <w:ins w:id="324" w:author="Stig Syndergaard" w:date="2024-07-15T18:36:00Z"/>
                <w:rFonts w:ascii="Arial" w:eastAsia="Arial" w:hAnsi="Arial" w:cs="Arial"/>
                <w:sz w:val="16"/>
                <w:szCs w:val="16"/>
              </w:rPr>
            </w:pPr>
            <w:ins w:id="325" w:author="Stig Syndergaard" w:date="2024-07-15T18:36:00Z">
              <w:r>
                <w:rPr>
                  <w:rFonts w:ascii="Arial" w:eastAsia="Arial" w:hAnsi="Arial" w:cs="Arial"/>
                  <w:sz w:val="16"/>
                  <w:szCs w:val="16"/>
                </w:rPr>
                <w:t>-</w:t>
              </w:r>
            </w:ins>
            <w:ins w:id="326" w:author="Stig Syndergaard" w:date="2024-07-15T18:44:00Z">
              <w:r>
                <w:rPr>
                  <w:rFonts w:ascii="Arial" w:eastAsia="Arial" w:hAnsi="Arial" w:cs="Arial"/>
                  <w:sz w:val="16"/>
                  <w:szCs w:val="16"/>
                </w:rPr>
                <w:t>5</w:t>
              </w:r>
            </w:ins>
            <w:ins w:id="327" w:author="Stig Syndergaard" w:date="2024-07-15T18:36:00Z">
              <w:r>
                <w:rPr>
                  <w:rFonts w:ascii="Arial" w:eastAsia="Arial" w:hAnsi="Arial" w:cs="Arial"/>
                  <w:sz w:val="16"/>
                  <w:szCs w:val="16"/>
                </w:rPr>
                <w:t>00</w:t>
              </w:r>
            </w:ins>
          </w:p>
        </w:tc>
        <w:tc>
          <w:tcPr>
            <w:tcW w:w="898" w:type="dxa"/>
            <w:shd w:val="clear" w:color="auto" w:fill="F3F3F3"/>
            <w:tcMar>
              <w:top w:w="0" w:type="dxa"/>
              <w:left w:w="108" w:type="dxa"/>
              <w:bottom w:w="0" w:type="dxa"/>
              <w:right w:w="108" w:type="dxa"/>
            </w:tcMar>
          </w:tcPr>
          <w:p w14:paraId="46438190" w14:textId="7C9625B0" w:rsidR="0038055D" w:rsidRDefault="0038055D" w:rsidP="0038055D">
            <w:pPr>
              <w:widowControl/>
              <w:pBdr>
                <w:top w:val="nil"/>
                <w:left w:val="nil"/>
                <w:bottom w:val="nil"/>
                <w:right w:val="nil"/>
                <w:between w:val="nil"/>
              </w:pBdr>
              <w:spacing w:line="240" w:lineRule="auto"/>
              <w:jc w:val="right"/>
              <w:rPr>
                <w:ins w:id="328" w:author="Stig Syndergaard" w:date="2024-07-15T18:36:00Z"/>
                <w:rFonts w:ascii="Arial" w:eastAsia="Arial" w:hAnsi="Arial" w:cs="Arial"/>
                <w:sz w:val="16"/>
                <w:szCs w:val="16"/>
              </w:rPr>
            </w:pPr>
            <w:ins w:id="329" w:author="Stig Syndergaard" w:date="2024-07-15T18:39:00Z">
              <w:r>
                <w:rPr>
                  <w:rFonts w:ascii="Arial" w:eastAsia="Arial" w:hAnsi="Arial" w:cs="Arial"/>
                  <w:sz w:val="16"/>
                  <w:szCs w:val="16"/>
                </w:rPr>
                <w:t>1</w:t>
              </w:r>
            </w:ins>
            <w:ins w:id="330" w:author="Stig Syndergaard" w:date="2024-07-15T18:44:00Z">
              <w:r>
                <w:rPr>
                  <w:rFonts w:ascii="Arial" w:eastAsia="Arial" w:hAnsi="Arial" w:cs="Arial"/>
                  <w:sz w:val="16"/>
                  <w:szCs w:val="16"/>
                </w:rPr>
                <w:t>0</w:t>
              </w:r>
            </w:ins>
          </w:p>
        </w:tc>
        <w:tc>
          <w:tcPr>
            <w:tcW w:w="1071" w:type="dxa"/>
            <w:shd w:val="clear" w:color="auto" w:fill="F3F3F3"/>
            <w:tcMar>
              <w:top w:w="0" w:type="dxa"/>
              <w:left w:w="108" w:type="dxa"/>
              <w:bottom w:w="0" w:type="dxa"/>
              <w:right w:w="108" w:type="dxa"/>
            </w:tcMar>
          </w:tcPr>
          <w:p w14:paraId="26CE599D" w14:textId="79EBA9B2" w:rsidR="0038055D" w:rsidRDefault="0038055D" w:rsidP="0038055D">
            <w:pPr>
              <w:widowControl/>
              <w:pBdr>
                <w:top w:val="nil"/>
                <w:left w:val="nil"/>
                <w:bottom w:val="nil"/>
                <w:right w:val="nil"/>
                <w:between w:val="nil"/>
              </w:pBdr>
              <w:spacing w:line="240" w:lineRule="auto"/>
              <w:rPr>
                <w:ins w:id="331" w:author="Stig Syndergaard" w:date="2024-07-15T18:36:00Z"/>
                <w:rFonts w:ascii="Arial" w:eastAsia="Arial" w:hAnsi="Arial" w:cs="Arial"/>
                <w:sz w:val="16"/>
                <w:szCs w:val="16"/>
              </w:rPr>
            </w:pPr>
            <w:ins w:id="332" w:author="Stig Syndergaard" w:date="2024-07-15T23:04:00Z">
              <w:r>
                <w:rPr>
                  <w:rFonts w:ascii="Arial" w:eastAsia="Arial" w:hAnsi="Arial" w:cs="Arial"/>
                  <w:sz w:val="16"/>
                  <w:szCs w:val="16"/>
                </w:rPr>
                <w:t>M</w:t>
              </w:r>
            </w:ins>
            <w:ins w:id="333" w:author="Stig Syndergaard" w:date="2024-07-15T23:03:00Z">
              <w:r>
                <w:rPr>
                  <w:rFonts w:ascii="Arial" w:eastAsia="Arial" w:hAnsi="Arial" w:cs="Arial"/>
                  <w:sz w:val="16"/>
                  <w:szCs w:val="16"/>
                </w:rPr>
                <w:t>etres</w:t>
              </w:r>
            </w:ins>
          </w:p>
        </w:tc>
        <w:tc>
          <w:tcPr>
            <w:tcW w:w="2505" w:type="dxa"/>
            <w:shd w:val="clear" w:color="auto" w:fill="F3F3F3"/>
            <w:tcMar>
              <w:top w:w="0" w:type="dxa"/>
              <w:left w:w="108" w:type="dxa"/>
              <w:bottom w:w="0" w:type="dxa"/>
              <w:right w:w="108" w:type="dxa"/>
            </w:tcMar>
          </w:tcPr>
          <w:p w14:paraId="5550AFE1" w14:textId="77126346" w:rsidR="0038055D" w:rsidRDefault="0038055D" w:rsidP="0038055D">
            <w:pPr>
              <w:widowControl/>
              <w:pBdr>
                <w:top w:val="nil"/>
                <w:left w:val="nil"/>
                <w:bottom w:val="nil"/>
                <w:right w:val="nil"/>
                <w:between w:val="nil"/>
              </w:pBdr>
              <w:spacing w:line="240" w:lineRule="auto"/>
              <w:rPr>
                <w:ins w:id="334" w:author="Stig Syndergaard" w:date="2024-07-15T18:36:00Z"/>
                <w:rFonts w:ascii="Times New Roman" w:eastAsia="Times New Roman" w:hAnsi="Times New Roman" w:cs="Times New Roman"/>
                <w:sz w:val="24"/>
                <w:szCs w:val="24"/>
              </w:rPr>
            </w:pPr>
            <w:ins w:id="335" w:author="Stig Syndergaard" w:date="2024-07-15T18:36:00Z">
              <w:r>
                <w:rPr>
                  <w:rFonts w:ascii="Arial" w:eastAsia="Arial" w:hAnsi="Arial" w:cs="Arial"/>
                  <w:sz w:val="16"/>
                  <w:szCs w:val="16"/>
                </w:rPr>
                <w:t>-</w:t>
              </w:r>
            </w:ins>
            <w:ins w:id="336" w:author="Stig Syndergaard" w:date="2024-07-15T18:46:00Z">
              <w:r>
                <w:rPr>
                  <w:rFonts w:ascii="Arial" w:eastAsia="Arial" w:hAnsi="Arial" w:cs="Arial"/>
                  <w:sz w:val="16"/>
                  <w:szCs w:val="16"/>
                </w:rPr>
                <w:t>50</w:t>
              </w:r>
            </w:ins>
            <w:ins w:id="337" w:author="Stig Syndergaard" w:date="2024-07-15T18:42:00Z">
              <w:r>
                <w:rPr>
                  <w:rFonts w:ascii="Arial" w:eastAsia="Arial" w:hAnsi="Arial" w:cs="Arial"/>
                  <w:sz w:val="16"/>
                  <w:szCs w:val="16"/>
                </w:rPr>
                <w:t xml:space="preserve"> </w:t>
              </w:r>
            </w:ins>
            <w:ins w:id="338" w:author="Stig Syndergaard" w:date="2024-07-15T18:36:00Z">
              <w:r>
                <w:rPr>
                  <w:rFonts w:ascii="Arial" w:eastAsia="Arial" w:hAnsi="Arial" w:cs="Arial"/>
                  <w:sz w:val="16"/>
                  <w:szCs w:val="16"/>
                </w:rPr>
                <w:t>–</w:t>
              </w:r>
            </w:ins>
            <w:ins w:id="339" w:author="Stig Syndergaard" w:date="2024-07-15T18:42:00Z">
              <w:r>
                <w:rPr>
                  <w:rFonts w:ascii="Arial" w:eastAsia="Arial" w:hAnsi="Arial" w:cs="Arial"/>
                  <w:sz w:val="16"/>
                  <w:szCs w:val="16"/>
                </w:rPr>
                <w:t xml:space="preserve"> </w:t>
              </w:r>
            </w:ins>
            <w:ins w:id="340" w:author="Stig Syndergaard" w:date="2024-07-15T18:46:00Z">
              <w:r>
                <w:rPr>
                  <w:rFonts w:ascii="Arial" w:eastAsia="Arial" w:hAnsi="Arial" w:cs="Arial"/>
                  <w:sz w:val="16"/>
                  <w:szCs w:val="16"/>
                </w:rPr>
                <w:t>50</w:t>
              </w:r>
            </w:ins>
            <w:ins w:id="341" w:author="Stig Syndergaard" w:date="2024-07-15T18:36:00Z">
              <w:r>
                <w:rPr>
                  <w:rFonts w:ascii="Arial" w:eastAsia="Arial" w:hAnsi="Arial" w:cs="Arial"/>
                  <w:sz w:val="16"/>
                  <w:szCs w:val="16"/>
                </w:rPr>
                <w:t xml:space="preserve"> </w:t>
              </w:r>
            </w:ins>
            <w:ins w:id="342" w:author="Stig Syndergaard" w:date="2024-07-15T18:46:00Z">
              <w:r>
                <w:rPr>
                  <w:rFonts w:ascii="Arial" w:eastAsia="Arial" w:hAnsi="Arial" w:cs="Arial"/>
                  <w:sz w:val="16"/>
                  <w:szCs w:val="16"/>
                </w:rPr>
                <w:t>c</w:t>
              </w:r>
            </w:ins>
            <w:ins w:id="343" w:author="Stig Syndergaard" w:date="2024-07-15T18:36:00Z">
              <w:r>
                <w:rPr>
                  <w:rFonts w:ascii="Arial" w:eastAsia="Arial" w:hAnsi="Arial" w:cs="Arial"/>
                  <w:sz w:val="16"/>
                  <w:szCs w:val="16"/>
                </w:rPr>
                <w:t>m to 1 mm</w:t>
              </w:r>
            </w:ins>
            <w:commentRangeEnd w:id="317"/>
            <w:ins w:id="344" w:author="Stig Syndergaard" w:date="2024-07-15T18:48:00Z">
              <w:r>
                <w:rPr>
                  <w:rStyle w:val="CommentReference"/>
                  <w:rFonts w:ascii="Courier" w:eastAsia="Times New Roman" w:hAnsi="Courier" w:cs="Times New Roman"/>
                  <w:color w:val="auto"/>
                </w:rPr>
                <w:commentReference w:id="317"/>
              </w:r>
            </w:ins>
          </w:p>
        </w:tc>
      </w:tr>
      <w:tr w:rsidR="0038055D" w14:paraId="1820CC11" w14:textId="77777777" w:rsidTr="003956E5">
        <w:trPr>
          <w:cantSplit/>
          <w:jc w:val="center"/>
          <w:ins w:id="345" w:author="Stig Syndergaard" w:date="2024-07-15T18:22:00Z"/>
        </w:trPr>
        <w:tc>
          <w:tcPr>
            <w:tcW w:w="993" w:type="dxa"/>
            <w:shd w:val="clear" w:color="auto" w:fill="F3F3F3"/>
            <w:tcMar>
              <w:top w:w="0" w:type="dxa"/>
              <w:left w:w="108" w:type="dxa"/>
              <w:bottom w:w="0" w:type="dxa"/>
              <w:right w:w="108" w:type="dxa"/>
            </w:tcMar>
          </w:tcPr>
          <w:p w14:paraId="28BE60F6" w14:textId="7352E9EF" w:rsidR="0038055D" w:rsidRDefault="00205D42" w:rsidP="0038055D">
            <w:pPr>
              <w:widowControl/>
              <w:pBdr>
                <w:top w:val="nil"/>
                <w:left w:val="nil"/>
                <w:bottom w:val="nil"/>
                <w:right w:val="nil"/>
                <w:between w:val="nil"/>
              </w:pBdr>
              <w:spacing w:line="240" w:lineRule="auto"/>
              <w:jc w:val="right"/>
              <w:rPr>
                <w:ins w:id="346" w:author="Stig Syndergaard" w:date="2024-07-15T18:22:00Z"/>
                <w:rFonts w:ascii="Arial" w:eastAsia="Arial" w:hAnsi="Arial" w:cs="Arial"/>
                <w:sz w:val="16"/>
                <w:szCs w:val="16"/>
              </w:rPr>
            </w:pPr>
            <w:ins w:id="347" w:author="Stig Syndergaard" w:date="2024-07-16T15:17:00Z">
              <w:r>
                <w:rPr>
                  <w:rFonts w:ascii="Arial" w:eastAsia="Arial" w:hAnsi="Arial" w:cs="Arial"/>
                  <w:sz w:val="16"/>
                  <w:szCs w:val="16"/>
                </w:rPr>
                <w:t>7</w:t>
              </w:r>
            </w:ins>
            <w:ins w:id="348" w:author="Stig Syndergaard" w:date="2024-07-16T16:31:00Z">
              <w:r w:rsidR="00B80F4D">
                <w:rPr>
                  <w:rFonts w:ascii="Arial" w:eastAsia="Arial" w:hAnsi="Arial" w:cs="Arial"/>
                  <w:sz w:val="16"/>
                  <w:szCs w:val="16"/>
                </w:rPr>
                <w:t>2</w:t>
              </w:r>
            </w:ins>
          </w:p>
        </w:tc>
        <w:tc>
          <w:tcPr>
            <w:tcW w:w="2100" w:type="dxa"/>
            <w:shd w:val="clear" w:color="auto" w:fill="F3F3F3"/>
            <w:tcMar>
              <w:top w:w="0" w:type="dxa"/>
              <w:left w:w="108" w:type="dxa"/>
              <w:bottom w:w="0" w:type="dxa"/>
              <w:right w:w="108" w:type="dxa"/>
            </w:tcMar>
          </w:tcPr>
          <w:p w14:paraId="2A9A98DB" w14:textId="21B65A6D" w:rsidR="0038055D" w:rsidRDefault="0038055D" w:rsidP="0038055D">
            <w:pPr>
              <w:widowControl/>
              <w:pBdr>
                <w:top w:val="nil"/>
                <w:left w:val="nil"/>
                <w:bottom w:val="nil"/>
                <w:right w:val="nil"/>
                <w:between w:val="nil"/>
              </w:pBdr>
              <w:spacing w:line="240" w:lineRule="auto"/>
              <w:rPr>
                <w:ins w:id="349" w:author="Stig Syndergaard" w:date="2024-07-15T18:22:00Z"/>
                <w:rFonts w:ascii="Arial" w:eastAsia="Arial" w:hAnsi="Arial" w:cs="Arial"/>
                <w:b/>
                <w:sz w:val="16"/>
                <w:szCs w:val="16"/>
              </w:rPr>
            </w:pPr>
            <w:ins w:id="350" w:author="Stig Syndergaard" w:date="2024-07-15T18:36:00Z">
              <w:r>
                <w:rPr>
                  <w:rFonts w:ascii="Arial" w:eastAsia="Arial" w:hAnsi="Arial" w:cs="Arial"/>
                  <w:b/>
                  <w:sz w:val="16"/>
                  <w:szCs w:val="16"/>
                </w:rPr>
                <w:t>Estimated error in c</w:t>
              </w:r>
            </w:ins>
            <w:ins w:id="351" w:author="Stig Syndergaard" w:date="2024-07-15T18:22:00Z">
              <w:r>
                <w:rPr>
                  <w:rFonts w:ascii="Arial" w:eastAsia="Arial" w:hAnsi="Arial" w:cs="Arial"/>
                  <w:b/>
                  <w:sz w:val="16"/>
                  <w:szCs w:val="16"/>
                </w:rPr>
                <w:t>alibrated phase difference</w:t>
              </w:r>
            </w:ins>
          </w:p>
        </w:tc>
        <w:tc>
          <w:tcPr>
            <w:tcW w:w="1021" w:type="dxa"/>
            <w:shd w:val="clear" w:color="auto" w:fill="F3F3F3"/>
            <w:tcMar>
              <w:top w:w="0" w:type="dxa"/>
              <w:left w:w="108" w:type="dxa"/>
              <w:bottom w:w="0" w:type="dxa"/>
              <w:right w:w="108" w:type="dxa"/>
            </w:tcMar>
          </w:tcPr>
          <w:p w14:paraId="07E6DB16" w14:textId="0507B934" w:rsidR="0038055D" w:rsidRDefault="0038055D" w:rsidP="0038055D">
            <w:pPr>
              <w:widowControl/>
              <w:pBdr>
                <w:top w:val="nil"/>
                <w:left w:val="nil"/>
                <w:bottom w:val="nil"/>
                <w:right w:val="nil"/>
                <w:between w:val="nil"/>
              </w:pBdr>
              <w:spacing w:line="240" w:lineRule="auto"/>
              <w:jc w:val="center"/>
              <w:rPr>
                <w:ins w:id="352" w:author="Stig Syndergaard" w:date="2024-07-15T18:22:00Z"/>
                <w:rFonts w:ascii="Arial" w:eastAsia="Arial" w:hAnsi="Arial" w:cs="Arial"/>
                <w:b/>
                <w:sz w:val="16"/>
                <w:szCs w:val="16"/>
              </w:rPr>
            </w:pPr>
            <w:ins w:id="353" w:author="Stig Syndergaard" w:date="2024-07-15T18:22:00Z">
              <w:r>
                <w:rPr>
                  <w:rFonts w:ascii="Arial" w:eastAsia="Arial" w:hAnsi="Arial" w:cs="Arial"/>
                  <w:b/>
                  <w:sz w:val="16"/>
                  <w:szCs w:val="16"/>
                </w:rPr>
                <w:t>New</w:t>
              </w:r>
            </w:ins>
          </w:p>
        </w:tc>
        <w:tc>
          <w:tcPr>
            <w:tcW w:w="856" w:type="dxa"/>
            <w:shd w:val="clear" w:color="auto" w:fill="F3F3F3"/>
            <w:tcMar>
              <w:top w:w="0" w:type="dxa"/>
              <w:left w:w="108" w:type="dxa"/>
              <w:bottom w:w="0" w:type="dxa"/>
              <w:right w:w="108" w:type="dxa"/>
            </w:tcMar>
          </w:tcPr>
          <w:p w14:paraId="3E6F8015" w14:textId="787A6ECD" w:rsidR="0038055D" w:rsidRDefault="0038055D" w:rsidP="0038055D">
            <w:pPr>
              <w:widowControl/>
              <w:pBdr>
                <w:top w:val="nil"/>
                <w:left w:val="nil"/>
                <w:bottom w:val="nil"/>
                <w:right w:val="nil"/>
                <w:between w:val="nil"/>
              </w:pBdr>
              <w:spacing w:line="240" w:lineRule="auto"/>
              <w:jc w:val="right"/>
              <w:rPr>
                <w:ins w:id="354" w:author="Stig Syndergaard" w:date="2024-07-15T18:22:00Z"/>
                <w:rFonts w:ascii="Arial" w:eastAsia="Arial" w:hAnsi="Arial" w:cs="Arial"/>
                <w:sz w:val="16"/>
                <w:szCs w:val="16"/>
              </w:rPr>
            </w:pPr>
            <w:ins w:id="355" w:author="Stig Syndergaard" w:date="2024-07-15T18:32:00Z">
              <w:r>
                <w:rPr>
                  <w:rFonts w:ascii="Arial" w:eastAsia="Arial" w:hAnsi="Arial" w:cs="Arial"/>
                  <w:sz w:val="16"/>
                  <w:szCs w:val="16"/>
                </w:rPr>
                <w:t>3</w:t>
              </w:r>
            </w:ins>
          </w:p>
        </w:tc>
        <w:tc>
          <w:tcPr>
            <w:tcW w:w="1274" w:type="dxa"/>
            <w:shd w:val="clear" w:color="auto" w:fill="F3F3F3"/>
            <w:tcMar>
              <w:top w:w="0" w:type="dxa"/>
              <w:left w:w="108" w:type="dxa"/>
              <w:bottom w:w="0" w:type="dxa"/>
              <w:right w:w="108" w:type="dxa"/>
            </w:tcMar>
          </w:tcPr>
          <w:p w14:paraId="56917C18" w14:textId="1424F9FF" w:rsidR="0038055D" w:rsidRDefault="0038055D" w:rsidP="0038055D">
            <w:pPr>
              <w:widowControl/>
              <w:pBdr>
                <w:top w:val="nil"/>
                <w:left w:val="nil"/>
                <w:bottom w:val="nil"/>
                <w:right w:val="nil"/>
                <w:between w:val="nil"/>
              </w:pBdr>
              <w:spacing w:line="240" w:lineRule="auto"/>
              <w:jc w:val="right"/>
              <w:rPr>
                <w:ins w:id="356" w:author="Stig Syndergaard" w:date="2024-07-15T18:22:00Z"/>
                <w:rFonts w:ascii="Arial" w:eastAsia="Arial" w:hAnsi="Arial" w:cs="Arial"/>
                <w:sz w:val="16"/>
                <w:szCs w:val="16"/>
              </w:rPr>
            </w:pPr>
            <w:ins w:id="357" w:author="Stig Syndergaard" w:date="2024-07-15T18:34:00Z">
              <w:r>
                <w:rPr>
                  <w:rFonts w:ascii="Arial" w:eastAsia="Arial" w:hAnsi="Arial" w:cs="Arial"/>
                  <w:sz w:val="16"/>
                  <w:szCs w:val="16"/>
                </w:rPr>
                <w:t>0</w:t>
              </w:r>
            </w:ins>
          </w:p>
        </w:tc>
        <w:tc>
          <w:tcPr>
            <w:tcW w:w="898" w:type="dxa"/>
            <w:shd w:val="clear" w:color="auto" w:fill="F3F3F3"/>
            <w:tcMar>
              <w:top w:w="0" w:type="dxa"/>
              <w:left w:w="108" w:type="dxa"/>
              <w:bottom w:w="0" w:type="dxa"/>
              <w:right w:w="108" w:type="dxa"/>
            </w:tcMar>
          </w:tcPr>
          <w:p w14:paraId="26529616" w14:textId="640D2456" w:rsidR="0038055D" w:rsidRDefault="0038055D" w:rsidP="0038055D">
            <w:pPr>
              <w:widowControl/>
              <w:pBdr>
                <w:top w:val="nil"/>
                <w:left w:val="nil"/>
                <w:bottom w:val="nil"/>
                <w:right w:val="nil"/>
                <w:between w:val="nil"/>
              </w:pBdr>
              <w:spacing w:line="240" w:lineRule="auto"/>
              <w:jc w:val="right"/>
              <w:rPr>
                <w:ins w:id="358" w:author="Stig Syndergaard" w:date="2024-07-15T18:22:00Z"/>
                <w:rFonts w:ascii="Arial" w:eastAsia="Arial" w:hAnsi="Arial" w:cs="Arial"/>
                <w:sz w:val="16"/>
                <w:szCs w:val="16"/>
              </w:rPr>
            </w:pPr>
            <w:ins w:id="359" w:author="Stig Syndergaard" w:date="2024-07-15T18:45:00Z">
              <w:r>
                <w:rPr>
                  <w:rFonts w:ascii="Arial" w:eastAsia="Arial" w:hAnsi="Arial" w:cs="Arial"/>
                  <w:sz w:val="16"/>
                  <w:szCs w:val="16"/>
                </w:rPr>
                <w:t>7</w:t>
              </w:r>
            </w:ins>
          </w:p>
        </w:tc>
        <w:tc>
          <w:tcPr>
            <w:tcW w:w="1071" w:type="dxa"/>
            <w:shd w:val="clear" w:color="auto" w:fill="F3F3F3"/>
            <w:tcMar>
              <w:top w:w="0" w:type="dxa"/>
              <w:left w:w="108" w:type="dxa"/>
              <w:bottom w:w="0" w:type="dxa"/>
              <w:right w:w="108" w:type="dxa"/>
            </w:tcMar>
          </w:tcPr>
          <w:p w14:paraId="49549D03" w14:textId="76029405" w:rsidR="0038055D" w:rsidRDefault="0038055D" w:rsidP="0038055D">
            <w:pPr>
              <w:widowControl/>
              <w:pBdr>
                <w:top w:val="nil"/>
                <w:left w:val="nil"/>
                <w:bottom w:val="nil"/>
                <w:right w:val="nil"/>
                <w:between w:val="nil"/>
              </w:pBdr>
              <w:spacing w:line="240" w:lineRule="auto"/>
              <w:rPr>
                <w:ins w:id="360" w:author="Stig Syndergaard" w:date="2024-07-15T18:22:00Z"/>
                <w:rFonts w:ascii="Arial" w:eastAsia="Arial" w:hAnsi="Arial" w:cs="Arial"/>
                <w:sz w:val="16"/>
                <w:szCs w:val="16"/>
              </w:rPr>
            </w:pPr>
            <w:ins w:id="361" w:author="Stig Syndergaard" w:date="2024-07-15T23:04:00Z">
              <w:r>
                <w:rPr>
                  <w:rFonts w:ascii="Arial" w:eastAsia="Arial" w:hAnsi="Arial" w:cs="Arial"/>
                  <w:sz w:val="16"/>
                  <w:szCs w:val="16"/>
                </w:rPr>
                <w:t>M</w:t>
              </w:r>
            </w:ins>
            <w:ins w:id="362" w:author="Stig Syndergaard" w:date="2024-07-15T23:03:00Z">
              <w:r>
                <w:rPr>
                  <w:rFonts w:ascii="Arial" w:eastAsia="Arial" w:hAnsi="Arial" w:cs="Arial"/>
                  <w:sz w:val="16"/>
                  <w:szCs w:val="16"/>
                </w:rPr>
                <w:t>etres</w:t>
              </w:r>
            </w:ins>
          </w:p>
        </w:tc>
        <w:tc>
          <w:tcPr>
            <w:tcW w:w="2505" w:type="dxa"/>
            <w:shd w:val="clear" w:color="auto" w:fill="F3F3F3"/>
            <w:tcMar>
              <w:top w:w="0" w:type="dxa"/>
              <w:left w:w="108" w:type="dxa"/>
              <w:bottom w:w="0" w:type="dxa"/>
              <w:right w:w="108" w:type="dxa"/>
            </w:tcMar>
          </w:tcPr>
          <w:p w14:paraId="4E185FD2" w14:textId="2FA3A894" w:rsidR="0038055D" w:rsidRDefault="0038055D" w:rsidP="0038055D">
            <w:pPr>
              <w:widowControl/>
              <w:pBdr>
                <w:top w:val="nil"/>
                <w:left w:val="nil"/>
                <w:bottom w:val="nil"/>
                <w:right w:val="nil"/>
                <w:between w:val="nil"/>
              </w:pBdr>
              <w:spacing w:line="240" w:lineRule="auto"/>
              <w:rPr>
                <w:ins w:id="363" w:author="Stig Syndergaard" w:date="2024-07-15T18:22:00Z"/>
                <w:rFonts w:ascii="Times New Roman" w:eastAsia="Times New Roman" w:hAnsi="Times New Roman" w:cs="Times New Roman"/>
                <w:sz w:val="24"/>
                <w:szCs w:val="24"/>
              </w:rPr>
            </w:pPr>
            <w:ins w:id="364" w:author="Stig Syndergaard" w:date="2024-07-15T18:35:00Z">
              <w:r>
                <w:rPr>
                  <w:rFonts w:ascii="Arial" w:eastAsia="Arial" w:hAnsi="Arial" w:cs="Arial"/>
                  <w:sz w:val="16"/>
                  <w:szCs w:val="16"/>
                </w:rPr>
                <w:t>0</w:t>
              </w:r>
            </w:ins>
            <w:ins w:id="365" w:author="Stig Syndergaard" w:date="2024-07-15T18:42:00Z">
              <w:r>
                <w:rPr>
                  <w:rFonts w:ascii="Arial" w:eastAsia="Arial" w:hAnsi="Arial" w:cs="Arial"/>
                  <w:sz w:val="16"/>
                  <w:szCs w:val="16"/>
                </w:rPr>
                <w:t xml:space="preserve"> – </w:t>
              </w:r>
            </w:ins>
            <w:ins w:id="366" w:author="Stig Syndergaard" w:date="2024-07-15T18:45:00Z">
              <w:r>
                <w:rPr>
                  <w:rFonts w:ascii="Arial" w:eastAsia="Arial" w:hAnsi="Arial" w:cs="Arial"/>
                  <w:sz w:val="16"/>
                  <w:szCs w:val="16"/>
                </w:rPr>
                <w:t>12</w:t>
              </w:r>
            </w:ins>
            <w:ins w:id="367" w:author="Stig Syndergaard" w:date="2024-07-15T18:35:00Z">
              <w:r>
                <w:rPr>
                  <w:rFonts w:ascii="Arial" w:eastAsia="Arial" w:hAnsi="Arial" w:cs="Arial"/>
                  <w:sz w:val="16"/>
                  <w:szCs w:val="16"/>
                </w:rPr>
                <w:t xml:space="preserve"> </w:t>
              </w:r>
            </w:ins>
            <w:ins w:id="368" w:author="Stig Syndergaard" w:date="2024-07-15T18:42:00Z">
              <w:r>
                <w:rPr>
                  <w:rFonts w:ascii="Arial" w:eastAsia="Arial" w:hAnsi="Arial" w:cs="Arial"/>
                  <w:sz w:val="16"/>
                  <w:szCs w:val="16"/>
                </w:rPr>
                <w:t>c</w:t>
              </w:r>
            </w:ins>
            <w:ins w:id="369" w:author="Stig Syndergaard" w:date="2024-07-15T18:35:00Z">
              <w:r>
                <w:rPr>
                  <w:rFonts w:ascii="Arial" w:eastAsia="Arial" w:hAnsi="Arial" w:cs="Arial"/>
                  <w:sz w:val="16"/>
                  <w:szCs w:val="16"/>
                </w:rPr>
                <w:t>m to 1 mm</w:t>
              </w:r>
            </w:ins>
          </w:p>
        </w:tc>
      </w:tr>
      <w:tr w:rsidR="0038055D" w14:paraId="39A3EC54" w14:textId="77777777" w:rsidTr="003956E5">
        <w:trPr>
          <w:cantSplit/>
          <w:trHeight w:val="311"/>
          <w:jc w:val="center"/>
          <w:ins w:id="370" w:author="Stig Syndergaard" w:date="2024-07-15T22:46:00Z"/>
        </w:trPr>
        <w:tc>
          <w:tcPr>
            <w:tcW w:w="993" w:type="dxa"/>
            <w:shd w:val="clear" w:color="auto" w:fill="F3F3F3"/>
            <w:tcMar>
              <w:top w:w="0" w:type="dxa"/>
              <w:left w:w="108" w:type="dxa"/>
              <w:bottom w:w="0" w:type="dxa"/>
              <w:right w:w="108" w:type="dxa"/>
            </w:tcMar>
          </w:tcPr>
          <w:p w14:paraId="204CC67C" w14:textId="77777777" w:rsidR="0038055D" w:rsidRDefault="0038055D" w:rsidP="0038055D">
            <w:pPr>
              <w:widowControl/>
              <w:pBdr>
                <w:top w:val="nil"/>
                <w:left w:val="nil"/>
                <w:bottom w:val="nil"/>
                <w:right w:val="nil"/>
                <w:between w:val="nil"/>
              </w:pBdr>
              <w:spacing w:line="240" w:lineRule="auto"/>
              <w:jc w:val="right"/>
              <w:rPr>
                <w:ins w:id="371" w:author="Stig Syndergaard" w:date="2024-07-15T22:46:00Z"/>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3C674343" w14:textId="77777777" w:rsidR="0038055D" w:rsidRDefault="0038055D" w:rsidP="0038055D">
            <w:pPr>
              <w:widowControl/>
              <w:pBdr>
                <w:top w:val="nil"/>
                <w:left w:val="nil"/>
                <w:bottom w:val="nil"/>
                <w:right w:val="nil"/>
                <w:between w:val="nil"/>
              </w:pBdr>
              <w:spacing w:line="240" w:lineRule="auto"/>
              <w:rPr>
                <w:ins w:id="372" w:author="Stig Syndergaard" w:date="2024-07-15T22:46:00Z"/>
                <w:rFonts w:ascii="Arial" w:eastAsia="Arial" w:hAnsi="Arial" w:cs="Arial"/>
                <w:b/>
                <w:sz w:val="16"/>
                <w:szCs w:val="16"/>
              </w:rPr>
            </w:pPr>
            <w:ins w:id="373" w:author="Stig Syndergaard" w:date="2024-07-15T22:46:00Z">
              <w:r>
                <w:rPr>
                  <w:rFonts w:ascii="Arial" w:eastAsia="Arial" w:hAnsi="Arial" w:cs="Arial"/>
                  <w:i/>
                  <w:sz w:val="16"/>
                  <w:szCs w:val="16"/>
                </w:rPr>
                <w:t>Delayed replication</w:t>
              </w:r>
            </w:ins>
          </w:p>
        </w:tc>
        <w:tc>
          <w:tcPr>
            <w:tcW w:w="1021" w:type="dxa"/>
            <w:shd w:val="clear" w:color="auto" w:fill="F3F3F3"/>
            <w:tcMar>
              <w:top w:w="0" w:type="dxa"/>
              <w:left w:w="108" w:type="dxa"/>
              <w:bottom w:w="0" w:type="dxa"/>
              <w:right w:w="108" w:type="dxa"/>
            </w:tcMar>
          </w:tcPr>
          <w:p w14:paraId="608C2E5D" w14:textId="77777777" w:rsidR="0038055D" w:rsidRDefault="0038055D" w:rsidP="0038055D">
            <w:pPr>
              <w:widowControl/>
              <w:pBdr>
                <w:top w:val="nil"/>
                <w:left w:val="nil"/>
                <w:bottom w:val="nil"/>
                <w:right w:val="nil"/>
                <w:between w:val="nil"/>
              </w:pBdr>
              <w:spacing w:line="240" w:lineRule="auto"/>
              <w:jc w:val="center"/>
              <w:rPr>
                <w:ins w:id="374" w:author="Stig Syndergaard" w:date="2024-07-15T22:46:00Z"/>
                <w:rFonts w:ascii="Arial" w:eastAsia="Arial" w:hAnsi="Arial" w:cs="Arial"/>
                <w:b/>
                <w:sz w:val="16"/>
                <w:szCs w:val="16"/>
              </w:rPr>
            </w:pPr>
            <w:ins w:id="375" w:author="Stig Syndergaard" w:date="2024-07-15T22:46:00Z">
              <w:r>
                <w:rPr>
                  <w:rFonts w:ascii="Arial" w:eastAsia="Arial" w:hAnsi="Arial" w:cs="Arial"/>
                  <w:b/>
                  <w:sz w:val="16"/>
                  <w:szCs w:val="16"/>
                </w:rPr>
                <w:t>1 01 000</w:t>
              </w:r>
            </w:ins>
          </w:p>
        </w:tc>
        <w:tc>
          <w:tcPr>
            <w:tcW w:w="856" w:type="dxa"/>
            <w:shd w:val="clear" w:color="auto" w:fill="F3F3F3"/>
            <w:tcMar>
              <w:top w:w="0" w:type="dxa"/>
              <w:left w:w="108" w:type="dxa"/>
              <w:bottom w:w="0" w:type="dxa"/>
              <w:right w:w="108" w:type="dxa"/>
            </w:tcMar>
          </w:tcPr>
          <w:p w14:paraId="7CDB9B7E" w14:textId="77777777" w:rsidR="0038055D" w:rsidRDefault="0038055D" w:rsidP="0038055D">
            <w:pPr>
              <w:widowControl/>
              <w:pBdr>
                <w:top w:val="nil"/>
                <w:left w:val="nil"/>
                <w:bottom w:val="nil"/>
                <w:right w:val="nil"/>
                <w:between w:val="nil"/>
              </w:pBdr>
              <w:spacing w:line="240" w:lineRule="auto"/>
              <w:jc w:val="right"/>
              <w:rPr>
                <w:ins w:id="376" w:author="Stig Syndergaard" w:date="2024-07-15T22:46:00Z"/>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FE93EB1" w14:textId="77777777" w:rsidR="0038055D" w:rsidRDefault="0038055D" w:rsidP="0038055D">
            <w:pPr>
              <w:widowControl/>
              <w:pBdr>
                <w:top w:val="nil"/>
                <w:left w:val="nil"/>
                <w:bottom w:val="nil"/>
                <w:right w:val="nil"/>
                <w:between w:val="nil"/>
              </w:pBdr>
              <w:spacing w:line="240" w:lineRule="auto"/>
              <w:jc w:val="right"/>
              <w:rPr>
                <w:ins w:id="377" w:author="Stig Syndergaard" w:date="2024-07-15T22:46:00Z"/>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216C0D4" w14:textId="77777777" w:rsidR="0038055D" w:rsidRDefault="0038055D" w:rsidP="0038055D">
            <w:pPr>
              <w:widowControl/>
              <w:pBdr>
                <w:top w:val="nil"/>
                <w:left w:val="nil"/>
                <w:bottom w:val="nil"/>
                <w:right w:val="nil"/>
                <w:between w:val="nil"/>
              </w:pBdr>
              <w:tabs>
                <w:tab w:val="right" w:pos="-37"/>
                <w:tab w:val="right" w:pos="493"/>
              </w:tabs>
              <w:spacing w:line="240" w:lineRule="auto"/>
              <w:ind w:left="-37"/>
              <w:jc w:val="right"/>
              <w:rPr>
                <w:ins w:id="378" w:author="Stig Syndergaard" w:date="2024-07-15T22:46:00Z"/>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3DF04528" w14:textId="77777777" w:rsidR="0038055D" w:rsidRDefault="0038055D" w:rsidP="0038055D">
            <w:pPr>
              <w:widowControl/>
              <w:pBdr>
                <w:top w:val="nil"/>
                <w:left w:val="nil"/>
                <w:bottom w:val="nil"/>
                <w:right w:val="nil"/>
                <w:between w:val="nil"/>
              </w:pBdr>
              <w:spacing w:line="240" w:lineRule="auto"/>
              <w:rPr>
                <w:ins w:id="379" w:author="Stig Syndergaard" w:date="2024-07-15T22:46:00Z"/>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4599D597" w14:textId="77777777" w:rsidR="0038055D" w:rsidRDefault="0038055D" w:rsidP="0038055D">
            <w:pPr>
              <w:widowControl/>
              <w:pBdr>
                <w:top w:val="nil"/>
                <w:left w:val="nil"/>
                <w:bottom w:val="nil"/>
                <w:right w:val="nil"/>
                <w:between w:val="nil"/>
              </w:pBdr>
              <w:spacing w:line="240" w:lineRule="auto"/>
              <w:rPr>
                <w:ins w:id="380" w:author="Stig Syndergaard" w:date="2024-07-15T22:46:00Z"/>
                <w:rFonts w:ascii="Arial" w:eastAsia="Arial" w:hAnsi="Arial" w:cs="Arial"/>
                <w:sz w:val="16"/>
                <w:szCs w:val="16"/>
              </w:rPr>
            </w:pPr>
            <w:ins w:id="381" w:author="Stig Syndergaard" w:date="2024-07-15T22:46:00Z">
              <w:r>
                <w:rPr>
                  <w:rFonts w:ascii="Arial" w:eastAsia="Arial" w:hAnsi="Arial" w:cs="Arial"/>
                  <w:sz w:val="16"/>
                  <w:szCs w:val="16"/>
                </w:rPr>
                <w:t>Delayed replication of next descriptor</w:t>
              </w:r>
            </w:ins>
          </w:p>
        </w:tc>
      </w:tr>
      <w:tr w:rsidR="0038055D" w14:paraId="0E539C22" w14:textId="77777777" w:rsidTr="003956E5">
        <w:trPr>
          <w:cantSplit/>
          <w:jc w:val="center"/>
          <w:ins w:id="382" w:author="Stig Syndergaard" w:date="2024-07-15T22:46:00Z"/>
        </w:trPr>
        <w:tc>
          <w:tcPr>
            <w:tcW w:w="993" w:type="dxa"/>
            <w:shd w:val="clear" w:color="auto" w:fill="E0E0E0"/>
            <w:tcMar>
              <w:top w:w="0" w:type="dxa"/>
              <w:left w:w="108" w:type="dxa"/>
              <w:bottom w:w="0" w:type="dxa"/>
              <w:right w:w="108" w:type="dxa"/>
            </w:tcMar>
          </w:tcPr>
          <w:p w14:paraId="60AE30A0" w14:textId="36FDDEE8" w:rsidR="0038055D" w:rsidRDefault="00205D42" w:rsidP="0038055D">
            <w:pPr>
              <w:widowControl/>
              <w:pBdr>
                <w:top w:val="nil"/>
                <w:left w:val="nil"/>
                <w:bottom w:val="nil"/>
                <w:right w:val="nil"/>
                <w:between w:val="nil"/>
              </w:pBdr>
              <w:spacing w:line="240" w:lineRule="auto"/>
              <w:jc w:val="right"/>
              <w:rPr>
                <w:ins w:id="383" w:author="Stig Syndergaard" w:date="2024-07-15T22:46:00Z"/>
                <w:rFonts w:ascii="Arial" w:eastAsia="Arial" w:hAnsi="Arial" w:cs="Arial"/>
                <w:color w:val="538135"/>
                <w:sz w:val="16"/>
                <w:szCs w:val="16"/>
              </w:rPr>
            </w:pPr>
            <w:ins w:id="384" w:author="Stig Syndergaard" w:date="2024-07-16T15:17:00Z">
              <w:r>
                <w:rPr>
                  <w:rFonts w:ascii="Arial" w:eastAsia="Arial" w:hAnsi="Arial" w:cs="Arial"/>
                  <w:color w:val="538135"/>
                  <w:sz w:val="16"/>
                  <w:szCs w:val="16"/>
                </w:rPr>
                <w:t>7</w:t>
              </w:r>
            </w:ins>
            <w:ins w:id="385" w:author="Stig Syndergaard" w:date="2024-07-16T16:31:00Z">
              <w:r w:rsidR="00B80F4D">
                <w:rPr>
                  <w:rFonts w:ascii="Arial" w:eastAsia="Arial" w:hAnsi="Arial" w:cs="Arial"/>
                  <w:color w:val="538135"/>
                  <w:sz w:val="16"/>
                  <w:szCs w:val="16"/>
                </w:rPr>
                <w:t>3</w:t>
              </w:r>
            </w:ins>
          </w:p>
        </w:tc>
        <w:tc>
          <w:tcPr>
            <w:tcW w:w="2100" w:type="dxa"/>
            <w:shd w:val="clear" w:color="auto" w:fill="E0E0E0"/>
            <w:tcMar>
              <w:top w:w="0" w:type="dxa"/>
              <w:left w:w="108" w:type="dxa"/>
              <w:bottom w:w="0" w:type="dxa"/>
              <w:right w:w="108" w:type="dxa"/>
            </w:tcMar>
          </w:tcPr>
          <w:p w14:paraId="158C495D" w14:textId="77777777" w:rsidR="0038055D" w:rsidRDefault="0038055D" w:rsidP="0038055D">
            <w:pPr>
              <w:widowControl/>
              <w:pBdr>
                <w:top w:val="nil"/>
                <w:left w:val="nil"/>
                <w:bottom w:val="nil"/>
                <w:right w:val="nil"/>
                <w:between w:val="nil"/>
              </w:pBdr>
              <w:spacing w:line="240" w:lineRule="auto"/>
              <w:rPr>
                <w:ins w:id="386" w:author="Stig Syndergaard" w:date="2024-07-15T22:46:00Z"/>
                <w:rFonts w:ascii="Arial" w:eastAsia="Arial" w:hAnsi="Arial" w:cs="Arial"/>
                <w:b/>
                <w:color w:val="538135"/>
                <w:sz w:val="16"/>
                <w:szCs w:val="16"/>
              </w:rPr>
            </w:pPr>
            <w:ins w:id="387" w:author="Stig Syndergaard" w:date="2024-07-15T22:46:00Z">
              <w:r>
                <w:rPr>
                  <w:rFonts w:ascii="Arial" w:eastAsia="Arial" w:hAnsi="Arial" w:cs="Arial"/>
                  <w:b/>
                  <w:color w:val="538135"/>
                  <w:sz w:val="16"/>
                  <w:szCs w:val="16"/>
                </w:rPr>
                <w:t>Short delayed replication factor</w:t>
              </w:r>
            </w:ins>
          </w:p>
        </w:tc>
        <w:tc>
          <w:tcPr>
            <w:tcW w:w="1021" w:type="dxa"/>
            <w:shd w:val="clear" w:color="auto" w:fill="E0E0E0"/>
            <w:tcMar>
              <w:top w:w="0" w:type="dxa"/>
              <w:left w:w="108" w:type="dxa"/>
              <w:bottom w:w="0" w:type="dxa"/>
              <w:right w:w="108" w:type="dxa"/>
            </w:tcMar>
          </w:tcPr>
          <w:p w14:paraId="41E72317" w14:textId="77777777" w:rsidR="0038055D" w:rsidRDefault="0038055D" w:rsidP="0038055D">
            <w:pPr>
              <w:widowControl/>
              <w:pBdr>
                <w:top w:val="nil"/>
                <w:left w:val="nil"/>
                <w:bottom w:val="nil"/>
                <w:right w:val="nil"/>
                <w:between w:val="nil"/>
              </w:pBdr>
              <w:spacing w:line="240" w:lineRule="auto"/>
              <w:jc w:val="center"/>
              <w:rPr>
                <w:ins w:id="388" w:author="Stig Syndergaard" w:date="2024-07-15T22:46:00Z"/>
                <w:rFonts w:ascii="Arial" w:eastAsia="Arial" w:hAnsi="Arial" w:cs="Arial"/>
                <w:b/>
                <w:color w:val="538135"/>
                <w:sz w:val="16"/>
                <w:szCs w:val="16"/>
              </w:rPr>
            </w:pPr>
            <w:ins w:id="389" w:author="Stig Syndergaard" w:date="2024-07-15T22:46:00Z">
              <w:r>
                <w:rPr>
                  <w:rFonts w:ascii="Arial" w:eastAsia="Arial" w:hAnsi="Arial" w:cs="Arial"/>
                  <w:b/>
                  <w:color w:val="538135"/>
                  <w:sz w:val="16"/>
                  <w:szCs w:val="16"/>
                </w:rPr>
                <w:t>0 31 000</w:t>
              </w:r>
            </w:ins>
          </w:p>
        </w:tc>
        <w:tc>
          <w:tcPr>
            <w:tcW w:w="856" w:type="dxa"/>
            <w:shd w:val="clear" w:color="auto" w:fill="E0E0E0"/>
            <w:tcMar>
              <w:top w:w="0" w:type="dxa"/>
              <w:left w:w="108" w:type="dxa"/>
              <w:bottom w:w="0" w:type="dxa"/>
              <w:right w:w="108" w:type="dxa"/>
            </w:tcMar>
          </w:tcPr>
          <w:p w14:paraId="5B3A0CEF" w14:textId="77777777" w:rsidR="0038055D" w:rsidRDefault="0038055D" w:rsidP="0038055D">
            <w:pPr>
              <w:widowControl/>
              <w:pBdr>
                <w:top w:val="nil"/>
                <w:left w:val="nil"/>
                <w:bottom w:val="nil"/>
                <w:right w:val="nil"/>
                <w:between w:val="nil"/>
              </w:pBdr>
              <w:spacing w:line="240" w:lineRule="auto"/>
              <w:jc w:val="right"/>
              <w:rPr>
                <w:ins w:id="390" w:author="Stig Syndergaard" w:date="2024-07-15T22:46:00Z"/>
                <w:rFonts w:ascii="Arial" w:eastAsia="Arial" w:hAnsi="Arial" w:cs="Arial"/>
                <w:b/>
                <w:color w:val="538135"/>
                <w:sz w:val="16"/>
                <w:szCs w:val="16"/>
              </w:rPr>
            </w:pPr>
            <w:ins w:id="391" w:author="Stig Syndergaard" w:date="2024-07-15T22:46:00Z">
              <w:r>
                <w:rPr>
                  <w:rFonts w:ascii="Arial" w:eastAsia="Arial" w:hAnsi="Arial" w:cs="Arial"/>
                  <w:b/>
                  <w:color w:val="538135"/>
                  <w:sz w:val="16"/>
                  <w:szCs w:val="16"/>
                </w:rPr>
                <w:t>0</w:t>
              </w:r>
            </w:ins>
          </w:p>
        </w:tc>
        <w:tc>
          <w:tcPr>
            <w:tcW w:w="1274" w:type="dxa"/>
            <w:shd w:val="clear" w:color="auto" w:fill="E0E0E0"/>
            <w:tcMar>
              <w:top w:w="0" w:type="dxa"/>
              <w:left w:w="108" w:type="dxa"/>
              <w:bottom w:w="0" w:type="dxa"/>
              <w:right w:w="108" w:type="dxa"/>
            </w:tcMar>
          </w:tcPr>
          <w:p w14:paraId="5D0F1606" w14:textId="77777777" w:rsidR="0038055D" w:rsidRDefault="0038055D" w:rsidP="0038055D">
            <w:pPr>
              <w:widowControl/>
              <w:pBdr>
                <w:top w:val="nil"/>
                <w:left w:val="nil"/>
                <w:bottom w:val="nil"/>
                <w:right w:val="nil"/>
                <w:between w:val="nil"/>
              </w:pBdr>
              <w:spacing w:line="240" w:lineRule="auto"/>
              <w:jc w:val="right"/>
              <w:rPr>
                <w:ins w:id="392" w:author="Stig Syndergaard" w:date="2024-07-15T22:46:00Z"/>
                <w:rFonts w:ascii="Arial" w:eastAsia="Arial" w:hAnsi="Arial" w:cs="Arial"/>
                <w:b/>
                <w:color w:val="538135"/>
                <w:sz w:val="16"/>
                <w:szCs w:val="16"/>
              </w:rPr>
            </w:pPr>
            <w:ins w:id="393" w:author="Stig Syndergaard" w:date="2024-07-15T22:46:00Z">
              <w:r>
                <w:rPr>
                  <w:rFonts w:ascii="Arial" w:eastAsia="Arial" w:hAnsi="Arial" w:cs="Arial"/>
                  <w:b/>
                  <w:color w:val="538135"/>
                  <w:sz w:val="16"/>
                  <w:szCs w:val="16"/>
                </w:rPr>
                <w:t>0</w:t>
              </w:r>
            </w:ins>
          </w:p>
        </w:tc>
        <w:tc>
          <w:tcPr>
            <w:tcW w:w="898" w:type="dxa"/>
            <w:shd w:val="clear" w:color="auto" w:fill="E0E0E0"/>
            <w:tcMar>
              <w:top w:w="0" w:type="dxa"/>
              <w:left w:w="108" w:type="dxa"/>
              <w:bottom w:w="0" w:type="dxa"/>
              <w:right w:w="108" w:type="dxa"/>
            </w:tcMar>
          </w:tcPr>
          <w:p w14:paraId="26CCBEEB" w14:textId="77777777" w:rsidR="0038055D" w:rsidRDefault="0038055D" w:rsidP="0038055D">
            <w:pPr>
              <w:widowControl/>
              <w:pBdr>
                <w:top w:val="nil"/>
                <w:left w:val="nil"/>
                <w:bottom w:val="nil"/>
                <w:right w:val="nil"/>
                <w:between w:val="nil"/>
              </w:pBdr>
              <w:spacing w:line="240" w:lineRule="auto"/>
              <w:jc w:val="right"/>
              <w:rPr>
                <w:ins w:id="394" w:author="Stig Syndergaard" w:date="2024-07-15T22:46:00Z"/>
                <w:rFonts w:ascii="Arial" w:eastAsia="Arial" w:hAnsi="Arial" w:cs="Arial"/>
                <w:b/>
                <w:color w:val="538135"/>
                <w:sz w:val="16"/>
                <w:szCs w:val="16"/>
              </w:rPr>
            </w:pPr>
            <w:ins w:id="395" w:author="Stig Syndergaard" w:date="2024-07-15T22:46:00Z">
              <w:r>
                <w:rPr>
                  <w:rFonts w:ascii="Arial" w:eastAsia="Arial" w:hAnsi="Arial" w:cs="Arial"/>
                  <w:b/>
                  <w:color w:val="538135"/>
                  <w:sz w:val="16"/>
                  <w:szCs w:val="16"/>
                </w:rPr>
                <w:t>1</w:t>
              </w:r>
            </w:ins>
          </w:p>
        </w:tc>
        <w:tc>
          <w:tcPr>
            <w:tcW w:w="1071" w:type="dxa"/>
            <w:shd w:val="clear" w:color="auto" w:fill="E0E0E0"/>
            <w:tcMar>
              <w:top w:w="0" w:type="dxa"/>
              <w:left w:w="108" w:type="dxa"/>
              <w:bottom w:w="0" w:type="dxa"/>
              <w:right w:w="108" w:type="dxa"/>
            </w:tcMar>
          </w:tcPr>
          <w:p w14:paraId="17C515F0" w14:textId="77777777" w:rsidR="0038055D" w:rsidRDefault="0038055D" w:rsidP="0038055D">
            <w:pPr>
              <w:widowControl/>
              <w:pBdr>
                <w:top w:val="nil"/>
                <w:left w:val="nil"/>
                <w:bottom w:val="nil"/>
                <w:right w:val="nil"/>
                <w:between w:val="nil"/>
              </w:pBdr>
              <w:spacing w:line="240" w:lineRule="auto"/>
              <w:rPr>
                <w:ins w:id="396" w:author="Stig Syndergaard" w:date="2024-07-15T22:46:00Z"/>
                <w:rFonts w:ascii="Arial" w:eastAsia="Arial" w:hAnsi="Arial" w:cs="Arial"/>
                <w:b/>
                <w:color w:val="538135"/>
                <w:sz w:val="16"/>
                <w:szCs w:val="16"/>
              </w:rPr>
            </w:pPr>
            <w:ins w:id="397" w:author="Stig Syndergaard" w:date="2024-07-15T22:46:00Z">
              <w:r>
                <w:rPr>
                  <w:rFonts w:ascii="Arial" w:eastAsia="Arial" w:hAnsi="Arial" w:cs="Arial"/>
                  <w:b/>
                  <w:color w:val="538135"/>
                  <w:sz w:val="16"/>
                  <w:szCs w:val="16"/>
                </w:rPr>
                <w:t>Numeric</w:t>
              </w:r>
            </w:ins>
          </w:p>
        </w:tc>
        <w:tc>
          <w:tcPr>
            <w:tcW w:w="2505" w:type="dxa"/>
            <w:shd w:val="clear" w:color="auto" w:fill="E0E0E0"/>
            <w:tcMar>
              <w:top w:w="0" w:type="dxa"/>
              <w:left w:w="108" w:type="dxa"/>
              <w:bottom w:w="0" w:type="dxa"/>
              <w:right w:w="108" w:type="dxa"/>
            </w:tcMar>
          </w:tcPr>
          <w:p w14:paraId="7EE7667C" w14:textId="61AD7ECC" w:rsidR="0038055D" w:rsidRDefault="0038055D" w:rsidP="0038055D">
            <w:pPr>
              <w:widowControl/>
              <w:pBdr>
                <w:top w:val="nil"/>
                <w:left w:val="nil"/>
                <w:bottom w:val="nil"/>
                <w:right w:val="nil"/>
                <w:between w:val="nil"/>
              </w:pBdr>
              <w:spacing w:line="240" w:lineRule="auto"/>
              <w:rPr>
                <w:ins w:id="398" w:author="Stig Syndergaard" w:date="2024-07-15T22:46:00Z"/>
                <w:rFonts w:ascii="Arial" w:eastAsia="Arial" w:hAnsi="Arial" w:cs="Arial"/>
                <w:b/>
                <w:color w:val="538135"/>
                <w:sz w:val="16"/>
                <w:szCs w:val="16"/>
              </w:rPr>
            </w:pPr>
            <w:ins w:id="399" w:author="Stig Syndergaard" w:date="2024-07-15T22:46:00Z">
              <w:r>
                <w:rPr>
                  <w:rFonts w:ascii="Arial" w:eastAsia="Arial" w:hAnsi="Arial" w:cs="Arial"/>
                  <w:b/>
                  <w:color w:val="538135"/>
                  <w:sz w:val="16"/>
                  <w:szCs w:val="16"/>
                </w:rPr>
                <w:t xml:space="preserve">Indicate presence of </w:t>
              </w:r>
            </w:ins>
            <w:ins w:id="400" w:author="Stig Syndergaard" w:date="2024-07-15T22:58:00Z">
              <w:r>
                <w:rPr>
                  <w:rFonts w:ascii="Arial" w:eastAsia="Arial" w:hAnsi="Arial" w:cs="Arial"/>
                  <w:b/>
                  <w:color w:val="538135"/>
                  <w:sz w:val="16"/>
                  <w:szCs w:val="16"/>
                </w:rPr>
                <w:t>aircraft or station</w:t>
              </w:r>
            </w:ins>
            <w:ins w:id="401" w:author="Stig Syndergaard" w:date="2024-07-15T22:46:00Z">
              <w:r>
                <w:rPr>
                  <w:rFonts w:ascii="Arial" w:eastAsia="Arial" w:hAnsi="Arial" w:cs="Arial"/>
                  <w:b/>
                  <w:color w:val="538135"/>
                  <w:sz w:val="16"/>
                  <w:szCs w:val="16"/>
                </w:rPr>
                <w:t xml:space="preserve"> RO data</w:t>
              </w:r>
            </w:ins>
          </w:p>
        </w:tc>
      </w:tr>
      <w:tr w:rsidR="0038055D" w14:paraId="03786CAC" w14:textId="77777777" w:rsidTr="003956E5">
        <w:trPr>
          <w:cantSplit/>
          <w:trHeight w:val="52"/>
          <w:jc w:val="center"/>
          <w:ins w:id="402" w:author="Stig Syndergaard" w:date="2024-07-15T22:46:00Z"/>
        </w:trPr>
        <w:tc>
          <w:tcPr>
            <w:tcW w:w="993" w:type="dxa"/>
            <w:shd w:val="clear" w:color="auto" w:fill="E0E0E0"/>
            <w:tcMar>
              <w:top w:w="0" w:type="dxa"/>
              <w:left w:w="108" w:type="dxa"/>
              <w:bottom w:w="0" w:type="dxa"/>
              <w:right w:w="108" w:type="dxa"/>
            </w:tcMar>
          </w:tcPr>
          <w:p w14:paraId="38998C35" w14:textId="2CB1EA0F" w:rsidR="0038055D" w:rsidRDefault="00205D42" w:rsidP="0038055D">
            <w:pPr>
              <w:widowControl/>
              <w:pBdr>
                <w:top w:val="nil"/>
                <w:left w:val="nil"/>
                <w:bottom w:val="nil"/>
                <w:right w:val="nil"/>
                <w:between w:val="nil"/>
              </w:pBdr>
              <w:spacing w:line="240" w:lineRule="auto"/>
              <w:jc w:val="right"/>
              <w:rPr>
                <w:ins w:id="403" w:author="Stig Syndergaard" w:date="2024-07-15T22:46:00Z"/>
                <w:rFonts w:ascii="Arial" w:eastAsia="Arial" w:hAnsi="Arial" w:cs="Arial"/>
                <w:sz w:val="16"/>
                <w:szCs w:val="16"/>
              </w:rPr>
            </w:pPr>
            <w:ins w:id="404" w:author="Stig Syndergaard" w:date="2024-07-16T15:17:00Z">
              <w:r>
                <w:rPr>
                  <w:rFonts w:ascii="Arial" w:eastAsia="Arial" w:hAnsi="Arial" w:cs="Arial"/>
                  <w:sz w:val="16"/>
                  <w:szCs w:val="16"/>
                </w:rPr>
                <w:t>7</w:t>
              </w:r>
            </w:ins>
            <w:ins w:id="405" w:author="Stig Syndergaard" w:date="2024-07-16T16:31:00Z">
              <w:r w:rsidR="00B80F4D">
                <w:rPr>
                  <w:rFonts w:ascii="Arial" w:eastAsia="Arial" w:hAnsi="Arial" w:cs="Arial"/>
                  <w:sz w:val="16"/>
                  <w:szCs w:val="16"/>
                </w:rPr>
                <w:t>4</w:t>
              </w:r>
            </w:ins>
            <w:ins w:id="406" w:author="Stig Syndergaard" w:date="2024-07-15T22:46:00Z">
              <w:r w:rsidR="0038055D">
                <w:rPr>
                  <w:rFonts w:ascii="Arial" w:eastAsia="Arial" w:hAnsi="Arial" w:cs="Arial"/>
                  <w:sz w:val="16"/>
                  <w:szCs w:val="16"/>
                </w:rPr>
                <w:t>-</w:t>
              </w:r>
            </w:ins>
            <w:ins w:id="407" w:author="Stig Syndergaard" w:date="2024-07-16T15:18:00Z">
              <w:r>
                <w:rPr>
                  <w:rFonts w:ascii="Arial" w:eastAsia="Arial" w:hAnsi="Arial" w:cs="Arial"/>
                  <w:sz w:val="16"/>
                  <w:szCs w:val="16"/>
                </w:rPr>
                <w:t>7</w:t>
              </w:r>
            </w:ins>
            <w:ins w:id="408" w:author="Stig Syndergaard" w:date="2024-07-16T16:31:00Z">
              <w:r w:rsidR="00B80F4D">
                <w:rPr>
                  <w:rFonts w:ascii="Arial" w:eastAsia="Arial" w:hAnsi="Arial" w:cs="Arial"/>
                  <w:sz w:val="16"/>
                  <w:szCs w:val="16"/>
                </w:rPr>
                <w:t>8</w:t>
              </w:r>
            </w:ins>
          </w:p>
        </w:tc>
        <w:tc>
          <w:tcPr>
            <w:tcW w:w="2100" w:type="dxa"/>
            <w:shd w:val="clear" w:color="auto" w:fill="E0E0E0"/>
            <w:tcMar>
              <w:top w:w="0" w:type="dxa"/>
              <w:left w:w="108" w:type="dxa"/>
              <w:bottom w:w="0" w:type="dxa"/>
              <w:right w:w="108" w:type="dxa"/>
            </w:tcMar>
          </w:tcPr>
          <w:p w14:paraId="75A4AE82" w14:textId="2309FE99" w:rsidR="0038055D" w:rsidRDefault="0038055D" w:rsidP="0038055D">
            <w:pPr>
              <w:widowControl/>
              <w:pBdr>
                <w:top w:val="nil"/>
                <w:left w:val="nil"/>
                <w:bottom w:val="nil"/>
                <w:right w:val="nil"/>
                <w:between w:val="nil"/>
              </w:pBdr>
              <w:spacing w:line="240" w:lineRule="auto"/>
              <w:rPr>
                <w:ins w:id="409" w:author="Stig Syndergaard" w:date="2024-07-15T22:46:00Z"/>
                <w:rFonts w:ascii="Arial" w:eastAsia="Arial" w:hAnsi="Arial" w:cs="Arial"/>
                <w:b/>
                <w:sz w:val="16"/>
                <w:szCs w:val="16"/>
              </w:rPr>
            </w:pPr>
            <w:ins w:id="410" w:author="Stig Syndergaard" w:date="2024-07-15T22:55:00Z">
              <w:r>
                <w:rPr>
                  <w:rFonts w:ascii="Arial" w:eastAsia="Arial" w:hAnsi="Arial" w:cs="Arial"/>
                  <w:b/>
                  <w:sz w:val="16"/>
                  <w:szCs w:val="16"/>
                </w:rPr>
                <w:t>Aircraft or station</w:t>
              </w:r>
            </w:ins>
            <w:ins w:id="411" w:author="Stig Syndergaard" w:date="2024-07-15T22:46:00Z">
              <w:r>
                <w:rPr>
                  <w:rFonts w:ascii="Arial" w:eastAsia="Arial" w:hAnsi="Arial" w:cs="Arial"/>
                  <w:b/>
                  <w:sz w:val="16"/>
                  <w:szCs w:val="16"/>
                </w:rPr>
                <w:t xml:space="preserve"> RO data</w:t>
              </w:r>
            </w:ins>
          </w:p>
        </w:tc>
        <w:tc>
          <w:tcPr>
            <w:tcW w:w="1021" w:type="dxa"/>
            <w:shd w:val="clear" w:color="auto" w:fill="E0E0E0"/>
            <w:tcMar>
              <w:top w:w="0" w:type="dxa"/>
              <w:left w:w="108" w:type="dxa"/>
              <w:bottom w:w="0" w:type="dxa"/>
              <w:right w:w="108" w:type="dxa"/>
            </w:tcMar>
          </w:tcPr>
          <w:p w14:paraId="49C7A896" w14:textId="77777777" w:rsidR="0038055D" w:rsidRDefault="0038055D" w:rsidP="0038055D">
            <w:pPr>
              <w:widowControl/>
              <w:pBdr>
                <w:top w:val="nil"/>
                <w:left w:val="nil"/>
                <w:bottom w:val="nil"/>
                <w:right w:val="nil"/>
                <w:between w:val="nil"/>
              </w:pBdr>
              <w:spacing w:line="240" w:lineRule="auto"/>
              <w:jc w:val="center"/>
              <w:rPr>
                <w:ins w:id="412" w:author="Stig Syndergaard" w:date="2024-07-15T22:46:00Z"/>
                <w:rFonts w:ascii="Arial" w:eastAsia="Arial" w:hAnsi="Arial" w:cs="Arial"/>
                <w:b/>
                <w:sz w:val="16"/>
                <w:szCs w:val="16"/>
              </w:rPr>
            </w:pPr>
            <w:ins w:id="413" w:author="Stig Syndergaard" w:date="2024-07-15T22:46:00Z">
              <w:r>
                <w:rPr>
                  <w:rFonts w:ascii="Arial" w:eastAsia="Arial" w:hAnsi="Arial" w:cs="Arial"/>
                  <w:b/>
                  <w:sz w:val="16"/>
                  <w:szCs w:val="16"/>
                </w:rPr>
                <w:t>New</w:t>
              </w:r>
            </w:ins>
          </w:p>
        </w:tc>
        <w:tc>
          <w:tcPr>
            <w:tcW w:w="856" w:type="dxa"/>
            <w:shd w:val="clear" w:color="auto" w:fill="E0E0E0"/>
            <w:tcMar>
              <w:top w:w="0" w:type="dxa"/>
              <w:left w:w="108" w:type="dxa"/>
              <w:bottom w:w="0" w:type="dxa"/>
              <w:right w:w="108" w:type="dxa"/>
            </w:tcMar>
          </w:tcPr>
          <w:p w14:paraId="0B9B69F9" w14:textId="016C0B15" w:rsidR="0038055D" w:rsidRDefault="0038055D" w:rsidP="0038055D">
            <w:pPr>
              <w:widowControl/>
              <w:pBdr>
                <w:top w:val="nil"/>
                <w:left w:val="nil"/>
                <w:bottom w:val="nil"/>
                <w:right w:val="nil"/>
                <w:between w:val="nil"/>
              </w:pBdr>
              <w:spacing w:line="240" w:lineRule="auto"/>
              <w:jc w:val="right"/>
              <w:rPr>
                <w:ins w:id="414" w:author="Stig Syndergaard" w:date="2024-07-15T22:46:00Z"/>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643D2303" w14:textId="7AEF2253" w:rsidR="0038055D" w:rsidRDefault="0038055D" w:rsidP="0038055D">
            <w:pPr>
              <w:widowControl/>
              <w:pBdr>
                <w:top w:val="nil"/>
                <w:left w:val="nil"/>
                <w:bottom w:val="nil"/>
                <w:right w:val="nil"/>
                <w:between w:val="nil"/>
              </w:pBdr>
              <w:spacing w:line="240" w:lineRule="auto"/>
              <w:jc w:val="right"/>
              <w:rPr>
                <w:ins w:id="415" w:author="Stig Syndergaard" w:date="2024-07-15T22:46:00Z"/>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187514B7" w14:textId="488BBDDA" w:rsidR="0038055D" w:rsidRDefault="0038055D" w:rsidP="0038055D">
            <w:pPr>
              <w:widowControl/>
              <w:pBdr>
                <w:top w:val="nil"/>
                <w:left w:val="nil"/>
                <w:bottom w:val="nil"/>
                <w:right w:val="nil"/>
                <w:between w:val="nil"/>
              </w:pBdr>
              <w:tabs>
                <w:tab w:val="right" w:pos="-37"/>
                <w:tab w:val="right" w:pos="493"/>
              </w:tabs>
              <w:spacing w:line="240" w:lineRule="auto"/>
              <w:ind w:left="-37"/>
              <w:jc w:val="right"/>
              <w:rPr>
                <w:ins w:id="416" w:author="Stig Syndergaard" w:date="2024-07-15T22:46:00Z"/>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5EA8762A" w14:textId="2A5562C1" w:rsidR="0038055D" w:rsidRDefault="0038055D" w:rsidP="0038055D">
            <w:pPr>
              <w:widowControl/>
              <w:pBdr>
                <w:top w:val="nil"/>
                <w:left w:val="nil"/>
                <w:bottom w:val="nil"/>
                <w:right w:val="nil"/>
                <w:between w:val="nil"/>
              </w:pBdr>
              <w:spacing w:line="240" w:lineRule="auto"/>
              <w:rPr>
                <w:ins w:id="417" w:author="Stig Syndergaard" w:date="2024-07-15T22:46:00Z"/>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7FCA003F" w14:textId="54237FC7" w:rsidR="0038055D" w:rsidRDefault="0038055D" w:rsidP="0038055D">
            <w:pPr>
              <w:widowControl/>
              <w:pBdr>
                <w:top w:val="nil"/>
                <w:left w:val="nil"/>
                <w:bottom w:val="nil"/>
                <w:right w:val="nil"/>
                <w:between w:val="nil"/>
              </w:pBdr>
              <w:spacing w:line="240" w:lineRule="auto"/>
              <w:rPr>
                <w:ins w:id="418" w:author="Stig Syndergaard" w:date="2024-07-15T22:46:00Z"/>
                <w:rFonts w:ascii="Arial" w:eastAsia="Arial" w:hAnsi="Arial" w:cs="Arial"/>
                <w:sz w:val="16"/>
                <w:szCs w:val="16"/>
              </w:rPr>
            </w:pPr>
          </w:p>
        </w:tc>
      </w:tr>
      <w:tr w:rsidR="0038055D" w14:paraId="415C0DC5" w14:textId="77777777" w:rsidTr="003956E5">
        <w:trPr>
          <w:cantSplit/>
          <w:jc w:val="center"/>
          <w:ins w:id="419" w:author="Stig Syndergaard" w:date="2024-07-15T22:59:00Z"/>
        </w:trPr>
        <w:tc>
          <w:tcPr>
            <w:tcW w:w="993" w:type="dxa"/>
            <w:shd w:val="clear" w:color="auto" w:fill="F3F3F3"/>
            <w:tcMar>
              <w:top w:w="0" w:type="dxa"/>
              <w:left w:w="108" w:type="dxa"/>
              <w:bottom w:w="0" w:type="dxa"/>
              <w:right w:w="108" w:type="dxa"/>
            </w:tcMar>
          </w:tcPr>
          <w:p w14:paraId="07F3FBC5" w14:textId="77777777" w:rsidR="0038055D" w:rsidRDefault="0038055D" w:rsidP="0038055D">
            <w:pPr>
              <w:widowControl/>
              <w:pBdr>
                <w:top w:val="nil"/>
                <w:left w:val="nil"/>
                <w:bottom w:val="nil"/>
                <w:right w:val="nil"/>
                <w:between w:val="nil"/>
              </w:pBdr>
              <w:spacing w:line="240" w:lineRule="auto"/>
              <w:jc w:val="right"/>
              <w:rPr>
                <w:ins w:id="420" w:author="Stig Syndergaard" w:date="2024-07-15T22:59:00Z"/>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360E6798" w14:textId="77777777" w:rsidR="0038055D" w:rsidRPr="004B6541" w:rsidRDefault="0038055D" w:rsidP="0038055D">
            <w:pPr>
              <w:widowControl/>
              <w:pBdr>
                <w:top w:val="nil"/>
                <w:left w:val="nil"/>
                <w:bottom w:val="nil"/>
                <w:right w:val="nil"/>
                <w:between w:val="nil"/>
              </w:pBdr>
              <w:spacing w:line="240" w:lineRule="auto"/>
              <w:ind w:left="181"/>
              <w:rPr>
                <w:ins w:id="421" w:author="Stig Syndergaard" w:date="2024-07-15T22:59:00Z"/>
                <w:rFonts w:ascii="Arial" w:eastAsia="Arial" w:hAnsi="Arial" w:cs="Arial"/>
                <w:i/>
                <w:iCs/>
                <w:sz w:val="16"/>
                <w:szCs w:val="16"/>
              </w:rPr>
            </w:pPr>
            <w:ins w:id="422" w:author="Stig Syndergaard" w:date="2024-07-15T22:59:00Z">
              <w:r w:rsidRPr="004B6541">
                <w:rPr>
                  <w:rFonts w:ascii="Arial" w:eastAsia="Arial" w:hAnsi="Arial" w:cs="Arial"/>
                  <w:i/>
                  <w:iCs/>
                  <w:sz w:val="16"/>
                  <w:szCs w:val="16"/>
                </w:rPr>
                <w:t>Increase Table B scale, reference value and bit width (all at once)</w:t>
              </w:r>
            </w:ins>
          </w:p>
        </w:tc>
        <w:tc>
          <w:tcPr>
            <w:tcW w:w="1021" w:type="dxa"/>
            <w:shd w:val="clear" w:color="auto" w:fill="F3F3F3"/>
            <w:tcMar>
              <w:top w:w="0" w:type="dxa"/>
              <w:left w:w="108" w:type="dxa"/>
              <w:bottom w:w="0" w:type="dxa"/>
              <w:right w:w="108" w:type="dxa"/>
            </w:tcMar>
          </w:tcPr>
          <w:p w14:paraId="61A90071" w14:textId="77777777" w:rsidR="0038055D" w:rsidRPr="004B6541" w:rsidRDefault="0038055D" w:rsidP="0038055D">
            <w:pPr>
              <w:widowControl/>
              <w:pBdr>
                <w:top w:val="nil"/>
                <w:left w:val="nil"/>
                <w:bottom w:val="nil"/>
                <w:right w:val="nil"/>
                <w:between w:val="nil"/>
              </w:pBdr>
              <w:spacing w:line="240" w:lineRule="auto"/>
              <w:jc w:val="center"/>
              <w:rPr>
                <w:ins w:id="423" w:author="Stig Syndergaard" w:date="2024-07-15T22:59:00Z"/>
                <w:rFonts w:ascii="Arial" w:eastAsia="Arial" w:hAnsi="Arial" w:cs="Arial"/>
                <w:i/>
                <w:iCs/>
                <w:sz w:val="16"/>
                <w:szCs w:val="16"/>
              </w:rPr>
            </w:pPr>
            <w:ins w:id="424" w:author="Stig Syndergaard" w:date="2024-07-15T22:59:00Z">
              <w:r w:rsidRPr="004B6541">
                <w:rPr>
                  <w:rFonts w:ascii="Arial" w:eastAsia="Arial" w:hAnsi="Arial" w:cs="Arial"/>
                  <w:i/>
                  <w:iCs/>
                  <w:sz w:val="16"/>
                  <w:szCs w:val="16"/>
                </w:rPr>
                <w:t>2 07 001</w:t>
              </w:r>
            </w:ins>
          </w:p>
        </w:tc>
        <w:tc>
          <w:tcPr>
            <w:tcW w:w="856" w:type="dxa"/>
            <w:shd w:val="clear" w:color="auto" w:fill="F3F3F3"/>
            <w:tcMar>
              <w:top w:w="0" w:type="dxa"/>
              <w:left w:w="108" w:type="dxa"/>
              <w:bottom w:w="0" w:type="dxa"/>
              <w:right w:w="108" w:type="dxa"/>
            </w:tcMar>
          </w:tcPr>
          <w:p w14:paraId="2B82E12B" w14:textId="77777777" w:rsidR="0038055D" w:rsidRDefault="0038055D" w:rsidP="0038055D">
            <w:pPr>
              <w:widowControl/>
              <w:pBdr>
                <w:top w:val="nil"/>
                <w:left w:val="nil"/>
                <w:bottom w:val="nil"/>
                <w:right w:val="nil"/>
                <w:between w:val="nil"/>
              </w:pBdr>
              <w:spacing w:line="240" w:lineRule="auto"/>
              <w:jc w:val="right"/>
              <w:rPr>
                <w:ins w:id="425" w:author="Stig Syndergaard" w:date="2024-07-15T22:59:00Z"/>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5704FA99" w14:textId="77777777" w:rsidR="0038055D" w:rsidRDefault="0038055D" w:rsidP="0038055D">
            <w:pPr>
              <w:widowControl/>
              <w:pBdr>
                <w:top w:val="nil"/>
                <w:left w:val="nil"/>
                <w:bottom w:val="nil"/>
                <w:right w:val="nil"/>
                <w:between w:val="nil"/>
              </w:pBdr>
              <w:spacing w:line="240" w:lineRule="auto"/>
              <w:jc w:val="right"/>
              <w:rPr>
                <w:ins w:id="426" w:author="Stig Syndergaard" w:date="2024-07-15T22:59:00Z"/>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750EA076" w14:textId="77777777" w:rsidR="0038055D" w:rsidRDefault="0038055D" w:rsidP="0038055D">
            <w:pPr>
              <w:widowControl/>
              <w:pBdr>
                <w:top w:val="nil"/>
                <w:left w:val="nil"/>
                <w:bottom w:val="nil"/>
                <w:right w:val="nil"/>
                <w:between w:val="nil"/>
              </w:pBdr>
              <w:spacing w:line="240" w:lineRule="auto"/>
              <w:jc w:val="right"/>
              <w:rPr>
                <w:ins w:id="427" w:author="Stig Syndergaard" w:date="2024-07-15T22:59:00Z"/>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4D2EC9C0" w14:textId="77777777" w:rsidR="0038055D" w:rsidRDefault="0038055D" w:rsidP="0038055D">
            <w:pPr>
              <w:widowControl/>
              <w:pBdr>
                <w:top w:val="nil"/>
                <w:left w:val="nil"/>
                <w:bottom w:val="nil"/>
                <w:right w:val="nil"/>
                <w:between w:val="nil"/>
              </w:pBdr>
              <w:spacing w:line="240" w:lineRule="auto"/>
              <w:rPr>
                <w:ins w:id="428" w:author="Stig Syndergaard" w:date="2024-07-15T22:59:00Z"/>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16FEA065" w14:textId="77777777" w:rsidR="0038055D" w:rsidRDefault="00000000" w:rsidP="0038055D">
            <w:pPr>
              <w:widowControl/>
              <w:pBdr>
                <w:top w:val="nil"/>
                <w:left w:val="nil"/>
                <w:bottom w:val="nil"/>
                <w:right w:val="nil"/>
                <w:between w:val="nil"/>
              </w:pBdr>
              <w:spacing w:line="240" w:lineRule="auto"/>
              <w:rPr>
                <w:ins w:id="429" w:author="Stig Syndergaard" w:date="2024-07-15T22:59:00Z"/>
                <w:rFonts w:ascii="Arial" w:eastAsia="Arial" w:hAnsi="Arial" w:cs="Arial"/>
                <w:sz w:val="16"/>
                <w:szCs w:val="16"/>
              </w:rPr>
            </w:pPr>
            <w:customXmlInsRangeStart w:id="430" w:author="Stig Syndergaard" w:date="2024-07-15T22:59:00Z"/>
            <w:sdt>
              <w:sdtPr>
                <w:tag w:val="goog_rdk_37"/>
                <w:id w:val="-1201856685"/>
              </w:sdtPr>
              <w:sdtContent>
                <w:customXmlInsRangeEnd w:id="430"/>
                <w:customXmlInsRangeStart w:id="431" w:author="Stig Syndergaard" w:date="2024-07-15T22:59:00Z"/>
              </w:sdtContent>
            </w:sdt>
            <w:customXmlInsRangeEnd w:id="431"/>
            <w:ins w:id="432" w:author="Stig Syndergaard" w:date="2024-07-15T22:59:00Z">
              <w:r w:rsidR="0038055D">
                <w:rPr>
                  <w:rFonts w:ascii="Arial" w:eastAsia="Arial" w:hAnsi="Arial" w:cs="Arial"/>
                  <w:sz w:val="16"/>
                  <w:szCs w:val="16"/>
                </w:rPr>
                <w:t>Add 1 to scale, multiply reference value by 10, and add 4 to bit width</w:t>
              </w:r>
            </w:ins>
          </w:p>
        </w:tc>
      </w:tr>
      <w:tr w:rsidR="0038055D" w14:paraId="6BA814DB" w14:textId="77777777" w:rsidTr="003956E5">
        <w:trPr>
          <w:cantSplit/>
          <w:jc w:val="center"/>
          <w:ins w:id="433" w:author="Stig Syndergaard" w:date="2024-07-15T22:46:00Z"/>
        </w:trPr>
        <w:tc>
          <w:tcPr>
            <w:tcW w:w="993" w:type="dxa"/>
            <w:shd w:val="clear" w:color="auto" w:fill="E0E0E0"/>
            <w:tcMar>
              <w:top w:w="0" w:type="dxa"/>
              <w:left w:w="108" w:type="dxa"/>
              <w:bottom w:w="0" w:type="dxa"/>
              <w:right w:w="108" w:type="dxa"/>
            </w:tcMar>
          </w:tcPr>
          <w:p w14:paraId="3DEDB8A8" w14:textId="6151FCAD" w:rsidR="0038055D" w:rsidRDefault="00205D42" w:rsidP="0038055D">
            <w:pPr>
              <w:widowControl/>
              <w:pBdr>
                <w:top w:val="nil"/>
                <w:left w:val="nil"/>
                <w:bottom w:val="nil"/>
                <w:right w:val="nil"/>
                <w:between w:val="nil"/>
              </w:pBdr>
              <w:spacing w:line="240" w:lineRule="auto"/>
              <w:jc w:val="right"/>
              <w:rPr>
                <w:ins w:id="434" w:author="Stig Syndergaard" w:date="2024-07-15T22:46:00Z"/>
                <w:rFonts w:ascii="Arial" w:eastAsia="Arial" w:hAnsi="Arial" w:cs="Arial"/>
                <w:i/>
                <w:color w:val="538135"/>
                <w:sz w:val="16"/>
                <w:szCs w:val="16"/>
              </w:rPr>
            </w:pPr>
            <w:ins w:id="435" w:author="Stig Syndergaard" w:date="2024-07-16T15:17:00Z">
              <w:r>
                <w:rPr>
                  <w:rFonts w:ascii="Arial" w:eastAsia="Arial" w:hAnsi="Arial" w:cs="Arial"/>
                  <w:i/>
                  <w:color w:val="538135"/>
                  <w:sz w:val="16"/>
                  <w:szCs w:val="16"/>
                </w:rPr>
                <w:t>7</w:t>
              </w:r>
            </w:ins>
            <w:ins w:id="436" w:author="Stig Syndergaard" w:date="2024-07-16T16:31:00Z">
              <w:r w:rsidR="00B80F4D">
                <w:rPr>
                  <w:rFonts w:ascii="Arial" w:eastAsia="Arial" w:hAnsi="Arial" w:cs="Arial"/>
                  <w:i/>
                  <w:color w:val="538135"/>
                  <w:sz w:val="16"/>
                  <w:szCs w:val="16"/>
                </w:rPr>
                <w:t>4</w:t>
              </w:r>
            </w:ins>
          </w:p>
        </w:tc>
        <w:tc>
          <w:tcPr>
            <w:tcW w:w="2100" w:type="dxa"/>
            <w:tcBorders>
              <w:top w:val="nil"/>
              <w:left w:val="nil"/>
              <w:bottom w:val="nil"/>
              <w:right w:val="nil"/>
            </w:tcBorders>
            <w:shd w:val="clear" w:color="auto" w:fill="F3F3F3"/>
            <w:tcMar>
              <w:top w:w="0" w:type="dxa"/>
              <w:left w:w="108" w:type="dxa"/>
              <w:bottom w:w="0" w:type="dxa"/>
              <w:right w:w="108" w:type="dxa"/>
            </w:tcMar>
          </w:tcPr>
          <w:p w14:paraId="63D1EB62" w14:textId="77777777" w:rsidR="0038055D" w:rsidRDefault="0038055D" w:rsidP="0038055D">
            <w:pPr>
              <w:widowControl/>
              <w:pBdr>
                <w:top w:val="nil"/>
                <w:left w:val="nil"/>
                <w:bottom w:val="nil"/>
                <w:right w:val="nil"/>
                <w:between w:val="nil"/>
              </w:pBdr>
              <w:spacing w:line="240" w:lineRule="auto"/>
              <w:ind w:left="181" w:firstLine="8"/>
              <w:rPr>
                <w:ins w:id="437" w:author="Stig Syndergaard" w:date="2024-07-15T22:46:00Z"/>
                <w:rFonts w:ascii="Arial" w:eastAsia="Arial" w:hAnsi="Arial" w:cs="Arial"/>
                <w:i/>
                <w:color w:val="538135"/>
                <w:sz w:val="16"/>
                <w:szCs w:val="16"/>
              </w:rPr>
            </w:pPr>
            <w:ins w:id="438" w:author="Stig Syndergaard" w:date="2024-07-15T22:46:00Z">
              <w:r>
                <w:rPr>
                  <w:rFonts w:ascii="Arial" w:eastAsia="Arial" w:hAnsi="Arial" w:cs="Arial"/>
                  <w:i/>
                  <w:color w:val="538135"/>
                  <w:sz w:val="16"/>
                  <w:szCs w:val="16"/>
                </w:rPr>
                <w:t>Height (of RO antenna)</w:t>
              </w:r>
            </w:ins>
          </w:p>
        </w:tc>
        <w:tc>
          <w:tcPr>
            <w:tcW w:w="1021" w:type="dxa"/>
            <w:tcBorders>
              <w:top w:val="nil"/>
              <w:left w:val="nil"/>
              <w:bottom w:val="nil"/>
              <w:right w:val="nil"/>
            </w:tcBorders>
            <w:shd w:val="clear" w:color="auto" w:fill="F3F3F3"/>
            <w:tcMar>
              <w:top w:w="0" w:type="dxa"/>
              <w:left w:w="108" w:type="dxa"/>
              <w:bottom w:w="0" w:type="dxa"/>
              <w:right w:w="108" w:type="dxa"/>
            </w:tcMar>
          </w:tcPr>
          <w:p w14:paraId="073FED17" w14:textId="77777777" w:rsidR="0038055D" w:rsidRDefault="00000000" w:rsidP="0038055D">
            <w:pPr>
              <w:widowControl/>
              <w:pBdr>
                <w:top w:val="nil"/>
                <w:left w:val="nil"/>
                <w:bottom w:val="nil"/>
                <w:right w:val="nil"/>
                <w:between w:val="nil"/>
              </w:pBdr>
              <w:spacing w:line="240" w:lineRule="auto"/>
              <w:jc w:val="center"/>
              <w:rPr>
                <w:ins w:id="439" w:author="Stig Syndergaard" w:date="2024-07-15T22:46:00Z"/>
                <w:rFonts w:ascii="Arial" w:eastAsia="Arial" w:hAnsi="Arial" w:cs="Arial"/>
                <w:i/>
                <w:color w:val="538135"/>
                <w:sz w:val="16"/>
                <w:szCs w:val="16"/>
              </w:rPr>
            </w:pPr>
            <w:customXmlInsRangeStart w:id="440" w:author="Stig Syndergaard" w:date="2024-07-15T22:46:00Z"/>
            <w:sdt>
              <w:sdtPr>
                <w:tag w:val="goog_rdk_33"/>
                <w:id w:val="654800576"/>
              </w:sdtPr>
              <w:sdtContent>
                <w:customXmlInsRangeEnd w:id="440"/>
                <w:customXmlInsRangeStart w:id="441" w:author="Stig Syndergaard" w:date="2024-07-15T22:46:00Z"/>
              </w:sdtContent>
            </w:sdt>
            <w:customXmlInsRangeEnd w:id="441"/>
            <w:ins w:id="442" w:author="Stig Syndergaard" w:date="2024-07-15T22:46:00Z">
              <w:r w:rsidR="0038055D">
                <w:rPr>
                  <w:rFonts w:ascii="Arial" w:eastAsia="Arial" w:hAnsi="Arial" w:cs="Arial"/>
                  <w:i/>
                  <w:color w:val="538135"/>
                  <w:sz w:val="16"/>
                  <w:szCs w:val="16"/>
                </w:rPr>
                <w:t>0 07 007</w:t>
              </w:r>
            </w:ins>
          </w:p>
        </w:tc>
        <w:tc>
          <w:tcPr>
            <w:tcW w:w="856" w:type="dxa"/>
            <w:tcBorders>
              <w:top w:val="nil"/>
              <w:left w:val="nil"/>
              <w:bottom w:val="nil"/>
              <w:right w:val="nil"/>
            </w:tcBorders>
            <w:shd w:val="clear" w:color="auto" w:fill="F3F3F3"/>
            <w:tcMar>
              <w:top w:w="0" w:type="dxa"/>
              <w:left w:w="108" w:type="dxa"/>
              <w:bottom w:w="0" w:type="dxa"/>
              <w:right w:w="108" w:type="dxa"/>
            </w:tcMar>
          </w:tcPr>
          <w:p w14:paraId="3A7740B5" w14:textId="0F35739A" w:rsidR="0038055D" w:rsidRDefault="0038055D" w:rsidP="0038055D">
            <w:pPr>
              <w:widowControl/>
              <w:pBdr>
                <w:top w:val="nil"/>
                <w:left w:val="nil"/>
                <w:bottom w:val="nil"/>
                <w:right w:val="nil"/>
                <w:between w:val="nil"/>
              </w:pBdr>
              <w:spacing w:line="240" w:lineRule="auto"/>
              <w:jc w:val="right"/>
              <w:rPr>
                <w:ins w:id="443" w:author="Stig Syndergaard" w:date="2024-07-15T22:46:00Z"/>
                <w:rFonts w:ascii="Arial" w:eastAsia="Arial" w:hAnsi="Arial" w:cs="Arial"/>
                <w:color w:val="538135"/>
                <w:sz w:val="16"/>
                <w:szCs w:val="16"/>
              </w:rPr>
            </w:pPr>
            <w:ins w:id="444" w:author="Stig Syndergaard" w:date="2024-07-15T23:02:00Z">
              <w:r>
                <w:rPr>
                  <w:rFonts w:ascii="Arial" w:eastAsia="Arial" w:hAnsi="Arial" w:cs="Arial"/>
                  <w:color w:val="538135"/>
                  <w:sz w:val="16"/>
                  <w:szCs w:val="16"/>
                </w:rPr>
                <w:t xml:space="preserve">(1)   </w:t>
              </w:r>
            </w:ins>
            <w:ins w:id="445" w:author="Stig Syndergaard" w:date="2024-07-15T22:46:00Z">
              <w:r>
                <w:rPr>
                  <w:rFonts w:ascii="Arial" w:eastAsia="Arial" w:hAnsi="Arial" w:cs="Arial"/>
                  <w:color w:val="538135"/>
                  <w:sz w:val="16"/>
                  <w:szCs w:val="16"/>
                </w:rPr>
                <w:t>0</w:t>
              </w:r>
            </w:ins>
          </w:p>
        </w:tc>
        <w:tc>
          <w:tcPr>
            <w:tcW w:w="1274" w:type="dxa"/>
            <w:tcBorders>
              <w:top w:val="nil"/>
              <w:left w:val="nil"/>
              <w:bottom w:val="nil"/>
              <w:right w:val="nil"/>
            </w:tcBorders>
            <w:shd w:val="clear" w:color="auto" w:fill="F3F3F3"/>
            <w:tcMar>
              <w:top w:w="0" w:type="dxa"/>
              <w:left w:w="108" w:type="dxa"/>
              <w:bottom w:w="0" w:type="dxa"/>
              <w:right w:w="108" w:type="dxa"/>
            </w:tcMar>
          </w:tcPr>
          <w:p w14:paraId="5849F718" w14:textId="77777777" w:rsidR="0038055D" w:rsidRDefault="0038055D" w:rsidP="0038055D">
            <w:pPr>
              <w:widowControl/>
              <w:pBdr>
                <w:top w:val="nil"/>
                <w:left w:val="nil"/>
                <w:bottom w:val="nil"/>
                <w:right w:val="nil"/>
                <w:between w:val="nil"/>
              </w:pBdr>
              <w:spacing w:line="240" w:lineRule="auto"/>
              <w:jc w:val="right"/>
              <w:rPr>
                <w:ins w:id="446" w:author="Stig Syndergaard" w:date="2024-07-15T23:03:00Z"/>
                <w:rFonts w:ascii="Arial" w:eastAsia="Arial" w:hAnsi="Arial" w:cs="Arial"/>
                <w:color w:val="538135"/>
                <w:sz w:val="16"/>
                <w:szCs w:val="16"/>
              </w:rPr>
            </w:pPr>
            <w:ins w:id="447" w:author="Stig Syndergaard" w:date="2024-07-15T23:02:00Z">
              <w:r>
                <w:rPr>
                  <w:rFonts w:ascii="Arial" w:eastAsia="Arial" w:hAnsi="Arial" w:cs="Arial"/>
                  <w:color w:val="538135"/>
                  <w:sz w:val="16"/>
                  <w:szCs w:val="16"/>
                </w:rPr>
                <w:t>(-10 000)</w:t>
              </w:r>
            </w:ins>
          </w:p>
          <w:p w14:paraId="0BFA1FD2" w14:textId="3A65390A" w:rsidR="0038055D" w:rsidRDefault="0038055D" w:rsidP="0038055D">
            <w:pPr>
              <w:widowControl/>
              <w:pBdr>
                <w:top w:val="nil"/>
                <w:left w:val="nil"/>
                <w:bottom w:val="nil"/>
                <w:right w:val="nil"/>
                <w:between w:val="nil"/>
              </w:pBdr>
              <w:spacing w:line="240" w:lineRule="auto"/>
              <w:jc w:val="right"/>
              <w:rPr>
                <w:ins w:id="448" w:author="Stig Syndergaard" w:date="2024-07-15T22:46:00Z"/>
                <w:rFonts w:ascii="Arial" w:eastAsia="Arial" w:hAnsi="Arial" w:cs="Arial"/>
                <w:color w:val="538135"/>
                <w:sz w:val="16"/>
                <w:szCs w:val="16"/>
              </w:rPr>
            </w:pPr>
            <w:ins w:id="449" w:author="Stig Syndergaard" w:date="2024-07-15T22:46:00Z">
              <w:r>
                <w:rPr>
                  <w:rFonts w:ascii="Arial" w:eastAsia="Arial" w:hAnsi="Arial" w:cs="Arial"/>
                  <w:color w:val="538135"/>
                  <w:sz w:val="16"/>
                  <w:szCs w:val="16"/>
                </w:rPr>
                <w:t>-1 000</w:t>
              </w:r>
            </w:ins>
          </w:p>
        </w:tc>
        <w:tc>
          <w:tcPr>
            <w:tcW w:w="898" w:type="dxa"/>
            <w:tcBorders>
              <w:top w:val="nil"/>
              <w:left w:val="nil"/>
              <w:bottom w:val="nil"/>
              <w:right w:val="nil"/>
            </w:tcBorders>
            <w:shd w:val="clear" w:color="auto" w:fill="F3F3F3"/>
            <w:tcMar>
              <w:top w:w="0" w:type="dxa"/>
              <w:left w:w="108" w:type="dxa"/>
              <w:bottom w:w="0" w:type="dxa"/>
              <w:right w:w="108" w:type="dxa"/>
            </w:tcMar>
          </w:tcPr>
          <w:p w14:paraId="15A37A62" w14:textId="2704B5B8" w:rsidR="0038055D" w:rsidRDefault="0038055D" w:rsidP="0038055D">
            <w:pPr>
              <w:widowControl/>
              <w:pBdr>
                <w:top w:val="nil"/>
                <w:left w:val="nil"/>
                <w:bottom w:val="nil"/>
                <w:right w:val="nil"/>
                <w:between w:val="nil"/>
              </w:pBdr>
              <w:spacing w:line="240" w:lineRule="auto"/>
              <w:jc w:val="right"/>
              <w:rPr>
                <w:ins w:id="450" w:author="Stig Syndergaard" w:date="2024-07-15T22:46:00Z"/>
                <w:rFonts w:ascii="Arial" w:eastAsia="Arial" w:hAnsi="Arial" w:cs="Arial"/>
                <w:color w:val="538135"/>
                <w:sz w:val="16"/>
                <w:szCs w:val="16"/>
              </w:rPr>
            </w:pPr>
            <w:ins w:id="451" w:author="Stig Syndergaard" w:date="2024-07-15T23:03:00Z">
              <w:r>
                <w:rPr>
                  <w:rFonts w:ascii="Arial" w:eastAsia="Arial" w:hAnsi="Arial" w:cs="Arial"/>
                  <w:color w:val="538135"/>
                  <w:sz w:val="16"/>
                  <w:szCs w:val="16"/>
                </w:rPr>
                <w:t xml:space="preserve">(21)   </w:t>
              </w:r>
            </w:ins>
            <w:ins w:id="452" w:author="Stig Syndergaard" w:date="2024-07-15T22:46:00Z">
              <w:r>
                <w:rPr>
                  <w:rFonts w:ascii="Arial" w:eastAsia="Arial" w:hAnsi="Arial" w:cs="Arial"/>
                  <w:color w:val="538135"/>
                  <w:sz w:val="16"/>
                  <w:szCs w:val="16"/>
                </w:rPr>
                <w:t>17</w:t>
              </w:r>
            </w:ins>
          </w:p>
        </w:tc>
        <w:tc>
          <w:tcPr>
            <w:tcW w:w="1071" w:type="dxa"/>
            <w:tcBorders>
              <w:top w:val="nil"/>
              <w:left w:val="nil"/>
              <w:bottom w:val="nil"/>
              <w:right w:val="nil"/>
            </w:tcBorders>
            <w:shd w:val="clear" w:color="auto" w:fill="F3F3F3"/>
            <w:tcMar>
              <w:top w:w="0" w:type="dxa"/>
              <w:left w:w="108" w:type="dxa"/>
              <w:bottom w:w="0" w:type="dxa"/>
              <w:right w:w="108" w:type="dxa"/>
            </w:tcMar>
          </w:tcPr>
          <w:p w14:paraId="3B9AB2D4" w14:textId="58F16F4F" w:rsidR="0038055D" w:rsidRDefault="0038055D" w:rsidP="0038055D">
            <w:pPr>
              <w:widowControl/>
              <w:pBdr>
                <w:top w:val="nil"/>
                <w:left w:val="nil"/>
                <w:bottom w:val="nil"/>
                <w:right w:val="nil"/>
                <w:between w:val="nil"/>
              </w:pBdr>
              <w:spacing w:line="240" w:lineRule="auto"/>
              <w:rPr>
                <w:ins w:id="453" w:author="Stig Syndergaard" w:date="2024-07-15T22:46:00Z"/>
                <w:rFonts w:ascii="Arial" w:eastAsia="Arial" w:hAnsi="Arial" w:cs="Arial"/>
                <w:color w:val="538135"/>
                <w:sz w:val="16"/>
                <w:szCs w:val="16"/>
              </w:rPr>
            </w:pPr>
            <w:ins w:id="454" w:author="Stig Syndergaard" w:date="2024-07-15T23:04:00Z">
              <w:r>
                <w:rPr>
                  <w:rFonts w:ascii="Arial" w:eastAsia="Arial" w:hAnsi="Arial" w:cs="Arial"/>
                  <w:color w:val="538135"/>
                  <w:sz w:val="16"/>
                  <w:szCs w:val="16"/>
                </w:rPr>
                <w:t>M</w:t>
              </w:r>
            </w:ins>
            <w:ins w:id="455" w:author="Stig Syndergaard" w:date="2024-07-15T22:46:00Z">
              <w:r>
                <w:rPr>
                  <w:rFonts w:ascii="Arial" w:eastAsia="Arial" w:hAnsi="Arial" w:cs="Arial"/>
                  <w:color w:val="538135"/>
                  <w:sz w:val="16"/>
                  <w:szCs w:val="16"/>
                </w:rPr>
                <w:t>etres</w:t>
              </w:r>
            </w:ins>
          </w:p>
        </w:tc>
        <w:tc>
          <w:tcPr>
            <w:tcW w:w="2505" w:type="dxa"/>
            <w:tcBorders>
              <w:top w:val="nil"/>
              <w:left w:val="nil"/>
              <w:bottom w:val="nil"/>
              <w:right w:val="nil"/>
            </w:tcBorders>
            <w:shd w:val="clear" w:color="auto" w:fill="F3F3F3"/>
            <w:tcMar>
              <w:top w:w="0" w:type="dxa"/>
              <w:left w:w="108" w:type="dxa"/>
              <w:bottom w:w="0" w:type="dxa"/>
              <w:right w:w="108" w:type="dxa"/>
            </w:tcMar>
          </w:tcPr>
          <w:p w14:paraId="38CB55D1" w14:textId="77777777" w:rsidR="0038055D" w:rsidRDefault="0038055D" w:rsidP="0038055D">
            <w:pPr>
              <w:widowControl/>
              <w:pBdr>
                <w:top w:val="nil"/>
                <w:left w:val="nil"/>
                <w:bottom w:val="nil"/>
                <w:right w:val="nil"/>
                <w:between w:val="nil"/>
              </w:pBdr>
              <w:spacing w:line="240" w:lineRule="auto"/>
              <w:rPr>
                <w:ins w:id="456" w:author="Stig Syndergaard" w:date="2024-07-15T22:46:00Z"/>
                <w:rFonts w:ascii="Arial" w:eastAsia="Arial" w:hAnsi="Arial" w:cs="Arial"/>
                <w:color w:val="538135"/>
                <w:sz w:val="16"/>
                <w:szCs w:val="16"/>
              </w:rPr>
            </w:pPr>
            <w:ins w:id="457" w:author="Stig Syndergaard" w:date="2024-07-15T22:46:00Z">
              <w:r>
                <w:rPr>
                  <w:rFonts w:ascii="Arial" w:eastAsia="Arial" w:hAnsi="Arial" w:cs="Arial"/>
                  <w:color w:val="538135"/>
                  <w:sz w:val="16"/>
                  <w:szCs w:val="16"/>
                </w:rPr>
                <w:t xml:space="preserve">Geometric altitude, -1km to 100km, </w:t>
              </w:r>
              <w:proofErr w:type="spellStart"/>
              <w:r>
                <w:rPr>
                  <w:rFonts w:ascii="Arial" w:eastAsia="Arial" w:hAnsi="Arial" w:cs="Arial"/>
                  <w:color w:val="538135"/>
                  <w:sz w:val="16"/>
                  <w:szCs w:val="16"/>
                </w:rPr>
                <w:t>wrt</w:t>
              </w:r>
              <w:proofErr w:type="spellEnd"/>
              <w:r>
                <w:rPr>
                  <w:rFonts w:ascii="Arial" w:eastAsia="Arial" w:hAnsi="Arial" w:cs="Arial"/>
                  <w:color w:val="538135"/>
                  <w:sz w:val="16"/>
                  <w:szCs w:val="16"/>
                </w:rPr>
                <w:t xml:space="preserve"> Geoid (MSL)</w:t>
              </w:r>
            </w:ins>
          </w:p>
        </w:tc>
      </w:tr>
      <w:tr w:rsidR="00FC3A38" w14:paraId="1AA49A15" w14:textId="77777777" w:rsidTr="00C30560">
        <w:trPr>
          <w:cantSplit/>
          <w:jc w:val="center"/>
          <w:ins w:id="458" w:author="Stig Syndergaard" w:date="2024-07-17T09:30:00Z"/>
        </w:trPr>
        <w:tc>
          <w:tcPr>
            <w:tcW w:w="993" w:type="dxa"/>
            <w:shd w:val="clear" w:color="auto" w:fill="F3F3F3"/>
            <w:tcMar>
              <w:top w:w="0" w:type="dxa"/>
              <w:left w:w="108" w:type="dxa"/>
              <w:bottom w:w="0" w:type="dxa"/>
              <w:right w:w="108" w:type="dxa"/>
            </w:tcMar>
          </w:tcPr>
          <w:p w14:paraId="56F78836" w14:textId="77777777" w:rsidR="00FC3A38" w:rsidRDefault="00FC3A38" w:rsidP="00C30560">
            <w:pPr>
              <w:widowControl/>
              <w:pBdr>
                <w:top w:val="nil"/>
                <w:left w:val="nil"/>
                <w:bottom w:val="nil"/>
                <w:right w:val="nil"/>
                <w:between w:val="nil"/>
              </w:pBdr>
              <w:spacing w:line="240" w:lineRule="auto"/>
              <w:jc w:val="right"/>
              <w:rPr>
                <w:ins w:id="459" w:author="Stig Syndergaard" w:date="2024-07-17T09:30:00Z"/>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71315675" w14:textId="77777777" w:rsidR="00FC3A38" w:rsidRPr="004B6541" w:rsidRDefault="00FC3A38" w:rsidP="00C30560">
            <w:pPr>
              <w:widowControl/>
              <w:pBdr>
                <w:top w:val="nil"/>
                <w:left w:val="nil"/>
                <w:bottom w:val="nil"/>
                <w:right w:val="nil"/>
                <w:between w:val="nil"/>
              </w:pBdr>
              <w:spacing w:line="240" w:lineRule="auto"/>
              <w:ind w:left="181"/>
              <w:rPr>
                <w:ins w:id="460" w:author="Stig Syndergaard" w:date="2024-07-17T09:30:00Z"/>
                <w:rFonts w:ascii="Arial" w:eastAsia="Arial" w:hAnsi="Arial" w:cs="Arial"/>
                <w:i/>
                <w:iCs/>
                <w:sz w:val="16"/>
                <w:szCs w:val="16"/>
              </w:rPr>
            </w:pPr>
            <w:ins w:id="461" w:author="Stig Syndergaard" w:date="2024-07-17T09:30:00Z">
              <w:r w:rsidRPr="004B6541">
                <w:rPr>
                  <w:rFonts w:ascii="Arial" w:eastAsia="Arial" w:hAnsi="Arial" w:cs="Arial"/>
                  <w:i/>
                  <w:iCs/>
                  <w:sz w:val="16"/>
                  <w:szCs w:val="16"/>
                </w:rPr>
                <w:t>Change scale, reference value and bit width to Table B</w:t>
              </w:r>
            </w:ins>
          </w:p>
        </w:tc>
        <w:tc>
          <w:tcPr>
            <w:tcW w:w="1021" w:type="dxa"/>
            <w:shd w:val="clear" w:color="auto" w:fill="F3F3F3"/>
            <w:tcMar>
              <w:top w:w="0" w:type="dxa"/>
              <w:left w:w="108" w:type="dxa"/>
              <w:bottom w:w="0" w:type="dxa"/>
              <w:right w:w="108" w:type="dxa"/>
            </w:tcMar>
          </w:tcPr>
          <w:p w14:paraId="0CCEB45A" w14:textId="77777777" w:rsidR="00FC3A38" w:rsidRPr="004B6541" w:rsidRDefault="00FC3A38" w:rsidP="00C30560">
            <w:pPr>
              <w:widowControl/>
              <w:pBdr>
                <w:top w:val="nil"/>
                <w:left w:val="nil"/>
                <w:bottom w:val="nil"/>
                <w:right w:val="nil"/>
                <w:between w:val="nil"/>
              </w:pBdr>
              <w:spacing w:line="240" w:lineRule="auto"/>
              <w:jc w:val="center"/>
              <w:rPr>
                <w:ins w:id="462" w:author="Stig Syndergaard" w:date="2024-07-17T09:30:00Z"/>
                <w:rFonts w:ascii="Arial" w:eastAsia="Arial" w:hAnsi="Arial" w:cs="Arial"/>
                <w:i/>
                <w:iCs/>
                <w:sz w:val="16"/>
                <w:szCs w:val="16"/>
              </w:rPr>
            </w:pPr>
            <w:ins w:id="463" w:author="Stig Syndergaard" w:date="2024-07-17T09:30:00Z">
              <w:r w:rsidRPr="004B6541">
                <w:rPr>
                  <w:rFonts w:ascii="Arial" w:eastAsia="Arial" w:hAnsi="Arial" w:cs="Arial"/>
                  <w:i/>
                  <w:iCs/>
                  <w:sz w:val="16"/>
                  <w:szCs w:val="16"/>
                </w:rPr>
                <w:t>2 07 000</w:t>
              </w:r>
            </w:ins>
          </w:p>
        </w:tc>
        <w:tc>
          <w:tcPr>
            <w:tcW w:w="856" w:type="dxa"/>
            <w:shd w:val="clear" w:color="auto" w:fill="F3F3F3"/>
            <w:tcMar>
              <w:top w:w="0" w:type="dxa"/>
              <w:left w:w="108" w:type="dxa"/>
              <w:bottom w:w="0" w:type="dxa"/>
              <w:right w:w="108" w:type="dxa"/>
            </w:tcMar>
          </w:tcPr>
          <w:p w14:paraId="70E99F1C" w14:textId="77777777" w:rsidR="00FC3A38" w:rsidRDefault="00FC3A38" w:rsidP="00C30560">
            <w:pPr>
              <w:widowControl/>
              <w:pBdr>
                <w:top w:val="nil"/>
                <w:left w:val="nil"/>
                <w:bottom w:val="nil"/>
                <w:right w:val="nil"/>
                <w:between w:val="nil"/>
              </w:pBdr>
              <w:spacing w:line="240" w:lineRule="auto"/>
              <w:jc w:val="right"/>
              <w:rPr>
                <w:ins w:id="464" w:author="Stig Syndergaard" w:date="2024-07-17T09:30:00Z"/>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4D89DAC6" w14:textId="77777777" w:rsidR="00FC3A38" w:rsidRDefault="00FC3A38" w:rsidP="00C30560">
            <w:pPr>
              <w:widowControl/>
              <w:pBdr>
                <w:top w:val="nil"/>
                <w:left w:val="nil"/>
                <w:bottom w:val="nil"/>
                <w:right w:val="nil"/>
                <w:between w:val="nil"/>
              </w:pBdr>
              <w:spacing w:line="240" w:lineRule="auto"/>
              <w:jc w:val="right"/>
              <w:rPr>
                <w:ins w:id="465" w:author="Stig Syndergaard" w:date="2024-07-17T09:30:00Z"/>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3C9AC375" w14:textId="77777777" w:rsidR="00FC3A38" w:rsidRDefault="00FC3A38" w:rsidP="00C30560">
            <w:pPr>
              <w:widowControl/>
              <w:pBdr>
                <w:top w:val="nil"/>
                <w:left w:val="nil"/>
                <w:bottom w:val="nil"/>
                <w:right w:val="nil"/>
                <w:between w:val="nil"/>
              </w:pBdr>
              <w:spacing w:line="240" w:lineRule="auto"/>
              <w:jc w:val="right"/>
              <w:rPr>
                <w:ins w:id="466" w:author="Stig Syndergaard" w:date="2024-07-17T09:30:00Z"/>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18493E11" w14:textId="77777777" w:rsidR="00FC3A38" w:rsidRDefault="00FC3A38" w:rsidP="00C30560">
            <w:pPr>
              <w:widowControl/>
              <w:pBdr>
                <w:top w:val="nil"/>
                <w:left w:val="nil"/>
                <w:bottom w:val="nil"/>
                <w:right w:val="nil"/>
                <w:between w:val="nil"/>
              </w:pBdr>
              <w:spacing w:line="240" w:lineRule="auto"/>
              <w:rPr>
                <w:ins w:id="467" w:author="Stig Syndergaard" w:date="2024-07-17T09:30:00Z"/>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4CDECE7E" w14:textId="77777777" w:rsidR="00FC3A38" w:rsidRDefault="00FC3A38" w:rsidP="00C30560">
            <w:pPr>
              <w:widowControl/>
              <w:pBdr>
                <w:top w:val="nil"/>
                <w:left w:val="nil"/>
                <w:bottom w:val="nil"/>
                <w:right w:val="nil"/>
                <w:between w:val="nil"/>
              </w:pBdr>
              <w:spacing w:line="240" w:lineRule="auto"/>
              <w:rPr>
                <w:ins w:id="468" w:author="Stig Syndergaard" w:date="2024-07-17T09:30:00Z"/>
                <w:rFonts w:ascii="Arial" w:eastAsia="Arial" w:hAnsi="Arial" w:cs="Arial"/>
                <w:sz w:val="16"/>
                <w:szCs w:val="16"/>
              </w:rPr>
            </w:pPr>
          </w:p>
        </w:tc>
      </w:tr>
      <w:tr w:rsidR="0038055D" w14:paraId="59307D8F" w14:textId="77777777" w:rsidTr="003956E5">
        <w:trPr>
          <w:cantSplit/>
          <w:jc w:val="center"/>
          <w:ins w:id="469" w:author="Stig Syndergaard" w:date="2024-07-15T22:46:00Z"/>
        </w:trPr>
        <w:tc>
          <w:tcPr>
            <w:tcW w:w="993" w:type="dxa"/>
            <w:shd w:val="clear" w:color="auto" w:fill="E0E0E0"/>
            <w:tcMar>
              <w:top w:w="0" w:type="dxa"/>
              <w:left w:w="108" w:type="dxa"/>
              <w:bottom w:w="0" w:type="dxa"/>
              <w:right w:w="108" w:type="dxa"/>
            </w:tcMar>
          </w:tcPr>
          <w:p w14:paraId="2A34FEE9" w14:textId="0E53C0F7" w:rsidR="0038055D" w:rsidRDefault="00205D42" w:rsidP="0038055D">
            <w:pPr>
              <w:widowControl/>
              <w:pBdr>
                <w:top w:val="nil"/>
                <w:left w:val="nil"/>
                <w:bottom w:val="nil"/>
                <w:right w:val="nil"/>
                <w:between w:val="nil"/>
              </w:pBdr>
              <w:spacing w:line="240" w:lineRule="auto"/>
              <w:jc w:val="right"/>
              <w:rPr>
                <w:ins w:id="470" w:author="Stig Syndergaard" w:date="2024-07-15T22:46:00Z"/>
                <w:rFonts w:ascii="Arial" w:eastAsia="Arial" w:hAnsi="Arial" w:cs="Arial"/>
                <w:i/>
                <w:color w:val="538135"/>
                <w:sz w:val="16"/>
                <w:szCs w:val="16"/>
              </w:rPr>
            </w:pPr>
            <w:ins w:id="471" w:author="Stig Syndergaard" w:date="2024-07-16T15:18:00Z">
              <w:r>
                <w:rPr>
                  <w:rFonts w:ascii="Arial" w:eastAsia="Arial" w:hAnsi="Arial" w:cs="Arial"/>
                  <w:i/>
                  <w:color w:val="538135"/>
                  <w:sz w:val="16"/>
                  <w:szCs w:val="16"/>
                </w:rPr>
                <w:t>7</w:t>
              </w:r>
            </w:ins>
            <w:ins w:id="472" w:author="Stig Syndergaard" w:date="2024-07-16T16:31:00Z">
              <w:r w:rsidR="00B80F4D">
                <w:rPr>
                  <w:rFonts w:ascii="Arial" w:eastAsia="Arial" w:hAnsi="Arial" w:cs="Arial"/>
                  <w:i/>
                  <w:color w:val="538135"/>
                  <w:sz w:val="16"/>
                  <w:szCs w:val="16"/>
                </w:rPr>
                <w:t>5</w:t>
              </w:r>
            </w:ins>
          </w:p>
        </w:tc>
        <w:tc>
          <w:tcPr>
            <w:tcW w:w="2100" w:type="dxa"/>
            <w:tcBorders>
              <w:top w:val="nil"/>
              <w:left w:val="nil"/>
              <w:bottom w:val="nil"/>
              <w:right w:val="nil"/>
            </w:tcBorders>
            <w:shd w:val="clear" w:color="auto" w:fill="E0E0E0"/>
            <w:tcMar>
              <w:top w:w="0" w:type="dxa"/>
              <w:left w:w="108" w:type="dxa"/>
              <w:bottom w:w="0" w:type="dxa"/>
              <w:right w:w="108" w:type="dxa"/>
            </w:tcMar>
          </w:tcPr>
          <w:p w14:paraId="4E23F2F5" w14:textId="77777777" w:rsidR="0038055D" w:rsidRDefault="0038055D" w:rsidP="0038055D">
            <w:pPr>
              <w:widowControl/>
              <w:pBdr>
                <w:top w:val="nil"/>
                <w:left w:val="nil"/>
                <w:bottom w:val="nil"/>
                <w:right w:val="nil"/>
                <w:between w:val="nil"/>
              </w:pBdr>
              <w:spacing w:line="240" w:lineRule="auto"/>
              <w:ind w:left="181"/>
              <w:rPr>
                <w:ins w:id="473" w:author="Stig Syndergaard" w:date="2024-07-15T22:46:00Z"/>
                <w:rFonts w:ascii="Arial" w:eastAsia="Arial" w:hAnsi="Arial" w:cs="Arial"/>
                <w:i/>
                <w:color w:val="538135"/>
                <w:sz w:val="16"/>
                <w:szCs w:val="16"/>
              </w:rPr>
            </w:pPr>
            <w:ins w:id="474" w:author="Stig Syndergaard" w:date="2024-07-15T22:46:00Z">
              <w:r>
                <w:rPr>
                  <w:rFonts w:ascii="Arial" w:eastAsia="Arial" w:hAnsi="Arial" w:cs="Arial"/>
                  <w:i/>
                  <w:color w:val="538135"/>
                  <w:sz w:val="16"/>
                  <w:szCs w:val="16"/>
                </w:rPr>
                <w:t>Atmospheric refractivity (in-situ at RO antenna)</w:t>
              </w:r>
            </w:ins>
          </w:p>
        </w:tc>
        <w:tc>
          <w:tcPr>
            <w:tcW w:w="1021" w:type="dxa"/>
            <w:tcBorders>
              <w:top w:val="nil"/>
              <w:left w:val="nil"/>
              <w:bottom w:val="nil"/>
              <w:right w:val="nil"/>
            </w:tcBorders>
            <w:shd w:val="clear" w:color="auto" w:fill="E0E0E0"/>
            <w:tcMar>
              <w:top w:w="0" w:type="dxa"/>
              <w:left w:w="108" w:type="dxa"/>
              <w:bottom w:w="0" w:type="dxa"/>
              <w:right w:w="108" w:type="dxa"/>
            </w:tcMar>
          </w:tcPr>
          <w:p w14:paraId="542C7153" w14:textId="77777777" w:rsidR="0038055D" w:rsidRDefault="0038055D" w:rsidP="0038055D">
            <w:pPr>
              <w:widowControl/>
              <w:pBdr>
                <w:top w:val="nil"/>
                <w:left w:val="nil"/>
                <w:bottom w:val="nil"/>
                <w:right w:val="nil"/>
                <w:between w:val="nil"/>
              </w:pBdr>
              <w:spacing w:line="240" w:lineRule="auto"/>
              <w:jc w:val="center"/>
              <w:rPr>
                <w:ins w:id="475" w:author="Stig Syndergaard" w:date="2024-07-15T22:46:00Z"/>
                <w:rFonts w:ascii="Arial" w:eastAsia="Arial" w:hAnsi="Arial" w:cs="Arial"/>
                <w:i/>
                <w:color w:val="538135"/>
                <w:sz w:val="16"/>
                <w:szCs w:val="16"/>
              </w:rPr>
            </w:pPr>
            <w:ins w:id="476" w:author="Stig Syndergaard" w:date="2024-07-15T22:46:00Z">
              <w:r>
                <w:rPr>
                  <w:rFonts w:ascii="Arial" w:eastAsia="Arial" w:hAnsi="Arial" w:cs="Arial"/>
                  <w:i/>
                  <w:color w:val="538135"/>
                  <w:sz w:val="16"/>
                  <w:szCs w:val="16"/>
                </w:rPr>
                <w:t>0 15 036</w:t>
              </w:r>
            </w:ins>
          </w:p>
        </w:tc>
        <w:tc>
          <w:tcPr>
            <w:tcW w:w="856" w:type="dxa"/>
            <w:tcBorders>
              <w:top w:val="nil"/>
              <w:left w:val="nil"/>
              <w:bottom w:val="nil"/>
              <w:right w:val="nil"/>
            </w:tcBorders>
            <w:shd w:val="clear" w:color="auto" w:fill="E0E0E0"/>
            <w:tcMar>
              <w:top w:w="0" w:type="dxa"/>
              <w:left w:w="108" w:type="dxa"/>
              <w:bottom w:w="0" w:type="dxa"/>
              <w:right w:w="108" w:type="dxa"/>
            </w:tcMar>
          </w:tcPr>
          <w:p w14:paraId="48047291" w14:textId="40631A65" w:rsidR="0038055D" w:rsidRDefault="0038055D" w:rsidP="0038055D">
            <w:pPr>
              <w:widowControl/>
              <w:pBdr>
                <w:top w:val="nil"/>
                <w:left w:val="nil"/>
                <w:bottom w:val="nil"/>
                <w:right w:val="nil"/>
                <w:between w:val="nil"/>
              </w:pBdr>
              <w:spacing w:line="240" w:lineRule="auto"/>
              <w:jc w:val="right"/>
              <w:rPr>
                <w:ins w:id="477" w:author="Stig Syndergaard" w:date="2024-07-15T22:46:00Z"/>
                <w:rFonts w:ascii="Arial" w:eastAsia="Arial" w:hAnsi="Arial" w:cs="Arial"/>
                <w:color w:val="538135"/>
                <w:sz w:val="16"/>
                <w:szCs w:val="16"/>
              </w:rPr>
            </w:pPr>
            <w:ins w:id="478" w:author="Stig Syndergaard" w:date="2024-07-15T23:09:00Z">
              <w:r>
                <w:rPr>
                  <w:rFonts w:ascii="Arial" w:eastAsia="Arial" w:hAnsi="Arial" w:cs="Arial"/>
                  <w:color w:val="538135"/>
                  <w:sz w:val="16"/>
                  <w:szCs w:val="16"/>
                </w:rPr>
                <w:t xml:space="preserve"> </w:t>
              </w:r>
            </w:ins>
            <w:ins w:id="479" w:author="Stig Syndergaard" w:date="2024-07-15T22:46:00Z">
              <w:r>
                <w:rPr>
                  <w:rFonts w:ascii="Arial" w:eastAsia="Arial" w:hAnsi="Arial" w:cs="Arial"/>
                  <w:color w:val="538135"/>
                  <w:sz w:val="16"/>
                  <w:szCs w:val="16"/>
                </w:rPr>
                <w:t>3</w:t>
              </w:r>
            </w:ins>
          </w:p>
        </w:tc>
        <w:tc>
          <w:tcPr>
            <w:tcW w:w="1274" w:type="dxa"/>
            <w:tcBorders>
              <w:top w:val="nil"/>
              <w:left w:val="nil"/>
              <w:bottom w:val="nil"/>
              <w:right w:val="nil"/>
            </w:tcBorders>
            <w:shd w:val="clear" w:color="auto" w:fill="E0E0E0"/>
            <w:tcMar>
              <w:top w:w="0" w:type="dxa"/>
              <w:left w:w="108" w:type="dxa"/>
              <w:bottom w:w="0" w:type="dxa"/>
              <w:right w:w="108" w:type="dxa"/>
            </w:tcMar>
          </w:tcPr>
          <w:p w14:paraId="6DABF05A" w14:textId="77777777" w:rsidR="0038055D" w:rsidRDefault="0038055D" w:rsidP="0038055D">
            <w:pPr>
              <w:widowControl/>
              <w:pBdr>
                <w:top w:val="nil"/>
                <w:left w:val="nil"/>
                <w:bottom w:val="nil"/>
                <w:right w:val="nil"/>
                <w:between w:val="nil"/>
              </w:pBdr>
              <w:spacing w:line="240" w:lineRule="auto"/>
              <w:jc w:val="right"/>
              <w:rPr>
                <w:ins w:id="480" w:author="Stig Syndergaard" w:date="2024-07-15T22:46:00Z"/>
                <w:rFonts w:ascii="Arial" w:eastAsia="Arial" w:hAnsi="Arial" w:cs="Arial"/>
                <w:color w:val="538135"/>
                <w:sz w:val="16"/>
                <w:szCs w:val="16"/>
              </w:rPr>
            </w:pPr>
            <w:ins w:id="481" w:author="Stig Syndergaard" w:date="2024-07-15T22:46:00Z">
              <w:r>
                <w:rPr>
                  <w:rFonts w:ascii="Arial" w:eastAsia="Arial" w:hAnsi="Arial" w:cs="Arial"/>
                  <w:color w:val="538135"/>
                  <w:sz w:val="16"/>
                  <w:szCs w:val="16"/>
                </w:rPr>
                <w:t>0</w:t>
              </w:r>
            </w:ins>
          </w:p>
        </w:tc>
        <w:tc>
          <w:tcPr>
            <w:tcW w:w="898" w:type="dxa"/>
            <w:tcBorders>
              <w:top w:val="nil"/>
              <w:left w:val="nil"/>
              <w:bottom w:val="nil"/>
              <w:right w:val="nil"/>
            </w:tcBorders>
            <w:shd w:val="clear" w:color="auto" w:fill="E0E0E0"/>
            <w:tcMar>
              <w:top w:w="0" w:type="dxa"/>
              <w:left w:w="108" w:type="dxa"/>
              <w:bottom w:w="0" w:type="dxa"/>
              <w:right w:w="108" w:type="dxa"/>
            </w:tcMar>
          </w:tcPr>
          <w:p w14:paraId="78309811" w14:textId="0B545974" w:rsidR="0038055D" w:rsidRDefault="0038055D" w:rsidP="0038055D">
            <w:pPr>
              <w:widowControl/>
              <w:pBdr>
                <w:top w:val="nil"/>
                <w:left w:val="nil"/>
                <w:bottom w:val="nil"/>
                <w:right w:val="nil"/>
                <w:between w:val="nil"/>
              </w:pBdr>
              <w:spacing w:line="240" w:lineRule="auto"/>
              <w:jc w:val="right"/>
              <w:rPr>
                <w:ins w:id="482" w:author="Stig Syndergaard" w:date="2024-07-15T22:46:00Z"/>
                <w:rFonts w:ascii="Arial" w:eastAsia="Arial" w:hAnsi="Arial" w:cs="Arial"/>
                <w:color w:val="538135"/>
                <w:sz w:val="16"/>
                <w:szCs w:val="16"/>
              </w:rPr>
            </w:pPr>
            <w:ins w:id="483" w:author="Stig Syndergaard" w:date="2024-07-15T22:46:00Z">
              <w:r>
                <w:rPr>
                  <w:rFonts w:ascii="Arial" w:eastAsia="Arial" w:hAnsi="Arial" w:cs="Arial"/>
                  <w:color w:val="538135"/>
                  <w:sz w:val="16"/>
                  <w:szCs w:val="16"/>
                </w:rPr>
                <w:t>19</w:t>
              </w:r>
            </w:ins>
          </w:p>
        </w:tc>
        <w:tc>
          <w:tcPr>
            <w:tcW w:w="1071" w:type="dxa"/>
            <w:tcBorders>
              <w:top w:val="nil"/>
              <w:left w:val="nil"/>
              <w:bottom w:val="nil"/>
              <w:right w:val="nil"/>
            </w:tcBorders>
            <w:shd w:val="clear" w:color="auto" w:fill="E0E0E0"/>
            <w:tcMar>
              <w:top w:w="0" w:type="dxa"/>
              <w:left w:w="108" w:type="dxa"/>
              <w:bottom w:w="0" w:type="dxa"/>
              <w:right w:w="108" w:type="dxa"/>
            </w:tcMar>
          </w:tcPr>
          <w:p w14:paraId="7B46A940" w14:textId="77777777" w:rsidR="0038055D" w:rsidRDefault="0038055D" w:rsidP="0038055D">
            <w:pPr>
              <w:widowControl/>
              <w:pBdr>
                <w:top w:val="nil"/>
                <w:left w:val="nil"/>
                <w:bottom w:val="nil"/>
                <w:right w:val="nil"/>
                <w:between w:val="nil"/>
              </w:pBdr>
              <w:spacing w:line="240" w:lineRule="auto"/>
              <w:rPr>
                <w:ins w:id="484" w:author="Stig Syndergaard" w:date="2024-07-15T22:46:00Z"/>
                <w:rFonts w:ascii="Arial" w:eastAsia="Arial" w:hAnsi="Arial" w:cs="Arial"/>
                <w:color w:val="538135"/>
                <w:sz w:val="16"/>
                <w:szCs w:val="16"/>
              </w:rPr>
            </w:pPr>
            <w:ins w:id="485" w:author="Stig Syndergaard" w:date="2024-07-15T22:46:00Z">
              <w:r>
                <w:rPr>
                  <w:rFonts w:ascii="Arial" w:eastAsia="Arial" w:hAnsi="Arial" w:cs="Arial"/>
                  <w:color w:val="538135"/>
                  <w:sz w:val="16"/>
                  <w:szCs w:val="16"/>
                </w:rPr>
                <w:t>N-units</w:t>
              </w:r>
            </w:ins>
          </w:p>
        </w:tc>
        <w:tc>
          <w:tcPr>
            <w:tcW w:w="2505" w:type="dxa"/>
            <w:tcBorders>
              <w:top w:val="nil"/>
              <w:left w:val="nil"/>
              <w:bottom w:val="nil"/>
              <w:right w:val="nil"/>
            </w:tcBorders>
            <w:shd w:val="clear" w:color="auto" w:fill="E0E0E0"/>
            <w:tcMar>
              <w:top w:w="0" w:type="dxa"/>
              <w:left w:w="108" w:type="dxa"/>
              <w:bottom w:w="0" w:type="dxa"/>
              <w:right w:w="108" w:type="dxa"/>
            </w:tcMar>
          </w:tcPr>
          <w:p w14:paraId="60D7FDCD" w14:textId="2287CC12" w:rsidR="0038055D" w:rsidRDefault="0038055D" w:rsidP="0038055D">
            <w:pPr>
              <w:widowControl/>
              <w:pBdr>
                <w:top w:val="nil"/>
                <w:left w:val="nil"/>
                <w:bottom w:val="nil"/>
                <w:right w:val="nil"/>
                <w:between w:val="nil"/>
              </w:pBdr>
              <w:spacing w:line="240" w:lineRule="auto"/>
              <w:rPr>
                <w:ins w:id="486" w:author="Stig Syndergaard" w:date="2024-07-15T22:46:00Z"/>
                <w:rFonts w:ascii="Arial" w:eastAsia="Arial" w:hAnsi="Arial" w:cs="Arial"/>
                <w:color w:val="538135"/>
                <w:sz w:val="16"/>
                <w:szCs w:val="16"/>
              </w:rPr>
            </w:pPr>
            <w:ins w:id="487" w:author="Stig Syndergaard" w:date="2024-07-15T22:46:00Z">
              <w:r>
                <w:rPr>
                  <w:rFonts w:ascii="Arial" w:eastAsia="Arial" w:hAnsi="Arial" w:cs="Arial"/>
                  <w:color w:val="538135"/>
                  <w:sz w:val="16"/>
                  <w:szCs w:val="16"/>
                </w:rPr>
                <w:t>0-500, to 10</w:t>
              </w:r>
              <w:r>
                <w:rPr>
                  <w:rFonts w:ascii="Arial" w:eastAsia="Arial" w:hAnsi="Arial" w:cs="Arial"/>
                  <w:color w:val="538135"/>
                  <w:sz w:val="16"/>
                  <w:szCs w:val="16"/>
                  <w:vertAlign w:val="superscript"/>
                </w:rPr>
                <w:t>-</w:t>
              </w:r>
            </w:ins>
            <w:ins w:id="488" w:author="Stig Syndergaard" w:date="2024-07-17T09:31:00Z">
              <w:r w:rsidR="00FC3A38">
                <w:rPr>
                  <w:rFonts w:ascii="Arial" w:eastAsia="Arial" w:hAnsi="Arial" w:cs="Arial"/>
                  <w:color w:val="538135"/>
                  <w:sz w:val="16"/>
                  <w:szCs w:val="16"/>
                  <w:vertAlign w:val="superscript"/>
                </w:rPr>
                <w:t>3</w:t>
              </w:r>
            </w:ins>
            <w:ins w:id="489" w:author="Stig Syndergaard" w:date="2024-07-15T22:46:00Z">
              <w:r>
                <w:rPr>
                  <w:rFonts w:ascii="Arial" w:eastAsia="Arial" w:hAnsi="Arial" w:cs="Arial"/>
                  <w:color w:val="538135"/>
                  <w:sz w:val="16"/>
                  <w:szCs w:val="16"/>
                </w:rPr>
                <w:t xml:space="preserve"> N-units</w:t>
              </w:r>
            </w:ins>
          </w:p>
        </w:tc>
      </w:tr>
      <w:tr w:rsidR="0038055D" w14:paraId="50341801" w14:textId="77777777" w:rsidTr="003956E5">
        <w:trPr>
          <w:cantSplit/>
          <w:jc w:val="center"/>
          <w:ins w:id="490" w:author="Stig Syndergaard" w:date="2024-07-15T22:46:00Z"/>
        </w:trPr>
        <w:tc>
          <w:tcPr>
            <w:tcW w:w="993" w:type="dxa"/>
            <w:shd w:val="clear" w:color="auto" w:fill="E0E0E0"/>
            <w:tcMar>
              <w:top w:w="0" w:type="dxa"/>
              <w:left w:w="108" w:type="dxa"/>
              <w:bottom w:w="0" w:type="dxa"/>
              <w:right w:w="108" w:type="dxa"/>
            </w:tcMar>
          </w:tcPr>
          <w:p w14:paraId="344DB9DB" w14:textId="366896DF" w:rsidR="0038055D" w:rsidRDefault="00205D42" w:rsidP="0038055D">
            <w:pPr>
              <w:widowControl/>
              <w:pBdr>
                <w:top w:val="nil"/>
                <w:left w:val="nil"/>
                <w:bottom w:val="nil"/>
                <w:right w:val="nil"/>
                <w:between w:val="nil"/>
              </w:pBdr>
              <w:spacing w:line="240" w:lineRule="auto"/>
              <w:jc w:val="right"/>
              <w:rPr>
                <w:ins w:id="491" w:author="Stig Syndergaard" w:date="2024-07-15T22:46:00Z"/>
                <w:rFonts w:ascii="Arial" w:eastAsia="Arial" w:hAnsi="Arial" w:cs="Arial"/>
                <w:i/>
                <w:color w:val="538135"/>
                <w:sz w:val="16"/>
                <w:szCs w:val="16"/>
              </w:rPr>
            </w:pPr>
            <w:ins w:id="492" w:author="Stig Syndergaard" w:date="2024-07-16T15:18:00Z">
              <w:r>
                <w:rPr>
                  <w:rFonts w:ascii="Arial" w:eastAsia="Arial" w:hAnsi="Arial" w:cs="Arial"/>
                  <w:i/>
                  <w:color w:val="538135"/>
                  <w:sz w:val="16"/>
                  <w:szCs w:val="16"/>
                </w:rPr>
                <w:t>7</w:t>
              </w:r>
            </w:ins>
            <w:ins w:id="493" w:author="Stig Syndergaard" w:date="2024-07-17T09:32:00Z">
              <w:r w:rsidR="00FC3A38">
                <w:rPr>
                  <w:rFonts w:ascii="Arial" w:eastAsia="Arial" w:hAnsi="Arial" w:cs="Arial"/>
                  <w:i/>
                  <w:color w:val="538135"/>
                  <w:sz w:val="16"/>
                  <w:szCs w:val="16"/>
                </w:rPr>
                <w:t>6</w:t>
              </w:r>
            </w:ins>
          </w:p>
        </w:tc>
        <w:tc>
          <w:tcPr>
            <w:tcW w:w="2100" w:type="dxa"/>
            <w:tcBorders>
              <w:top w:val="nil"/>
              <w:left w:val="nil"/>
              <w:bottom w:val="nil"/>
              <w:right w:val="nil"/>
            </w:tcBorders>
            <w:shd w:val="clear" w:color="auto" w:fill="D9D9D9"/>
            <w:tcMar>
              <w:top w:w="0" w:type="dxa"/>
              <w:left w:w="108" w:type="dxa"/>
              <w:bottom w:w="0" w:type="dxa"/>
              <w:right w:w="108" w:type="dxa"/>
            </w:tcMar>
          </w:tcPr>
          <w:p w14:paraId="24DFD769" w14:textId="77777777" w:rsidR="0038055D" w:rsidRDefault="0038055D" w:rsidP="0038055D">
            <w:pPr>
              <w:widowControl/>
              <w:pBdr>
                <w:top w:val="nil"/>
                <w:left w:val="nil"/>
                <w:bottom w:val="nil"/>
                <w:right w:val="nil"/>
                <w:between w:val="nil"/>
              </w:pBdr>
              <w:spacing w:line="240" w:lineRule="auto"/>
              <w:ind w:left="181"/>
              <w:rPr>
                <w:ins w:id="494" w:author="Stig Syndergaard" w:date="2024-07-15T22:46:00Z"/>
                <w:rFonts w:ascii="Arial" w:eastAsia="Arial" w:hAnsi="Arial" w:cs="Arial"/>
                <w:i/>
                <w:color w:val="538135"/>
                <w:sz w:val="16"/>
                <w:szCs w:val="16"/>
              </w:rPr>
            </w:pPr>
            <w:ins w:id="495" w:author="Stig Syndergaard" w:date="2024-07-15T22:46:00Z">
              <w:r>
                <w:rPr>
                  <w:rFonts w:ascii="Arial" w:eastAsia="Arial" w:hAnsi="Arial" w:cs="Arial"/>
                  <w:i/>
                  <w:color w:val="538135"/>
                  <w:sz w:val="16"/>
                  <w:szCs w:val="16"/>
                </w:rPr>
                <w:t>Bending angle (partial)</w:t>
              </w:r>
            </w:ins>
          </w:p>
        </w:tc>
        <w:tc>
          <w:tcPr>
            <w:tcW w:w="1021" w:type="dxa"/>
            <w:tcBorders>
              <w:top w:val="nil"/>
              <w:left w:val="nil"/>
              <w:bottom w:val="nil"/>
              <w:right w:val="nil"/>
            </w:tcBorders>
            <w:shd w:val="clear" w:color="auto" w:fill="D9D9D9"/>
            <w:tcMar>
              <w:top w:w="0" w:type="dxa"/>
              <w:left w:w="108" w:type="dxa"/>
              <w:bottom w:w="0" w:type="dxa"/>
              <w:right w:w="108" w:type="dxa"/>
            </w:tcMar>
          </w:tcPr>
          <w:p w14:paraId="3A578A3F" w14:textId="7F90DA96" w:rsidR="0038055D" w:rsidRDefault="00000000" w:rsidP="0038055D">
            <w:pPr>
              <w:widowControl/>
              <w:pBdr>
                <w:top w:val="nil"/>
                <w:left w:val="nil"/>
                <w:bottom w:val="nil"/>
                <w:right w:val="nil"/>
                <w:between w:val="nil"/>
              </w:pBdr>
              <w:spacing w:line="240" w:lineRule="auto"/>
              <w:jc w:val="center"/>
              <w:rPr>
                <w:ins w:id="496" w:author="Stig Syndergaard" w:date="2024-07-15T22:46:00Z"/>
                <w:rFonts w:ascii="Arial" w:eastAsia="Arial" w:hAnsi="Arial" w:cs="Arial"/>
                <w:i/>
                <w:color w:val="538135"/>
                <w:sz w:val="16"/>
                <w:szCs w:val="16"/>
              </w:rPr>
            </w:pPr>
            <w:customXmlInsRangeStart w:id="497" w:author="Stig Syndergaard" w:date="2024-07-15T22:46:00Z"/>
            <w:sdt>
              <w:sdtPr>
                <w:tag w:val="goog_rdk_34"/>
                <w:id w:val="87826650"/>
              </w:sdtPr>
              <w:sdtContent>
                <w:customXmlInsRangeEnd w:id="497"/>
                <w:customXmlInsRangeStart w:id="498" w:author="Stig Syndergaard" w:date="2024-07-15T22:46:00Z"/>
              </w:sdtContent>
            </w:sdt>
            <w:customXmlInsRangeEnd w:id="498"/>
            <w:ins w:id="499" w:author="Stig Syndergaard" w:date="2024-07-15T23:08:00Z">
              <w:r w:rsidR="0038055D">
                <w:rPr>
                  <w:rFonts w:ascii="Arial" w:eastAsia="Arial" w:hAnsi="Arial" w:cs="Arial"/>
                  <w:i/>
                  <w:color w:val="538135"/>
                  <w:sz w:val="16"/>
                  <w:szCs w:val="16"/>
                </w:rPr>
                <w:t>0 15 037</w:t>
              </w:r>
            </w:ins>
          </w:p>
        </w:tc>
        <w:tc>
          <w:tcPr>
            <w:tcW w:w="856" w:type="dxa"/>
            <w:tcBorders>
              <w:top w:val="nil"/>
              <w:left w:val="nil"/>
              <w:bottom w:val="nil"/>
              <w:right w:val="nil"/>
            </w:tcBorders>
            <w:shd w:val="clear" w:color="auto" w:fill="D9D9D9"/>
            <w:tcMar>
              <w:top w:w="0" w:type="dxa"/>
              <w:left w:w="108" w:type="dxa"/>
              <w:bottom w:w="0" w:type="dxa"/>
              <w:right w:w="108" w:type="dxa"/>
            </w:tcMar>
          </w:tcPr>
          <w:p w14:paraId="4B5F6814" w14:textId="77777777" w:rsidR="0038055D" w:rsidRDefault="0038055D" w:rsidP="0038055D">
            <w:pPr>
              <w:widowControl/>
              <w:pBdr>
                <w:top w:val="nil"/>
                <w:left w:val="nil"/>
                <w:bottom w:val="nil"/>
                <w:right w:val="nil"/>
                <w:between w:val="nil"/>
              </w:pBdr>
              <w:spacing w:line="240" w:lineRule="auto"/>
              <w:jc w:val="right"/>
              <w:rPr>
                <w:ins w:id="500" w:author="Stig Syndergaard" w:date="2024-07-15T22:46:00Z"/>
                <w:rFonts w:ascii="Arial" w:eastAsia="Arial" w:hAnsi="Arial" w:cs="Arial"/>
                <w:color w:val="538135"/>
                <w:sz w:val="16"/>
                <w:szCs w:val="16"/>
              </w:rPr>
            </w:pPr>
            <w:ins w:id="501" w:author="Stig Syndergaard" w:date="2024-07-15T22:46:00Z">
              <w:r>
                <w:rPr>
                  <w:rFonts w:ascii="Arial" w:eastAsia="Arial" w:hAnsi="Arial" w:cs="Arial"/>
                  <w:color w:val="538135"/>
                  <w:sz w:val="16"/>
                  <w:szCs w:val="16"/>
                </w:rPr>
                <w:t>8</w:t>
              </w:r>
            </w:ins>
          </w:p>
        </w:tc>
        <w:tc>
          <w:tcPr>
            <w:tcW w:w="1274" w:type="dxa"/>
            <w:tcBorders>
              <w:top w:val="nil"/>
              <w:left w:val="nil"/>
              <w:bottom w:val="nil"/>
              <w:right w:val="nil"/>
            </w:tcBorders>
            <w:shd w:val="clear" w:color="auto" w:fill="D9D9D9"/>
            <w:tcMar>
              <w:top w:w="0" w:type="dxa"/>
              <w:left w:w="108" w:type="dxa"/>
              <w:bottom w:w="0" w:type="dxa"/>
              <w:right w:w="108" w:type="dxa"/>
            </w:tcMar>
          </w:tcPr>
          <w:p w14:paraId="2628B543" w14:textId="77777777" w:rsidR="0038055D" w:rsidRDefault="0038055D" w:rsidP="0038055D">
            <w:pPr>
              <w:widowControl/>
              <w:pBdr>
                <w:top w:val="nil"/>
                <w:left w:val="nil"/>
                <w:bottom w:val="nil"/>
                <w:right w:val="nil"/>
                <w:between w:val="nil"/>
              </w:pBdr>
              <w:spacing w:line="240" w:lineRule="auto"/>
              <w:jc w:val="right"/>
              <w:rPr>
                <w:ins w:id="502" w:author="Stig Syndergaard" w:date="2024-07-15T22:46:00Z"/>
                <w:rFonts w:ascii="Arial" w:eastAsia="Arial" w:hAnsi="Arial" w:cs="Arial"/>
                <w:color w:val="538135"/>
                <w:sz w:val="16"/>
                <w:szCs w:val="16"/>
              </w:rPr>
            </w:pPr>
            <w:ins w:id="503" w:author="Stig Syndergaard" w:date="2024-07-15T22:46:00Z">
              <w:r>
                <w:rPr>
                  <w:rFonts w:ascii="Arial" w:eastAsia="Arial" w:hAnsi="Arial" w:cs="Arial"/>
                  <w:color w:val="538135"/>
                  <w:sz w:val="16"/>
                  <w:szCs w:val="16"/>
                </w:rPr>
                <w:t>-100 000</w:t>
              </w:r>
            </w:ins>
          </w:p>
        </w:tc>
        <w:tc>
          <w:tcPr>
            <w:tcW w:w="898" w:type="dxa"/>
            <w:tcBorders>
              <w:top w:val="nil"/>
              <w:left w:val="nil"/>
              <w:bottom w:val="nil"/>
              <w:right w:val="nil"/>
            </w:tcBorders>
            <w:shd w:val="clear" w:color="auto" w:fill="D9D9D9"/>
            <w:tcMar>
              <w:top w:w="0" w:type="dxa"/>
              <w:left w:w="108" w:type="dxa"/>
              <w:bottom w:w="0" w:type="dxa"/>
              <w:right w:w="108" w:type="dxa"/>
            </w:tcMar>
          </w:tcPr>
          <w:p w14:paraId="02BE97B2" w14:textId="77777777" w:rsidR="0038055D" w:rsidRDefault="0038055D" w:rsidP="0038055D">
            <w:pPr>
              <w:widowControl/>
              <w:pBdr>
                <w:top w:val="nil"/>
                <w:left w:val="nil"/>
                <w:bottom w:val="nil"/>
                <w:right w:val="nil"/>
                <w:between w:val="nil"/>
              </w:pBdr>
              <w:spacing w:line="240" w:lineRule="auto"/>
              <w:jc w:val="right"/>
              <w:rPr>
                <w:ins w:id="504" w:author="Stig Syndergaard" w:date="2024-07-15T22:46:00Z"/>
                <w:rFonts w:ascii="Arial" w:eastAsia="Arial" w:hAnsi="Arial" w:cs="Arial"/>
                <w:color w:val="538135"/>
                <w:sz w:val="16"/>
                <w:szCs w:val="16"/>
              </w:rPr>
            </w:pPr>
            <w:ins w:id="505" w:author="Stig Syndergaard" w:date="2024-07-15T22:46:00Z">
              <w:r>
                <w:rPr>
                  <w:rFonts w:ascii="Arial" w:eastAsia="Arial" w:hAnsi="Arial" w:cs="Arial"/>
                  <w:color w:val="538135"/>
                  <w:sz w:val="16"/>
                  <w:szCs w:val="16"/>
                </w:rPr>
                <w:t>23</w:t>
              </w:r>
            </w:ins>
          </w:p>
        </w:tc>
        <w:tc>
          <w:tcPr>
            <w:tcW w:w="1071" w:type="dxa"/>
            <w:tcBorders>
              <w:top w:val="nil"/>
              <w:left w:val="nil"/>
              <w:bottom w:val="nil"/>
              <w:right w:val="nil"/>
            </w:tcBorders>
            <w:shd w:val="clear" w:color="auto" w:fill="D9D9D9"/>
            <w:tcMar>
              <w:top w:w="0" w:type="dxa"/>
              <w:left w:w="108" w:type="dxa"/>
              <w:bottom w:w="0" w:type="dxa"/>
              <w:right w:w="108" w:type="dxa"/>
            </w:tcMar>
          </w:tcPr>
          <w:p w14:paraId="64CE3EA9" w14:textId="77777777" w:rsidR="0038055D" w:rsidRDefault="0038055D" w:rsidP="0038055D">
            <w:pPr>
              <w:widowControl/>
              <w:pBdr>
                <w:top w:val="nil"/>
                <w:left w:val="nil"/>
                <w:bottom w:val="nil"/>
                <w:right w:val="nil"/>
                <w:between w:val="nil"/>
              </w:pBdr>
              <w:spacing w:line="240" w:lineRule="auto"/>
              <w:rPr>
                <w:ins w:id="506" w:author="Stig Syndergaard" w:date="2024-07-15T22:46:00Z"/>
                <w:rFonts w:ascii="Arial" w:eastAsia="Arial" w:hAnsi="Arial" w:cs="Arial"/>
                <w:color w:val="538135"/>
                <w:sz w:val="16"/>
                <w:szCs w:val="16"/>
              </w:rPr>
            </w:pPr>
            <w:ins w:id="507" w:author="Stig Syndergaard" w:date="2024-07-15T22:46:00Z">
              <w:r>
                <w:rPr>
                  <w:rFonts w:ascii="Arial" w:eastAsia="Arial" w:hAnsi="Arial" w:cs="Arial"/>
                  <w:color w:val="538135"/>
                  <w:sz w:val="16"/>
                  <w:szCs w:val="16"/>
                </w:rPr>
                <w:t>Radians</w:t>
              </w:r>
            </w:ins>
          </w:p>
        </w:tc>
        <w:tc>
          <w:tcPr>
            <w:tcW w:w="2505" w:type="dxa"/>
            <w:tcBorders>
              <w:top w:val="nil"/>
              <w:left w:val="nil"/>
              <w:bottom w:val="nil"/>
              <w:right w:val="nil"/>
            </w:tcBorders>
            <w:shd w:val="clear" w:color="auto" w:fill="D9D9D9"/>
            <w:tcMar>
              <w:top w:w="0" w:type="dxa"/>
              <w:left w:w="108" w:type="dxa"/>
              <w:bottom w:w="0" w:type="dxa"/>
              <w:right w:w="108" w:type="dxa"/>
            </w:tcMar>
          </w:tcPr>
          <w:p w14:paraId="5746BFAC" w14:textId="77777777" w:rsidR="0038055D" w:rsidRDefault="0038055D" w:rsidP="0038055D">
            <w:pPr>
              <w:widowControl/>
              <w:pBdr>
                <w:top w:val="nil"/>
                <w:left w:val="nil"/>
                <w:bottom w:val="nil"/>
                <w:right w:val="nil"/>
                <w:between w:val="nil"/>
              </w:pBdr>
              <w:spacing w:line="240" w:lineRule="auto"/>
              <w:rPr>
                <w:ins w:id="508" w:author="Stig Syndergaard" w:date="2024-07-15T22:46:00Z"/>
                <w:rFonts w:ascii="Arial" w:eastAsia="Arial" w:hAnsi="Arial" w:cs="Arial"/>
                <w:color w:val="538135"/>
                <w:sz w:val="16"/>
                <w:szCs w:val="16"/>
              </w:rPr>
            </w:pPr>
            <w:ins w:id="509" w:author="Stig Syndergaard" w:date="2024-07-15T22:46:00Z">
              <w:r>
                <w:rPr>
                  <w:rFonts w:ascii="Arial" w:eastAsia="Arial" w:hAnsi="Arial" w:cs="Arial"/>
                  <w:color w:val="538135"/>
                  <w:sz w:val="16"/>
                  <w:szCs w:val="16"/>
                </w:rPr>
                <w:t>-10</w:t>
              </w:r>
              <w:r>
                <w:rPr>
                  <w:rFonts w:ascii="Arial" w:eastAsia="Arial" w:hAnsi="Arial" w:cs="Arial"/>
                  <w:color w:val="538135"/>
                  <w:sz w:val="16"/>
                  <w:szCs w:val="16"/>
                  <w:vertAlign w:val="superscript"/>
                </w:rPr>
                <w:t>-3</w:t>
              </w:r>
              <w:r>
                <w:rPr>
                  <w:rFonts w:ascii="Arial" w:eastAsia="Arial" w:hAnsi="Arial" w:cs="Arial"/>
                  <w:color w:val="538135"/>
                  <w:sz w:val="16"/>
                  <w:szCs w:val="16"/>
                </w:rPr>
                <w:t xml:space="preserve"> – 8x10</w:t>
              </w:r>
              <w:r>
                <w:rPr>
                  <w:rFonts w:ascii="Arial" w:eastAsia="Arial" w:hAnsi="Arial" w:cs="Arial"/>
                  <w:color w:val="538135"/>
                  <w:sz w:val="16"/>
                  <w:szCs w:val="16"/>
                  <w:vertAlign w:val="superscript"/>
                </w:rPr>
                <w:t>-2</w:t>
              </w:r>
              <w:r>
                <w:rPr>
                  <w:rFonts w:ascii="Arial" w:eastAsia="Arial" w:hAnsi="Arial" w:cs="Arial"/>
                  <w:color w:val="538135"/>
                  <w:sz w:val="16"/>
                  <w:szCs w:val="16"/>
                </w:rPr>
                <w:t xml:space="preserve"> rad to 10</w:t>
              </w:r>
              <w:r>
                <w:rPr>
                  <w:rFonts w:ascii="Arial" w:eastAsia="Arial" w:hAnsi="Arial" w:cs="Arial"/>
                  <w:color w:val="538135"/>
                  <w:sz w:val="16"/>
                  <w:szCs w:val="16"/>
                  <w:vertAlign w:val="superscript"/>
                </w:rPr>
                <w:t>-8</w:t>
              </w:r>
              <w:r>
                <w:rPr>
                  <w:rFonts w:ascii="Arial" w:eastAsia="Arial" w:hAnsi="Arial" w:cs="Arial"/>
                  <w:color w:val="538135"/>
                  <w:sz w:val="16"/>
                  <w:szCs w:val="16"/>
                </w:rPr>
                <w:t xml:space="preserve"> rad</w:t>
              </w:r>
            </w:ins>
          </w:p>
        </w:tc>
      </w:tr>
      <w:tr w:rsidR="0038055D" w14:paraId="7B5B6F91" w14:textId="77777777" w:rsidTr="003956E5">
        <w:trPr>
          <w:cantSplit/>
          <w:jc w:val="center"/>
          <w:ins w:id="510" w:author="Stig Syndergaard" w:date="2024-07-15T22:46:00Z"/>
        </w:trPr>
        <w:tc>
          <w:tcPr>
            <w:tcW w:w="993" w:type="dxa"/>
            <w:shd w:val="clear" w:color="auto" w:fill="E0E0E0"/>
            <w:tcMar>
              <w:top w:w="0" w:type="dxa"/>
              <w:left w:w="108" w:type="dxa"/>
              <w:bottom w:w="0" w:type="dxa"/>
              <w:right w:w="108" w:type="dxa"/>
            </w:tcMar>
          </w:tcPr>
          <w:p w14:paraId="7989B521" w14:textId="2EAABD28" w:rsidR="0038055D" w:rsidRDefault="00205D42" w:rsidP="0038055D">
            <w:pPr>
              <w:widowControl/>
              <w:pBdr>
                <w:top w:val="nil"/>
                <w:left w:val="nil"/>
                <w:bottom w:val="nil"/>
                <w:right w:val="nil"/>
                <w:between w:val="nil"/>
              </w:pBdr>
              <w:spacing w:line="240" w:lineRule="auto"/>
              <w:jc w:val="right"/>
              <w:rPr>
                <w:ins w:id="511" w:author="Stig Syndergaard" w:date="2024-07-15T22:46:00Z"/>
                <w:rFonts w:ascii="Arial" w:eastAsia="Arial" w:hAnsi="Arial" w:cs="Arial"/>
                <w:i/>
                <w:color w:val="538135"/>
                <w:sz w:val="16"/>
                <w:szCs w:val="16"/>
              </w:rPr>
            </w:pPr>
            <w:ins w:id="512" w:author="Stig Syndergaard" w:date="2024-07-16T15:18:00Z">
              <w:r>
                <w:rPr>
                  <w:rFonts w:ascii="Arial" w:eastAsia="Arial" w:hAnsi="Arial" w:cs="Arial"/>
                  <w:i/>
                  <w:color w:val="538135"/>
                  <w:sz w:val="16"/>
                  <w:szCs w:val="16"/>
                </w:rPr>
                <w:lastRenderedPageBreak/>
                <w:t>7</w:t>
              </w:r>
            </w:ins>
            <w:ins w:id="513" w:author="Stig Syndergaard" w:date="2024-07-17T09:32:00Z">
              <w:r w:rsidR="00FC3A38">
                <w:rPr>
                  <w:rFonts w:ascii="Arial" w:eastAsia="Arial" w:hAnsi="Arial" w:cs="Arial"/>
                  <w:i/>
                  <w:color w:val="538135"/>
                  <w:sz w:val="16"/>
                  <w:szCs w:val="16"/>
                </w:rPr>
                <w:t>7</w:t>
              </w:r>
            </w:ins>
          </w:p>
        </w:tc>
        <w:tc>
          <w:tcPr>
            <w:tcW w:w="2100" w:type="dxa"/>
            <w:tcBorders>
              <w:top w:val="nil"/>
              <w:left w:val="nil"/>
              <w:bottom w:val="nil"/>
              <w:right w:val="nil"/>
            </w:tcBorders>
            <w:shd w:val="clear" w:color="auto" w:fill="F2F2F2"/>
            <w:tcMar>
              <w:top w:w="0" w:type="dxa"/>
              <w:left w:w="108" w:type="dxa"/>
              <w:bottom w:w="0" w:type="dxa"/>
              <w:right w:w="108" w:type="dxa"/>
            </w:tcMar>
          </w:tcPr>
          <w:p w14:paraId="32F699DE" w14:textId="4DFF3945" w:rsidR="0038055D" w:rsidRDefault="0038055D" w:rsidP="0038055D">
            <w:pPr>
              <w:widowControl/>
              <w:pBdr>
                <w:top w:val="nil"/>
                <w:left w:val="nil"/>
                <w:bottom w:val="nil"/>
                <w:right w:val="nil"/>
                <w:between w:val="nil"/>
              </w:pBdr>
              <w:spacing w:line="240" w:lineRule="auto"/>
              <w:ind w:left="181"/>
              <w:rPr>
                <w:ins w:id="514" w:author="Stig Syndergaard" w:date="2024-07-15T22:46:00Z"/>
                <w:rFonts w:ascii="Arial" w:eastAsia="Arial" w:hAnsi="Arial" w:cs="Arial"/>
                <w:i/>
                <w:color w:val="538135"/>
                <w:sz w:val="16"/>
                <w:szCs w:val="16"/>
              </w:rPr>
            </w:pPr>
            <w:ins w:id="515" w:author="Stig Syndergaard" w:date="2024-07-15T22:46:00Z">
              <w:r>
                <w:rPr>
                  <w:rFonts w:ascii="Arial" w:eastAsia="Arial" w:hAnsi="Arial" w:cs="Arial"/>
                  <w:i/>
                  <w:color w:val="538135"/>
                  <w:sz w:val="16"/>
                  <w:szCs w:val="16"/>
                </w:rPr>
                <w:t>Estimated error in bending angle</w:t>
              </w:r>
            </w:ins>
            <w:ins w:id="516" w:author="Stig Syndergaard" w:date="2024-07-15T23:06:00Z">
              <w:r>
                <w:rPr>
                  <w:rFonts w:ascii="Arial" w:eastAsia="Arial" w:hAnsi="Arial" w:cs="Arial"/>
                  <w:i/>
                  <w:color w:val="538135"/>
                  <w:sz w:val="16"/>
                  <w:szCs w:val="16"/>
                </w:rPr>
                <w:t xml:space="preserve"> (partial)</w:t>
              </w:r>
            </w:ins>
          </w:p>
        </w:tc>
        <w:tc>
          <w:tcPr>
            <w:tcW w:w="1021" w:type="dxa"/>
            <w:tcBorders>
              <w:top w:val="nil"/>
              <w:left w:val="nil"/>
              <w:bottom w:val="nil"/>
              <w:right w:val="nil"/>
            </w:tcBorders>
            <w:shd w:val="clear" w:color="auto" w:fill="F2F2F2"/>
            <w:tcMar>
              <w:top w:w="0" w:type="dxa"/>
              <w:left w:w="108" w:type="dxa"/>
              <w:bottom w:w="0" w:type="dxa"/>
              <w:right w:w="108" w:type="dxa"/>
            </w:tcMar>
          </w:tcPr>
          <w:p w14:paraId="39799C43" w14:textId="77777777" w:rsidR="0038055D" w:rsidRDefault="0038055D" w:rsidP="0038055D">
            <w:pPr>
              <w:widowControl/>
              <w:pBdr>
                <w:top w:val="nil"/>
                <w:left w:val="nil"/>
                <w:bottom w:val="nil"/>
                <w:right w:val="nil"/>
                <w:between w:val="nil"/>
              </w:pBdr>
              <w:spacing w:line="240" w:lineRule="auto"/>
              <w:jc w:val="center"/>
              <w:rPr>
                <w:ins w:id="517" w:author="Stig Syndergaard" w:date="2024-07-15T22:46:00Z"/>
                <w:rFonts w:ascii="Arial" w:eastAsia="Arial" w:hAnsi="Arial" w:cs="Arial"/>
                <w:i/>
                <w:color w:val="538135"/>
                <w:sz w:val="16"/>
                <w:szCs w:val="16"/>
              </w:rPr>
            </w:pPr>
            <w:ins w:id="518" w:author="Stig Syndergaard" w:date="2024-07-15T22:46:00Z">
              <w:r>
                <w:rPr>
                  <w:rFonts w:ascii="Arial" w:eastAsia="Arial" w:hAnsi="Arial" w:cs="Arial"/>
                  <w:i/>
                  <w:color w:val="538135"/>
                  <w:sz w:val="16"/>
                  <w:szCs w:val="16"/>
                </w:rPr>
                <w:t>New</w:t>
              </w:r>
            </w:ins>
          </w:p>
        </w:tc>
        <w:tc>
          <w:tcPr>
            <w:tcW w:w="856" w:type="dxa"/>
            <w:tcBorders>
              <w:top w:val="nil"/>
              <w:left w:val="nil"/>
              <w:bottom w:val="nil"/>
              <w:right w:val="nil"/>
            </w:tcBorders>
            <w:shd w:val="clear" w:color="auto" w:fill="F2F2F2"/>
            <w:tcMar>
              <w:top w:w="0" w:type="dxa"/>
              <w:left w:w="108" w:type="dxa"/>
              <w:bottom w:w="0" w:type="dxa"/>
              <w:right w:w="108" w:type="dxa"/>
            </w:tcMar>
          </w:tcPr>
          <w:p w14:paraId="096C7C2D" w14:textId="77777777" w:rsidR="0038055D" w:rsidRDefault="0038055D" w:rsidP="0038055D">
            <w:pPr>
              <w:widowControl/>
              <w:pBdr>
                <w:top w:val="nil"/>
                <w:left w:val="nil"/>
                <w:bottom w:val="nil"/>
                <w:right w:val="nil"/>
                <w:between w:val="nil"/>
              </w:pBdr>
              <w:spacing w:line="240" w:lineRule="auto"/>
              <w:jc w:val="right"/>
              <w:rPr>
                <w:ins w:id="519" w:author="Stig Syndergaard" w:date="2024-07-15T22:46:00Z"/>
                <w:rFonts w:ascii="Arial" w:eastAsia="Arial" w:hAnsi="Arial" w:cs="Arial"/>
                <w:color w:val="538135"/>
                <w:sz w:val="16"/>
                <w:szCs w:val="16"/>
              </w:rPr>
            </w:pPr>
            <w:ins w:id="520" w:author="Stig Syndergaard" w:date="2024-07-15T22:46:00Z">
              <w:r>
                <w:rPr>
                  <w:rFonts w:ascii="Arial" w:eastAsia="Arial" w:hAnsi="Arial" w:cs="Arial"/>
                  <w:color w:val="538135"/>
                  <w:sz w:val="16"/>
                  <w:szCs w:val="16"/>
                </w:rPr>
                <w:t>8</w:t>
              </w:r>
            </w:ins>
          </w:p>
        </w:tc>
        <w:tc>
          <w:tcPr>
            <w:tcW w:w="1274" w:type="dxa"/>
            <w:tcBorders>
              <w:top w:val="nil"/>
              <w:left w:val="nil"/>
              <w:bottom w:val="nil"/>
              <w:right w:val="nil"/>
            </w:tcBorders>
            <w:shd w:val="clear" w:color="auto" w:fill="F2F2F2"/>
            <w:tcMar>
              <w:top w:w="0" w:type="dxa"/>
              <w:left w:w="108" w:type="dxa"/>
              <w:bottom w:w="0" w:type="dxa"/>
              <w:right w:w="108" w:type="dxa"/>
            </w:tcMar>
          </w:tcPr>
          <w:p w14:paraId="21E488EA" w14:textId="6E17B98C" w:rsidR="0038055D" w:rsidRDefault="0038055D" w:rsidP="0038055D">
            <w:pPr>
              <w:widowControl/>
              <w:pBdr>
                <w:top w:val="nil"/>
                <w:left w:val="nil"/>
                <w:bottom w:val="nil"/>
                <w:right w:val="nil"/>
                <w:between w:val="nil"/>
              </w:pBdr>
              <w:spacing w:line="240" w:lineRule="auto"/>
              <w:jc w:val="right"/>
              <w:rPr>
                <w:ins w:id="521" w:author="Stig Syndergaard" w:date="2024-07-15T22:46:00Z"/>
                <w:rFonts w:ascii="Arial" w:eastAsia="Arial" w:hAnsi="Arial" w:cs="Arial"/>
                <w:color w:val="538135"/>
                <w:sz w:val="16"/>
                <w:szCs w:val="16"/>
              </w:rPr>
            </w:pPr>
            <w:ins w:id="522" w:author="Stig Syndergaard" w:date="2024-07-15T22:46:00Z">
              <w:r>
                <w:rPr>
                  <w:rFonts w:ascii="Arial" w:eastAsia="Arial" w:hAnsi="Arial" w:cs="Arial"/>
                  <w:color w:val="538135"/>
                  <w:sz w:val="16"/>
                  <w:szCs w:val="16"/>
                </w:rPr>
                <w:t>0</w:t>
              </w:r>
            </w:ins>
          </w:p>
        </w:tc>
        <w:tc>
          <w:tcPr>
            <w:tcW w:w="898" w:type="dxa"/>
            <w:tcBorders>
              <w:top w:val="nil"/>
              <w:left w:val="nil"/>
              <w:bottom w:val="nil"/>
              <w:right w:val="nil"/>
            </w:tcBorders>
            <w:shd w:val="clear" w:color="auto" w:fill="F2F2F2"/>
            <w:tcMar>
              <w:top w:w="0" w:type="dxa"/>
              <w:left w:w="108" w:type="dxa"/>
              <w:bottom w:w="0" w:type="dxa"/>
              <w:right w:w="108" w:type="dxa"/>
            </w:tcMar>
          </w:tcPr>
          <w:p w14:paraId="5765462F" w14:textId="4816C6AB" w:rsidR="0038055D" w:rsidRDefault="0038055D" w:rsidP="0038055D">
            <w:pPr>
              <w:widowControl/>
              <w:pBdr>
                <w:top w:val="nil"/>
                <w:left w:val="nil"/>
                <w:bottom w:val="nil"/>
                <w:right w:val="nil"/>
                <w:between w:val="nil"/>
              </w:pBdr>
              <w:spacing w:line="240" w:lineRule="auto"/>
              <w:jc w:val="right"/>
              <w:rPr>
                <w:ins w:id="523" w:author="Stig Syndergaard" w:date="2024-07-15T22:46:00Z"/>
                <w:rFonts w:ascii="Arial" w:eastAsia="Arial" w:hAnsi="Arial" w:cs="Arial"/>
                <w:color w:val="538135"/>
                <w:sz w:val="16"/>
                <w:szCs w:val="16"/>
              </w:rPr>
            </w:pPr>
            <w:ins w:id="524" w:author="Stig Syndergaard" w:date="2024-07-15T22:46:00Z">
              <w:r>
                <w:rPr>
                  <w:rFonts w:ascii="Arial" w:eastAsia="Arial" w:hAnsi="Arial" w:cs="Arial"/>
                  <w:color w:val="538135"/>
                  <w:sz w:val="16"/>
                  <w:szCs w:val="16"/>
                </w:rPr>
                <w:t>2</w:t>
              </w:r>
            </w:ins>
            <w:ins w:id="525" w:author="Stig Syndergaard" w:date="2024-07-15T23:06:00Z">
              <w:r>
                <w:rPr>
                  <w:rFonts w:ascii="Arial" w:eastAsia="Arial" w:hAnsi="Arial" w:cs="Arial"/>
                  <w:color w:val="538135"/>
                  <w:sz w:val="16"/>
                  <w:szCs w:val="16"/>
                </w:rPr>
                <w:t>0</w:t>
              </w:r>
            </w:ins>
          </w:p>
        </w:tc>
        <w:tc>
          <w:tcPr>
            <w:tcW w:w="1071" w:type="dxa"/>
            <w:tcBorders>
              <w:top w:val="nil"/>
              <w:left w:val="nil"/>
              <w:bottom w:val="nil"/>
              <w:right w:val="nil"/>
            </w:tcBorders>
            <w:shd w:val="clear" w:color="auto" w:fill="F2F2F2"/>
            <w:tcMar>
              <w:top w:w="0" w:type="dxa"/>
              <w:left w:w="108" w:type="dxa"/>
              <w:bottom w:w="0" w:type="dxa"/>
              <w:right w:w="108" w:type="dxa"/>
            </w:tcMar>
          </w:tcPr>
          <w:p w14:paraId="6342565C" w14:textId="77777777" w:rsidR="0038055D" w:rsidRDefault="0038055D" w:rsidP="0038055D">
            <w:pPr>
              <w:widowControl/>
              <w:pBdr>
                <w:top w:val="nil"/>
                <w:left w:val="nil"/>
                <w:bottom w:val="nil"/>
                <w:right w:val="nil"/>
                <w:between w:val="nil"/>
              </w:pBdr>
              <w:spacing w:line="240" w:lineRule="auto"/>
              <w:rPr>
                <w:ins w:id="526" w:author="Stig Syndergaard" w:date="2024-07-15T22:46:00Z"/>
                <w:rFonts w:ascii="Arial" w:eastAsia="Arial" w:hAnsi="Arial" w:cs="Arial"/>
                <w:color w:val="538135"/>
                <w:sz w:val="16"/>
                <w:szCs w:val="16"/>
              </w:rPr>
            </w:pPr>
            <w:ins w:id="527" w:author="Stig Syndergaard" w:date="2024-07-15T22:46:00Z">
              <w:r>
                <w:rPr>
                  <w:rFonts w:ascii="Arial" w:eastAsia="Arial" w:hAnsi="Arial" w:cs="Arial"/>
                  <w:color w:val="538135"/>
                  <w:sz w:val="16"/>
                  <w:szCs w:val="16"/>
                </w:rPr>
                <w:t>Radians</w:t>
              </w:r>
            </w:ins>
          </w:p>
        </w:tc>
        <w:tc>
          <w:tcPr>
            <w:tcW w:w="2505" w:type="dxa"/>
            <w:tcBorders>
              <w:top w:val="nil"/>
              <w:left w:val="nil"/>
              <w:bottom w:val="nil"/>
              <w:right w:val="nil"/>
            </w:tcBorders>
            <w:shd w:val="clear" w:color="auto" w:fill="F2F2F2"/>
            <w:tcMar>
              <w:top w:w="0" w:type="dxa"/>
              <w:left w:w="108" w:type="dxa"/>
              <w:bottom w:w="0" w:type="dxa"/>
              <w:right w:w="108" w:type="dxa"/>
            </w:tcMar>
          </w:tcPr>
          <w:p w14:paraId="02F7E6BC" w14:textId="13CEA8AE" w:rsidR="0038055D" w:rsidRDefault="0038055D" w:rsidP="0038055D">
            <w:pPr>
              <w:widowControl/>
              <w:pBdr>
                <w:top w:val="nil"/>
                <w:left w:val="nil"/>
                <w:bottom w:val="nil"/>
                <w:right w:val="nil"/>
                <w:between w:val="nil"/>
              </w:pBdr>
              <w:spacing w:line="240" w:lineRule="auto"/>
              <w:rPr>
                <w:ins w:id="528" w:author="Stig Syndergaard" w:date="2024-07-15T22:46:00Z"/>
                <w:rFonts w:ascii="Arial" w:eastAsia="Arial" w:hAnsi="Arial" w:cs="Arial"/>
                <w:color w:val="538135"/>
                <w:sz w:val="16"/>
                <w:szCs w:val="16"/>
              </w:rPr>
            </w:pPr>
            <w:ins w:id="529" w:author="Stig Syndergaard" w:date="2024-07-15T23:13:00Z">
              <w:r>
                <w:rPr>
                  <w:rFonts w:ascii="Arial" w:eastAsia="Arial" w:hAnsi="Arial" w:cs="Arial"/>
                  <w:sz w:val="16"/>
                  <w:szCs w:val="16"/>
                </w:rPr>
                <w:t>0 – 10</w:t>
              </w:r>
              <w:r>
                <w:rPr>
                  <w:rFonts w:ascii="Arial" w:eastAsia="Arial" w:hAnsi="Arial" w:cs="Arial"/>
                  <w:sz w:val="16"/>
                  <w:szCs w:val="16"/>
                  <w:vertAlign w:val="superscript"/>
                </w:rPr>
                <w:t>-2</w:t>
              </w:r>
              <w:r>
                <w:rPr>
                  <w:rFonts w:ascii="Arial" w:eastAsia="Arial" w:hAnsi="Arial" w:cs="Arial"/>
                  <w:sz w:val="16"/>
                  <w:szCs w:val="16"/>
                </w:rPr>
                <w:t xml:space="preserve"> rad to 10</w:t>
              </w:r>
              <w:r>
                <w:rPr>
                  <w:rFonts w:ascii="Arial" w:eastAsia="Arial" w:hAnsi="Arial" w:cs="Arial"/>
                  <w:sz w:val="16"/>
                  <w:szCs w:val="16"/>
                  <w:vertAlign w:val="superscript"/>
                </w:rPr>
                <w:t>-8</w:t>
              </w:r>
              <w:r>
                <w:rPr>
                  <w:rFonts w:ascii="Arial" w:eastAsia="Arial" w:hAnsi="Arial" w:cs="Arial"/>
                  <w:sz w:val="16"/>
                  <w:szCs w:val="16"/>
                </w:rPr>
                <w:t xml:space="preserve"> rad</w:t>
              </w:r>
            </w:ins>
          </w:p>
        </w:tc>
      </w:tr>
      <w:tr w:rsidR="0038055D" w14:paraId="655F1C63" w14:textId="77777777" w:rsidTr="003956E5">
        <w:trPr>
          <w:cantSplit/>
          <w:jc w:val="center"/>
          <w:ins w:id="530" w:author="Stig Syndergaard" w:date="2024-07-15T22:46:00Z"/>
        </w:trPr>
        <w:tc>
          <w:tcPr>
            <w:tcW w:w="993" w:type="dxa"/>
            <w:shd w:val="clear" w:color="auto" w:fill="F3F3F3"/>
            <w:tcMar>
              <w:top w:w="0" w:type="dxa"/>
              <w:left w:w="108" w:type="dxa"/>
              <w:bottom w:w="0" w:type="dxa"/>
              <w:right w:w="108" w:type="dxa"/>
            </w:tcMar>
          </w:tcPr>
          <w:p w14:paraId="7DD4137F" w14:textId="77777777" w:rsidR="0038055D" w:rsidRDefault="0038055D" w:rsidP="0038055D">
            <w:pPr>
              <w:widowControl/>
              <w:pBdr>
                <w:top w:val="nil"/>
                <w:left w:val="nil"/>
                <w:bottom w:val="nil"/>
                <w:right w:val="nil"/>
                <w:between w:val="nil"/>
              </w:pBdr>
              <w:spacing w:line="240" w:lineRule="auto"/>
              <w:jc w:val="right"/>
              <w:rPr>
                <w:ins w:id="531" w:author="Stig Syndergaard" w:date="2024-07-15T22:46:00Z"/>
                <w:rFonts w:ascii="Arial" w:eastAsia="Arial" w:hAnsi="Arial" w:cs="Arial"/>
                <w:i/>
                <w:sz w:val="16"/>
                <w:szCs w:val="16"/>
              </w:rPr>
            </w:pPr>
          </w:p>
        </w:tc>
        <w:tc>
          <w:tcPr>
            <w:tcW w:w="2100" w:type="dxa"/>
            <w:shd w:val="clear" w:color="auto" w:fill="F3F3F3"/>
            <w:tcMar>
              <w:top w:w="0" w:type="dxa"/>
              <w:left w:w="108" w:type="dxa"/>
              <w:bottom w:w="0" w:type="dxa"/>
              <w:right w:w="108" w:type="dxa"/>
            </w:tcMar>
          </w:tcPr>
          <w:p w14:paraId="4BFCEFA3" w14:textId="77777777" w:rsidR="0038055D" w:rsidRDefault="0038055D" w:rsidP="0038055D">
            <w:pPr>
              <w:widowControl/>
              <w:pBdr>
                <w:top w:val="nil"/>
                <w:left w:val="nil"/>
                <w:bottom w:val="nil"/>
                <w:right w:val="nil"/>
                <w:between w:val="nil"/>
              </w:pBdr>
              <w:spacing w:line="240" w:lineRule="auto"/>
              <w:rPr>
                <w:ins w:id="532" w:author="Stig Syndergaard" w:date="2024-07-15T22:46:00Z"/>
                <w:rFonts w:ascii="Arial" w:eastAsia="Arial" w:hAnsi="Arial" w:cs="Arial"/>
                <w:i/>
                <w:sz w:val="16"/>
                <w:szCs w:val="16"/>
              </w:rPr>
            </w:pPr>
            <w:ins w:id="533" w:author="Stig Syndergaard" w:date="2024-07-15T22:46:00Z">
              <w:r>
                <w:rPr>
                  <w:rFonts w:ascii="Arial" w:eastAsia="Arial" w:hAnsi="Arial" w:cs="Arial"/>
                  <w:i/>
                  <w:sz w:val="16"/>
                  <w:szCs w:val="16"/>
                </w:rPr>
                <w:t>(end delayed replication)</w:t>
              </w:r>
            </w:ins>
          </w:p>
        </w:tc>
        <w:tc>
          <w:tcPr>
            <w:tcW w:w="1021" w:type="dxa"/>
            <w:shd w:val="clear" w:color="auto" w:fill="F3F3F3"/>
            <w:tcMar>
              <w:top w:w="0" w:type="dxa"/>
              <w:left w:w="108" w:type="dxa"/>
              <w:bottom w:w="0" w:type="dxa"/>
              <w:right w:w="108" w:type="dxa"/>
            </w:tcMar>
          </w:tcPr>
          <w:p w14:paraId="41822DD6" w14:textId="77777777" w:rsidR="0038055D" w:rsidRDefault="0038055D" w:rsidP="0038055D">
            <w:pPr>
              <w:widowControl/>
              <w:pBdr>
                <w:top w:val="nil"/>
                <w:left w:val="nil"/>
                <w:bottom w:val="nil"/>
                <w:right w:val="nil"/>
                <w:between w:val="nil"/>
              </w:pBdr>
              <w:spacing w:line="240" w:lineRule="auto"/>
              <w:rPr>
                <w:ins w:id="534" w:author="Stig Syndergaard" w:date="2024-07-15T22:46:00Z"/>
                <w:rFonts w:ascii="Arial" w:eastAsia="Arial" w:hAnsi="Arial" w:cs="Arial"/>
                <w:b/>
                <w:i/>
                <w:sz w:val="16"/>
                <w:szCs w:val="16"/>
              </w:rPr>
            </w:pPr>
          </w:p>
        </w:tc>
        <w:tc>
          <w:tcPr>
            <w:tcW w:w="856" w:type="dxa"/>
            <w:shd w:val="clear" w:color="auto" w:fill="F3F3F3"/>
            <w:tcMar>
              <w:top w:w="0" w:type="dxa"/>
              <w:left w:w="108" w:type="dxa"/>
              <w:bottom w:w="0" w:type="dxa"/>
              <w:right w:w="108" w:type="dxa"/>
            </w:tcMar>
          </w:tcPr>
          <w:p w14:paraId="3A253A9E" w14:textId="77777777" w:rsidR="0038055D" w:rsidRDefault="0038055D" w:rsidP="0038055D">
            <w:pPr>
              <w:widowControl/>
              <w:pBdr>
                <w:top w:val="nil"/>
                <w:left w:val="nil"/>
                <w:bottom w:val="nil"/>
                <w:right w:val="nil"/>
                <w:between w:val="nil"/>
              </w:pBdr>
              <w:spacing w:line="240" w:lineRule="auto"/>
              <w:jc w:val="right"/>
              <w:rPr>
                <w:ins w:id="535" w:author="Stig Syndergaard" w:date="2024-07-15T22:46:00Z"/>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41468B00" w14:textId="77777777" w:rsidR="0038055D" w:rsidRDefault="0038055D" w:rsidP="0038055D">
            <w:pPr>
              <w:widowControl/>
              <w:pBdr>
                <w:top w:val="nil"/>
                <w:left w:val="nil"/>
                <w:bottom w:val="nil"/>
                <w:right w:val="nil"/>
                <w:between w:val="nil"/>
              </w:pBdr>
              <w:spacing w:line="240" w:lineRule="auto"/>
              <w:jc w:val="right"/>
              <w:rPr>
                <w:ins w:id="536" w:author="Stig Syndergaard" w:date="2024-07-15T22:46:00Z"/>
                <w:rFonts w:ascii="Arial" w:eastAsia="Arial" w:hAnsi="Arial" w:cs="Arial"/>
                <w:i/>
                <w:sz w:val="16"/>
                <w:szCs w:val="16"/>
              </w:rPr>
            </w:pPr>
          </w:p>
        </w:tc>
        <w:tc>
          <w:tcPr>
            <w:tcW w:w="898" w:type="dxa"/>
            <w:shd w:val="clear" w:color="auto" w:fill="F3F3F3"/>
            <w:tcMar>
              <w:top w:w="0" w:type="dxa"/>
              <w:left w:w="108" w:type="dxa"/>
              <w:bottom w:w="0" w:type="dxa"/>
              <w:right w:w="108" w:type="dxa"/>
            </w:tcMar>
          </w:tcPr>
          <w:p w14:paraId="4A4F6367" w14:textId="77777777" w:rsidR="0038055D" w:rsidRDefault="0038055D" w:rsidP="0038055D">
            <w:pPr>
              <w:widowControl/>
              <w:pBdr>
                <w:top w:val="nil"/>
                <w:left w:val="nil"/>
                <w:bottom w:val="nil"/>
                <w:right w:val="nil"/>
                <w:between w:val="nil"/>
              </w:pBdr>
              <w:spacing w:line="240" w:lineRule="auto"/>
              <w:jc w:val="right"/>
              <w:rPr>
                <w:ins w:id="537" w:author="Stig Syndergaard" w:date="2024-07-15T22:46:00Z"/>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62A54F8A" w14:textId="77777777" w:rsidR="0038055D" w:rsidRDefault="0038055D" w:rsidP="0038055D">
            <w:pPr>
              <w:widowControl/>
              <w:pBdr>
                <w:top w:val="nil"/>
                <w:left w:val="nil"/>
                <w:bottom w:val="nil"/>
                <w:right w:val="nil"/>
                <w:between w:val="nil"/>
              </w:pBdr>
              <w:spacing w:line="240" w:lineRule="auto"/>
              <w:rPr>
                <w:ins w:id="538" w:author="Stig Syndergaard" w:date="2024-07-15T22:46:00Z"/>
                <w:rFonts w:ascii="Arial" w:eastAsia="Arial" w:hAnsi="Arial" w:cs="Arial"/>
                <w:i/>
                <w:sz w:val="16"/>
                <w:szCs w:val="16"/>
              </w:rPr>
            </w:pPr>
          </w:p>
        </w:tc>
        <w:tc>
          <w:tcPr>
            <w:tcW w:w="2505" w:type="dxa"/>
            <w:shd w:val="clear" w:color="auto" w:fill="F3F3F3"/>
            <w:tcMar>
              <w:top w:w="0" w:type="dxa"/>
              <w:left w:w="108" w:type="dxa"/>
              <w:bottom w:w="0" w:type="dxa"/>
              <w:right w:w="108" w:type="dxa"/>
            </w:tcMar>
          </w:tcPr>
          <w:p w14:paraId="7AE95B43" w14:textId="77777777" w:rsidR="0038055D" w:rsidRDefault="0038055D" w:rsidP="0038055D">
            <w:pPr>
              <w:widowControl/>
              <w:pBdr>
                <w:top w:val="nil"/>
                <w:left w:val="nil"/>
                <w:bottom w:val="nil"/>
                <w:right w:val="nil"/>
                <w:between w:val="nil"/>
              </w:pBdr>
              <w:spacing w:line="240" w:lineRule="auto"/>
              <w:rPr>
                <w:ins w:id="539" w:author="Stig Syndergaard" w:date="2024-07-15T22:46:00Z"/>
                <w:rFonts w:ascii="Arial" w:eastAsia="Arial" w:hAnsi="Arial" w:cs="Arial"/>
                <w:i/>
                <w:sz w:val="16"/>
                <w:szCs w:val="16"/>
              </w:rPr>
            </w:pPr>
          </w:p>
        </w:tc>
      </w:tr>
      <w:tr w:rsidR="0038055D" w14:paraId="1D840F30" w14:textId="77777777" w:rsidTr="003956E5">
        <w:trPr>
          <w:cantSplit/>
          <w:jc w:val="center"/>
        </w:trPr>
        <w:tc>
          <w:tcPr>
            <w:tcW w:w="993" w:type="dxa"/>
            <w:shd w:val="clear" w:color="auto" w:fill="F3F3F3"/>
            <w:tcMar>
              <w:top w:w="0" w:type="dxa"/>
              <w:left w:w="108" w:type="dxa"/>
              <w:bottom w:w="0" w:type="dxa"/>
              <w:right w:w="108" w:type="dxa"/>
            </w:tcMar>
          </w:tcPr>
          <w:p w14:paraId="000006A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N0</w:t>
            </w:r>
          </w:p>
        </w:tc>
        <w:tc>
          <w:tcPr>
            <w:tcW w:w="2100" w:type="dxa"/>
            <w:shd w:val="clear" w:color="auto" w:fill="F3F3F3"/>
            <w:tcMar>
              <w:top w:w="0" w:type="dxa"/>
              <w:left w:w="108" w:type="dxa"/>
              <w:bottom w:w="0" w:type="dxa"/>
              <w:right w:w="108" w:type="dxa"/>
            </w:tcMar>
          </w:tcPr>
          <w:p w14:paraId="000006A5"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6A6" w14:textId="77777777" w:rsidR="0038055D" w:rsidRDefault="0038055D" w:rsidP="0038055D">
            <w:pPr>
              <w:widowControl/>
              <w:pBdr>
                <w:top w:val="nil"/>
                <w:left w:val="nil"/>
                <w:bottom w:val="nil"/>
                <w:right w:val="nil"/>
                <w:between w:val="nil"/>
              </w:pBdr>
              <w:spacing w:line="240" w:lineRule="auto"/>
              <w:rPr>
                <w:rFonts w:ascii="Arial" w:eastAsia="Arial" w:hAnsi="Arial" w:cs="Arial"/>
                <w:b/>
                <w:i/>
                <w:sz w:val="16"/>
                <w:szCs w:val="16"/>
              </w:rPr>
            </w:pPr>
          </w:p>
        </w:tc>
        <w:tc>
          <w:tcPr>
            <w:tcW w:w="856" w:type="dxa"/>
            <w:shd w:val="clear" w:color="auto" w:fill="F3F3F3"/>
            <w:tcMar>
              <w:top w:w="0" w:type="dxa"/>
              <w:left w:w="108" w:type="dxa"/>
              <w:bottom w:w="0" w:type="dxa"/>
              <w:right w:w="108" w:type="dxa"/>
            </w:tcMar>
          </w:tcPr>
          <w:p w14:paraId="000006A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6A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p>
        </w:tc>
        <w:tc>
          <w:tcPr>
            <w:tcW w:w="898" w:type="dxa"/>
            <w:shd w:val="clear" w:color="auto" w:fill="F3F3F3"/>
            <w:tcMar>
              <w:top w:w="0" w:type="dxa"/>
              <w:left w:w="108" w:type="dxa"/>
              <w:bottom w:w="0" w:type="dxa"/>
              <w:right w:w="108" w:type="dxa"/>
            </w:tcMar>
          </w:tcPr>
          <w:p w14:paraId="000006A9"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6AA"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2505" w:type="dxa"/>
            <w:shd w:val="clear" w:color="auto" w:fill="F3F3F3"/>
            <w:tcMar>
              <w:top w:w="0" w:type="dxa"/>
              <w:left w:w="108" w:type="dxa"/>
              <w:bottom w:w="0" w:type="dxa"/>
              <w:right w:w="108" w:type="dxa"/>
            </w:tcMar>
          </w:tcPr>
          <w:p w14:paraId="000006AB"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N0 = 42+4.n0 elements</w:t>
            </w:r>
          </w:p>
        </w:tc>
      </w:tr>
      <w:tr w:rsidR="0038055D" w14:paraId="6E475AFC" w14:textId="77777777" w:rsidTr="003956E5">
        <w:trPr>
          <w:cantSplit/>
          <w:jc w:val="center"/>
        </w:trPr>
        <w:tc>
          <w:tcPr>
            <w:tcW w:w="993" w:type="dxa"/>
            <w:shd w:val="clear" w:color="auto" w:fill="E0E0E0"/>
            <w:tcMar>
              <w:top w:w="0" w:type="dxa"/>
              <w:left w:w="108" w:type="dxa"/>
              <w:bottom w:w="0" w:type="dxa"/>
              <w:right w:w="108" w:type="dxa"/>
            </w:tcMar>
          </w:tcPr>
          <w:p w14:paraId="000006A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N0+1</w:t>
            </w:r>
          </w:p>
        </w:tc>
        <w:tc>
          <w:tcPr>
            <w:tcW w:w="2100" w:type="dxa"/>
            <w:shd w:val="clear" w:color="auto" w:fill="E0E0E0"/>
            <w:tcMar>
              <w:top w:w="0" w:type="dxa"/>
              <w:left w:w="108" w:type="dxa"/>
              <w:bottom w:w="0" w:type="dxa"/>
              <w:right w:w="108" w:type="dxa"/>
            </w:tcMar>
          </w:tcPr>
          <w:p w14:paraId="000006AD"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Percent confidence</w:t>
            </w:r>
          </w:p>
        </w:tc>
        <w:tc>
          <w:tcPr>
            <w:tcW w:w="1021" w:type="dxa"/>
            <w:shd w:val="clear" w:color="auto" w:fill="E0E0E0"/>
            <w:tcMar>
              <w:top w:w="0" w:type="dxa"/>
              <w:left w:w="108" w:type="dxa"/>
              <w:bottom w:w="0" w:type="dxa"/>
              <w:right w:w="108" w:type="dxa"/>
            </w:tcMar>
          </w:tcPr>
          <w:p w14:paraId="000006AE"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0 33 007</w:t>
            </w:r>
          </w:p>
        </w:tc>
        <w:tc>
          <w:tcPr>
            <w:tcW w:w="856" w:type="dxa"/>
            <w:shd w:val="clear" w:color="auto" w:fill="E0E0E0"/>
            <w:tcMar>
              <w:top w:w="0" w:type="dxa"/>
              <w:left w:w="108" w:type="dxa"/>
              <w:bottom w:w="0" w:type="dxa"/>
              <w:right w:w="108" w:type="dxa"/>
            </w:tcMar>
          </w:tcPr>
          <w:p w14:paraId="000006A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6B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6B1"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w:t>
            </w:r>
          </w:p>
        </w:tc>
        <w:tc>
          <w:tcPr>
            <w:tcW w:w="1071" w:type="dxa"/>
            <w:shd w:val="clear" w:color="auto" w:fill="E0E0E0"/>
            <w:tcMar>
              <w:top w:w="0" w:type="dxa"/>
              <w:left w:w="108" w:type="dxa"/>
              <w:bottom w:w="0" w:type="dxa"/>
              <w:right w:w="108" w:type="dxa"/>
            </w:tcMar>
          </w:tcPr>
          <w:p w14:paraId="000006B2"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
        </w:tc>
        <w:tc>
          <w:tcPr>
            <w:tcW w:w="2505" w:type="dxa"/>
            <w:shd w:val="clear" w:color="auto" w:fill="E0E0E0"/>
            <w:tcMar>
              <w:top w:w="0" w:type="dxa"/>
              <w:left w:w="108" w:type="dxa"/>
              <w:bottom w:w="0" w:type="dxa"/>
              <w:right w:w="108" w:type="dxa"/>
            </w:tcMar>
          </w:tcPr>
          <w:p w14:paraId="000006B3"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bad, 100 = good</w:t>
            </w:r>
          </w:p>
        </w:tc>
      </w:tr>
      <w:tr w:rsidR="0038055D" w14:paraId="2B7B1A21" w14:textId="77777777" w:rsidTr="003956E5">
        <w:trPr>
          <w:cantSplit/>
          <w:jc w:val="center"/>
        </w:trPr>
        <w:tc>
          <w:tcPr>
            <w:tcW w:w="993" w:type="dxa"/>
            <w:shd w:val="clear" w:color="auto" w:fill="F3F3F3"/>
            <w:tcMar>
              <w:top w:w="0" w:type="dxa"/>
              <w:left w:w="108" w:type="dxa"/>
              <w:bottom w:w="0" w:type="dxa"/>
              <w:right w:w="108" w:type="dxa"/>
            </w:tcMar>
          </w:tcPr>
          <w:p w14:paraId="0000072D"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72E"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72F"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1 04 000</w:t>
            </w:r>
          </w:p>
        </w:tc>
        <w:tc>
          <w:tcPr>
            <w:tcW w:w="856" w:type="dxa"/>
            <w:shd w:val="clear" w:color="auto" w:fill="F3F3F3"/>
            <w:tcMar>
              <w:top w:w="0" w:type="dxa"/>
              <w:left w:w="108" w:type="dxa"/>
              <w:bottom w:w="0" w:type="dxa"/>
              <w:right w:w="108" w:type="dxa"/>
            </w:tcMar>
          </w:tcPr>
          <w:p w14:paraId="0000073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731"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73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733"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734"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4 descriptors</w:t>
            </w:r>
          </w:p>
        </w:tc>
      </w:tr>
      <w:tr w:rsidR="0038055D" w14:paraId="2CA62CE5" w14:textId="77777777" w:rsidTr="003956E5">
        <w:trPr>
          <w:cantSplit/>
          <w:jc w:val="center"/>
        </w:trPr>
        <w:tc>
          <w:tcPr>
            <w:tcW w:w="993" w:type="dxa"/>
            <w:shd w:val="clear" w:color="auto" w:fill="E0E0E0"/>
            <w:tcMar>
              <w:top w:w="0" w:type="dxa"/>
              <w:left w:w="108" w:type="dxa"/>
              <w:bottom w:w="0" w:type="dxa"/>
              <w:right w:w="108" w:type="dxa"/>
            </w:tcMar>
          </w:tcPr>
          <w:p w14:paraId="00000735"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N2+1</w:t>
            </w:r>
          </w:p>
        </w:tc>
        <w:tc>
          <w:tcPr>
            <w:tcW w:w="2100" w:type="dxa"/>
            <w:shd w:val="clear" w:color="auto" w:fill="E0E0E0"/>
            <w:tcMar>
              <w:top w:w="0" w:type="dxa"/>
              <w:left w:w="108" w:type="dxa"/>
              <w:bottom w:w="0" w:type="dxa"/>
              <w:right w:w="108" w:type="dxa"/>
            </w:tcMar>
          </w:tcPr>
          <w:p w14:paraId="00000736"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E0E0E0"/>
            <w:tcMar>
              <w:top w:w="0" w:type="dxa"/>
              <w:left w:w="108" w:type="dxa"/>
              <w:bottom w:w="0" w:type="dxa"/>
              <w:right w:w="108" w:type="dxa"/>
            </w:tcMar>
          </w:tcPr>
          <w:p w14:paraId="00000737"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0 31 001</w:t>
            </w:r>
          </w:p>
        </w:tc>
        <w:tc>
          <w:tcPr>
            <w:tcW w:w="856" w:type="dxa"/>
            <w:shd w:val="clear" w:color="auto" w:fill="E0E0E0"/>
            <w:tcMar>
              <w:top w:w="0" w:type="dxa"/>
              <w:left w:w="108" w:type="dxa"/>
              <w:bottom w:w="0" w:type="dxa"/>
              <w:right w:w="108" w:type="dxa"/>
            </w:tcMar>
          </w:tcPr>
          <w:p w14:paraId="0000073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39"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73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73B"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73C"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Number of diagnostic entries</w:t>
            </w:r>
          </w:p>
        </w:tc>
      </w:tr>
      <w:tr w:rsidR="0038055D" w14:paraId="7E151CE9" w14:textId="77777777" w:rsidTr="003956E5">
        <w:trPr>
          <w:cantSplit/>
          <w:jc w:val="center"/>
        </w:trPr>
        <w:tc>
          <w:tcPr>
            <w:tcW w:w="993" w:type="dxa"/>
            <w:shd w:val="clear" w:color="auto" w:fill="E0E0E0"/>
            <w:tcMar>
              <w:top w:w="0" w:type="dxa"/>
              <w:left w:w="108" w:type="dxa"/>
              <w:bottom w:w="0" w:type="dxa"/>
              <w:right w:w="108" w:type="dxa"/>
            </w:tcMar>
          </w:tcPr>
          <w:p w14:paraId="0000073D"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N2+2</w:t>
            </w:r>
          </w:p>
        </w:tc>
        <w:tc>
          <w:tcPr>
            <w:tcW w:w="2100" w:type="dxa"/>
            <w:shd w:val="clear" w:color="auto" w:fill="E0E0E0"/>
            <w:tcMar>
              <w:top w:w="0" w:type="dxa"/>
              <w:left w:w="108" w:type="dxa"/>
              <w:bottom w:w="0" w:type="dxa"/>
              <w:right w:w="108" w:type="dxa"/>
            </w:tcMar>
          </w:tcPr>
          <w:p w14:paraId="0000073E"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Diagnostic type</w:t>
            </w:r>
          </w:p>
        </w:tc>
        <w:tc>
          <w:tcPr>
            <w:tcW w:w="1021" w:type="dxa"/>
            <w:shd w:val="clear" w:color="auto" w:fill="E0E0E0"/>
            <w:tcMar>
              <w:top w:w="0" w:type="dxa"/>
              <w:left w:w="108" w:type="dxa"/>
              <w:bottom w:w="0" w:type="dxa"/>
              <w:right w:w="108" w:type="dxa"/>
            </w:tcMar>
          </w:tcPr>
          <w:p w14:paraId="0000073F"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color w:val="0000FF"/>
                <w:sz w:val="16"/>
                <w:szCs w:val="16"/>
              </w:rPr>
              <w:t xml:space="preserve"> </w:t>
            </w:r>
            <w:r>
              <w:rPr>
                <w:rFonts w:ascii="Arial" w:eastAsia="Arial" w:hAnsi="Arial" w:cs="Arial"/>
                <w:b/>
                <w:sz w:val="16"/>
                <w:szCs w:val="16"/>
              </w:rPr>
              <w:t>New</w:t>
            </w:r>
          </w:p>
        </w:tc>
        <w:tc>
          <w:tcPr>
            <w:tcW w:w="856" w:type="dxa"/>
            <w:shd w:val="clear" w:color="auto" w:fill="E0E0E0"/>
            <w:tcMar>
              <w:top w:w="0" w:type="dxa"/>
              <w:left w:w="108" w:type="dxa"/>
              <w:bottom w:w="0" w:type="dxa"/>
              <w:right w:w="108" w:type="dxa"/>
            </w:tcMar>
          </w:tcPr>
          <w:p w14:paraId="0000074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41"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74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sidRPr="00A009C8">
              <w:rPr>
                <w:rFonts w:ascii="Arial" w:eastAsia="Arial" w:hAnsi="Arial" w:cs="Arial"/>
                <w:color w:val="000000" w:themeColor="text1"/>
                <w:sz w:val="16"/>
                <w:szCs w:val="16"/>
              </w:rPr>
              <w:t>8</w:t>
            </w:r>
          </w:p>
        </w:tc>
        <w:tc>
          <w:tcPr>
            <w:tcW w:w="1071" w:type="dxa"/>
            <w:shd w:val="clear" w:color="auto" w:fill="E0E0E0"/>
            <w:tcMar>
              <w:top w:w="0" w:type="dxa"/>
              <w:left w:w="108" w:type="dxa"/>
              <w:bottom w:w="0" w:type="dxa"/>
              <w:right w:w="108" w:type="dxa"/>
            </w:tcMar>
          </w:tcPr>
          <w:p w14:paraId="00000743"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E0E0E0"/>
            <w:tcMar>
              <w:top w:w="0" w:type="dxa"/>
              <w:left w:w="108" w:type="dxa"/>
              <w:bottom w:w="0" w:type="dxa"/>
              <w:right w:w="108" w:type="dxa"/>
            </w:tcMar>
          </w:tcPr>
          <w:p w14:paraId="00000744"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sidRPr="001544B9">
              <w:rPr>
                <w:rFonts w:ascii="Arial" w:eastAsia="Arial" w:hAnsi="Arial" w:cs="Arial"/>
                <w:b/>
                <w:color w:val="0000FF"/>
                <w:sz w:val="16"/>
                <w:szCs w:val="16"/>
              </w:rPr>
              <w:t>See Table 9</w:t>
            </w:r>
          </w:p>
        </w:tc>
      </w:tr>
      <w:tr w:rsidR="0038055D" w14:paraId="0B03210A" w14:textId="77777777" w:rsidTr="003956E5">
        <w:trPr>
          <w:cantSplit/>
          <w:jc w:val="center"/>
        </w:trPr>
        <w:tc>
          <w:tcPr>
            <w:tcW w:w="993" w:type="dxa"/>
            <w:shd w:val="clear" w:color="auto" w:fill="E0E0E0"/>
            <w:tcMar>
              <w:top w:w="0" w:type="dxa"/>
              <w:left w:w="108" w:type="dxa"/>
              <w:bottom w:w="0" w:type="dxa"/>
              <w:right w:w="108" w:type="dxa"/>
            </w:tcMar>
          </w:tcPr>
          <w:p w14:paraId="00000745"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N2+3</w:t>
            </w:r>
          </w:p>
        </w:tc>
        <w:tc>
          <w:tcPr>
            <w:tcW w:w="2100" w:type="dxa"/>
            <w:shd w:val="clear" w:color="auto" w:fill="E0E0E0"/>
            <w:tcMar>
              <w:top w:w="0" w:type="dxa"/>
              <w:left w:w="108" w:type="dxa"/>
              <w:bottom w:w="0" w:type="dxa"/>
              <w:right w:w="108" w:type="dxa"/>
            </w:tcMar>
          </w:tcPr>
          <w:p w14:paraId="00000746"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Decimal scale of following significands</w:t>
            </w:r>
          </w:p>
        </w:tc>
        <w:tc>
          <w:tcPr>
            <w:tcW w:w="1021" w:type="dxa"/>
            <w:shd w:val="clear" w:color="auto" w:fill="E0E0E0"/>
            <w:tcMar>
              <w:top w:w="0" w:type="dxa"/>
              <w:left w:w="108" w:type="dxa"/>
              <w:bottom w:w="0" w:type="dxa"/>
              <w:right w:w="108" w:type="dxa"/>
            </w:tcMar>
          </w:tcPr>
          <w:p w14:paraId="00000747"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0 08 090</w:t>
            </w:r>
          </w:p>
        </w:tc>
        <w:tc>
          <w:tcPr>
            <w:tcW w:w="856" w:type="dxa"/>
            <w:shd w:val="clear" w:color="auto" w:fill="E0E0E0"/>
            <w:tcMar>
              <w:top w:w="0" w:type="dxa"/>
              <w:left w:w="108" w:type="dxa"/>
              <w:bottom w:w="0" w:type="dxa"/>
              <w:right w:w="108" w:type="dxa"/>
            </w:tcMar>
          </w:tcPr>
          <w:p w14:paraId="0000074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49"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-127</w:t>
            </w:r>
          </w:p>
        </w:tc>
        <w:tc>
          <w:tcPr>
            <w:tcW w:w="898" w:type="dxa"/>
            <w:shd w:val="clear" w:color="auto" w:fill="E0E0E0"/>
            <w:tcMar>
              <w:top w:w="0" w:type="dxa"/>
              <w:left w:w="108" w:type="dxa"/>
              <w:bottom w:w="0" w:type="dxa"/>
              <w:right w:w="108" w:type="dxa"/>
            </w:tcMar>
          </w:tcPr>
          <w:p w14:paraId="0000074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74B"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74C"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Decimal scale (see next descriptor)</w:t>
            </w:r>
          </w:p>
        </w:tc>
      </w:tr>
      <w:tr w:rsidR="0038055D" w14:paraId="121742FE" w14:textId="77777777" w:rsidTr="003956E5">
        <w:trPr>
          <w:cantSplit/>
          <w:jc w:val="center"/>
        </w:trPr>
        <w:tc>
          <w:tcPr>
            <w:tcW w:w="993" w:type="dxa"/>
            <w:shd w:val="clear" w:color="auto" w:fill="E0E0E0"/>
            <w:tcMar>
              <w:top w:w="0" w:type="dxa"/>
              <w:left w:w="108" w:type="dxa"/>
              <w:bottom w:w="0" w:type="dxa"/>
              <w:right w:w="108" w:type="dxa"/>
            </w:tcMar>
          </w:tcPr>
          <w:p w14:paraId="0000074D"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N2+4</w:t>
            </w:r>
          </w:p>
        </w:tc>
        <w:tc>
          <w:tcPr>
            <w:tcW w:w="2100" w:type="dxa"/>
            <w:shd w:val="clear" w:color="auto" w:fill="E0E0E0"/>
            <w:tcMar>
              <w:top w:w="0" w:type="dxa"/>
              <w:left w:w="108" w:type="dxa"/>
              <w:bottom w:w="0" w:type="dxa"/>
              <w:right w:w="108" w:type="dxa"/>
            </w:tcMar>
          </w:tcPr>
          <w:p w14:paraId="0000074E"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Scaled diagnostic</w:t>
            </w:r>
          </w:p>
        </w:tc>
        <w:tc>
          <w:tcPr>
            <w:tcW w:w="1021" w:type="dxa"/>
            <w:shd w:val="clear" w:color="auto" w:fill="E0E0E0"/>
            <w:tcMar>
              <w:top w:w="0" w:type="dxa"/>
              <w:left w:w="108" w:type="dxa"/>
              <w:bottom w:w="0" w:type="dxa"/>
              <w:right w:w="108" w:type="dxa"/>
            </w:tcMar>
          </w:tcPr>
          <w:p w14:paraId="0000074F"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New </w:t>
            </w:r>
          </w:p>
        </w:tc>
        <w:tc>
          <w:tcPr>
            <w:tcW w:w="856" w:type="dxa"/>
            <w:shd w:val="clear" w:color="auto" w:fill="E0E0E0"/>
            <w:tcMar>
              <w:top w:w="0" w:type="dxa"/>
              <w:left w:w="108" w:type="dxa"/>
              <w:bottom w:w="0" w:type="dxa"/>
              <w:right w:w="108" w:type="dxa"/>
            </w:tcMar>
          </w:tcPr>
          <w:p w14:paraId="0000075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51"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-131 071</w:t>
            </w:r>
          </w:p>
        </w:tc>
        <w:tc>
          <w:tcPr>
            <w:tcW w:w="898" w:type="dxa"/>
            <w:shd w:val="clear" w:color="auto" w:fill="E0E0E0"/>
            <w:tcMar>
              <w:top w:w="0" w:type="dxa"/>
              <w:left w:w="108" w:type="dxa"/>
              <w:bottom w:w="0" w:type="dxa"/>
              <w:right w:w="108" w:type="dxa"/>
            </w:tcMar>
          </w:tcPr>
          <w:p w14:paraId="0000075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18</w:t>
            </w:r>
          </w:p>
        </w:tc>
        <w:tc>
          <w:tcPr>
            <w:tcW w:w="1071" w:type="dxa"/>
            <w:shd w:val="clear" w:color="auto" w:fill="E0E0E0"/>
            <w:tcMar>
              <w:top w:w="0" w:type="dxa"/>
              <w:left w:w="108" w:type="dxa"/>
              <w:bottom w:w="0" w:type="dxa"/>
              <w:right w:w="108" w:type="dxa"/>
            </w:tcMar>
          </w:tcPr>
          <w:p w14:paraId="00000753"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754"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Scaled value (actual value = scaled value x 10</w:t>
            </w:r>
            <w:r>
              <w:rPr>
                <w:rFonts w:ascii="Arial" w:eastAsia="Arial" w:hAnsi="Arial" w:cs="Arial"/>
                <w:sz w:val="16"/>
                <w:szCs w:val="16"/>
                <w:vertAlign w:val="superscript"/>
              </w:rPr>
              <w:t>decimal scale</w:t>
            </w:r>
            <w:r>
              <w:rPr>
                <w:rFonts w:ascii="Arial" w:eastAsia="Arial" w:hAnsi="Arial" w:cs="Arial"/>
                <w:sz w:val="16"/>
                <w:szCs w:val="16"/>
              </w:rPr>
              <w:t>)</w:t>
            </w:r>
          </w:p>
        </w:tc>
      </w:tr>
      <w:tr w:rsidR="0038055D" w14:paraId="2171D341" w14:textId="77777777" w:rsidTr="003956E5">
        <w:trPr>
          <w:cantSplit/>
          <w:jc w:val="center"/>
        </w:trPr>
        <w:tc>
          <w:tcPr>
            <w:tcW w:w="993" w:type="dxa"/>
            <w:shd w:val="clear" w:color="auto" w:fill="E0E0E0"/>
            <w:tcMar>
              <w:top w:w="0" w:type="dxa"/>
              <w:left w:w="108" w:type="dxa"/>
              <w:bottom w:w="0" w:type="dxa"/>
              <w:right w:w="108" w:type="dxa"/>
            </w:tcMar>
          </w:tcPr>
          <w:p w14:paraId="00000755"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N2+5</w:t>
            </w:r>
          </w:p>
        </w:tc>
        <w:tc>
          <w:tcPr>
            <w:tcW w:w="2100" w:type="dxa"/>
            <w:shd w:val="clear" w:color="auto" w:fill="E0E0E0"/>
            <w:tcMar>
              <w:top w:w="0" w:type="dxa"/>
              <w:left w:w="108" w:type="dxa"/>
              <w:bottom w:w="0" w:type="dxa"/>
              <w:right w:w="108" w:type="dxa"/>
            </w:tcMar>
          </w:tcPr>
          <w:p w14:paraId="00000756"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Decimal scale of following significands</w:t>
            </w:r>
          </w:p>
        </w:tc>
        <w:tc>
          <w:tcPr>
            <w:tcW w:w="1021" w:type="dxa"/>
            <w:shd w:val="clear" w:color="auto" w:fill="E0E0E0"/>
            <w:tcMar>
              <w:top w:w="0" w:type="dxa"/>
              <w:left w:w="108" w:type="dxa"/>
              <w:bottom w:w="0" w:type="dxa"/>
              <w:right w:w="108" w:type="dxa"/>
            </w:tcMar>
          </w:tcPr>
          <w:p w14:paraId="00000757"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0 08 090</w:t>
            </w:r>
          </w:p>
        </w:tc>
        <w:tc>
          <w:tcPr>
            <w:tcW w:w="856" w:type="dxa"/>
            <w:shd w:val="clear" w:color="auto" w:fill="E0E0E0"/>
            <w:tcMar>
              <w:top w:w="0" w:type="dxa"/>
              <w:left w:w="108" w:type="dxa"/>
              <w:bottom w:w="0" w:type="dxa"/>
              <w:right w:w="108" w:type="dxa"/>
            </w:tcMar>
          </w:tcPr>
          <w:p w14:paraId="0000075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59"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-127</w:t>
            </w:r>
          </w:p>
        </w:tc>
        <w:tc>
          <w:tcPr>
            <w:tcW w:w="898" w:type="dxa"/>
            <w:shd w:val="clear" w:color="auto" w:fill="E0E0E0"/>
            <w:tcMar>
              <w:top w:w="0" w:type="dxa"/>
              <w:left w:w="108" w:type="dxa"/>
              <w:bottom w:w="0" w:type="dxa"/>
              <w:right w:w="108" w:type="dxa"/>
            </w:tcMar>
          </w:tcPr>
          <w:p w14:paraId="0000075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75B"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75C"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Missing = off</w:t>
            </w:r>
          </w:p>
        </w:tc>
      </w:tr>
      <w:tr w:rsidR="0038055D" w14:paraId="26C23B4F" w14:textId="77777777" w:rsidTr="003956E5">
        <w:trPr>
          <w:cantSplit/>
          <w:jc w:val="center"/>
        </w:trPr>
        <w:tc>
          <w:tcPr>
            <w:tcW w:w="993" w:type="dxa"/>
            <w:shd w:val="clear" w:color="auto" w:fill="E0E0E0"/>
            <w:tcMar>
              <w:top w:w="0" w:type="dxa"/>
              <w:left w:w="108" w:type="dxa"/>
              <w:bottom w:w="0" w:type="dxa"/>
              <w:right w:w="108" w:type="dxa"/>
            </w:tcMar>
          </w:tcPr>
          <w:p w14:paraId="0000075D"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N3</w:t>
            </w:r>
          </w:p>
        </w:tc>
        <w:tc>
          <w:tcPr>
            <w:tcW w:w="2100" w:type="dxa"/>
            <w:shd w:val="clear" w:color="auto" w:fill="E0E0E0"/>
            <w:tcMar>
              <w:top w:w="0" w:type="dxa"/>
              <w:left w:w="108" w:type="dxa"/>
              <w:bottom w:w="0" w:type="dxa"/>
              <w:right w:w="108" w:type="dxa"/>
            </w:tcMar>
          </w:tcPr>
          <w:p w14:paraId="0000075E"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w:t>
            </w:r>
            <w:r>
              <w:rPr>
                <w:rFonts w:ascii="Arial" w:eastAsia="Arial" w:hAnsi="Arial" w:cs="Arial"/>
                <w:i/>
                <w:sz w:val="16"/>
                <w:szCs w:val="16"/>
              </w:rPr>
              <w:t>end delayed replication</w:t>
            </w:r>
            <w:r>
              <w:rPr>
                <w:rFonts w:ascii="Arial" w:eastAsia="Arial" w:hAnsi="Arial" w:cs="Arial"/>
                <w:b/>
                <w:sz w:val="16"/>
                <w:szCs w:val="16"/>
              </w:rPr>
              <w:t>)</w:t>
            </w:r>
          </w:p>
        </w:tc>
        <w:tc>
          <w:tcPr>
            <w:tcW w:w="1021" w:type="dxa"/>
            <w:shd w:val="clear" w:color="auto" w:fill="E0E0E0"/>
            <w:tcMar>
              <w:top w:w="0" w:type="dxa"/>
              <w:left w:w="108" w:type="dxa"/>
              <w:bottom w:w="0" w:type="dxa"/>
              <w:right w:w="108" w:type="dxa"/>
            </w:tcMar>
          </w:tcPr>
          <w:p w14:paraId="0000075F"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p>
        </w:tc>
        <w:tc>
          <w:tcPr>
            <w:tcW w:w="856" w:type="dxa"/>
            <w:shd w:val="clear" w:color="auto" w:fill="E0E0E0"/>
            <w:tcMar>
              <w:top w:w="0" w:type="dxa"/>
              <w:left w:w="108" w:type="dxa"/>
              <w:bottom w:w="0" w:type="dxa"/>
              <w:right w:w="108" w:type="dxa"/>
            </w:tcMar>
          </w:tcPr>
          <w:p w14:paraId="0000076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761"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76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763"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764"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i/>
                <w:sz w:val="16"/>
                <w:szCs w:val="16"/>
              </w:rPr>
              <w:t>N3 = N2+4.n3 elements</w:t>
            </w:r>
          </w:p>
        </w:tc>
      </w:tr>
      <w:tr w:rsidR="0038055D" w14:paraId="0469FF40" w14:textId="77777777" w:rsidTr="003956E5">
        <w:trPr>
          <w:cantSplit/>
          <w:jc w:val="center"/>
        </w:trPr>
        <w:tc>
          <w:tcPr>
            <w:tcW w:w="993" w:type="dxa"/>
            <w:shd w:val="clear" w:color="auto" w:fill="F3F3F3"/>
            <w:tcMar>
              <w:top w:w="0" w:type="dxa"/>
              <w:left w:w="108" w:type="dxa"/>
              <w:bottom w:w="0" w:type="dxa"/>
              <w:right w:w="108" w:type="dxa"/>
            </w:tcMar>
          </w:tcPr>
          <w:p w14:paraId="00000765"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N1</w:t>
            </w:r>
          </w:p>
        </w:tc>
        <w:tc>
          <w:tcPr>
            <w:tcW w:w="2100" w:type="dxa"/>
            <w:shd w:val="clear" w:color="auto" w:fill="F3F3F3"/>
            <w:tcMar>
              <w:top w:w="0" w:type="dxa"/>
              <w:left w:w="108" w:type="dxa"/>
              <w:bottom w:w="0" w:type="dxa"/>
              <w:right w:w="108" w:type="dxa"/>
            </w:tcMar>
          </w:tcPr>
          <w:p w14:paraId="00000766"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767"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856" w:type="dxa"/>
            <w:shd w:val="clear" w:color="auto" w:fill="F3F3F3"/>
            <w:tcMar>
              <w:top w:w="0" w:type="dxa"/>
              <w:left w:w="108" w:type="dxa"/>
              <w:bottom w:w="0" w:type="dxa"/>
              <w:right w:w="108" w:type="dxa"/>
            </w:tcMar>
          </w:tcPr>
          <w:p w14:paraId="0000076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769"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p>
        </w:tc>
        <w:tc>
          <w:tcPr>
            <w:tcW w:w="898" w:type="dxa"/>
            <w:shd w:val="clear" w:color="auto" w:fill="F3F3F3"/>
            <w:tcMar>
              <w:top w:w="0" w:type="dxa"/>
              <w:left w:w="108" w:type="dxa"/>
              <w:bottom w:w="0" w:type="dxa"/>
              <w:right w:w="108" w:type="dxa"/>
            </w:tcMar>
          </w:tcPr>
          <w:p w14:paraId="0000076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76B"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2505" w:type="dxa"/>
            <w:shd w:val="clear" w:color="auto" w:fill="F3F3F3"/>
            <w:tcMar>
              <w:top w:w="0" w:type="dxa"/>
              <w:left w:w="108" w:type="dxa"/>
              <w:bottom w:w="0" w:type="dxa"/>
              <w:right w:w="108" w:type="dxa"/>
            </w:tcMar>
          </w:tcPr>
          <w:p w14:paraId="0000076C"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i/>
                <w:sz w:val="16"/>
                <w:szCs w:val="16"/>
              </w:rPr>
              <w:t>N1 = 38+(5+6.n0).n1 elements</w:t>
            </w:r>
          </w:p>
        </w:tc>
      </w:tr>
      <w:tr w:rsidR="0038055D" w14:paraId="6B1DFC53" w14:textId="77777777" w:rsidTr="003956E5">
        <w:trPr>
          <w:cantSplit/>
          <w:trHeight w:val="148"/>
          <w:jc w:val="center"/>
        </w:trPr>
        <w:tc>
          <w:tcPr>
            <w:tcW w:w="10718" w:type="dxa"/>
            <w:gridSpan w:val="8"/>
            <w:shd w:val="clear" w:color="auto" w:fill="CCFFCC"/>
            <w:tcMar>
              <w:top w:w="0" w:type="dxa"/>
              <w:left w:w="108" w:type="dxa"/>
              <w:bottom w:w="0" w:type="dxa"/>
              <w:right w:w="108" w:type="dxa"/>
            </w:tcMar>
          </w:tcPr>
          <w:p w14:paraId="0000076D" w14:textId="77777777" w:rsidR="0038055D" w:rsidRDefault="00000000"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sdt>
              <w:sdtPr>
                <w:tag w:val="goog_rdk_36"/>
                <w:id w:val="-488476749"/>
              </w:sdtPr>
              <w:sdtContent/>
            </w:sdt>
            <w:r w:rsidR="0038055D">
              <w:rPr>
                <w:rFonts w:ascii="Arial" w:eastAsia="Arial" w:hAnsi="Arial" w:cs="Arial"/>
                <w:b/>
                <w:i/>
                <w:sz w:val="16"/>
                <w:szCs w:val="16"/>
              </w:rPr>
              <w:t xml:space="preserve">RO 'Step 2a' data </w:t>
            </w:r>
            <w:r w:rsidR="0038055D">
              <w:rPr>
                <w:rFonts w:ascii="Arial" w:eastAsia="Arial" w:hAnsi="Arial" w:cs="Arial"/>
                <w:i/>
                <w:sz w:val="16"/>
                <w:szCs w:val="16"/>
              </w:rPr>
              <w:t>(see Notes 3–5 &amp; 11)</w:t>
            </w:r>
          </w:p>
        </w:tc>
      </w:tr>
      <w:tr w:rsidR="0038055D" w14:paraId="7865DB15" w14:textId="77777777" w:rsidTr="003956E5">
        <w:trPr>
          <w:cantSplit/>
          <w:jc w:val="center"/>
        </w:trPr>
        <w:tc>
          <w:tcPr>
            <w:tcW w:w="993" w:type="dxa"/>
            <w:shd w:val="clear" w:color="auto" w:fill="F3F3F3"/>
            <w:tcMar>
              <w:top w:w="0" w:type="dxa"/>
              <w:left w:w="108" w:type="dxa"/>
              <w:bottom w:w="0" w:type="dxa"/>
              <w:right w:w="108" w:type="dxa"/>
            </w:tcMar>
          </w:tcPr>
          <w:p w14:paraId="00000775"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p>
        </w:tc>
        <w:tc>
          <w:tcPr>
            <w:tcW w:w="2100" w:type="dxa"/>
            <w:shd w:val="clear" w:color="auto" w:fill="F3F3F3"/>
            <w:tcMar>
              <w:top w:w="0" w:type="dxa"/>
              <w:left w:w="108" w:type="dxa"/>
              <w:bottom w:w="0" w:type="dxa"/>
              <w:right w:w="108" w:type="dxa"/>
            </w:tcMar>
          </w:tcPr>
          <w:p w14:paraId="00000776"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777"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1 12 000</w:t>
            </w:r>
          </w:p>
        </w:tc>
        <w:tc>
          <w:tcPr>
            <w:tcW w:w="856" w:type="dxa"/>
            <w:shd w:val="clear" w:color="auto" w:fill="F3F3F3"/>
            <w:tcMar>
              <w:top w:w="0" w:type="dxa"/>
              <w:left w:w="108" w:type="dxa"/>
              <w:bottom w:w="0" w:type="dxa"/>
              <w:right w:w="108" w:type="dxa"/>
            </w:tcMar>
          </w:tcPr>
          <w:p w14:paraId="00000778"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779"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77A"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77B"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77C"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12 descriptors</w:t>
            </w:r>
          </w:p>
        </w:tc>
      </w:tr>
      <w:tr w:rsidR="0038055D" w14:paraId="7692BA39" w14:textId="77777777" w:rsidTr="003956E5">
        <w:trPr>
          <w:cantSplit/>
          <w:jc w:val="center"/>
        </w:trPr>
        <w:tc>
          <w:tcPr>
            <w:tcW w:w="993" w:type="dxa"/>
            <w:shd w:val="clear" w:color="auto" w:fill="E0E0E0"/>
            <w:tcMar>
              <w:top w:w="0" w:type="dxa"/>
              <w:left w:w="108" w:type="dxa"/>
              <w:bottom w:w="0" w:type="dxa"/>
              <w:right w:w="108" w:type="dxa"/>
            </w:tcMar>
          </w:tcPr>
          <w:p w14:paraId="0000077D"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N1+1</w:t>
            </w:r>
          </w:p>
        </w:tc>
        <w:tc>
          <w:tcPr>
            <w:tcW w:w="2100" w:type="dxa"/>
            <w:shd w:val="clear" w:color="auto" w:fill="E0E0E0"/>
            <w:tcMar>
              <w:top w:w="0" w:type="dxa"/>
              <w:left w:w="108" w:type="dxa"/>
              <w:bottom w:w="0" w:type="dxa"/>
              <w:right w:w="108" w:type="dxa"/>
            </w:tcMar>
          </w:tcPr>
          <w:p w14:paraId="0000077E"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E0E0E0"/>
            <w:tcMar>
              <w:top w:w="0" w:type="dxa"/>
              <w:left w:w="108" w:type="dxa"/>
              <w:bottom w:w="0" w:type="dxa"/>
              <w:right w:w="108" w:type="dxa"/>
            </w:tcMar>
          </w:tcPr>
          <w:p w14:paraId="0000077F"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0 31 002</w:t>
            </w:r>
          </w:p>
        </w:tc>
        <w:tc>
          <w:tcPr>
            <w:tcW w:w="856" w:type="dxa"/>
            <w:shd w:val="clear" w:color="auto" w:fill="E0E0E0"/>
            <w:tcMar>
              <w:top w:w="0" w:type="dxa"/>
              <w:left w:w="108" w:type="dxa"/>
              <w:bottom w:w="0" w:type="dxa"/>
              <w:right w:w="108" w:type="dxa"/>
            </w:tcMar>
          </w:tcPr>
          <w:p w14:paraId="0000078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81"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78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783"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784"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Number of Step 2a samples,</w:t>
            </w:r>
            <w:r>
              <w:rPr>
                <w:rFonts w:ascii="Arial" w:eastAsia="Arial" w:hAnsi="Arial" w:cs="Arial"/>
                <w:i/>
                <w:sz w:val="16"/>
                <w:szCs w:val="16"/>
              </w:rPr>
              <w:t xml:space="preserve"> n5</w:t>
            </w:r>
          </w:p>
        </w:tc>
      </w:tr>
      <w:tr w:rsidR="0038055D" w14:paraId="40CDD020" w14:textId="77777777" w:rsidTr="003956E5">
        <w:trPr>
          <w:cantSplit/>
          <w:jc w:val="center"/>
        </w:trPr>
        <w:tc>
          <w:tcPr>
            <w:tcW w:w="993" w:type="dxa"/>
            <w:shd w:val="clear" w:color="auto" w:fill="F3F3F3"/>
            <w:tcMar>
              <w:top w:w="0" w:type="dxa"/>
              <w:left w:w="108" w:type="dxa"/>
              <w:bottom w:w="0" w:type="dxa"/>
              <w:right w:w="108" w:type="dxa"/>
            </w:tcMar>
          </w:tcPr>
          <w:p w14:paraId="00000785"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78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Increase Table B scale, reference value and bit width (all at once)</w:t>
            </w:r>
          </w:p>
        </w:tc>
        <w:tc>
          <w:tcPr>
            <w:tcW w:w="1021" w:type="dxa"/>
            <w:shd w:val="clear" w:color="auto" w:fill="F3F3F3"/>
            <w:tcMar>
              <w:top w:w="0" w:type="dxa"/>
              <w:left w:w="108" w:type="dxa"/>
              <w:bottom w:w="0" w:type="dxa"/>
              <w:right w:w="108" w:type="dxa"/>
            </w:tcMar>
          </w:tcPr>
          <w:p w14:paraId="00000787"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2 07 001</w:t>
            </w:r>
          </w:p>
        </w:tc>
        <w:tc>
          <w:tcPr>
            <w:tcW w:w="856" w:type="dxa"/>
            <w:shd w:val="clear" w:color="auto" w:fill="F3F3F3"/>
            <w:tcMar>
              <w:top w:w="0" w:type="dxa"/>
              <w:left w:w="108" w:type="dxa"/>
              <w:bottom w:w="0" w:type="dxa"/>
              <w:right w:w="108" w:type="dxa"/>
            </w:tcMar>
          </w:tcPr>
          <w:p w14:paraId="00000788"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789"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78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78B"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78C" w14:textId="77777777" w:rsidR="0038055D" w:rsidRDefault="00000000" w:rsidP="0038055D">
            <w:pPr>
              <w:widowControl/>
              <w:pBdr>
                <w:top w:val="nil"/>
                <w:left w:val="nil"/>
                <w:bottom w:val="nil"/>
                <w:right w:val="nil"/>
                <w:between w:val="nil"/>
              </w:pBdr>
              <w:spacing w:line="240" w:lineRule="auto"/>
              <w:rPr>
                <w:rFonts w:ascii="Arial" w:eastAsia="Arial" w:hAnsi="Arial" w:cs="Arial"/>
                <w:sz w:val="16"/>
                <w:szCs w:val="16"/>
              </w:rPr>
            </w:pPr>
            <w:sdt>
              <w:sdtPr>
                <w:tag w:val="goog_rdk_37"/>
                <w:id w:val="-335696766"/>
              </w:sdtPr>
              <w:sdtContent/>
            </w:sdt>
            <w:r w:rsidR="0038055D">
              <w:rPr>
                <w:rFonts w:ascii="Arial" w:eastAsia="Arial" w:hAnsi="Arial" w:cs="Arial"/>
                <w:sz w:val="16"/>
                <w:szCs w:val="16"/>
              </w:rPr>
              <w:t>Add 1 to scale, multiply reference value by 10, and add 4 to bit width</w:t>
            </w:r>
          </w:p>
        </w:tc>
      </w:tr>
      <w:tr w:rsidR="0038055D" w14:paraId="32B62CEC" w14:textId="77777777" w:rsidTr="003956E5">
        <w:trPr>
          <w:cantSplit/>
          <w:jc w:val="center"/>
        </w:trPr>
        <w:tc>
          <w:tcPr>
            <w:tcW w:w="993" w:type="dxa"/>
            <w:shd w:val="clear" w:color="auto" w:fill="F3F3F3"/>
            <w:tcMar>
              <w:top w:w="0" w:type="dxa"/>
              <w:left w:w="108" w:type="dxa"/>
              <w:bottom w:w="0" w:type="dxa"/>
              <w:right w:w="108" w:type="dxa"/>
            </w:tcMar>
          </w:tcPr>
          <w:p w14:paraId="0000078D"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N1+2</w:t>
            </w:r>
          </w:p>
        </w:tc>
        <w:tc>
          <w:tcPr>
            <w:tcW w:w="2100" w:type="dxa"/>
            <w:shd w:val="clear" w:color="auto" w:fill="F3F3F3"/>
            <w:tcMar>
              <w:top w:w="0" w:type="dxa"/>
              <w:left w:w="108" w:type="dxa"/>
              <w:bottom w:w="0" w:type="dxa"/>
              <w:right w:w="108" w:type="dxa"/>
            </w:tcMar>
          </w:tcPr>
          <w:p w14:paraId="0000078E"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Height</w:t>
            </w:r>
          </w:p>
        </w:tc>
        <w:tc>
          <w:tcPr>
            <w:tcW w:w="1021" w:type="dxa"/>
            <w:shd w:val="clear" w:color="auto" w:fill="F3F3F3"/>
            <w:tcMar>
              <w:top w:w="0" w:type="dxa"/>
              <w:left w:w="108" w:type="dxa"/>
              <w:bottom w:w="0" w:type="dxa"/>
              <w:right w:w="108" w:type="dxa"/>
            </w:tcMar>
          </w:tcPr>
          <w:p w14:paraId="0000078F"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0 07 007</w:t>
            </w:r>
          </w:p>
        </w:tc>
        <w:tc>
          <w:tcPr>
            <w:tcW w:w="856" w:type="dxa"/>
            <w:shd w:val="clear" w:color="auto" w:fill="F3F3F3"/>
            <w:tcMar>
              <w:top w:w="0" w:type="dxa"/>
              <w:left w:w="108" w:type="dxa"/>
              <w:bottom w:w="0" w:type="dxa"/>
              <w:right w:w="108" w:type="dxa"/>
            </w:tcMar>
          </w:tcPr>
          <w:p w14:paraId="00000790"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w:t>
            </w:r>
          </w:p>
        </w:tc>
        <w:tc>
          <w:tcPr>
            <w:tcW w:w="1274" w:type="dxa"/>
            <w:shd w:val="clear" w:color="auto" w:fill="F3F3F3"/>
            <w:tcMar>
              <w:top w:w="0" w:type="dxa"/>
              <w:left w:w="108" w:type="dxa"/>
              <w:bottom w:w="0" w:type="dxa"/>
              <w:right w:w="108" w:type="dxa"/>
            </w:tcMar>
          </w:tcPr>
          <w:p w14:paraId="00000791"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(-10 000)</w:t>
            </w:r>
          </w:p>
          <w:p w14:paraId="0000079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-1 000</w:t>
            </w:r>
          </w:p>
        </w:tc>
        <w:tc>
          <w:tcPr>
            <w:tcW w:w="898" w:type="dxa"/>
            <w:shd w:val="clear" w:color="auto" w:fill="F3F3F3"/>
            <w:tcMar>
              <w:top w:w="0" w:type="dxa"/>
              <w:left w:w="108" w:type="dxa"/>
              <w:bottom w:w="0" w:type="dxa"/>
              <w:right w:w="108" w:type="dxa"/>
            </w:tcMar>
          </w:tcPr>
          <w:p w14:paraId="0000079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(21)   17</w:t>
            </w:r>
          </w:p>
        </w:tc>
        <w:tc>
          <w:tcPr>
            <w:tcW w:w="1071" w:type="dxa"/>
            <w:shd w:val="clear" w:color="auto" w:fill="F3F3F3"/>
            <w:tcMar>
              <w:top w:w="0" w:type="dxa"/>
              <w:left w:w="108" w:type="dxa"/>
              <w:bottom w:w="0" w:type="dxa"/>
              <w:right w:w="108" w:type="dxa"/>
            </w:tcMar>
          </w:tcPr>
          <w:p w14:paraId="00000794"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5" w:type="dxa"/>
            <w:shd w:val="clear" w:color="auto" w:fill="F3F3F3"/>
            <w:tcMar>
              <w:top w:w="0" w:type="dxa"/>
              <w:left w:w="108" w:type="dxa"/>
              <w:bottom w:w="0" w:type="dxa"/>
              <w:right w:w="108" w:type="dxa"/>
            </w:tcMar>
          </w:tcPr>
          <w:p w14:paraId="00000795" w14:textId="300CF939"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 xml:space="preserve">Geometric altitude, -1km to 100km to 10cm, </w:t>
            </w:r>
            <w:proofErr w:type="spellStart"/>
            <w:r>
              <w:rPr>
                <w:rFonts w:ascii="Arial" w:eastAsia="Arial" w:hAnsi="Arial" w:cs="Arial"/>
                <w:sz w:val="16"/>
                <w:szCs w:val="16"/>
              </w:rPr>
              <w:t>wrt</w:t>
            </w:r>
            <w:proofErr w:type="spellEnd"/>
            <w:r>
              <w:rPr>
                <w:rFonts w:ascii="Arial" w:eastAsia="Arial" w:hAnsi="Arial" w:cs="Arial"/>
                <w:sz w:val="16"/>
                <w:szCs w:val="16"/>
              </w:rPr>
              <w:t xml:space="preserve"> </w:t>
            </w:r>
            <w:ins w:id="540" w:author="Stig Syndergaard" w:date="2024-07-15T17:40:00Z">
              <w:r>
                <w:rPr>
                  <w:rFonts w:ascii="Arial" w:eastAsia="Arial" w:hAnsi="Arial" w:cs="Arial"/>
                  <w:sz w:val="16"/>
                  <w:szCs w:val="16"/>
                </w:rPr>
                <w:t xml:space="preserve">Geoid </w:t>
              </w:r>
            </w:ins>
            <w:r>
              <w:rPr>
                <w:rFonts w:ascii="Arial" w:eastAsia="Arial" w:hAnsi="Arial" w:cs="Arial"/>
                <w:sz w:val="16"/>
                <w:szCs w:val="16"/>
              </w:rPr>
              <w:t>(MSL)</w:t>
            </w:r>
          </w:p>
        </w:tc>
      </w:tr>
      <w:tr w:rsidR="0038055D" w14:paraId="7558EDC8" w14:textId="77777777" w:rsidTr="003956E5">
        <w:trPr>
          <w:cantSplit/>
          <w:jc w:val="center"/>
        </w:trPr>
        <w:tc>
          <w:tcPr>
            <w:tcW w:w="993" w:type="dxa"/>
            <w:shd w:val="clear" w:color="auto" w:fill="E0E0E0"/>
            <w:tcMar>
              <w:top w:w="0" w:type="dxa"/>
              <w:left w:w="108" w:type="dxa"/>
              <w:bottom w:w="0" w:type="dxa"/>
              <w:right w:w="108" w:type="dxa"/>
            </w:tcMar>
          </w:tcPr>
          <w:p w14:paraId="00000796"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N1+3</w:t>
            </w:r>
          </w:p>
        </w:tc>
        <w:tc>
          <w:tcPr>
            <w:tcW w:w="2100" w:type="dxa"/>
            <w:shd w:val="clear" w:color="auto" w:fill="E0E0E0"/>
            <w:tcMar>
              <w:top w:w="0" w:type="dxa"/>
              <w:left w:w="108" w:type="dxa"/>
              <w:bottom w:w="0" w:type="dxa"/>
              <w:right w:w="108" w:type="dxa"/>
            </w:tcMar>
          </w:tcPr>
          <w:p w14:paraId="00000797"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Geopotential height</w:t>
            </w:r>
          </w:p>
        </w:tc>
        <w:tc>
          <w:tcPr>
            <w:tcW w:w="1021" w:type="dxa"/>
            <w:shd w:val="clear" w:color="auto" w:fill="E0E0E0"/>
            <w:tcMar>
              <w:top w:w="0" w:type="dxa"/>
              <w:left w:w="108" w:type="dxa"/>
              <w:bottom w:w="0" w:type="dxa"/>
              <w:right w:w="108" w:type="dxa"/>
            </w:tcMar>
          </w:tcPr>
          <w:p w14:paraId="00000798" w14:textId="5DCB499B"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0 </w:t>
            </w:r>
            <w:sdt>
              <w:sdtPr>
                <w:tag w:val="goog_rdk_38"/>
                <w:id w:val="600608661"/>
              </w:sdtPr>
              <w:sdtContent/>
            </w:sdt>
            <w:ins w:id="541" w:author="Stig Syndergaard" w:date="2024-07-15T23:31:00Z">
              <w:r>
                <w:rPr>
                  <w:rFonts w:ascii="Arial" w:eastAsia="Arial" w:hAnsi="Arial" w:cs="Arial"/>
                  <w:b/>
                  <w:sz w:val="16"/>
                  <w:szCs w:val="16"/>
                </w:rPr>
                <w:t>07</w:t>
              </w:r>
            </w:ins>
            <w:r>
              <w:rPr>
                <w:rFonts w:ascii="Arial" w:eastAsia="Arial" w:hAnsi="Arial" w:cs="Arial"/>
                <w:b/>
                <w:sz w:val="16"/>
                <w:szCs w:val="16"/>
              </w:rPr>
              <w:t xml:space="preserve"> 009</w:t>
            </w:r>
          </w:p>
        </w:tc>
        <w:tc>
          <w:tcPr>
            <w:tcW w:w="856" w:type="dxa"/>
            <w:shd w:val="clear" w:color="auto" w:fill="E0E0E0"/>
            <w:tcMar>
              <w:top w:w="0" w:type="dxa"/>
              <w:left w:w="108" w:type="dxa"/>
              <w:bottom w:w="0" w:type="dxa"/>
              <w:right w:w="108" w:type="dxa"/>
            </w:tcMar>
          </w:tcPr>
          <w:p w14:paraId="00000799"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w:t>
            </w:r>
          </w:p>
        </w:tc>
        <w:tc>
          <w:tcPr>
            <w:tcW w:w="1274" w:type="dxa"/>
            <w:shd w:val="clear" w:color="auto" w:fill="E0E0E0"/>
            <w:tcMar>
              <w:top w:w="0" w:type="dxa"/>
              <w:left w:w="108" w:type="dxa"/>
              <w:bottom w:w="0" w:type="dxa"/>
              <w:right w:w="108" w:type="dxa"/>
            </w:tcMar>
          </w:tcPr>
          <w:p w14:paraId="0000079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(-10 000)</w:t>
            </w:r>
          </w:p>
          <w:p w14:paraId="0000079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-1 000</w:t>
            </w:r>
          </w:p>
        </w:tc>
        <w:tc>
          <w:tcPr>
            <w:tcW w:w="898" w:type="dxa"/>
            <w:shd w:val="clear" w:color="auto" w:fill="E0E0E0"/>
            <w:tcMar>
              <w:top w:w="0" w:type="dxa"/>
              <w:left w:w="108" w:type="dxa"/>
              <w:bottom w:w="0" w:type="dxa"/>
              <w:right w:w="108" w:type="dxa"/>
            </w:tcMar>
          </w:tcPr>
          <w:p w14:paraId="0000079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(21)   17</w:t>
            </w:r>
          </w:p>
        </w:tc>
        <w:tc>
          <w:tcPr>
            <w:tcW w:w="1071" w:type="dxa"/>
            <w:shd w:val="clear" w:color="auto" w:fill="E0E0E0"/>
            <w:tcMar>
              <w:top w:w="0" w:type="dxa"/>
              <w:left w:w="108" w:type="dxa"/>
              <w:bottom w:w="0" w:type="dxa"/>
              <w:right w:w="108" w:type="dxa"/>
            </w:tcMar>
          </w:tcPr>
          <w:p w14:paraId="0000079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gpm</w:t>
            </w:r>
            <w:proofErr w:type="spellEnd"/>
          </w:p>
        </w:tc>
        <w:tc>
          <w:tcPr>
            <w:tcW w:w="2505" w:type="dxa"/>
            <w:shd w:val="clear" w:color="auto" w:fill="E0E0E0"/>
            <w:tcMar>
              <w:top w:w="0" w:type="dxa"/>
              <w:left w:w="108" w:type="dxa"/>
              <w:bottom w:w="0" w:type="dxa"/>
              <w:right w:w="108" w:type="dxa"/>
            </w:tcMar>
          </w:tcPr>
          <w:p w14:paraId="0000079E" w14:textId="0ECD1AF3"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Arial" w:eastAsia="Arial" w:hAnsi="Arial" w:cs="Arial"/>
                <w:sz w:val="16"/>
                <w:szCs w:val="16"/>
              </w:rPr>
              <w:t>Geopot</w:t>
            </w:r>
            <w:proofErr w:type="spellEnd"/>
            <w:r>
              <w:rPr>
                <w:rFonts w:ascii="Arial" w:eastAsia="Arial" w:hAnsi="Arial" w:cs="Arial"/>
                <w:sz w:val="16"/>
                <w:szCs w:val="16"/>
              </w:rPr>
              <w:t xml:space="preserve">. altitude, -1km to 100km to 10cm, </w:t>
            </w:r>
            <w:proofErr w:type="spellStart"/>
            <w:r>
              <w:rPr>
                <w:rFonts w:ascii="Arial" w:eastAsia="Arial" w:hAnsi="Arial" w:cs="Arial"/>
                <w:sz w:val="16"/>
                <w:szCs w:val="16"/>
              </w:rPr>
              <w:t>wrt</w:t>
            </w:r>
            <w:proofErr w:type="spellEnd"/>
            <w:r>
              <w:rPr>
                <w:rFonts w:ascii="Arial" w:eastAsia="Arial" w:hAnsi="Arial" w:cs="Arial"/>
                <w:sz w:val="16"/>
                <w:szCs w:val="16"/>
              </w:rPr>
              <w:t xml:space="preserve"> </w:t>
            </w:r>
            <w:ins w:id="542" w:author="Stig Syndergaard" w:date="2024-07-15T17:40:00Z">
              <w:r>
                <w:rPr>
                  <w:rFonts w:ascii="Arial" w:eastAsia="Arial" w:hAnsi="Arial" w:cs="Arial"/>
                  <w:sz w:val="16"/>
                  <w:szCs w:val="16"/>
                </w:rPr>
                <w:t>G</w:t>
              </w:r>
            </w:ins>
            <w:r>
              <w:rPr>
                <w:rFonts w:ascii="Arial" w:eastAsia="Arial" w:hAnsi="Arial" w:cs="Arial"/>
                <w:sz w:val="16"/>
                <w:szCs w:val="16"/>
              </w:rPr>
              <w:t>eoid (MSL)</w:t>
            </w:r>
          </w:p>
        </w:tc>
      </w:tr>
      <w:tr w:rsidR="0038055D" w14:paraId="6FA70CD6" w14:textId="77777777" w:rsidTr="003956E5">
        <w:trPr>
          <w:cantSplit/>
          <w:jc w:val="center"/>
        </w:trPr>
        <w:tc>
          <w:tcPr>
            <w:tcW w:w="993" w:type="dxa"/>
            <w:shd w:val="clear" w:color="auto" w:fill="E0E0E0"/>
            <w:tcMar>
              <w:top w:w="0" w:type="dxa"/>
              <w:left w:w="108" w:type="dxa"/>
              <w:bottom w:w="0" w:type="dxa"/>
              <w:right w:w="108" w:type="dxa"/>
            </w:tcMar>
          </w:tcPr>
          <w:p w14:paraId="0000079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N1+4</w:t>
            </w:r>
          </w:p>
        </w:tc>
        <w:tc>
          <w:tcPr>
            <w:tcW w:w="2100" w:type="dxa"/>
            <w:shd w:val="clear" w:color="auto" w:fill="E0E0E0"/>
            <w:tcMar>
              <w:top w:w="0" w:type="dxa"/>
              <w:left w:w="108" w:type="dxa"/>
              <w:bottom w:w="0" w:type="dxa"/>
              <w:right w:w="108" w:type="dxa"/>
            </w:tcMar>
          </w:tcPr>
          <w:p w14:paraId="000007A0"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Atmospheric refractivity</w:t>
            </w:r>
          </w:p>
        </w:tc>
        <w:tc>
          <w:tcPr>
            <w:tcW w:w="1021" w:type="dxa"/>
            <w:shd w:val="clear" w:color="auto" w:fill="E0E0E0"/>
            <w:tcMar>
              <w:top w:w="0" w:type="dxa"/>
              <w:left w:w="108" w:type="dxa"/>
              <w:bottom w:w="0" w:type="dxa"/>
              <w:right w:w="108" w:type="dxa"/>
            </w:tcMar>
          </w:tcPr>
          <w:p w14:paraId="000007A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0 15 036</w:t>
            </w:r>
          </w:p>
        </w:tc>
        <w:tc>
          <w:tcPr>
            <w:tcW w:w="856" w:type="dxa"/>
            <w:shd w:val="clear" w:color="auto" w:fill="E0E0E0"/>
            <w:tcMar>
              <w:top w:w="0" w:type="dxa"/>
              <w:left w:w="108" w:type="dxa"/>
              <w:bottom w:w="0" w:type="dxa"/>
              <w:right w:w="108" w:type="dxa"/>
            </w:tcMar>
          </w:tcPr>
          <w:p w14:paraId="000007A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   3</w:t>
            </w:r>
          </w:p>
        </w:tc>
        <w:tc>
          <w:tcPr>
            <w:tcW w:w="1274" w:type="dxa"/>
            <w:shd w:val="clear" w:color="auto" w:fill="E0E0E0"/>
            <w:tcMar>
              <w:top w:w="0" w:type="dxa"/>
              <w:left w:w="108" w:type="dxa"/>
              <w:bottom w:w="0" w:type="dxa"/>
              <w:right w:w="108" w:type="dxa"/>
            </w:tcMar>
          </w:tcPr>
          <w:p w14:paraId="000007A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7A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(23)   19</w:t>
            </w:r>
          </w:p>
        </w:tc>
        <w:tc>
          <w:tcPr>
            <w:tcW w:w="1071" w:type="dxa"/>
            <w:shd w:val="clear" w:color="auto" w:fill="E0E0E0"/>
            <w:tcMar>
              <w:top w:w="0" w:type="dxa"/>
              <w:left w:w="108" w:type="dxa"/>
              <w:bottom w:w="0" w:type="dxa"/>
              <w:right w:w="108" w:type="dxa"/>
            </w:tcMar>
          </w:tcPr>
          <w:p w14:paraId="000007A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N-units</w:t>
            </w:r>
          </w:p>
        </w:tc>
        <w:tc>
          <w:tcPr>
            <w:tcW w:w="2505" w:type="dxa"/>
            <w:shd w:val="clear" w:color="auto" w:fill="E0E0E0"/>
            <w:tcMar>
              <w:top w:w="0" w:type="dxa"/>
              <w:left w:w="108" w:type="dxa"/>
              <w:bottom w:w="0" w:type="dxa"/>
              <w:right w:w="108" w:type="dxa"/>
            </w:tcMar>
          </w:tcPr>
          <w:p w14:paraId="000007A6"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0 – 500, to 10</w:t>
            </w:r>
            <w:r>
              <w:rPr>
                <w:rFonts w:ascii="Arial" w:eastAsia="Arial" w:hAnsi="Arial" w:cs="Arial"/>
                <w:sz w:val="16"/>
                <w:szCs w:val="16"/>
                <w:vertAlign w:val="superscript"/>
              </w:rPr>
              <w:t>-4</w:t>
            </w:r>
            <w:r>
              <w:rPr>
                <w:rFonts w:ascii="Arial" w:eastAsia="Arial" w:hAnsi="Arial" w:cs="Arial"/>
                <w:sz w:val="16"/>
                <w:szCs w:val="16"/>
              </w:rPr>
              <w:t xml:space="preserve"> N-units</w:t>
            </w:r>
          </w:p>
        </w:tc>
      </w:tr>
      <w:tr w:rsidR="0038055D" w14:paraId="76A45F41" w14:textId="77777777" w:rsidTr="003956E5">
        <w:trPr>
          <w:cantSplit/>
          <w:jc w:val="center"/>
        </w:trPr>
        <w:tc>
          <w:tcPr>
            <w:tcW w:w="993" w:type="dxa"/>
            <w:shd w:val="clear" w:color="auto" w:fill="E0E0E0"/>
            <w:tcMar>
              <w:top w:w="0" w:type="dxa"/>
              <w:left w:w="108" w:type="dxa"/>
              <w:bottom w:w="0" w:type="dxa"/>
              <w:right w:w="108" w:type="dxa"/>
            </w:tcMar>
          </w:tcPr>
          <w:p w14:paraId="000007A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N1+5</w:t>
            </w:r>
          </w:p>
        </w:tc>
        <w:tc>
          <w:tcPr>
            <w:tcW w:w="2100" w:type="dxa"/>
            <w:shd w:val="clear" w:color="auto" w:fill="E0E0E0"/>
            <w:tcMar>
              <w:top w:w="0" w:type="dxa"/>
              <w:left w:w="108" w:type="dxa"/>
              <w:bottom w:w="0" w:type="dxa"/>
              <w:right w:w="108" w:type="dxa"/>
            </w:tcMar>
          </w:tcPr>
          <w:p w14:paraId="000007A8"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Estimated error in atmospheric refractivity</w:t>
            </w:r>
          </w:p>
        </w:tc>
        <w:tc>
          <w:tcPr>
            <w:tcW w:w="1021" w:type="dxa"/>
            <w:shd w:val="clear" w:color="auto" w:fill="E0E0E0"/>
            <w:tcMar>
              <w:top w:w="0" w:type="dxa"/>
              <w:left w:w="108" w:type="dxa"/>
              <w:bottom w:w="0" w:type="dxa"/>
              <w:right w:w="108" w:type="dxa"/>
            </w:tcMar>
          </w:tcPr>
          <w:p w14:paraId="000007A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 New</w:t>
            </w:r>
          </w:p>
        </w:tc>
        <w:tc>
          <w:tcPr>
            <w:tcW w:w="856" w:type="dxa"/>
            <w:shd w:val="clear" w:color="auto" w:fill="E0E0E0"/>
            <w:tcMar>
              <w:top w:w="0" w:type="dxa"/>
              <w:left w:w="108" w:type="dxa"/>
              <w:bottom w:w="0" w:type="dxa"/>
              <w:right w:w="108" w:type="dxa"/>
            </w:tcMar>
          </w:tcPr>
          <w:p w14:paraId="000007A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   3</w:t>
            </w:r>
          </w:p>
        </w:tc>
        <w:tc>
          <w:tcPr>
            <w:tcW w:w="1274" w:type="dxa"/>
            <w:shd w:val="clear" w:color="auto" w:fill="E0E0E0"/>
            <w:tcMar>
              <w:top w:w="0" w:type="dxa"/>
              <w:left w:w="108" w:type="dxa"/>
              <w:bottom w:w="0" w:type="dxa"/>
              <w:right w:w="108" w:type="dxa"/>
            </w:tcMar>
          </w:tcPr>
          <w:p w14:paraId="000007A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7A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(20)   16</w:t>
            </w:r>
          </w:p>
        </w:tc>
        <w:tc>
          <w:tcPr>
            <w:tcW w:w="1071" w:type="dxa"/>
            <w:shd w:val="clear" w:color="auto" w:fill="E0E0E0"/>
            <w:tcMar>
              <w:top w:w="0" w:type="dxa"/>
              <w:left w:w="108" w:type="dxa"/>
              <w:bottom w:w="0" w:type="dxa"/>
              <w:right w:w="108" w:type="dxa"/>
            </w:tcMar>
          </w:tcPr>
          <w:p w14:paraId="000007A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N-units</w:t>
            </w:r>
          </w:p>
        </w:tc>
        <w:tc>
          <w:tcPr>
            <w:tcW w:w="2505" w:type="dxa"/>
            <w:shd w:val="clear" w:color="auto" w:fill="E0E0E0"/>
            <w:tcMar>
              <w:top w:w="0" w:type="dxa"/>
              <w:left w:w="108" w:type="dxa"/>
              <w:bottom w:w="0" w:type="dxa"/>
              <w:right w:w="108" w:type="dxa"/>
            </w:tcMar>
          </w:tcPr>
          <w:p w14:paraId="000007AE"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0 – 65, to 10</w:t>
            </w:r>
            <w:r>
              <w:rPr>
                <w:rFonts w:ascii="Arial" w:eastAsia="Arial" w:hAnsi="Arial" w:cs="Arial"/>
                <w:sz w:val="16"/>
                <w:szCs w:val="16"/>
                <w:vertAlign w:val="superscript"/>
              </w:rPr>
              <w:t>-4</w:t>
            </w:r>
            <w:r>
              <w:rPr>
                <w:rFonts w:ascii="Arial" w:eastAsia="Arial" w:hAnsi="Arial" w:cs="Arial"/>
                <w:sz w:val="16"/>
                <w:szCs w:val="16"/>
              </w:rPr>
              <w:t xml:space="preserve"> N-units</w:t>
            </w:r>
          </w:p>
        </w:tc>
      </w:tr>
      <w:tr w:rsidR="0038055D" w14:paraId="1AE74803" w14:textId="77777777" w:rsidTr="003956E5">
        <w:trPr>
          <w:cantSplit/>
          <w:jc w:val="center"/>
        </w:trPr>
        <w:tc>
          <w:tcPr>
            <w:tcW w:w="993" w:type="dxa"/>
            <w:shd w:val="clear" w:color="auto" w:fill="F3F3F3"/>
            <w:tcMar>
              <w:top w:w="0" w:type="dxa"/>
              <w:left w:w="108" w:type="dxa"/>
              <w:bottom w:w="0" w:type="dxa"/>
              <w:right w:w="108" w:type="dxa"/>
            </w:tcMar>
          </w:tcPr>
          <w:p w14:paraId="000007A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N1+6</w:t>
            </w:r>
          </w:p>
        </w:tc>
        <w:tc>
          <w:tcPr>
            <w:tcW w:w="2100" w:type="dxa"/>
            <w:shd w:val="clear" w:color="auto" w:fill="F3F3F3"/>
            <w:tcMar>
              <w:top w:w="0" w:type="dxa"/>
              <w:left w:w="108" w:type="dxa"/>
              <w:bottom w:w="0" w:type="dxa"/>
              <w:right w:w="108" w:type="dxa"/>
            </w:tcMar>
          </w:tcPr>
          <w:p w14:paraId="000007B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Dry temperature</w:t>
            </w:r>
          </w:p>
        </w:tc>
        <w:tc>
          <w:tcPr>
            <w:tcW w:w="1021" w:type="dxa"/>
            <w:shd w:val="clear" w:color="auto" w:fill="F3F3F3"/>
            <w:tcMar>
              <w:top w:w="0" w:type="dxa"/>
              <w:left w:w="108" w:type="dxa"/>
              <w:bottom w:w="0" w:type="dxa"/>
              <w:right w:w="108" w:type="dxa"/>
            </w:tcMar>
          </w:tcPr>
          <w:p w14:paraId="000007B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 New</w:t>
            </w:r>
          </w:p>
        </w:tc>
        <w:tc>
          <w:tcPr>
            <w:tcW w:w="856" w:type="dxa"/>
            <w:shd w:val="clear" w:color="auto" w:fill="F3F3F3"/>
            <w:tcMar>
              <w:top w:w="0" w:type="dxa"/>
              <w:left w:w="108" w:type="dxa"/>
              <w:bottom w:w="0" w:type="dxa"/>
              <w:right w:w="108" w:type="dxa"/>
            </w:tcMar>
          </w:tcPr>
          <w:p w14:paraId="000007B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   1</w:t>
            </w:r>
          </w:p>
        </w:tc>
        <w:tc>
          <w:tcPr>
            <w:tcW w:w="1274" w:type="dxa"/>
            <w:shd w:val="clear" w:color="auto" w:fill="F3F3F3"/>
            <w:tcMar>
              <w:top w:w="0" w:type="dxa"/>
              <w:left w:w="108" w:type="dxa"/>
              <w:bottom w:w="0" w:type="dxa"/>
              <w:right w:w="108" w:type="dxa"/>
            </w:tcMar>
          </w:tcPr>
          <w:p w14:paraId="000007B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7B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   12</w:t>
            </w:r>
          </w:p>
        </w:tc>
        <w:tc>
          <w:tcPr>
            <w:tcW w:w="1071" w:type="dxa"/>
            <w:shd w:val="clear" w:color="auto" w:fill="F3F3F3"/>
            <w:tcMar>
              <w:top w:w="0" w:type="dxa"/>
              <w:left w:w="108" w:type="dxa"/>
              <w:bottom w:w="0" w:type="dxa"/>
              <w:right w:w="108" w:type="dxa"/>
            </w:tcMar>
          </w:tcPr>
          <w:p w14:paraId="000007B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K</w:t>
            </w:r>
          </w:p>
        </w:tc>
        <w:tc>
          <w:tcPr>
            <w:tcW w:w="2505" w:type="dxa"/>
            <w:shd w:val="clear" w:color="auto" w:fill="F3F3F3"/>
            <w:tcMar>
              <w:top w:w="0" w:type="dxa"/>
              <w:left w:w="108" w:type="dxa"/>
              <w:bottom w:w="0" w:type="dxa"/>
              <w:right w:w="108" w:type="dxa"/>
            </w:tcMar>
          </w:tcPr>
          <w:p w14:paraId="000007B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150 – 350K, to 0.01 K</w:t>
            </w:r>
          </w:p>
        </w:tc>
      </w:tr>
      <w:tr w:rsidR="0038055D" w14:paraId="35C25742" w14:textId="77777777" w:rsidTr="003956E5">
        <w:trPr>
          <w:cantSplit/>
          <w:jc w:val="center"/>
        </w:trPr>
        <w:tc>
          <w:tcPr>
            <w:tcW w:w="993" w:type="dxa"/>
            <w:shd w:val="clear" w:color="auto" w:fill="F3F3F3"/>
            <w:tcMar>
              <w:top w:w="0" w:type="dxa"/>
              <w:left w:w="108" w:type="dxa"/>
              <w:bottom w:w="0" w:type="dxa"/>
              <w:right w:w="108" w:type="dxa"/>
            </w:tcMar>
          </w:tcPr>
          <w:p w14:paraId="000007B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7B8"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scale, reference value and bit width to Table B</w:t>
            </w:r>
          </w:p>
        </w:tc>
        <w:tc>
          <w:tcPr>
            <w:tcW w:w="1021" w:type="dxa"/>
            <w:shd w:val="clear" w:color="auto" w:fill="F3F3F3"/>
            <w:tcMar>
              <w:top w:w="0" w:type="dxa"/>
              <w:left w:w="108" w:type="dxa"/>
              <w:bottom w:w="0" w:type="dxa"/>
              <w:right w:w="108" w:type="dxa"/>
            </w:tcMar>
          </w:tcPr>
          <w:p w14:paraId="000007B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2 07 000</w:t>
            </w:r>
          </w:p>
        </w:tc>
        <w:tc>
          <w:tcPr>
            <w:tcW w:w="856" w:type="dxa"/>
            <w:shd w:val="clear" w:color="auto" w:fill="F3F3F3"/>
            <w:tcMar>
              <w:top w:w="0" w:type="dxa"/>
              <w:left w:w="108" w:type="dxa"/>
              <w:bottom w:w="0" w:type="dxa"/>
              <w:right w:w="108" w:type="dxa"/>
            </w:tcMar>
          </w:tcPr>
          <w:p w14:paraId="000007B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7B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7B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7B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7BE"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r>
      <w:tr w:rsidR="0038055D" w14:paraId="7B9A5358" w14:textId="77777777" w:rsidTr="003956E5">
        <w:trPr>
          <w:cantSplit/>
          <w:jc w:val="center"/>
        </w:trPr>
        <w:tc>
          <w:tcPr>
            <w:tcW w:w="993" w:type="dxa"/>
            <w:shd w:val="clear" w:color="auto" w:fill="E0E0E0"/>
            <w:tcMar>
              <w:top w:w="0" w:type="dxa"/>
              <w:left w:w="108" w:type="dxa"/>
              <w:bottom w:w="0" w:type="dxa"/>
              <w:right w:w="108" w:type="dxa"/>
            </w:tcMar>
          </w:tcPr>
          <w:p w14:paraId="000007B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N1+7</w:t>
            </w:r>
          </w:p>
        </w:tc>
        <w:tc>
          <w:tcPr>
            <w:tcW w:w="2100" w:type="dxa"/>
            <w:shd w:val="clear" w:color="auto" w:fill="E0E0E0"/>
            <w:tcMar>
              <w:top w:w="0" w:type="dxa"/>
              <w:left w:w="108" w:type="dxa"/>
              <w:bottom w:w="0" w:type="dxa"/>
              <w:right w:w="108" w:type="dxa"/>
            </w:tcMar>
          </w:tcPr>
          <w:p w14:paraId="000007C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Percent confidence</w:t>
            </w:r>
          </w:p>
        </w:tc>
        <w:tc>
          <w:tcPr>
            <w:tcW w:w="1021" w:type="dxa"/>
            <w:shd w:val="clear" w:color="auto" w:fill="E0E0E0"/>
            <w:tcMar>
              <w:top w:w="0" w:type="dxa"/>
              <w:left w:w="108" w:type="dxa"/>
              <w:bottom w:w="0" w:type="dxa"/>
              <w:right w:w="108" w:type="dxa"/>
            </w:tcMar>
          </w:tcPr>
          <w:p w14:paraId="000007C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0 33 007</w:t>
            </w:r>
          </w:p>
        </w:tc>
        <w:tc>
          <w:tcPr>
            <w:tcW w:w="856" w:type="dxa"/>
            <w:shd w:val="clear" w:color="auto" w:fill="E0E0E0"/>
            <w:tcMar>
              <w:top w:w="0" w:type="dxa"/>
              <w:left w:w="108" w:type="dxa"/>
              <w:bottom w:w="0" w:type="dxa"/>
              <w:right w:w="108" w:type="dxa"/>
            </w:tcMar>
          </w:tcPr>
          <w:p w14:paraId="000007C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C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7C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w:t>
            </w:r>
          </w:p>
        </w:tc>
        <w:tc>
          <w:tcPr>
            <w:tcW w:w="1071" w:type="dxa"/>
            <w:shd w:val="clear" w:color="auto" w:fill="E0E0E0"/>
            <w:tcMar>
              <w:top w:w="0" w:type="dxa"/>
              <w:left w:w="108" w:type="dxa"/>
              <w:bottom w:w="0" w:type="dxa"/>
              <w:right w:w="108" w:type="dxa"/>
            </w:tcMar>
          </w:tcPr>
          <w:p w14:paraId="000007C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
        </w:tc>
        <w:tc>
          <w:tcPr>
            <w:tcW w:w="2505" w:type="dxa"/>
            <w:shd w:val="clear" w:color="auto" w:fill="E0E0E0"/>
            <w:tcMar>
              <w:top w:w="0" w:type="dxa"/>
              <w:left w:w="108" w:type="dxa"/>
              <w:bottom w:w="0" w:type="dxa"/>
              <w:right w:w="108" w:type="dxa"/>
            </w:tcMar>
          </w:tcPr>
          <w:p w14:paraId="000007C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bad, 100 = good</w:t>
            </w:r>
          </w:p>
        </w:tc>
      </w:tr>
      <w:tr w:rsidR="0038055D" w14:paraId="6A7C4509" w14:textId="77777777" w:rsidTr="003956E5">
        <w:trPr>
          <w:cantSplit/>
          <w:jc w:val="center"/>
        </w:trPr>
        <w:tc>
          <w:tcPr>
            <w:tcW w:w="993" w:type="dxa"/>
            <w:shd w:val="clear" w:color="auto" w:fill="E0E0E0"/>
            <w:tcMar>
              <w:top w:w="0" w:type="dxa"/>
              <w:left w:w="108" w:type="dxa"/>
              <w:bottom w:w="0" w:type="dxa"/>
              <w:right w:w="108" w:type="dxa"/>
            </w:tcMar>
          </w:tcPr>
          <w:p w14:paraId="000007C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E0E0E0"/>
            <w:tcMar>
              <w:top w:w="0" w:type="dxa"/>
              <w:left w:w="108" w:type="dxa"/>
              <w:bottom w:w="0" w:type="dxa"/>
              <w:right w:w="108" w:type="dxa"/>
            </w:tcMar>
          </w:tcPr>
          <w:p w14:paraId="000007C8"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i/>
                <w:sz w:val="16"/>
                <w:szCs w:val="16"/>
              </w:rPr>
              <w:t>Delayed Replication</w:t>
            </w:r>
          </w:p>
        </w:tc>
        <w:tc>
          <w:tcPr>
            <w:tcW w:w="1021" w:type="dxa"/>
            <w:shd w:val="clear" w:color="auto" w:fill="E0E0E0"/>
            <w:tcMar>
              <w:top w:w="0" w:type="dxa"/>
              <w:left w:w="108" w:type="dxa"/>
              <w:bottom w:w="0" w:type="dxa"/>
              <w:right w:w="108" w:type="dxa"/>
            </w:tcMar>
          </w:tcPr>
          <w:p w14:paraId="000007C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1 04 000</w:t>
            </w:r>
          </w:p>
        </w:tc>
        <w:tc>
          <w:tcPr>
            <w:tcW w:w="856" w:type="dxa"/>
            <w:shd w:val="clear" w:color="auto" w:fill="E0E0E0"/>
            <w:tcMar>
              <w:top w:w="0" w:type="dxa"/>
              <w:left w:w="108" w:type="dxa"/>
              <w:bottom w:w="0" w:type="dxa"/>
              <w:right w:w="108" w:type="dxa"/>
            </w:tcMar>
          </w:tcPr>
          <w:p w14:paraId="000007C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7C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7C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7C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7CE"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Delayed replication of next 4 descriptors</w:t>
            </w:r>
          </w:p>
        </w:tc>
      </w:tr>
      <w:tr w:rsidR="0038055D" w14:paraId="3C716407" w14:textId="77777777" w:rsidTr="003956E5">
        <w:trPr>
          <w:cantSplit/>
          <w:jc w:val="center"/>
        </w:trPr>
        <w:tc>
          <w:tcPr>
            <w:tcW w:w="993" w:type="dxa"/>
            <w:shd w:val="clear" w:color="auto" w:fill="F3F3F3"/>
            <w:tcMar>
              <w:top w:w="0" w:type="dxa"/>
              <w:left w:w="108" w:type="dxa"/>
              <w:bottom w:w="0" w:type="dxa"/>
              <w:right w:w="108" w:type="dxa"/>
            </w:tcMar>
          </w:tcPr>
          <w:p w14:paraId="000007C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N1+8</w:t>
            </w:r>
          </w:p>
        </w:tc>
        <w:tc>
          <w:tcPr>
            <w:tcW w:w="2100" w:type="dxa"/>
            <w:shd w:val="clear" w:color="auto" w:fill="F3F3F3"/>
            <w:tcMar>
              <w:top w:w="0" w:type="dxa"/>
              <w:left w:w="108" w:type="dxa"/>
              <w:bottom w:w="0" w:type="dxa"/>
              <w:right w:w="108" w:type="dxa"/>
            </w:tcMar>
          </w:tcPr>
          <w:p w14:paraId="000007D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F3F3F3"/>
            <w:tcMar>
              <w:top w:w="0" w:type="dxa"/>
              <w:left w:w="108" w:type="dxa"/>
              <w:bottom w:w="0" w:type="dxa"/>
              <w:right w:w="108" w:type="dxa"/>
            </w:tcMar>
          </w:tcPr>
          <w:p w14:paraId="000007D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0 31 001</w:t>
            </w:r>
          </w:p>
        </w:tc>
        <w:tc>
          <w:tcPr>
            <w:tcW w:w="856" w:type="dxa"/>
            <w:shd w:val="clear" w:color="auto" w:fill="F3F3F3"/>
            <w:tcMar>
              <w:top w:w="0" w:type="dxa"/>
              <w:left w:w="108" w:type="dxa"/>
              <w:bottom w:w="0" w:type="dxa"/>
              <w:right w:w="108" w:type="dxa"/>
            </w:tcMar>
          </w:tcPr>
          <w:p w14:paraId="000007D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7D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7D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F3F3F3"/>
            <w:tcMar>
              <w:top w:w="0" w:type="dxa"/>
              <w:left w:w="108" w:type="dxa"/>
              <w:bottom w:w="0" w:type="dxa"/>
              <w:right w:w="108" w:type="dxa"/>
            </w:tcMar>
          </w:tcPr>
          <w:p w14:paraId="000007D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F3F3F3"/>
            <w:tcMar>
              <w:top w:w="0" w:type="dxa"/>
              <w:left w:w="108" w:type="dxa"/>
              <w:bottom w:w="0" w:type="dxa"/>
              <w:right w:w="108" w:type="dxa"/>
            </w:tcMar>
          </w:tcPr>
          <w:p w14:paraId="000007D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Number of diagnostic entries,</w:t>
            </w:r>
            <w:r>
              <w:rPr>
                <w:rFonts w:ascii="Arial" w:eastAsia="Arial" w:hAnsi="Arial" w:cs="Arial"/>
                <w:i/>
                <w:sz w:val="16"/>
                <w:szCs w:val="16"/>
              </w:rPr>
              <w:t>n4</w:t>
            </w:r>
          </w:p>
        </w:tc>
      </w:tr>
      <w:tr w:rsidR="0038055D" w14:paraId="651740C0" w14:textId="77777777" w:rsidTr="003956E5">
        <w:trPr>
          <w:cantSplit/>
          <w:jc w:val="center"/>
        </w:trPr>
        <w:tc>
          <w:tcPr>
            <w:tcW w:w="993" w:type="dxa"/>
            <w:shd w:val="clear" w:color="auto" w:fill="E0E0E0"/>
            <w:tcMar>
              <w:top w:w="0" w:type="dxa"/>
              <w:left w:w="108" w:type="dxa"/>
              <w:bottom w:w="0" w:type="dxa"/>
              <w:right w:w="108" w:type="dxa"/>
            </w:tcMar>
          </w:tcPr>
          <w:p w14:paraId="000007D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N1+9</w:t>
            </w:r>
          </w:p>
        </w:tc>
        <w:tc>
          <w:tcPr>
            <w:tcW w:w="2100" w:type="dxa"/>
            <w:shd w:val="clear" w:color="auto" w:fill="E0E0E0"/>
            <w:tcMar>
              <w:top w:w="0" w:type="dxa"/>
              <w:left w:w="108" w:type="dxa"/>
              <w:bottom w:w="0" w:type="dxa"/>
              <w:right w:w="108" w:type="dxa"/>
            </w:tcMar>
          </w:tcPr>
          <w:p w14:paraId="000007D8"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b/>
                <w:sz w:val="16"/>
                <w:szCs w:val="16"/>
              </w:rPr>
              <w:t>Diagnostic type</w:t>
            </w:r>
          </w:p>
        </w:tc>
        <w:tc>
          <w:tcPr>
            <w:tcW w:w="1021" w:type="dxa"/>
            <w:shd w:val="clear" w:color="auto" w:fill="E0E0E0"/>
            <w:tcMar>
              <w:top w:w="0" w:type="dxa"/>
              <w:left w:w="108" w:type="dxa"/>
              <w:bottom w:w="0" w:type="dxa"/>
              <w:right w:w="108" w:type="dxa"/>
            </w:tcMar>
          </w:tcPr>
          <w:p w14:paraId="000007D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E0E0E0"/>
            <w:tcMar>
              <w:top w:w="0" w:type="dxa"/>
              <w:left w:w="108" w:type="dxa"/>
              <w:bottom w:w="0" w:type="dxa"/>
              <w:right w:w="108" w:type="dxa"/>
            </w:tcMar>
          </w:tcPr>
          <w:p w14:paraId="000007D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D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7D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7D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E0E0E0"/>
            <w:tcMar>
              <w:top w:w="0" w:type="dxa"/>
              <w:left w:w="108" w:type="dxa"/>
              <w:bottom w:w="0" w:type="dxa"/>
              <w:right w:w="108" w:type="dxa"/>
            </w:tcMar>
          </w:tcPr>
          <w:p w14:paraId="000007DE"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sidRPr="001544B9">
              <w:rPr>
                <w:rFonts w:ascii="Arial" w:eastAsia="Arial" w:hAnsi="Arial" w:cs="Arial"/>
                <w:b/>
                <w:color w:val="0000FF"/>
                <w:sz w:val="16"/>
                <w:szCs w:val="16"/>
              </w:rPr>
              <w:t>See Table 9</w:t>
            </w:r>
          </w:p>
        </w:tc>
      </w:tr>
      <w:tr w:rsidR="0038055D" w14:paraId="481BE848" w14:textId="77777777" w:rsidTr="003956E5">
        <w:trPr>
          <w:cantSplit/>
          <w:jc w:val="center"/>
        </w:trPr>
        <w:tc>
          <w:tcPr>
            <w:tcW w:w="993" w:type="dxa"/>
            <w:shd w:val="clear" w:color="auto" w:fill="F3F3F3"/>
            <w:tcMar>
              <w:top w:w="0" w:type="dxa"/>
              <w:left w:w="108" w:type="dxa"/>
              <w:bottom w:w="0" w:type="dxa"/>
              <w:right w:w="108" w:type="dxa"/>
            </w:tcMar>
          </w:tcPr>
          <w:p w14:paraId="000007D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N1+10</w:t>
            </w:r>
          </w:p>
        </w:tc>
        <w:tc>
          <w:tcPr>
            <w:tcW w:w="2100" w:type="dxa"/>
            <w:shd w:val="clear" w:color="auto" w:fill="F3F3F3"/>
            <w:tcMar>
              <w:top w:w="0" w:type="dxa"/>
              <w:left w:w="108" w:type="dxa"/>
              <w:bottom w:w="0" w:type="dxa"/>
              <w:right w:w="108" w:type="dxa"/>
            </w:tcMar>
          </w:tcPr>
          <w:p w14:paraId="000007E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Decimal scale of following significands</w:t>
            </w:r>
          </w:p>
        </w:tc>
        <w:tc>
          <w:tcPr>
            <w:tcW w:w="1021" w:type="dxa"/>
            <w:shd w:val="clear" w:color="auto" w:fill="F3F3F3"/>
            <w:tcMar>
              <w:top w:w="0" w:type="dxa"/>
              <w:left w:w="108" w:type="dxa"/>
              <w:bottom w:w="0" w:type="dxa"/>
              <w:right w:w="108" w:type="dxa"/>
            </w:tcMar>
          </w:tcPr>
          <w:p w14:paraId="000007E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0 08 090</w:t>
            </w:r>
          </w:p>
        </w:tc>
        <w:tc>
          <w:tcPr>
            <w:tcW w:w="856" w:type="dxa"/>
            <w:shd w:val="clear" w:color="auto" w:fill="F3F3F3"/>
            <w:tcMar>
              <w:top w:w="0" w:type="dxa"/>
              <w:left w:w="108" w:type="dxa"/>
              <w:bottom w:w="0" w:type="dxa"/>
              <w:right w:w="108" w:type="dxa"/>
            </w:tcMar>
          </w:tcPr>
          <w:p w14:paraId="000007E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7E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-127</w:t>
            </w:r>
          </w:p>
        </w:tc>
        <w:tc>
          <w:tcPr>
            <w:tcW w:w="898" w:type="dxa"/>
            <w:shd w:val="clear" w:color="auto" w:fill="F3F3F3"/>
            <w:tcMar>
              <w:top w:w="0" w:type="dxa"/>
              <w:left w:w="108" w:type="dxa"/>
              <w:bottom w:w="0" w:type="dxa"/>
              <w:right w:w="108" w:type="dxa"/>
            </w:tcMar>
          </w:tcPr>
          <w:p w14:paraId="000007E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F3F3F3"/>
            <w:tcMar>
              <w:top w:w="0" w:type="dxa"/>
              <w:left w:w="108" w:type="dxa"/>
              <w:bottom w:w="0" w:type="dxa"/>
              <w:right w:w="108" w:type="dxa"/>
            </w:tcMar>
          </w:tcPr>
          <w:p w14:paraId="000007E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F3F3F3"/>
            <w:tcMar>
              <w:top w:w="0" w:type="dxa"/>
              <w:left w:w="108" w:type="dxa"/>
              <w:bottom w:w="0" w:type="dxa"/>
              <w:right w:w="108" w:type="dxa"/>
            </w:tcMar>
          </w:tcPr>
          <w:p w14:paraId="000007E6"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Decimal scale (see next descriptor)</w:t>
            </w:r>
          </w:p>
        </w:tc>
      </w:tr>
      <w:tr w:rsidR="0038055D" w14:paraId="71AAE686" w14:textId="77777777" w:rsidTr="003956E5">
        <w:trPr>
          <w:cantSplit/>
          <w:trHeight w:val="123"/>
          <w:jc w:val="center"/>
        </w:trPr>
        <w:tc>
          <w:tcPr>
            <w:tcW w:w="993" w:type="dxa"/>
            <w:shd w:val="clear" w:color="auto" w:fill="E0E0E0"/>
            <w:tcMar>
              <w:top w:w="0" w:type="dxa"/>
              <w:left w:w="108" w:type="dxa"/>
              <w:bottom w:w="0" w:type="dxa"/>
              <w:right w:w="108" w:type="dxa"/>
            </w:tcMar>
          </w:tcPr>
          <w:p w14:paraId="000007E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N1+11</w:t>
            </w:r>
          </w:p>
        </w:tc>
        <w:tc>
          <w:tcPr>
            <w:tcW w:w="2100" w:type="dxa"/>
            <w:shd w:val="clear" w:color="auto" w:fill="E0E0E0"/>
            <w:tcMar>
              <w:top w:w="0" w:type="dxa"/>
              <w:left w:w="108" w:type="dxa"/>
              <w:bottom w:w="0" w:type="dxa"/>
              <w:right w:w="108" w:type="dxa"/>
            </w:tcMar>
          </w:tcPr>
          <w:p w14:paraId="000007E8"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Scaled diagnostic</w:t>
            </w:r>
          </w:p>
        </w:tc>
        <w:tc>
          <w:tcPr>
            <w:tcW w:w="1021" w:type="dxa"/>
            <w:shd w:val="clear" w:color="auto" w:fill="E0E0E0"/>
            <w:tcMar>
              <w:top w:w="0" w:type="dxa"/>
              <w:left w:w="108" w:type="dxa"/>
              <w:bottom w:w="0" w:type="dxa"/>
              <w:right w:w="108" w:type="dxa"/>
            </w:tcMar>
          </w:tcPr>
          <w:p w14:paraId="000007E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New </w:t>
            </w:r>
          </w:p>
        </w:tc>
        <w:tc>
          <w:tcPr>
            <w:tcW w:w="856" w:type="dxa"/>
            <w:shd w:val="clear" w:color="auto" w:fill="E0E0E0"/>
            <w:tcMar>
              <w:top w:w="0" w:type="dxa"/>
              <w:left w:w="108" w:type="dxa"/>
              <w:bottom w:w="0" w:type="dxa"/>
              <w:right w:w="108" w:type="dxa"/>
            </w:tcMar>
          </w:tcPr>
          <w:p w14:paraId="000007E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E0E0E0"/>
            <w:tcMar>
              <w:top w:w="0" w:type="dxa"/>
              <w:left w:w="108" w:type="dxa"/>
              <w:bottom w:w="0" w:type="dxa"/>
              <w:right w:w="108" w:type="dxa"/>
            </w:tcMar>
          </w:tcPr>
          <w:p w14:paraId="000007E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-131 071</w:t>
            </w:r>
          </w:p>
        </w:tc>
        <w:tc>
          <w:tcPr>
            <w:tcW w:w="898" w:type="dxa"/>
            <w:shd w:val="clear" w:color="auto" w:fill="E0E0E0"/>
            <w:tcMar>
              <w:top w:w="0" w:type="dxa"/>
              <w:left w:w="108" w:type="dxa"/>
              <w:bottom w:w="0" w:type="dxa"/>
              <w:right w:w="108" w:type="dxa"/>
            </w:tcMar>
          </w:tcPr>
          <w:p w14:paraId="000007E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18</w:t>
            </w:r>
          </w:p>
        </w:tc>
        <w:tc>
          <w:tcPr>
            <w:tcW w:w="1071" w:type="dxa"/>
            <w:shd w:val="clear" w:color="auto" w:fill="E0E0E0"/>
            <w:tcMar>
              <w:top w:w="0" w:type="dxa"/>
              <w:left w:w="108" w:type="dxa"/>
              <w:bottom w:w="0" w:type="dxa"/>
              <w:right w:w="108" w:type="dxa"/>
            </w:tcMar>
          </w:tcPr>
          <w:p w14:paraId="000007E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7EE"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Scaled value (actual value = scaled value x 10</w:t>
            </w:r>
            <w:r>
              <w:rPr>
                <w:rFonts w:ascii="Arial" w:eastAsia="Arial" w:hAnsi="Arial" w:cs="Arial"/>
                <w:sz w:val="16"/>
                <w:szCs w:val="16"/>
                <w:vertAlign w:val="superscript"/>
              </w:rPr>
              <w:t>decimal scale</w:t>
            </w:r>
            <w:r>
              <w:rPr>
                <w:rFonts w:ascii="Arial" w:eastAsia="Arial" w:hAnsi="Arial" w:cs="Arial"/>
                <w:sz w:val="16"/>
                <w:szCs w:val="16"/>
              </w:rPr>
              <w:t>)</w:t>
            </w:r>
          </w:p>
        </w:tc>
      </w:tr>
      <w:tr w:rsidR="0038055D" w14:paraId="445A90C0" w14:textId="77777777" w:rsidTr="003956E5">
        <w:trPr>
          <w:cantSplit/>
          <w:jc w:val="center"/>
        </w:trPr>
        <w:tc>
          <w:tcPr>
            <w:tcW w:w="993" w:type="dxa"/>
            <w:shd w:val="clear" w:color="auto" w:fill="F3F3F3"/>
            <w:tcMar>
              <w:top w:w="0" w:type="dxa"/>
              <w:left w:w="108" w:type="dxa"/>
              <w:bottom w:w="0" w:type="dxa"/>
              <w:right w:w="108" w:type="dxa"/>
            </w:tcMar>
          </w:tcPr>
          <w:p w14:paraId="000007E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N1+12</w:t>
            </w:r>
          </w:p>
        </w:tc>
        <w:tc>
          <w:tcPr>
            <w:tcW w:w="2100" w:type="dxa"/>
            <w:shd w:val="clear" w:color="auto" w:fill="F3F3F3"/>
            <w:tcMar>
              <w:top w:w="0" w:type="dxa"/>
              <w:left w:w="108" w:type="dxa"/>
              <w:bottom w:w="0" w:type="dxa"/>
              <w:right w:w="108" w:type="dxa"/>
            </w:tcMar>
          </w:tcPr>
          <w:p w14:paraId="000007F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Decimal scale of following significands</w:t>
            </w:r>
          </w:p>
        </w:tc>
        <w:tc>
          <w:tcPr>
            <w:tcW w:w="1021" w:type="dxa"/>
            <w:shd w:val="clear" w:color="auto" w:fill="F3F3F3"/>
            <w:tcMar>
              <w:top w:w="0" w:type="dxa"/>
              <w:left w:w="108" w:type="dxa"/>
              <w:bottom w:w="0" w:type="dxa"/>
              <w:right w:w="108" w:type="dxa"/>
            </w:tcMar>
          </w:tcPr>
          <w:p w14:paraId="000007F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0 08 090</w:t>
            </w:r>
          </w:p>
        </w:tc>
        <w:tc>
          <w:tcPr>
            <w:tcW w:w="856" w:type="dxa"/>
            <w:shd w:val="clear" w:color="auto" w:fill="F3F3F3"/>
            <w:tcMar>
              <w:top w:w="0" w:type="dxa"/>
              <w:left w:w="108" w:type="dxa"/>
              <w:bottom w:w="0" w:type="dxa"/>
              <w:right w:w="108" w:type="dxa"/>
            </w:tcMar>
          </w:tcPr>
          <w:p w14:paraId="000007F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7F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-127</w:t>
            </w:r>
          </w:p>
        </w:tc>
        <w:tc>
          <w:tcPr>
            <w:tcW w:w="898" w:type="dxa"/>
            <w:shd w:val="clear" w:color="auto" w:fill="F3F3F3"/>
            <w:tcMar>
              <w:top w:w="0" w:type="dxa"/>
              <w:left w:w="108" w:type="dxa"/>
              <w:bottom w:w="0" w:type="dxa"/>
              <w:right w:w="108" w:type="dxa"/>
            </w:tcMar>
          </w:tcPr>
          <w:p w14:paraId="000007F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F3F3F3"/>
            <w:tcMar>
              <w:top w:w="0" w:type="dxa"/>
              <w:left w:w="108" w:type="dxa"/>
              <w:bottom w:w="0" w:type="dxa"/>
              <w:right w:w="108" w:type="dxa"/>
            </w:tcMar>
          </w:tcPr>
          <w:p w14:paraId="000007F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F3F3F3"/>
            <w:tcMar>
              <w:top w:w="0" w:type="dxa"/>
              <w:left w:w="108" w:type="dxa"/>
              <w:bottom w:w="0" w:type="dxa"/>
              <w:right w:w="108" w:type="dxa"/>
            </w:tcMar>
          </w:tcPr>
          <w:p w14:paraId="000007F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Missing = off</w:t>
            </w:r>
          </w:p>
        </w:tc>
      </w:tr>
      <w:tr w:rsidR="0038055D" w14:paraId="616FE925" w14:textId="77777777" w:rsidTr="003956E5">
        <w:trPr>
          <w:cantSplit/>
          <w:jc w:val="center"/>
        </w:trPr>
        <w:tc>
          <w:tcPr>
            <w:tcW w:w="993" w:type="dxa"/>
            <w:shd w:val="clear" w:color="auto" w:fill="E0E0E0"/>
            <w:tcMar>
              <w:top w:w="0" w:type="dxa"/>
              <w:left w:w="108" w:type="dxa"/>
              <w:bottom w:w="0" w:type="dxa"/>
              <w:right w:w="108" w:type="dxa"/>
            </w:tcMar>
          </w:tcPr>
          <w:p w14:paraId="000007F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N4</w:t>
            </w:r>
          </w:p>
        </w:tc>
        <w:tc>
          <w:tcPr>
            <w:tcW w:w="2100" w:type="dxa"/>
            <w:shd w:val="clear" w:color="auto" w:fill="E0E0E0"/>
            <w:tcMar>
              <w:top w:w="0" w:type="dxa"/>
              <w:left w:w="108" w:type="dxa"/>
              <w:bottom w:w="0" w:type="dxa"/>
              <w:right w:w="108" w:type="dxa"/>
            </w:tcMar>
          </w:tcPr>
          <w:p w14:paraId="000007F8"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sz w:val="16"/>
                <w:szCs w:val="16"/>
              </w:rPr>
              <w:t>(</w:t>
            </w:r>
            <w:r>
              <w:rPr>
                <w:rFonts w:ascii="Arial" w:eastAsia="Arial" w:hAnsi="Arial" w:cs="Arial"/>
                <w:i/>
                <w:sz w:val="16"/>
                <w:szCs w:val="16"/>
              </w:rPr>
              <w:t>end delayed replication</w:t>
            </w:r>
            <w:r>
              <w:rPr>
                <w:rFonts w:ascii="Arial" w:eastAsia="Arial" w:hAnsi="Arial" w:cs="Arial"/>
                <w:sz w:val="16"/>
                <w:szCs w:val="16"/>
              </w:rPr>
              <w:t>)</w:t>
            </w:r>
          </w:p>
        </w:tc>
        <w:tc>
          <w:tcPr>
            <w:tcW w:w="1021" w:type="dxa"/>
            <w:shd w:val="clear" w:color="auto" w:fill="E0E0E0"/>
            <w:tcMar>
              <w:top w:w="0" w:type="dxa"/>
              <w:left w:w="108" w:type="dxa"/>
              <w:bottom w:w="0" w:type="dxa"/>
              <w:right w:w="108" w:type="dxa"/>
            </w:tcMar>
          </w:tcPr>
          <w:p w14:paraId="000007F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p>
        </w:tc>
        <w:tc>
          <w:tcPr>
            <w:tcW w:w="856" w:type="dxa"/>
            <w:shd w:val="clear" w:color="auto" w:fill="E0E0E0"/>
            <w:tcMar>
              <w:top w:w="0" w:type="dxa"/>
              <w:left w:w="108" w:type="dxa"/>
              <w:bottom w:w="0" w:type="dxa"/>
              <w:right w:w="108" w:type="dxa"/>
            </w:tcMar>
          </w:tcPr>
          <w:p w14:paraId="000007F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7F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7F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7F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7FE"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i/>
                <w:sz w:val="16"/>
                <w:szCs w:val="16"/>
              </w:rPr>
              <w:t>N4 = N1+8+4.n4 elements</w:t>
            </w:r>
          </w:p>
        </w:tc>
      </w:tr>
      <w:tr w:rsidR="0038055D" w14:paraId="1D5010A7" w14:textId="77777777" w:rsidTr="003956E5">
        <w:trPr>
          <w:cantSplit/>
          <w:jc w:val="center"/>
        </w:trPr>
        <w:tc>
          <w:tcPr>
            <w:tcW w:w="993" w:type="dxa"/>
            <w:shd w:val="clear" w:color="auto" w:fill="F3F3F3"/>
            <w:tcMar>
              <w:top w:w="0" w:type="dxa"/>
              <w:left w:w="108" w:type="dxa"/>
              <w:bottom w:w="0" w:type="dxa"/>
              <w:right w:w="108" w:type="dxa"/>
            </w:tcMar>
          </w:tcPr>
          <w:p w14:paraId="000007F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N5</w:t>
            </w:r>
          </w:p>
        </w:tc>
        <w:tc>
          <w:tcPr>
            <w:tcW w:w="2100" w:type="dxa"/>
            <w:shd w:val="clear" w:color="auto" w:fill="F3F3F3"/>
            <w:tcMar>
              <w:top w:w="0" w:type="dxa"/>
              <w:left w:w="108" w:type="dxa"/>
              <w:bottom w:w="0" w:type="dxa"/>
              <w:right w:w="108" w:type="dxa"/>
            </w:tcMar>
          </w:tcPr>
          <w:p w14:paraId="00000800"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801"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856" w:type="dxa"/>
            <w:shd w:val="clear" w:color="auto" w:fill="F3F3F3"/>
            <w:tcMar>
              <w:top w:w="0" w:type="dxa"/>
              <w:left w:w="108" w:type="dxa"/>
              <w:bottom w:w="0" w:type="dxa"/>
              <w:right w:w="108" w:type="dxa"/>
            </w:tcMar>
          </w:tcPr>
          <w:p w14:paraId="00000802"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803"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898" w:type="dxa"/>
            <w:shd w:val="clear" w:color="auto" w:fill="F3F3F3"/>
            <w:tcMar>
              <w:top w:w="0" w:type="dxa"/>
              <w:left w:w="108" w:type="dxa"/>
              <w:bottom w:w="0" w:type="dxa"/>
              <w:right w:w="108" w:type="dxa"/>
            </w:tcMar>
          </w:tcPr>
          <w:p w14:paraId="00000804"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805"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2505" w:type="dxa"/>
            <w:shd w:val="clear" w:color="auto" w:fill="F3F3F3"/>
            <w:tcMar>
              <w:top w:w="0" w:type="dxa"/>
              <w:left w:w="108" w:type="dxa"/>
              <w:bottom w:w="0" w:type="dxa"/>
              <w:right w:w="108" w:type="dxa"/>
            </w:tcMar>
          </w:tcPr>
          <w:p w14:paraId="00000806"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N5 = N1+1+(7+4.n4).n5 elements</w:t>
            </w:r>
          </w:p>
        </w:tc>
      </w:tr>
      <w:tr w:rsidR="0038055D" w14:paraId="23372DD9" w14:textId="77777777" w:rsidTr="003956E5">
        <w:trPr>
          <w:cantSplit/>
          <w:jc w:val="center"/>
        </w:trPr>
        <w:tc>
          <w:tcPr>
            <w:tcW w:w="10718" w:type="dxa"/>
            <w:gridSpan w:val="8"/>
            <w:shd w:val="clear" w:color="auto" w:fill="CCFFCC"/>
            <w:tcMar>
              <w:top w:w="0" w:type="dxa"/>
              <w:left w:w="108" w:type="dxa"/>
              <w:bottom w:w="0" w:type="dxa"/>
              <w:right w:w="108" w:type="dxa"/>
            </w:tcMar>
          </w:tcPr>
          <w:p w14:paraId="00000807" w14:textId="77777777" w:rsidR="0038055D" w:rsidRDefault="00000000"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sdt>
              <w:sdtPr>
                <w:tag w:val="goog_rdk_39"/>
                <w:id w:val="1194738873"/>
              </w:sdtPr>
              <w:sdtContent/>
            </w:sdt>
            <w:r w:rsidR="0038055D">
              <w:rPr>
                <w:rFonts w:ascii="Arial" w:eastAsia="Arial" w:hAnsi="Arial" w:cs="Arial"/>
                <w:b/>
                <w:i/>
                <w:sz w:val="16"/>
                <w:szCs w:val="16"/>
              </w:rPr>
              <w:t>RO 'Level2b' d</w:t>
            </w:r>
            <w:r w:rsidR="0038055D">
              <w:rPr>
                <w:rFonts w:ascii="Arial" w:eastAsia="Arial" w:hAnsi="Arial" w:cs="Arial"/>
                <w:b/>
                <w:i/>
                <w:sz w:val="16"/>
                <w:szCs w:val="16"/>
                <w:shd w:val="clear" w:color="auto" w:fill="CCFFCC"/>
              </w:rPr>
              <w:t>a</w:t>
            </w:r>
            <w:r w:rsidR="0038055D">
              <w:rPr>
                <w:rFonts w:ascii="Arial" w:eastAsia="Arial" w:hAnsi="Arial" w:cs="Arial"/>
                <w:b/>
                <w:i/>
                <w:sz w:val="16"/>
                <w:szCs w:val="16"/>
              </w:rPr>
              <w:t xml:space="preserve">ta </w:t>
            </w:r>
            <w:r w:rsidR="0038055D">
              <w:rPr>
                <w:rFonts w:ascii="Arial" w:eastAsia="Arial" w:hAnsi="Arial" w:cs="Arial"/>
                <w:i/>
                <w:sz w:val="16"/>
                <w:szCs w:val="16"/>
              </w:rPr>
              <w:t>(see Notes 3–5 &amp; 12)</w:t>
            </w:r>
          </w:p>
        </w:tc>
      </w:tr>
      <w:tr w:rsidR="0038055D" w14:paraId="16E690B6" w14:textId="77777777" w:rsidTr="003956E5">
        <w:trPr>
          <w:cantSplit/>
          <w:jc w:val="center"/>
        </w:trPr>
        <w:tc>
          <w:tcPr>
            <w:tcW w:w="993" w:type="dxa"/>
            <w:shd w:val="clear" w:color="auto" w:fill="F3F3F3"/>
            <w:tcMar>
              <w:top w:w="0" w:type="dxa"/>
              <w:left w:w="108" w:type="dxa"/>
              <w:bottom w:w="0" w:type="dxa"/>
              <w:right w:w="108" w:type="dxa"/>
            </w:tcMar>
          </w:tcPr>
          <w:p w14:paraId="0000080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810"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81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1 16 000</w:t>
            </w:r>
          </w:p>
        </w:tc>
        <w:tc>
          <w:tcPr>
            <w:tcW w:w="856" w:type="dxa"/>
            <w:shd w:val="clear" w:color="auto" w:fill="F3F3F3"/>
            <w:tcMar>
              <w:top w:w="0" w:type="dxa"/>
              <w:left w:w="108" w:type="dxa"/>
              <w:bottom w:w="0" w:type="dxa"/>
              <w:right w:w="108" w:type="dxa"/>
            </w:tcMar>
          </w:tcPr>
          <w:p w14:paraId="00000812"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813"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814"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81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81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16 descriptors</w:t>
            </w:r>
          </w:p>
        </w:tc>
      </w:tr>
      <w:tr w:rsidR="0038055D" w14:paraId="264A5668" w14:textId="77777777" w:rsidTr="003956E5">
        <w:trPr>
          <w:cantSplit/>
          <w:jc w:val="center"/>
        </w:trPr>
        <w:tc>
          <w:tcPr>
            <w:tcW w:w="993" w:type="dxa"/>
            <w:shd w:val="clear" w:color="auto" w:fill="E0E0E0"/>
            <w:tcMar>
              <w:top w:w="0" w:type="dxa"/>
              <w:left w:w="108" w:type="dxa"/>
              <w:bottom w:w="0" w:type="dxa"/>
              <w:right w:w="108" w:type="dxa"/>
            </w:tcMar>
          </w:tcPr>
          <w:p w14:paraId="0000081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N2+1</w:t>
            </w:r>
          </w:p>
        </w:tc>
        <w:tc>
          <w:tcPr>
            <w:tcW w:w="2100" w:type="dxa"/>
            <w:shd w:val="clear" w:color="auto" w:fill="E0E0E0"/>
            <w:tcMar>
              <w:top w:w="0" w:type="dxa"/>
              <w:left w:w="108" w:type="dxa"/>
              <w:bottom w:w="0" w:type="dxa"/>
              <w:right w:w="108" w:type="dxa"/>
            </w:tcMar>
          </w:tcPr>
          <w:p w14:paraId="00000818"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E0E0E0"/>
            <w:tcMar>
              <w:top w:w="0" w:type="dxa"/>
              <w:left w:w="108" w:type="dxa"/>
              <w:bottom w:w="0" w:type="dxa"/>
              <w:right w:w="108" w:type="dxa"/>
            </w:tcMar>
          </w:tcPr>
          <w:p w14:paraId="0000081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0 31 002</w:t>
            </w:r>
          </w:p>
        </w:tc>
        <w:tc>
          <w:tcPr>
            <w:tcW w:w="856" w:type="dxa"/>
            <w:shd w:val="clear" w:color="auto" w:fill="E0E0E0"/>
            <w:tcMar>
              <w:top w:w="0" w:type="dxa"/>
              <w:left w:w="108" w:type="dxa"/>
              <w:bottom w:w="0" w:type="dxa"/>
              <w:right w:w="108" w:type="dxa"/>
            </w:tcMar>
          </w:tcPr>
          <w:p w14:paraId="0000081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81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81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81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5" w:type="dxa"/>
            <w:shd w:val="clear" w:color="auto" w:fill="E0E0E0"/>
            <w:tcMar>
              <w:top w:w="0" w:type="dxa"/>
              <w:left w:w="108" w:type="dxa"/>
              <w:bottom w:w="0" w:type="dxa"/>
              <w:right w:w="108" w:type="dxa"/>
            </w:tcMar>
          </w:tcPr>
          <w:p w14:paraId="0000081E"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Number of Step 2b samples,</w:t>
            </w:r>
            <w:r>
              <w:rPr>
                <w:rFonts w:ascii="Arial" w:eastAsia="Arial" w:hAnsi="Arial" w:cs="Arial"/>
                <w:i/>
                <w:sz w:val="16"/>
                <w:szCs w:val="16"/>
              </w:rPr>
              <w:t xml:space="preserve"> n3</w:t>
            </w:r>
          </w:p>
        </w:tc>
      </w:tr>
      <w:tr w:rsidR="0038055D" w14:paraId="0CE1A7C8" w14:textId="77777777" w:rsidTr="003956E5">
        <w:trPr>
          <w:cantSplit/>
          <w:jc w:val="center"/>
        </w:trPr>
        <w:tc>
          <w:tcPr>
            <w:tcW w:w="993" w:type="dxa"/>
            <w:shd w:val="clear" w:color="auto" w:fill="F3F3F3"/>
            <w:tcMar>
              <w:top w:w="0" w:type="dxa"/>
              <w:left w:w="108" w:type="dxa"/>
              <w:bottom w:w="0" w:type="dxa"/>
              <w:right w:w="108" w:type="dxa"/>
            </w:tcMar>
          </w:tcPr>
          <w:p w14:paraId="0000081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N2+2</w:t>
            </w:r>
          </w:p>
        </w:tc>
        <w:tc>
          <w:tcPr>
            <w:tcW w:w="2100" w:type="dxa"/>
            <w:shd w:val="clear" w:color="auto" w:fill="F3F3F3"/>
            <w:tcMar>
              <w:top w:w="0" w:type="dxa"/>
              <w:left w:w="108" w:type="dxa"/>
              <w:bottom w:w="0" w:type="dxa"/>
              <w:right w:w="108" w:type="dxa"/>
            </w:tcMar>
          </w:tcPr>
          <w:p w14:paraId="0000082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Geopotential height</w:t>
            </w:r>
          </w:p>
        </w:tc>
        <w:tc>
          <w:tcPr>
            <w:tcW w:w="1021" w:type="dxa"/>
            <w:tcMar>
              <w:top w:w="0" w:type="dxa"/>
              <w:left w:w="108" w:type="dxa"/>
              <w:bottom w:w="0" w:type="dxa"/>
              <w:right w:w="108" w:type="dxa"/>
            </w:tcMar>
          </w:tcPr>
          <w:p w14:paraId="0000082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0 07 009</w:t>
            </w:r>
          </w:p>
        </w:tc>
        <w:tc>
          <w:tcPr>
            <w:tcW w:w="856" w:type="dxa"/>
            <w:tcMar>
              <w:top w:w="0" w:type="dxa"/>
              <w:left w:w="108" w:type="dxa"/>
              <w:bottom w:w="0" w:type="dxa"/>
              <w:right w:w="108" w:type="dxa"/>
            </w:tcMar>
          </w:tcPr>
          <w:p w14:paraId="0000082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tcMar>
              <w:top w:w="0" w:type="dxa"/>
              <w:left w:w="108" w:type="dxa"/>
              <w:bottom w:w="0" w:type="dxa"/>
              <w:right w:w="108" w:type="dxa"/>
            </w:tcMar>
          </w:tcPr>
          <w:p w14:paraId="0000082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-1 000</w:t>
            </w:r>
          </w:p>
        </w:tc>
        <w:tc>
          <w:tcPr>
            <w:tcW w:w="898" w:type="dxa"/>
            <w:tcMar>
              <w:top w:w="0" w:type="dxa"/>
              <w:left w:w="108" w:type="dxa"/>
              <w:bottom w:w="0" w:type="dxa"/>
              <w:right w:w="108" w:type="dxa"/>
            </w:tcMar>
          </w:tcPr>
          <w:p w14:paraId="0000082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17</w:t>
            </w:r>
          </w:p>
        </w:tc>
        <w:tc>
          <w:tcPr>
            <w:tcW w:w="1071" w:type="dxa"/>
            <w:tcMar>
              <w:top w:w="0" w:type="dxa"/>
              <w:left w:w="108" w:type="dxa"/>
              <w:bottom w:w="0" w:type="dxa"/>
              <w:right w:w="108" w:type="dxa"/>
            </w:tcMar>
          </w:tcPr>
          <w:p w14:paraId="0000082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gpm</w:t>
            </w:r>
            <w:proofErr w:type="spellEnd"/>
          </w:p>
        </w:tc>
        <w:tc>
          <w:tcPr>
            <w:tcW w:w="2505" w:type="dxa"/>
            <w:tcMar>
              <w:top w:w="0" w:type="dxa"/>
              <w:left w:w="108" w:type="dxa"/>
              <w:bottom w:w="0" w:type="dxa"/>
              <w:right w:w="108" w:type="dxa"/>
            </w:tcMar>
          </w:tcPr>
          <w:p w14:paraId="00000826" w14:textId="0AEBEA19"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Arial" w:eastAsia="Arial" w:hAnsi="Arial" w:cs="Arial"/>
                <w:sz w:val="16"/>
                <w:szCs w:val="16"/>
              </w:rPr>
              <w:t>Geopot</w:t>
            </w:r>
            <w:proofErr w:type="spellEnd"/>
            <w:r>
              <w:rPr>
                <w:rFonts w:ascii="Arial" w:eastAsia="Arial" w:hAnsi="Arial" w:cs="Arial"/>
                <w:sz w:val="16"/>
                <w:szCs w:val="16"/>
              </w:rPr>
              <w:t xml:space="preserve">. altitude, -1km to 100km, </w:t>
            </w:r>
            <w:proofErr w:type="spellStart"/>
            <w:r>
              <w:rPr>
                <w:rFonts w:ascii="Arial" w:eastAsia="Arial" w:hAnsi="Arial" w:cs="Arial"/>
                <w:sz w:val="16"/>
                <w:szCs w:val="16"/>
              </w:rPr>
              <w:t>wrt</w:t>
            </w:r>
            <w:proofErr w:type="spellEnd"/>
            <w:r>
              <w:rPr>
                <w:rFonts w:ascii="Arial" w:eastAsia="Arial" w:hAnsi="Arial" w:cs="Arial"/>
                <w:sz w:val="16"/>
                <w:szCs w:val="16"/>
              </w:rPr>
              <w:t xml:space="preserve"> </w:t>
            </w:r>
            <w:ins w:id="543" w:author="Stig Syndergaard" w:date="2024-07-15T17:41:00Z">
              <w:r>
                <w:rPr>
                  <w:rFonts w:ascii="Arial" w:eastAsia="Arial" w:hAnsi="Arial" w:cs="Arial"/>
                  <w:sz w:val="16"/>
                  <w:szCs w:val="16"/>
                </w:rPr>
                <w:t>G</w:t>
              </w:r>
            </w:ins>
            <w:r>
              <w:rPr>
                <w:rFonts w:ascii="Arial" w:eastAsia="Arial" w:hAnsi="Arial" w:cs="Arial"/>
                <w:sz w:val="16"/>
                <w:szCs w:val="16"/>
              </w:rPr>
              <w:t>eoid (MSL)</w:t>
            </w:r>
          </w:p>
        </w:tc>
      </w:tr>
      <w:tr w:rsidR="0038055D" w14:paraId="47EE4885" w14:textId="77777777" w:rsidTr="003956E5">
        <w:trPr>
          <w:cantSplit/>
          <w:jc w:val="center"/>
        </w:trPr>
        <w:tc>
          <w:tcPr>
            <w:tcW w:w="993" w:type="dxa"/>
            <w:shd w:val="clear" w:color="auto" w:fill="E0E0E0"/>
            <w:tcMar>
              <w:top w:w="0" w:type="dxa"/>
              <w:left w:w="108" w:type="dxa"/>
              <w:bottom w:w="0" w:type="dxa"/>
              <w:right w:w="108" w:type="dxa"/>
            </w:tcMar>
          </w:tcPr>
          <w:p w14:paraId="0000082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N2+3</w:t>
            </w:r>
          </w:p>
        </w:tc>
        <w:tc>
          <w:tcPr>
            <w:tcW w:w="2100" w:type="dxa"/>
            <w:shd w:val="clear" w:color="auto" w:fill="E0E0E0"/>
            <w:tcMar>
              <w:top w:w="0" w:type="dxa"/>
              <w:left w:w="108" w:type="dxa"/>
              <w:bottom w:w="0" w:type="dxa"/>
              <w:right w:w="108" w:type="dxa"/>
            </w:tcMar>
          </w:tcPr>
          <w:p w14:paraId="00000828"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Pressure</w:t>
            </w:r>
          </w:p>
        </w:tc>
        <w:tc>
          <w:tcPr>
            <w:tcW w:w="1021" w:type="dxa"/>
            <w:shd w:val="clear" w:color="auto" w:fill="E0E0E0"/>
            <w:tcMar>
              <w:top w:w="0" w:type="dxa"/>
              <w:left w:w="108" w:type="dxa"/>
              <w:bottom w:w="0" w:type="dxa"/>
              <w:right w:w="108" w:type="dxa"/>
            </w:tcMar>
          </w:tcPr>
          <w:p w14:paraId="0000082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0 10 004</w:t>
            </w:r>
          </w:p>
        </w:tc>
        <w:tc>
          <w:tcPr>
            <w:tcW w:w="856" w:type="dxa"/>
            <w:shd w:val="clear" w:color="auto" w:fill="E0E0E0"/>
            <w:tcMar>
              <w:top w:w="0" w:type="dxa"/>
              <w:left w:w="108" w:type="dxa"/>
              <w:bottom w:w="0" w:type="dxa"/>
              <w:right w:w="108" w:type="dxa"/>
            </w:tcMar>
          </w:tcPr>
          <w:p w14:paraId="0000082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E0E0E0"/>
            <w:tcMar>
              <w:top w:w="0" w:type="dxa"/>
              <w:left w:w="108" w:type="dxa"/>
              <w:bottom w:w="0" w:type="dxa"/>
              <w:right w:w="108" w:type="dxa"/>
            </w:tcMar>
          </w:tcPr>
          <w:p w14:paraId="0000082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82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shd w:val="clear" w:color="auto" w:fill="E0E0E0"/>
            <w:tcMar>
              <w:top w:w="0" w:type="dxa"/>
              <w:left w:w="108" w:type="dxa"/>
              <w:bottom w:w="0" w:type="dxa"/>
              <w:right w:w="108" w:type="dxa"/>
            </w:tcMar>
          </w:tcPr>
          <w:p w14:paraId="0000082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w:t>
            </w:r>
          </w:p>
        </w:tc>
        <w:tc>
          <w:tcPr>
            <w:tcW w:w="2505" w:type="dxa"/>
            <w:shd w:val="clear" w:color="auto" w:fill="E0E0E0"/>
            <w:tcMar>
              <w:top w:w="0" w:type="dxa"/>
              <w:left w:w="108" w:type="dxa"/>
              <w:bottom w:w="0" w:type="dxa"/>
              <w:right w:w="108" w:type="dxa"/>
            </w:tcMar>
          </w:tcPr>
          <w:p w14:paraId="0000082E"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0.1 – 1100 </w:t>
            </w:r>
            <w:proofErr w:type="spellStart"/>
            <w:r>
              <w:rPr>
                <w:rFonts w:ascii="Arial" w:eastAsia="Arial" w:hAnsi="Arial" w:cs="Arial"/>
                <w:sz w:val="16"/>
                <w:szCs w:val="16"/>
              </w:rPr>
              <w:t>hPa</w:t>
            </w:r>
            <w:proofErr w:type="spellEnd"/>
            <w:r>
              <w:rPr>
                <w:rFonts w:ascii="Arial" w:eastAsia="Arial" w:hAnsi="Arial" w:cs="Arial"/>
                <w:sz w:val="16"/>
                <w:szCs w:val="16"/>
              </w:rPr>
              <w:t xml:space="preserve"> to 0.1 </w:t>
            </w:r>
            <w:proofErr w:type="spellStart"/>
            <w:r>
              <w:rPr>
                <w:rFonts w:ascii="Arial" w:eastAsia="Arial" w:hAnsi="Arial" w:cs="Arial"/>
                <w:sz w:val="16"/>
                <w:szCs w:val="16"/>
              </w:rPr>
              <w:t>hPa</w:t>
            </w:r>
            <w:proofErr w:type="spellEnd"/>
          </w:p>
        </w:tc>
      </w:tr>
      <w:tr w:rsidR="0038055D" w14:paraId="1B60FE3F" w14:textId="77777777" w:rsidTr="003956E5">
        <w:trPr>
          <w:cantSplit/>
          <w:jc w:val="center"/>
        </w:trPr>
        <w:tc>
          <w:tcPr>
            <w:tcW w:w="993" w:type="dxa"/>
            <w:shd w:val="clear" w:color="auto" w:fill="F3F3F3"/>
            <w:tcMar>
              <w:top w:w="0" w:type="dxa"/>
              <w:left w:w="108" w:type="dxa"/>
              <w:bottom w:w="0" w:type="dxa"/>
              <w:right w:w="108" w:type="dxa"/>
            </w:tcMar>
          </w:tcPr>
          <w:p w14:paraId="0000082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xml:space="preserve">  N2+4</w:t>
            </w:r>
          </w:p>
        </w:tc>
        <w:tc>
          <w:tcPr>
            <w:tcW w:w="2100" w:type="dxa"/>
            <w:shd w:val="clear" w:color="auto" w:fill="F3F3F3"/>
            <w:tcMar>
              <w:top w:w="0" w:type="dxa"/>
              <w:left w:w="108" w:type="dxa"/>
              <w:bottom w:w="0" w:type="dxa"/>
              <w:right w:w="108" w:type="dxa"/>
            </w:tcMar>
          </w:tcPr>
          <w:p w14:paraId="0000083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Temperature</w:t>
            </w:r>
          </w:p>
        </w:tc>
        <w:tc>
          <w:tcPr>
            <w:tcW w:w="1021" w:type="dxa"/>
            <w:shd w:val="clear" w:color="auto" w:fill="F3F3F3"/>
            <w:tcMar>
              <w:top w:w="0" w:type="dxa"/>
              <w:left w:w="108" w:type="dxa"/>
              <w:bottom w:w="0" w:type="dxa"/>
              <w:right w:w="108" w:type="dxa"/>
            </w:tcMar>
          </w:tcPr>
          <w:p w14:paraId="0000083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0 12 001</w:t>
            </w:r>
          </w:p>
        </w:tc>
        <w:tc>
          <w:tcPr>
            <w:tcW w:w="856" w:type="dxa"/>
            <w:shd w:val="clear" w:color="auto" w:fill="F3F3F3"/>
            <w:tcMar>
              <w:top w:w="0" w:type="dxa"/>
              <w:left w:w="108" w:type="dxa"/>
              <w:bottom w:w="0" w:type="dxa"/>
              <w:right w:w="108" w:type="dxa"/>
            </w:tcMar>
          </w:tcPr>
          <w:p w14:paraId="0000083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F3F3F3"/>
            <w:tcMar>
              <w:top w:w="0" w:type="dxa"/>
              <w:left w:w="108" w:type="dxa"/>
              <w:bottom w:w="0" w:type="dxa"/>
              <w:right w:w="108" w:type="dxa"/>
            </w:tcMar>
          </w:tcPr>
          <w:p w14:paraId="0000083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83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w:t>
            </w:r>
          </w:p>
        </w:tc>
        <w:tc>
          <w:tcPr>
            <w:tcW w:w="1071" w:type="dxa"/>
            <w:shd w:val="clear" w:color="auto" w:fill="F3F3F3"/>
            <w:tcMar>
              <w:top w:w="0" w:type="dxa"/>
              <w:left w:w="108" w:type="dxa"/>
              <w:bottom w:w="0" w:type="dxa"/>
              <w:right w:w="108" w:type="dxa"/>
            </w:tcMar>
          </w:tcPr>
          <w:p w14:paraId="0000083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K</w:t>
            </w:r>
          </w:p>
        </w:tc>
        <w:tc>
          <w:tcPr>
            <w:tcW w:w="2505" w:type="dxa"/>
            <w:shd w:val="clear" w:color="auto" w:fill="F3F3F3"/>
            <w:tcMar>
              <w:top w:w="0" w:type="dxa"/>
              <w:left w:w="108" w:type="dxa"/>
              <w:bottom w:w="0" w:type="dxa"/>
              <w:right w:w="108" w:type="dxa"/>
            </w:tcMar>
          </w:tcPr>
          <w:p w14:paraId="0000083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150 – 350K to 0.1 K</w:t>
            </w:r>
          </w:p>
        </w:tc>
      </w:tr>
      <w:tr w:rsidR="0038055D" w14:paraId="730667E3" w14:textId="77777777" w:rsidTr="003956E5">
        <w:trPr>
          <w:cantSplit/>
          <w:jc w:val="center"/>
        </w:trPr>
        <w:tc>
          <w:tcPr>
            <w:tcW w:w="993" w:type="dxa"/>
            <w:shd w:val="clear" w:color="auto" w:fill="E0E0E0"/>
            <w:tcMar>
              <w:top w:w="0" w:type="dxa"/>
              <w:left w:w="108" w:type="dxa"/>
              <w:bottom w:w="0" w:type="dxa"/>
              <w:right w:w="108" w:type="dxa"/>
            </w:tcMar>
          </w:tcPr>
          <w:p w14:paraId="0000083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N2+5</w:t>
            </w:r>
          </w:p>
        </w:tc>
        <w:tc>
          <w:tcPr>
            <w:tcW w:w="2100" w:type="dxa"/>
            <w:shd w:val="clear" w:color="auto" w:fill="E0E0E0"/>
            <w:tcMar>
              <w:top w:w="0" w:type="dxa"/>
              <w:left w:w="108" w:type="dxa"/>
              <w:bottom w:w="0" w:type="dxa"/>
              <w:right w:w="108" w:type="dxa"/>
            </w:tcMar>
          </w:tcPr>
          <w:p w14:paraId="00000838"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Specific humidity</w:t>
            </w:r>
          </w:p>
        </w:tc>
        <w:tc>
          <w:tcPr>
            <w:tcW w:w="1021" w:type="dxa"/>
            <w:shd w:val="clear" w:color="auto" w:fill="E0E0E0"/>
            <w:tcMar>
              <w:top w:w="0" w:type="dxa"/>
              <w:left w:w="108" w:type="dxa"/>
              <w:bottom w:w="0" w:type="dxa"/>
              <w:right w:w="108" w:type="dxa"/>
            </w:tcMar>
          </w:tcPr>
          <w:p w14:paraId="0000083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0 13 001</w:t>
            </w:r>
          </w:p>
        </w:tc>
        <w:tc>
          <w:tcPr>
            <w:tcW w:w="856" w:type="dxa"/>
            <w:shd w:val="clear" w:color="auto" w:fill="E0E0E0"/>
            <w:tcMar>
              <w:top w:w="0" w:type="dxa"/>
              <w:left w:w="108" w:type="dxa"/>
              <w:bottom w:w="0" w:type="dxa"/>
              <w:right w:w="108" w:type="dxa"/>
            </w:tcMar>
          </w:tcPr>
          <w:p w14:paraId="0000083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83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83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shd w:val="clear" w:color="auto" w:fill="E0E0E0"/>
            <w:tcMar>
              <w:top w:w="0" w:type="dxa"/>
              <w:left w:w="108" w:type="dxa"/>
              <w:bottom w:w="0" w:type="dxa"/>
              <w:right w:w="108" w:type="dxa"/>
            </w:tcMar>
          </w:tcPr>
          <w:p w14:paraId="0000083D"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kg.kg</w:t>
            </w:r>
            <w:r>
              <w:rPr>
                <w:rFonts w:ascii="Arial" w:eastAsia="Arial" w:hAnsi="Arial" w:cs="Arial"/>
                <w:sz w:val="16"/>
                <w:szCs w:val="16"/>
                <w:vertAlign w:val="superscript"/>
              </w:rPr>
              <w:t>-1</w:t>
            </w:r>
          </w:p>
        </w:tc>
        <w:tc>
          <w:tcPr>
            <w:tcW w:w="2505" w:type="dxa"/>
            <w:shd w:val="clear" w:color="auto" w:fill="E0E0E0"/>
            <w:tcMar>
              <w:top w:w="0" w:type="dxa"/>
              <w:left w:w="108" w:type="dxa"/>
              <w:bottom w:w="0" w:type="dxa"/>
              <w:right w:w="108" w:type="dxa"/>
            </w:tcMar>
          </w:tcPr>
          <w:p w14:paraId="0000083E"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0 – 50 g.kg</w:t>
            </w:r>
            <w:r>
              <w:rPr>
                <w:rFonts w:ascii="Arial" w:eastAsia="Arial" w:hAnsi="Arial" w:cs="Arial"/>
                <w:sz w:val="16"/>
                <w:szCs w:val="16"/>
                <w:vertAlign w:val="superscript"/>
              </w:rPr>
              <w:t>-1</w:t>
            </w:r>
            <w:r>
              <w:rPr>
                <w:rFonts w:ascii="Arial" w:eastAsia="Arial" w:hAnsi="Arial" w:cs="Arial"/>
                <w:sz w:val="16"/>
                <w:szCs w:val="16"/>
              </w:rPr>
              <w:t xml:space="preserve"> to 0.01 g.kg</w:t>
            </w:r>
            <w:r>
              <w:rPr>
                <w:rFonts w:ascii="Arial" w:eastAsia="Arial" w:hAnsi="Arial" w:cs="Arial"/>
                <w:sz w:val="16"/>
                <w:szCs w:val="16"/>
                <w:vertAlign w:val="superscript"/>
              </w:rPr>
              <w:t>-1</w:t>
            </w:r>
          </w:p>
        </w:tc>
      </w:tr>
      <w:tr w:rsidR="0038055D" w14:paraId="57CC67B9" w14:textId="77777777" w:rsidTr="003956E5">
        <w:trPr>
          <w:cantSplit/>
          <w:jc w:val="center"/>
        </w:trPr>
        <w:tc>
          <w:tcPr>
            <w:tcW w:w="993" w:type="dxa"/>
            <w:shd w:val="clear" w:color="auto" w:fill="F3F3F3"/>
            <w:tcMar>
              <w:top w:w="0" w:type="dxa"/>
              <w:left w:w="108" w:type="dxa"/>
              <w:bottom w:w="0" w:type="dxa"/>
              <w:right w:w="108" w:type="dxa"/>
            </w:tcMar>
          </w:tcPr>
          <w:p w14:paraId="0000083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b/>
                <w:sz w:val="16"/>
                <w:szCs w:val="16"/>
              </w:rPr>
            </w:pPr>
            <w:r>
              <w:rPr>
                <w:rFonts w:ascii="Arial" w:eastAsia="Arial" w:hAnsi="Arial" w:cs="Arial"/>
                <w:b/>
                <w:sz w:val="16"/>
                <w:szCs w:val="16"/>
              </w:rPr>
              <w:t>N2+6</w:t>
            </w:r>
          </w:p>
        </w:tc>
        <w:tc>
          <w:tcPr>
            <w:tcW w:w="2100" w:type="dxa"/>
            <w:shd w:val="clear" w:color="auto" w:fill="F3F3F3"/>
            <w:tcMar>
              <w:top w:w="0" w:type="dxa"/>
              <w:left w:w="108" w:type="dxa"/>
              <w:bottom w:w="0" w:type="dxa"/>
              <w:right w:w="108" w:type="dxa"/>
            </w:tcMar>
          </w:tcPr>
          <w:p w14:paraId="0000084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Estimated error in pressure</w:t>
            </w:r>
          </w:p>
        </w:tc>
        <w:tc>
          <w:tcPr>
            <w:tcW w:w="1021" w:type="dxa"/>
            <w:shd w:val="clear" w:color="auto" w:fill="F3F3F3"/>
            <w:tcMar>
              <w:top w:w="0" w:type="dxa"/>
              <w:left w:w="108" w:type="dxa"/>
              <w:bottom w:w="0" w:type="dxa"/>
              <w:right w:w="108" w:type="dxa"/>
            </w:tcMar>
          </w:tcPr>
          <w:p w14:paraId="0000084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84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F3F3F3"/>
            <w:tcMar>
              <w:top w:w="0" w:type="dxa"/>
              <w:left w:w="108" w:type="dxa"/>
              <w:bottom w:w="0" w:type="dxa"/>
              <w:right w:w="108" w:type="dxa"/>
            </w:tcMar>
          </w:tcPr>
          <w:p w14:paraId="0000084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84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shd w:val="clear" w:color="auto" w:fill="F3F3F3"/>
            <w:tcMar>
              <w:top w:w="0" w:type="dxa"/>
              <w:left w:w="108" w:type="dxa"/>
              <w:bottom w:w="0" w:type="dxa"/>
              <w:right w:w="108" w:type="dxa"/>
            </w:tcMar>
          </w:tcPr>
          <w:p w14:paraId="0000084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w:t>
            </w:r>
          </w:p>
        </w:tc>
        <w:tc>
          <w:tcPr>
            <w:tcW w:w="2505" w:type="dxa"/>
            <w:shd w:val="clear" w:color="auto" w:fill="F3F3F3"/>
            <w:tcMar>
              <w:top w:w="0" w:type="dxa"/>
              <w:left w:w="108" w:type="dxa"/>
              <w:bottom w:w="0" w:type="dxa"/>
              <w:right w:w="108" w:type="dxa"/>
            </w:tcMar>
          </w:tcPr>
          <w:p w14:paraId="0000084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0.1 – 1100 </w:t>
            </w:r>
            <w:proofErr w:type="spellStart"/>
            <w:r>
              <w:rPr>
                <w:rFonts w:ascii="Arial" w:eastAsia="Arial" w:hAnsi="Arial" w:cs="Arial"/>
                <w:sz w:val="16"/>
                <w:szCs w:val="16"/>
              </w:rPr>
              <w:t>hPa</w:t>
            </w:r>
            <w:proofErr w:type="spellEnd"/>
            <w:r>
              <w:rPr>
                <w:rFonts w:ascii="Arial" w:eastAsia="Arial" w:hAnsi="Arial" w:cs="Arial"/>
                <w:sz w:val="16"/>
                <w:szCs w:val="16"/>
              </w:rPr>
              <w:t xml:space="preserve"> to 0.1 </w:t>
            </w:r>
            <w:proofErr w:type="spellStart"/>
            <w:r>
              <w:rPr>
                <w:rFonts w:ascii="Arial" w:eastAsia="Arial" w:hAnsi="Arial" w:cs="Arial"/>
                <w:sz w:val="16"/>
                <w:szCs w:val="16"/>
              </w:rPr>
              <w:t>hPa</w:t>
            </w:r>
            <w:proofErr w:type="spellEnd"/>
          </w:p>
        </w:tc>
      </w:tr>
      <w:tr w:rsidR="0038055D" w14:paraId="57B41293" w14:textId="77777777" w:rsidTr="003956E5">
        <w:trPr>
          <w:cantSplit/>
          <w:jc w:val="center"/>
        </w:trPr>
        <w:tc>
          <w:tcPr>
            <w:tcW w:w="993" w:type="dxa"/>
            <w:shd w:val="clear" w:color="auto" w:fill="F3F3F3"/>
            <w:tcMar>
              <w:top w:w="0" w:type="dxa"/>
              <w:left w:w="108" w:type="dxa"/>
              <w:bottom w:w="0" w:type="dxa"/>
              <w:right w:w="108" w:type="dxa"/>
            </w:tcMar>
          </w:tcPr>
          <w:p w14:paraId="0000084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b/>
                <w:sz w:val="16"/>
                <w:szCs w:val="16"/>
              </w:rPr>
            </w:pPr>
            <w:r>
              <w:rPr>
                <w:rFonts w:ascii="Arial" w:eastAsia="Arial" w:hAnsi="Arial" w:cs="Arial"/>
                <w:b/>
                <w:sz w:val="16"/>
                <w:szCs w:val="16"/>
              </w:rPr>
              <w:t>N2+7</w:t>
            </w:r>
          </w:p>
        </w:tc>
        <w:tc>
          <w:tcPr>
            <w:tcW w:w="2100" w:type="dxa"/>
            <w:shd w:val="clear" w:color="auto" w:fill="F3F3F3"/>
            <w:tcMar>
              <w:top w:w="0" w:type="dxa"/>
              <w:left w:w="108" w:type="dxa"/>
              <w:bottom w:w="0" w:type="dxa"/>
              <w:right w:w="108" w:type="dxa"/>
            </w:tcMar>
          </w:tcPr>
          <w:p w14:paraId="00000848"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Estimated error in temperature</w:t>
            </w:r>
          </w:p>
        </w:tc>
        <w:tc>
          <w:tcPr>
            <w:tcW w:w="1021" w:type="dxa"/>
            <w:shd w:val="clear" w:color="auto" w:fill="F3F3F3"/>
            <w:tcMar>
              <w:top w:w="0" w:type="dxa"/>
              <w:left w:w="108" w:type="dxa"/>
              <w:bottom w:w="0" w:type="dxa"/>
              <w:right w:w="108" w:type="dxa"/>
            </w:tcMar>
          </w:tcPr>
          <w:p w14:paraId="0000084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84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F3F3F3"/>
            <w:tcMar>
              <w:top w:w="0" w:type="dxa"/>
              <w:left w:w="108" w:type="dxa"/>
              <w:bottom w:w="0" w:type="dxa"/>
              <w:right w:w="108" w:type="dxa"/>
            </w:tcMar>
          </w:tcPr>
          <w:p w14:paraId="0000084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84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w:t>
            </w:r>
          </w:p>
        </w:tc>
        <w:tc>
          <w:tcPr>
            <w:tcW w:w="1071" w:type="dxa"/>
            <w:shd w:val="clear" w:color="auto" w:fill="F3F3F3"/>
            <w:tcMar>
              <w:top w:w="0" w:type="dxa"/>
              <w:left w:w="108" w:type="dxa"/>
              <w:bottom w:w="0" w:type="dxa"/>
              <w:right w:w="108" w:type="dxa"/>
            </w:tcMar>
          </w:tcPr>
          <w:p w14:paraId="0000084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K</w:t>
            </w:r>
          </w:p>
        </w:tc>
        <w:tc>
          <w:tcPr>
            <w:tcW w:w="2505" w:type="dxa"/>
            <w:shd w:val="clear" w:color="auto" w:fill="F3F3F3"/>
            <w:tcMar>
              <w:top w:w="0" w:type="dxa"/>
              <w:left w:w="108" w:type="dxa"/>
              <w:bottom w:w="0" w:type="dxa"/>
              <w:right w:w="108" w:type="dxa"/>
            </w:tcMar>
          </w:tcPr>
          <w:p w14:paraId="0000084E"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150 – 350K to 0.1 K</w:t>
            </w:r>
          </w:p>
        </w:tc>
      </w:tr>
      <w:tr w:rsidR="0038055D" w14:paraId="32398099" w14:textId="77777777" w:rsidTr="003956E5">
        <w:trPr>
          <w:cantSplit/>
          <w:jc w:val="center"/>
        </w:trPr>
        <w:tc>
          <w:tcPr>
            <w:tcW w:w="993" w:type="dxa"/>
            <w:shd w:val="clear" w:color="auto" w:fill="F3F3F3"/>
            <w:tcMar>
              <w:top w:w="0" w:type="dxa"/>
              <w:left w:w="108" w:type="dxa"/>
              <w:bottom w:w="0" w:type="dxa"/>
              <w:right w:w="108" w:type="dxa"/>
            </w:tcMar>
          </w:tcPr>
          <w:p w14:paraId="0000084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b/>
                <w:sz w:val="16"/>
                <w:szCs w:val="16"/>
              </w:rPr>
            </w:pPr>
            <w:r>
              <w:rPr>
                <w:rFonts w:ascii="Arial" w:eastAsia="Arial" w:hAnsi="Arial" w:cs="Arial"/>
                <w:b/>
                <w:sz w:val="16"/>
                <w:szCs w:val="16"/>
              </w:rPr>
              <w:t>N2+8</w:t>
            </w:r>
          </w:p>
        </w:tc>
        <w:tc>
          <w:tcPr>
            <w:tcW w:w="2100" w:type="dxa"/>
            <w:shd w:val="clear" w:color="auto" w:fill="F3F3F3"/>
            <w:tcMar>
              <w:top w:w="0" w:type="dxa"/>
              <w:left w:w="108" w:type="dxa"/>
              <w:bottom w:w="0" w:type="dxa"/>
              <w:right w:w="108" w:type="dxa"/>
            </w:tcMar>
          </w:tcPr>
          <w:p w14:paraId="0000085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Estimated error in specific humidity</w:t>
            </w:r>
          </w:p>
        </w:tc>
        <w:tc>
          <w:tcPr>
            <w:tcW w:w="1021" w:type="dxa"/>
            <w:shd w:val="clear" w:color="auto" w:fill="F3F3F3"/>
            <w:tcMar>
              <w:top w:w="0" w:type="dxa"/>
              <w:left w:w="108" w:type="dxa"/>
              <w:bottom w:w="0" w:type="dxa"/>
              <w:right w:w="108" w:type="dxa"/>
            </w:tcMar>
          </w:tcPr>
          <w:p w14:paraId="0000085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6" w:type="dxa"/>
            <w:shd w:val="clear" w:color="auto" w:fill="F3F3F3"/>
            <w:tcMar>
              <w:top w:w="0" w:type="dxa"/>
              <w:left w:w="108" w:type="dxa"/>
              <w:bottom w:w="0" w:type="dxa"/>
              <w:right w:w="108" w:type="dxa"/>
            </w:tcMar>
          </w:tcPr>
          <w:p w14:paraId="0000085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F3F3F3"/>
            <w:tcMar>
              <w:top w:w="0" w:type="dxa"/>
              <w:left w:w="108" w:type="dxa"/>
              <w:bottom w:w="0" w:type="dxa"/>
              <w:right w:w="108" w:type="dxa"/>
            </w:tcMar>
          </w:tcPr>
          <w:p w14:paraId="0000085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85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shd w:val="clear" w:color="auto" w:fill="F3F3F3"/>
            <w:tcMar>
              <w:top w:w="0" w:type="dxa"/>
              <w:left w:w="108" w:type="dxa"/>
              <w:bottom w:w="0" w:type="dxa"/>
              <w:right w:w="108" w:type="dxa"/>
            </w:tcMar>
          </w:tcPr>
          <w:p w14:paraId="0000085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vertAlign w:val="superscript"/>
              </w:rPr>
            </w:pPr>
            <w:r>
              <w:rPr>
                <w:rFonts w:ascii="Arial" w:eastAsia="Arial" w:hAnsi="Arial" w:cs="Arial"/>
                <w:sz w:val="16"/>
                <w:szCs w:val="16"/>
              </w:rPr>
              <w:t>Kg.kg</w:t>
            </w:r>
            <w:r>
              <w:rPr>
                <w:rFonts w:ascii="Arial" w:eastAsia="Arial" w:hAnsi="Arial" w:cs="Arial"/>
                <w:sz w:val="16"/>
                <w:szCs w:val="16"/>
                <w:vertAlign w:val="superscript"/>
              </w:rPr>
              <w:t>-1</w:t>
            </w:r>
          </w:p>
        </w:tc>
        <w:tc>
          <w:tcPr>
            <w:tcW w:w="2505" w:type="dxa"/>
            <w:shd w:val="clear" w:color="auto" w:fill="F3F3F3"/>
            <w:tcMar>
              <w:top w:w="0" w:type="dxa"/>
              <w:left w:w="108" w:type="dxa"/>
              <w:bottom w:w="0" w:type="dxa"/>
              <w:right w:w="108" w:type="dxa"/>
            </w:tcMar>
          </w:tcPr>
          <w:p w14:paraId="0000085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50 g.kg</w:t>
            </w:r>
            <w:r>
              <w:rPr>
                <w:rFonts w:ascii="Arial" w:eastAsia="Arial" w:hAnsi="Arial" w:cs="Arial"/>
                <w:sz w:val="16"/>
                <w:szCs w:val="16"/>
                <w:vertAlign w:val="superscript"/>
              </w:rPr>
              <w:t>-1</w:t>
            </w:r>
            <w:r>
              <w:rPr>
                <w:rFonts w:ascii="Arial" w:eastAsia="Arial" w:hAnsi="Arial" w:cs="Arial"/>
                <w:sz w:val="16"/>
                <w:szCs w:val="16"/>
              </w:rPr>
              <w:t xml:space="preserve"> to 0.01 g.kg</w:t>
            </w:r>
            <w:r>
              <w:rPr>
                <w:rFonts w:ascii="Arial" w:eastAsia="Arial" w:hAnsi="Arial" w:cs="Arial"/>
                <w:sz w:val="16"/>
                <w:szCs w:val="16"/>
                <w:vertAlign w:val="superscript"/>
              </w:rPr>
              <w:t>-1</w:t>
            </w:r>
          </w:p>
        </w:tc>
      </w:tr>
      <w:tr w:rsidR="0038055D" w14:paraId="63073656" w14:textId="77777777" w:rsidTr="003956E5">
        <w:trPr>
          <w:cantSplit/>
          <w:jc w:val="center"/>
        </w:trPr>
        <w:tc>
          <w:tcPr>
            <w:tcW w:w="993" w:type="dxa"/>
            <w:shd w:val="clear" w:color="auto" w:fill="E0E0E0"/>
            <w:tcMar>
              <w:top w:w="0" w:type="dxa"/>
              <w:left w:w="108" w:type="dxa"/>
              <w:bottom w:w="0" w:type="dxa"/>
              <w:right w:w="108" w:type="dxa"/>
            </w:tcMar>
          </w:tcPr>
          <w:p w14:paraId="0000085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N2+11</w:t>
            </w:r>
          </w:p>
        </w:tc>
        <w:tc>
          <w:tcPr>
            <w:tcW w:w="2100" w:type="dxa"/>
            <w:shd w:val="clear" w:color="auto" w:fill="E0E0E0"/>
            <w:tcMar>
              <w:top w:w="0" w:type="dxa"/>
              <w:left w:w="108" w:type="dxa"/>
              <w:bottom w:w="0" w:type="dxa"/>
              <w:right w:w="108" w:type="dxa"/>
            </w:tcMar>
          </w:tcPr>
          <w:p w14:paraId="00000858"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Percent confidence</w:t>
            </w:r>
          </w:p>
        </w:tc>
        <w:tc>
          <w:tcPr>
            <w:tcW w:w="1021" w:type="dxa"/>
            <w:shd w:val="clear" w:color="auto" w:fill="E0E0E0"/>
            <w:tcMar>
              <w:top w:w="0" w:type="dxa"/>
              <w:left w:w="108" w:type="dxa"/>
              <w:bottom w:w="0" w:type="dxa"/>
              <w:right w:w="108" w:type="dxa"/>
            </w:tcMar>
          </w:tcPr>
          <w:p w14:paraId="0000085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0 33 007</w:t>
            </w:r>
          </w:p>
        </w:tc>
        <w:tc>
          <w:tcPr>
            <w:tcW w:w="856" w:type="dxa"/>
            <w:shd w:val="clear" w:color="auto" w:fill="E0E0E0"/>
            <w:tcMar>
              <w:top w:w="0" w:type="dxa"/>
              <w:left w:w="108" w:type="dxa"/>
              <w:bottom w:w="0" w:type="dxa"/>
              <w:right w:w="108" w:type="dxa"/>
            </w:tcMar>
          </w:tcPr>
          <w:p w14:paraId="0000085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85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85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w:t>
            </w:r>
          </w:p>
        </w:tc>
        <w:tc>
          <w:tcPr>
            <w:tcW w:w="1071" w:type="dxa"/>
            <w:shd w:val="clear" w:color="auto" w:fill="E0E0E0"/>
            <w:tcMar>
              <w:top w:w="0" w:type="dxa"/>
              <w:left w:w="108" w:type="dxa"/>
              <w:bottom w:w="0" w:type="dxa"/>
              <w:right w:w="108" w:type="dxa"/>
            </w:tcMar>
          </w:tcPr>
          <w:p w14:paraId="0000085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
        </w:tc>
        <w:tc>
          <w:tcPr>
            <w:tcW w:w="2505" w:type="dxa"/>
            <w:shd w:val="clear" w:color="auto" w:fill="E0E0E0"/>
            <w:tcMar>
              <w:top w:w="0" w:type="dxa"/>
              <w:left w:w="108" w:type="dxa"/>
              <w:bottom w:w="0" w:type="dxa"/>
              <w:right w:w="108" w:type="dxa"/>
            </w:tcMar>
          </w:tcPr>
          <w:p w14:paraId="0000085E"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bad, 100 = good</w:t>
            </w:r>
          </w:p>
        </w:tc>
      </w:tr>
      <w:tr w:rsidR="0038055D" w14:paraId="26BC6965" w14:textId="77777777" w:rsidTr="003956E5">
        <w:trPr>
          <w:cantSplit/>
          <w:jc w:val="center"/>
        </w:trPr>
        <w:tc>
          <w:tcPr>
            <w:tcW w:w="993" w:type="dxa"/>
            <w:shd w:val="clear" w:color="auto" w:fill="F3F3F3"/>
            <w:tcMar>
              <w:top w:w="0" w:type="dxa"/>
              <w:left w:w="108" w:type="dxa"/>
              <w:bottom w:w="0" w:type="dxa"/>
              <w:right w:w="108" w:type="dxa"/>
            </w:tcMar>
          </w:tcPr>
          <w:p w14:paraId="0000085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N3</w:t>
            </w:r>
          </w:p>
        </w:tc>
        <w:tc>
          <w:tcPr>
            <w:tcW w:w="2100" w:type="dxa"/>
            <w:shd w:val="clear" w:color="auto" w:fill="F3F3F3"/>
            <w:tcMar>
              <w:top w:w="0" w:type="dxa"/>
              <w:left w:w="108" w:type="dxa"/>
              <w:bottom w:w="0" w:type="dxa"/>
              <w:right w:w="108" w:type="dxa"/>
            </w:tcMar>
          </w:tcPr>
          <w:p w14:paraId="00000860"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861"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856" w:type="dxa"/>
            <w:shd w:val="clear" w:color="auto" w:fill="F3F3F3"/>
            <w:tcMar>
              <w:top w:w="0" w:type="dxa"/>
              <w:left w:w="108" w:type="dxa"/>
              <w:bottom w:w="0" w:type="dxa"/>
              <w:right w:w="108" w:type="dxa"/>
            </w:tcMar>
          </w:tcPr>
          <w:p w14:paraId="00000862"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863"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898" w:type="dxa"/>
            <w:shd w:val="clear" w:color="auto" w:fill="F3F3F3"/>
            <w:tcMar>
              <w:top w:w="0" w:type="dxa"/>
              <w:left w:w="108" w:type="dxa"/>
              <w:bottom w:w="0" w:type="dxa"/>
              <w:right w:w="108" w:type="dxa"/>
            </w:tcMar>
          </w:tcPr>
          <w:p w14:paraId="00000864"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865"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p>
        </w:tc>
        <w:tc>
          <w:tcPr>
            <w:tcW w:w="2505" w:type="dxa"/>
            <w:shd w:val="clear" w:color="auto" w:fill="F3F3F3"/>
            <w:tcMar>
              <w:top w:w="0" w:type="dxa"/>
              <w:left w:w="108" w:type="dxa"/>
              <w:bottom w:w="0" w:type="dxa"/>
              <w:right w:w="108" w:type="dxa"/>
            </w:tcMar>
          </w:tcPr>
          <w:p w14:paraId="00000866"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N3 = N2+1+10.n3 elements</w:t>
            </w:r>
          </w:p>
        </w:tc>
      </w:tr>
      <w:tr w:rsidR="0038055D" w14:paraId="25240D9A" w14:textId="77777777" w:rsidTr="003956E5">
        <w:trPr>
          <w:cantSplit/>
          <w:jc w:val="center"/>
        </w:trPr>
        <w:tc>
          <w:tcPr>
            <w:tcW w:w="10718" w:type="dxa"/>
            <w:gridSpan w:val="8"/>
            <w:shd w:val="clear" w:color="auto" w:fill="CCFFCC"/>
            <w:tcMar>
              <w:top w:w="0" w:type="dxa"/>
              <w:left w:w="108" w:type="dxa"/>
              <w:bottom w:w="0" w:type="dxa"/>
              <w:right w:w="108" w:type="dxa"/>
            </w:tcMar>
          </w:tcPr>
          <w:p w14:paraId="00000867" w14:textId="77777777" w:rsidR="0038055D" w:rsidRDefault="0038055D" w:rsidP="0038055D">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RO 'Level2c' data</w:t>
            </w:r>
          </w:p>
        </w:tc>
      </w:tr>
      <w:tr w:rsidR="0038055D" w14:paraId="732A927A" w14:textId="77777777" w:rsidTr="003956E5">
        <w:trPr>
          <w:cantSplit/>
          <w:jc w:val="center"/>
        </w:trPr>
        <w:tc>
          <w:tcPr>
            <w:tcW w:w="993" w:type="dxa"/>
            <w:shd w:val="clear" w:color="auto" w:fill="F3F3F3"/>
            <w:tcMar>
              <w:top w:w="0" w:type="dxa"/>
              <w:left w:w="108" w:type="dxa"/>
              <w:bottom w:w="0" w:type="dxa"/>
              <w:right w:w="108" w:type="dxa"/>
            </w:tcMar>
          </w:tcPr>
          <w:p w14:paraId="0000086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lastRenderedPageBreak/>
              <w:t>N3+1</w:t>
            </w:r>
          </w:p>
        </w:tc>
        <w:tc>
          <w:tcPr>
            <w:tcW w:w="2100" w:type="dxa"/>
            <w:shd w:val="clear" w:color="auto" w:fill="F3F3F3"/>
            <w:tcMar>
              <w:top w:w="0" w:type="dxa"/>
              <w:left w:w="108" w:type="dxa"/>
              <w:bottom w:w="0" w:type="dxa"/>
              <w:right w:w="108" w:type="dxa"/>
            </w:tcMar>
          </w:tcPr>
          <w:p w14:paraId="0000087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Vertical significance</w:t>
            </w:r>
          </w:p>
        </w:tc>
        <w:tc>
          <w:tcPr>
            <w:tcW w:w="1021" w:type="dxa"/>
            <w:shd w:val="clear" w:color="auto" w:fill="F3F3F3"/>
            <w:tcMar>
              <w:top w:w="0" w:type="dxa"/>
              <w:left w:w="108" w:type="dxa"/>
              <w:bottom w:w="0" w:type="dxa"/>
              <w:right w:w="108" w:type="dxa"/>
            </w:tcMar>
          </w:tcPr>
          <w:p w14:paraId="0000087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0 08 003</w:t>
            </w:r>
          </w:p>
        </w:tc>
        <w:tc>
          <w:tcPr>
            <w:tcW w:w="856" w:type="dxa"/>
            <w:shd w:val="clear" w:color="auto" w:fill="F3F3F3"/>
            <w:tcMar>
              <w:top w:w="0" w:type="dxa"/>
              <w:left w:w="108" w:type="dxa"/>
              <w:bottom w:w="0" w:type="dxa"/>
              <w:right w:w="108" w:type="dxa"/>
            </w:tcMar>
          </w:tcPr>
          <w:p w14:paraId="0000087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87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87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w:t>
            </w:r>
          </w:p>
        </w:tc>
        <w:tc>
          <w:tcPr>
            <w:tcW w:w="1071" w:type="dxa"/>
            <w:shd w:val="clear" w:color="auto" w:fill="F3F3F3"/>
            <w:tcMar>
              <w:top w:w="0" w:type="dxa"/>
              <w:left w:w="108" w:type="dxa"/>
              <w:bottom w:w="0" w:type="dxa"/>
              <w:right w:w="108" w:type="dxa"/>
            </w:tcMar>
          </w:tcPr>
          <w:p w14:paraId="0000087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F3F3F3"/>
            <w:tcMar>
              <w:top w:w="0" w:type="dxa"/>
              <w:left w:w="108" w:type="dxa"/>
              <w:bottom w:w="0" w:type="dxa"/>
              <w:right w:w="108" w:type="dxa"/>
            </w:tcMar>
          </w:tcPr>
          <w:p w14:paraId="0000087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surface</w:t>
            </w:r>
          </w:p>
        </w:tc>
      </w:tr>
      <w:tr w:rsidR="0038055D" w14:paraId="434241BD" w14:textId="77777777" w:rsidTr="003956E5">
        <w:trPr>
          <w:cantSplit/>
          <w:jc w:val="center"/>
        </w:trPr>
        <w:tc>
          <w:tcPr>
            <w:tcW w:w="993" w:type="dxa"/>
            <w:shd w:val="clear" w:color="auto" w:fill="E0E0E0"/>
            <w:tcMar>
              <w:top w:w="0" w:type="dxa"/>
              <w:left w:w="108" w:type="dxa"/>
              <w:bottom w:w="0" w:type="dxa"/>
              <w:right w:w="108" w:type="dxa"/>
            </w:tcMar>
          </w:tcPr>
          <w:p w14:paraId="0000087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N3+2</w:t>
            </w:r>
          </w:p>
        </w:tc>
        <w:tc>
          <w:tcPr>
            <w:tcW w:w="2100" w:type="dxa"/>
            <w:shd w:val="clear" w:color="auto" w:fill="E0E0E0"/>
            <w:tcMar>
              <w:top w:w="0" w:type="dxa"/>
              <w:left w:w="108" w:type="dxa"/>
              <w:bottom w:w="0" w:type="dxa"/>
              <w:right w:w="108" w:type="dxa"/>
            </w:tcMar>
          </w:tcPr>
          <w:p w14:paraId="00000878"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 xml:space="preserve">Geopotential height </w:t>
            </w:r>
            <w:r>
              <w:rPr>
                <w:rFonts w:ascii="Arial" w:eastAsia="Arial" w:hAnsi="Arial" w:cs="Arial"/>
                <w:sz w:val="16"/>
                <w:szCs w:val="16"/>
              </w:rPr>
              <w:t>(of surface)</w:t>
            </w:r>
          </w:p>
        </w:tc>
        <w:tc>
          <w:tcPr>
            <w:tcW w:w="1021" w:type="dxa"/>
            <w:shd w:val="clear" w:color="auto" w:fill="E0E0E0"/>
            <w:tcMar>
              <w:top w:w="0" w:type="dxa"/>
              <w:left w:w="108" w:type="dxa"/>
              <w:bottom w:w="0" w:type="dxa"/>
              <w:right w:w="108" w:type="dxa"/>
            </w:tcMar>
          </w:tcPr>
          <w:p w14:paraId="0000087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0 07 009</w:t>
            </w:r>
          </w:p>
        </w:tc>
        <w:tc>
          <w:tcPr>
            <w:tcW w:w="856" w:type="dxa"/>
            <w:shd w:val="clear" w:color="auto" w:fill="E0E0E0"/>
            <w:tcMar>
              <w:top w:w="0" w:type="dxa"/>
              <w:left w:w="108" w:type="dxa"/>
              <w:bottom w:w="0" w:type="dxa"/>
              <w:right w:w="108" w:type="dxa"/>
            </w:tcMar>
          </w:tcPr>
          <w:p w14:paraId="0000087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87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-1 000</w:t>
            </w:r>
          </w:p>
        </w:tc>
        <w:tc>
          <w:tcPr>
            <w:tcW w:w="898" w:type="dxa"/>
            <w:shd w:val="clear" w:color="auto" w:fill="E0E0E0"/>
            <w:tcMar>
              <w:top w:w="0" w:type="dxa"/>
              <w:left w:w="108" w:type="dxa"/>
              <w:bottom w:w="0" w:type="dxa"/>
              <w:right w:w="108" w:type="dxa"/>
            </w:tcMar>
          </w:tcPr>
          <w:p w14:paraId="0000087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17</w:t>
            </w:r>
          </w:p>
        </w:tc>
        <w:tc>
          <w:tcPr>
            <w:tcW w:w="1071" w:type="dxa"/>
            <w:shd w:val="clear" w:color="auto" w:fill="E0E0E0"/>
            <w:tcMar>
              <w:top w:w="0" w:type="dxa"/>
              <w:left w:w="108" w:type="dxa"/>
              <w:bottom w:w="0" w:type="dxa"/>
              <w:right w:w="108" w:type="dxa"/>
            </w:tcMar>
          </w:tcPr>
          <w:p w14:paraId="0000087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gpm</w:t>
            </w:r>
            <w:proofErr w:type="spellEnd"/>
          </w:p>
        </w:tc>
        <w:tc>
          <w:tcPr>
            <w:tcW w:w="2505" w:type="dxa"/>
            <w:shd w:val="clear" w:color="auto" w:fill="E0E0E0"/>
            <w:tcMar>
              <w:top w:w="0" w:type="dxa"/>
              <w:left w:w="108" w:type="dxa"/>
              <w:bottom w:w="0" w:type="dxa"/>
              <w:right w:w="108" w:type="dxa"/>
            </w:tcMar>
          </w:tcPr>
          <w:p w14:paraId="0000087E" w14:textId="554B6E06"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Arial" w:eastAsia="Arial" w:hAnsi="Arial" w:cs="Arial"/>
                <w:sz w:val="16"/>
                <w:szCs w:val="16"/>
              </w:rPr>
              <w:t>Geopot</w:t>
            </w:r>
            <w:proofErr w:type="spellEnd"/>
            <w:r>
              <w:rPr>
                <w:rFonts w:ascii="Arial" w:eastAsia="Arial" w:hAnsi="Arial" w:cs="Arial"/>
                <w:sz w:val="16"/>
                <w:szCs w:val="16"/>
              </w:rPr>
              <w:t xml:space="preserve">. </w:t>
            </w:r>
            <w:proofErr w:type="spellStart"/>
            <w:r>
              <w:rPr>
                <w:rFonts w:ascii="Arial" w:eastAsia="Arial" w:hAnsi="Arial" w:cs="Arial"/>
                <w:sz w:val="16"/>
                <w:szCs w:val="16"/>
              </w:rPr>
              <w:t>ht</w:t>
            </w:r>
            <w:proofErr w:type="spellEnd"/>
            <w:r>
              <w:rPr>
                <w:rFonts w:ascii="Arial" w:eastAsia="Arial" w:hAnsi="Arial" w:cs="Arial"/>
                <w:sz w:val="16"/>
                <w:szCs w:val="16"/>
              </w:rPr>
              <w:t xml:space="preserve"> of surface, -1km to 10km, </w:t>
            </w:r>
            <w:proofErr w:type="spellStart"/>
            <w:r>
              <w:rPr>
                <w:rFonts w:ascii="Arial" w:eastAsia="Arial" w:hAnsi="Arial" w:cs="Arial"/>
                <w:sz w:val="16"/>
                <w:szCs w:val="16"/>
              </w:rPr>
              <w:t>wrt</w:t>
            </w:r>
            <w:proofErr w:type="spellEnd"/>
            <w:r>
              <w:rPr>
                <w:rFonts w:ascii="Arial" w:eastAsia="Arial" w:hAnsi="Arial" w:cs="Arial"/>
                <w:sz w:val="16"/>
                <w:szCs w:val="16"/>
              </w:rPr>
              <w:t xml:space="preserve"> </w:t>
            </w:r>
            <w:ins w:id="544" w:author="Stig Syndergaard" w:date="2024-07-15T17:41:00Z">
              <w:r>
                <w:rPr>
                  <w:rFonts w:ascii="Arial" w:eastAsia="Arial" w:hAnsi="Arial" w:cs="Arial"/>
                  <w:sz w:val="16"/>
                  <w:szCs w:val="16"/>
                </w:rPr>
                <w:t>G</w:t>
              </w:r>
            </w:ins>
            <w:r>
              <w:rPr>
                <w:rFonts w:ascii="Arial" w:eastAsia="Arial" w:hAnsi="Arial" w:cs="Arial"/>
                <w:sz w:val="16"/>
                <w:szCs w:val="16"/>
              </w:rPr>
              <w:t>eoid (MSL)</w:t>
            </w:r>
          </w:p>
        </w:tc>
      </w:tr>
      <w:tr w:rsidR="0038055D" w14:paraId="5FE0CD65" w14:textId="77777777" w:rsidTr="003956E5">
        <w:trPr>
          <w:cantSplit/>
          <w:jc w:val="center"/>
        </w:trPr>
        <w:tc>
          <w:tcPr>
            <w:tcW w:w="993" w:type="dxa"/>
            <w:shd w:val="clear" w:color="auto" w:fill="F3F3F3"/>
            <w:tcMar>
              <w:top w:w="0" w:type="dxa"/>
              <w:left w:w="108" w:type="dxa"/>
              <w:bottom w:w="0" w:type="dxa"/>
              <w:right w:w="108" w:type="dxa"/>
            </w:tcMar>
          </w:tcPr>
          <w:p w14:paraId="0000087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N3+3</w:t>
            </w:r>
          </w:p>
        </w:tc>
        <w:tc>
          <w:tcPr>
            <w:tcW w:w="2100" w:type="dxa"/>
            <w:shd w:val="clear" w:color="auto" w:fill="F3F3F3"/>
            <w:tcMar>
              <w:top w:w="0" w:type="dxa"/>
              <w:left w:w="108" w:type="dxa"/>
              <w:bottom w:w="0" w:type="dxa"/>
              <w:right w:w="108" w:type="dxa"/>
            </w:tcMar>
          </w:tcPr>
          <w:p w14:paraId="00000880"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(Surface)</w:t>
            </w:r>
            <w:r>
              <w:rPr>
                <w:rFonts w:ascii="Arial" w:eastAsia="Arial" w:hAnsi="Arial" w:cs="Arial"/>
                <w:b/>
                <w:sz w:val="16"/>
                <w:szCs w:val="16"/>
              </w:rPr>
              <w:t xml:space="preserve"> Pressure</w:t>
            </w:r>
          </w:p>
        </w:tc>
        <w:tc>
          <w:tcPr>
            <w:tcW w:w="1021" w:type="dxa"/>
            <w:tcMar>
              <w:top w:w="0" w:type="dxa"/>
              <w:left w:w="108" w:type="dxa"/>
              <w:bottom w:w="0" w:type="dxa"/>
              <w:right w:w="108" w:type="dxa"/>
            </w:tcMar>
          </w:tcPr>
          <w:p w14:paraId="0000088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0 10 004</w:t>
            </w:r>
          </w:p>
        </w:tc>
        <w:tc>
          <w:tcPr>
            <w:tcW w:w="856" w:type="dxa"/>
            <w:tcMar>
              <w:top w:w="0" w:type="dxa"/>
              <w:left w:w="108" w:type="dxa"/>
              <w:bottom w:w="0" w:type="dxa"/>
              <w:right w:w="108" w:type="dxa"/>
            </w:tcMar>
          </w:tcPr>
          <w:p w14:paraId="0000088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tcMar>
              <w:top w:w="0" w:type="dxa"/>
              <w:left w:w="108" w:type="dxa"/>
              <w:bottom w:w="0" w:type="dxa"/>
              <w:right w:w="108" w:type="dxa"/>
            </w:tcMar>
          </w:tcPr>
          <w:p w14:paraId="0000088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tcMar>
              <w:top w:w="0" w:type="dxa"/>
              <w:left w:w="108" w:type="dxa"/>
              <w:bottom w:w="0" w:type="dxa"/>
              <w:right w:w="108" w:type="dxa"/>
            </w:tcMar>
          </w:tcPr>
          <w:p w14:paraId="0000088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tcMar>
              <w:top w:w="0" w:type="dxa"/>
              <w:left w:w="108" w:type="dxa"/>
              <w:bottom w:w="0" w:type="dxa"/>
              <w:right w:w="108" w:type="dxa"/>
            </w:tcMar>
          </w:tcPr>
          <w:p w14:paraId="0000088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w:t>
            </w:r>
          </w:p>
        </w:tc>
        <w:tc>
          <w:tcPr>
            <w:tcW w:w="2505" w:type="dxa"/>
            <w:tcMar>
              <w:top w:w="0" w:type="dxa"/>
              <w:left w:w="108" w:type="dxa"/>
              <w:bottom w:w="0" w:type="dxa"/>
              <w:right w:w="108" w:type="dxa"/>
            </w:tcMar>
          </w:tcPr>
          <w:p w14:paraId="00000886"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 xml:space="preserve">250–1100 </w:t>
            </w:r>
            <w:proofErr w:type="spellStart"/>
            <w:r>
              <w:rPr>
                <w:rFonts w:ascii="Arial" w:eastAsia="Arial" w:hAnsi="Arial" w:cs="Arial"/>
                <w:sz w:val="16"/>
                <w:szCs w:val="16"/>
              </w:rPr>
              <w:t>hPa</w:t>
            </w:r>
            <w:proofErr w:type="spellEnd"/>
            <w:r>
              <w:rPr>
                <w:rFonts w:ascii="Arial" w:eastAsia="Arial" w:hAnsi="Arial" w:cs="Arial"/>
                <w:sz w:val="16"/>
                <w:szCs w:val="16"/>
              </w:rPr>
              <w:t xml:space="preserve"> to 0.1 </w:t>
            </w:r>
            <w:proofErr w:type="spellStart"/>
            <w:r>
              <w:rPr>
                <w:rFonts w:ascii="Arial" w:eastAsia="Arial" w:hAnsi="Arial" w:cs="Arial"/>
                <w:sz w:val="16"/>
                <w:szCs w:val="16"/>
              </w:rPr>
              <w:t>hPa</w:t>
            </w:r>
            <w:proofErr w:type="spellEnd"/>
          </w:p>
        </w:tc>
      </w:tr>
      <w:tr w:rsidR="0038055D" w14:paraId="4E347E72" w14:textId="77777777" w:rsidTr="003956E5">
        <w:trPr>
          <w:cantSplit/>
          <w:jc w:val="center"/>
        </w:trPr>
        <w:tc>
          <w:tcPr>
            <w:tcW w:w="993" w:type="dxa"/>
            <w:shd w:val="clear" w:color="auto" w:fill="E0E0E0"/>
            <w:tcMar>
              <w:top w:w="0" w:type="dxa"/>
              <w:left w:w="108" w:type="dxa"/>
              <w:bottom w:w="0" w:type="dxa"/>
              <w:right w:w="108" w:type="dxa"/>
            </w:tcMar>
          </w:tcPr>
          <w:p w14:paraId="0000088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N3+4</w:t>
            </w:r>
          </w:p>
        </w:tc>
        <w:tc>
          <w:tcPr>
            <w:tcW w:w="2100" w:type="dxa"/>
            <w:shd w:val="clear" w:color="auto" w:fill="E0E0E0"/>
            <w:tcMar>
              <w:top w:w="0" w:type="dxa"/>
              <w:left w:w="108" w:type="dxa"/>
              <w:bottom w:w="0" w:type="dxa"/>
              <w:right w:w="108" w:type="dxa"/>
            </w:tcMar>
          </w:tcPr>
          <w:p w14:paraId="00000888"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First order statistics</w:t>
            </w:r>
          </w:p>
        </w:tc>
        <w:tc>
          <w:tcPr>
            <w:tcW w:w="1021" w:type="dxa"/>
            <w:shd w:val="clear" w:color="auto" w:fill="E0E0E0"/>
            <w:tcMar>
              <w:top w:w="0" w:type="dxa"/>
              <w:left w:w="108" w:type="dxa"/>
              <w:bottom w:w="0" w:type="dxa"/>
              <w:right w:w="108" w:type="dxa"/>
            </w:tcMar>
          </w:tcPr>
          <w:p w14:paraId="0000088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0 08 023</w:t>
            </w:r>
          </w:p>
        </w:tc>
        <w:tc>
          <w:tcPr>
            <w:tcW w:w="856" w:type="dxa"/>
            <w:shd w:val="clear" w:color="auto" w:fill="E0E0E0"/>
            <w:tcMar>
              <w:top w:w="0" w:type="dxa"/>
              <w:left w:w="108" w:type="dxa"/>
              <w:bottom w:w="0" w:type="dxa"/>
              <w:right w:w="108" w:type="dxa"/>
            </w:tcMar>
          </w:tcPr>
          <w:p w14:paraId="0000088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88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88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w:t>
            </w:r>
          </w:p>
        </w:tc>
        <w:tc>
          <w:tcPr>
            <w:tcW w:w="1071" w:type="dxa"/>
            <w:shd w:val="clear" w:color="auto" w:fill="E0E0E0"/>
            <w:tcMar>
              <w:top w:w="0" w:type="dxa"/>
              <w:left w:w="108" w:type="dxa"/>
              <w:bottom w:w="0" w:type="dxa"/>
              <w:right w:w="108" w:type="dxa"/>
            </w:tcMar>
          </w:tcPr>
          <w:p w14:paraId="0000088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E0E0E0"/>
            <w:tcMar>
              <w:top w:w="0" w:type="dxa"/>
              <w:left w:w="108" w:type="dxa"/>
              <w:bottom w:w="0" w:type="dxa"/>
              <w:right w:w="108" w:type="dxa"/>
            </w:tcMar>
          </w:tcPr>
          <w:p w14:paraId="0000088E"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13 = RMS</w:t>
            </w:r>
          </w:p>
        </w:tc>
      </w:tr>
      <w:tr w:rsidR="0038055D" w14:paraId="4EE3C4B0" w14:textId="77777777" w:rsidTr="003956E5">
        <w:trPr>
          <w:cantSplit/>
          <w:jc w:val="center"/>
        </w:trPr>
        <w:tc>
          <w:tcPr>
            <w:tcW w:w="993" w:type="dxa"/>
            <w:shd w:val="clear" w:color="auto" w:fill="F3F3F3"/>
            <w:tcMar>
              <w:top w:w="0" w:type="dxa"/>
              <w:left w:w="108" w:type="dxa"/>
              <w:bottom w:w="0" w:type="dxa"/>
              <w:right w:w="108" w:type="dxa"/>
            </w:tcMar>
          </w:tcPr>
          <w:p w14:paraId="0000088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890"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Table B bit width</w:t>
            </w:r>
          </w:p>
        </w:tc>
        <w:tc>
          <w:tcPr>
            <w:tcW w:w="1021" w:type="dxa"/>
            <w:shd w:val="clear" w:color="auto" w:fill="F3F3F3"/>
            <w:tcMar>
              <w:top w:w="0" w:type="dxa"/>
              <w:left w:w="108" w:type="dxa"/>
              <w:bottom w:w="0" w:type="dxa"/>
              <w:right w:w="108" w:type="dxa"/>
            </w:tcMar>
          </w:tcPr>
          <w:p w14:paraId="0000089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2 01 120</w:t>
            </w:r>
          </w:p>
        </w:tc>
        <w:tc>
          <w:tcPr>
            <w:tcW w:w="856" w:type="dxa"/>
            <w:shd w:val="clear" w:color="auto" w:fill="F3F3F3"/>
            <w:tcMar>
              <w:top w:w="0" w:type="dxa"/>
              <w:left w:w="108" w:type="dxa"/>
              <w:bottom w:w="0" w:type="dxa"/>
              <w:right w:w="108" w:type="dxa"/>
            </w:tcMar>
          </w:tcPr>
          <w:p w14:paraId="0000089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89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89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89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89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Subtract 8 from bit width</w:t>
            </w:r>
          </w:p>
        </w:tc>
      </w:tr>
      <w:tr w:rsidR="0038055D" w14:paraId="12FD75A6" w14:textId="77777777" w:rsidTr="003956E5">
        <w:trPr>
          <w:cantSplit/>
          <w:jc w:val="center"/>
        </w:trPr>
        <w:tc>
          <w:tcPr>
            <w:tcW w:w="993" w:type="dxa"/>
            <w:shd w:val="clear" w:color="auto" w:fill="E0E0E0"/>
            <w:tcMar>
              <w:top w:w="0" w:type="dxa"/>
              <w:left w:w="108" w:type="dxa"/>
              <w:bottom w:w="0" w:type="dxa"/>
              <w:right w:w="108" w:type="dxa"/>
            </w:tcMar>
          </w:tcPr>
          <w:p w14:paraId="0000089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N3+5</w:t>
            </w:r>
          </w:p>
        </w:tc>
        <w:tc>
          <w:tcPr>
            <w:tcW w:w="2100" w:type="dxa"/>
            <w:shd w:val="clear" w:color="auto" w:fill="E0E0E0"/>
            <w:tcMar>
              <w:top w:w="0" w:type="dxa"/>
              <w:left w:w="108" w:type="dxa"/>
              <w:bottom w:w="0" w:type="dxa"/>
              <w:right w:w="108" w:type="dxa"/>
            </w:tcMar>
          </w:tcPr>
          <w:p w14:paraId="00000898"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(Error in) (surface)</w:t>
            </w:r>
            <w:r>
              <w:rPr>
                <w:rFonts w:ascii="Arial" w:eastAsia="Arial" w:hAnsi="Arial" w:cs="Arial"/>
                <w:b/>
                <w:sz w:val="16"/>
                <w:szCs w:val="16"/>
              </w:rPr>
              <w:t xml:space="preserve"> pressure</w:t>
            </w:r>
          </w:p>
        </w:tc>
        <w:tc>
          <w:tcPr>
            <w:tcW w:w="1021" w:type="dxa"/>
            <w:shd w:val="clear" w:color="auto" w:fill="E0E0E0"/>
            <w:tcMar>
              <w:top w:w="0" w:type="dxa"/>
              <w:left w:w="108" w:type="dxa"/>
              <w:bottom w:w="0" w:type="dxa"/>
              <w:right w:w="108" w:type="dxa"/>
            </w:tcMar>
          </w:tcPr>
          <w:p w14:paraId="0000089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0 10 004</w:t>
            </w:r>
          </w:p>
        </w:tc>
        <w:tc>
          <w:tcPr>
            <w:tcW w:w="856" w:type="dxa"/>
            <w:shd w:val="clear" w:color="auto" w:fill="E0E0E0"/>
            <w:tcMar>
              <w:top w:w="0" w:type="dxa"/>
              <w:left w:w="108" w:type="dxa"/>
              <w:bottom w:w="0" w:type="dxa"/>
              <w:right w:w="108" w:type="dxa"/>
            </w:tcMar>
          </w:tcPr>
          <w:p w14:paraId="0000089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E0E0E0"/>
            <w:tcMar>
              <w:top w:w="0" w:type="dxa"/>
              <w:left w:w="108" w:type="dxa"/>
              <w:bottom w:w="0" w:type="dxa"/>
              <w:right w:w="108" w:type="dxa"/>
            </w:tcMar>
          </w:tcPr>
          <w:p w14:paraId="0000089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89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   14</w:t>
            </w:r>
          </w:p>
        </w:tc>
        <w:tc>
          <w:tcPr>
            <w:tcW w:w="1071" w:type="dxa"/>
            <w:shd w:val="clear" w:color="auto" w:fill="E0E0E0"/>
            <w:tcMar>
              <w:top w:w="0" w:type="dxa"/>
              <w:left w:w="108" w:type="dxa"/>
              <w:bottom w:w="0" w:type="dxa"/>
              <w:right w:w="108" w:type="dxa"/>
            </w:tcMar>
          </w:tcPr>
          <w:p w14:paraId="0000089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w:t>
            </w:r>
          </w:p>
        </w:tc>
        <w:tc>
          <w:tcPr>
            <w:tcW w:w="2505" w:type="dxa"/>
            <w:shd w:val="clear" w:color="auto" w:fill="E0E0E0"/>
            <w:tcMar>
              <w:top w:w="0" w:type="dxa"/>
              <w:left w:w="108" w:type="dxa"/>
              <w:bottom w:w="0" w:type="dxa"/>
              <w:right w:w="108" w:type="dxa"/>
            </w:tcMar>
          </w:tcPr>
          <w:p w14:paraId="0000089E"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0 – 5 </w:t>
            </w:r>
            <w:proofErr w:type="spellStart"/>
            <w:r>
              <w:rPr>
                <w:rFonts w:ascii="Arial" w:eastAsia="Arial" w:hAnsi="Arial" w:cs="Arial"/>
                <w:sz w:val="16"/>
                <w:szCs w:val="16"/>
              </w:rPr>
              <w:t>hPa</w:t>
            </w:r>
            <w:proofErr w:type="spellEnd"/>
            <w:r>
              <w:rPr>
                <w:rFonts w:ascii="Arial" w:eastAsia="Arial" w:hAnsi="Arial" w:cs="Arial"/>
                <w:sz w:val="16"/>
                <w:szCs w:val="16"/>
              </w:rPr>
              <w:t xml:space="preserve"> to 0.1 </w:t>
            </w:r>
            <w:proofErr w:type="spellStart"/>
            <w:r>
              <w:rPr>
                <w:rFonts w:ascii="Arial" w:eastAsia="Arial" w:hAnsi="Arial" w:cs="Arial"/>
                <w:sz w:val="16"/>
                <w:szCs w:val="16"/>
              </w:rPr>
              <w:t>hPa</w:t>
            </w:r>
            <w:proofErr w:type="spellEnd"/>
          </w:p>
        </w:tc>
      </w:tr>
      <w:tr w:rsidR="0038055D" w14:paraId="20970F63" w14:textId="77777777" w:rsidTr="003956E5">
        <w:trPr>
          <w:cantSplit/>
          <w:jc w:val="center"/>
        </w:trPr>
        <w:tc>
          <w:tcPr>
            <w:tcW w:w="993" w:type="dxa"/>
            <w:shd w:val="clear" w:color="auto" w:fill="F3F3F3"/>
            <w:tcMar>
              <w:top w:w="0" w:type="dxa"/>
              <w:left w:w="108" w:type="dxa"/>
              <w:bottom w:w="0" w:type="dxa"/>
              <w:right w:w="108" w:type="dxa"/>
            </w:tcMar>
          </w:tcPr>
          <w:p w14:paraId="0000089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8A0"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width to Table B</w:t>
            </w:r>
          </w:p>
        </w:tc>
        <w:tc>
          <w:tcPr>
            <w:tcW w:w="1021" w:type="dxa"/>
            <w:shd w:val="clear" w:color="auto" w:fill="F3F3F3"/>
            <w:tcMar>
              <w:top w:w="0" w:type="dxa"/>
              <w:left w:w="108" w:type="dxa"/>
              <w:bottom w:w="0" w:type="dxa"/>
              <w:right w:w="108" w:type="dxa"/>
            </w:tcMar>
          </w:tcPr>
          <w:p w14:paraId="000008A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2 01 000</w:t>
            </w:r>
          </w:p>
        </w:tc>
        <w:tc>
          <w:tcPr>
            <w:tcW w:w="856" w:type="dxa"/>
            <w:shd w:val="clear" w:color="auto" w:fill="F3F3F3"/>
            <w:tcMar>
              <w:top w:w="0" w:type="dxa"/>
              <w:left w:w="108" w:type="dxa"/>
              <w:bottom w:w="0" w:type="dxa"/>
              <w:right w:w="108" w:type="dxa"/>
            </w:tcMar>
          </w:tcPr>
          <w:p w14:paraId="000008A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8A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F3F3F3"/>
            <w:tcMar>
              <w:top w:w="0" w:type="dxa"/>
              <w:left w:w="108" w:type="dxa"/>
              <w:bottom w:w="0" w:type="dxa"/>
              <w:right w:w="108" w:type="dxa"/>
            </w:tcMar>
          </w:tcPr>
          <w:p w14:paraId="000008A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8A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F3F3F3"/>
            <w:tcMar>
              <w:top w:w="0" w:type="dxa"/>
              <w:left w:w="108" w:type="dxa"/>
              <w:bottom w:w="0" w:type="dxa"/>
              <w:right w:w="108" w:type="dxa"/>
            </w:tcMar>
          </w:tcPr>
          <w:p w14:paraId="000008A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r>
      <w:tr w:rsidR="0038055D" w14:paraId="5E3617A3" w14:textId="77777777" w:rsidTr="003956E5">
        <w:trPr>
          <w:cantSplit/>
          <w:jc w:val="center"/>
        </w:trPr>
        <w:tc>
          <w:tcPr>
            <w:tcW w:w="993" w:type="dxa"/>
            <w:shd w:val="clear" w:color="auto" w:fill="E0E0E0"/>
            <w:tcMar>
              <w:top w:w="0" w:type="dxa"/>
              <w:left w:w="108" w:type="dxa"/>
              <w:bottom w:w="0" w:type="dxa"/>
              <w:right w:w="108" w:type="dxa"/>
            </w:tcMar>
          </w:tcPr>
          <w:p w14:paraId="000008A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N3+6</w:t>
            </w:r>
          </w:p>
        </w:tc>
        <w:tc>
          <w:tcPr>
            <w:tcW w:w="2100" w:type="dxa"/>
            <w:shd w:val="clear" w:color="auto" w:fill="E0E0E0"/>
            <w:tcMar>
              <w:top w:w="0" w:type="dxa"/>
              <w:left w:w="108" w:type="dxa"/>
              <w:bottom w:w="0" w:type="dxa"/>
              <w:right w:w="108" w:type="dxa"/>
            </w:tcMar>
          </w:tcPr>
          <w:p w14:paraId="000008A8"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First order statistics</w:t>
            </w:r>
          </w:p>
        </w:tc>
        <w:tc>
          <w:tcPr>
            <w:tcW w:w="1021" w:type="dxa"/>
            <w:shd w:val="clear" w:color="auto" w:fill="E0E0E0"/>
            <w:tcMar>
              <w:top w:w="0" w:type="dxa"/>
              <w:left w:w="108" w:type="dxa"/>
              <w:bottom w:w="0" w:type="dxa"/>
              <w:right w:w="108" w:type="dxa"/>
            </w:tcMar>
          </w:tcPr>
          <w:p w14:paraId="000008A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0 08 023</w:t>
            </w:r>
          </w:p>
        </w:tc>
        <w:tc>
          <w:tcPr>
            <w:tcW w:w="856" w:type="dxa"/>
            <w:shd w:val="clear" w:color="auto" w:fill="E0E0E0"/>
            <w:tcMar>
              <w:top w:w="0" w:type="dxa"/>
              <w:left w:w="108" w:type="dxa"/>
              <w:bottom w:w="0" w:type="dxa"/>
              <w:right w:w="108" w:type="dxa"/>
            </w:tcMar>
          </w:tcPr>
          <w:p w14:paraId="000008A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8A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E0E0E0"/>
            <w:tcMar>
              <w:top w:w="0" w:type="dxa"/>
              <w:left w:w="108" w:type="dxa"/>
              <w:bottom w:w="0" w:type="dxa"/>
              <w:right w:w="108" w:type="dxa"/>
            </w:tcMar>
          </w:tcPr>
          <w:p w14:paraId="000008A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w:t>
            </w:r>
          </w:p>
        </w:tc>
        <w:tc>
          <w:tcPr>
            <w:tcW w:w="1071" w:type="dxa"/>
            <w:shd w:val="clear" w:color="auto" w:fill="E0E0E0"/>
            <w:tcMar>
              <w:top w:w="0" w:type="dxa"/>
              <w:left w:w="108" w:type="dxa"/>
              <w:bottom w:w="0" w:type="dxa"/>
              <w:right w:w="108" w:type="dxa"/>
            </w:tcMar>
          </w:tcPr>
          <w:p w14:paraId="000008A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5" w:type="dxa"/>
            <w:shd w:val="clear" w:color="auto" w:fill="E0E0E0"/>
            <w:tcMar>
              <w:top w:w="0" w:type="dxa"/>
              <w:left w:w="108" w:type="dxa"/>
              <w:bottom w:w="0" w:type="dxa"/>
              <w:right w:w="108" w:type="dxa"/>
            </w:tcMar>
          </w:tcPr>
          <w:p w14:paraId="000008AE"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Missing = off</w:t>
            </w:r>
          </w:p>
        </w:tc>
      </w:tr>
      <w:tr w:rsidR="0038055D" w14:paraId="5C35BDC7" w14:textId="77777777" w:rsidTr="003956E5">
        <w:trPr>
          <w:cantSplit/>
          <w:jc w:val="center"/>
        </w:trPr>
        <w:tc>
          <w:tcPr>
            <w:tcW w:w="993" w:type="dxa"/>
            <w:shd w:val="clear" w:color="auto" w:fill="F3F3F3"/>
            <w:tcMar>
              <w:top w:w="0" w:type="dxa"/>
              <w:left w:w="108" w:type="dxa"/>
              <w:bottom w:w="0" w:type="dxa"/>
              <w:right w:w="108" w:type="dxa"/>
            </w:tcMar>
          </w:tcPr>
          <w:p w14:paraId="000008AF"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N3+7</w:t>
            </w:r>
          </w:p>
        </w:tc>
        <w:tc>
          <w:tcPr>
            <w:tcW w:w="2100" w:type="dxa"/>
            <w:shd w:val="clear" w:color="auto" w:fill="F3F3F3"/>
            <w:tcMar>
              <w:top w:w="0" w:type="dxa"/>
              <w:left w:w="108" w:type="dxa"/>
              <w:bottom w:w="0" w:type="dxa"/>
              <w:right w:w="108" w:type="dxa"/>
            </w:tcMar>
          </w:tcPr>
          <w:p w14:paraId="000008B0" w14:textId="77777777" w:rsidR="0038055D" w:rsidRDefault="0038055D" w:rsidP="0038055D">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Percent confidence</w:t>
            </w:r>
          </w:p>
        </w:tc>
        <w:tc>
          <w:tcPr>
            <w:tcW w:w="1021" w:type="dxa"/>
            <w:shd w:val="clear" w:color="auto" w:fill="F3F3F3"/>
            <w:tcMar>
              <w:top w:w="0" w:type="dxa"/>
              <w:left w:w="108" w:type="dxa"/>
              <w:bottom w:w="0" w:type="dxa"/>
              <w:right w:w="108" w:type="dxa"/>
            </w:tcMar>
          </w:tcPr>
          <w:p w14:paraId="000008B1"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0 33 007</w:t>
            </w:r>
          </w:p>
        </w:tc>
        <w:tc>
          <w:tcPr>
            <w:tcW w:w="856" w:type="dxa"/>
            <w:shd w:val="clear" w:color="auto" w:fill="F3F3F3"/>
            <w:tcMar>
              <w:top w:w="0" w:type="dxa"/>
              <w:left w:w="108" w:type="dxa"/>
              <w:bottom w:w="0" w:type="dxa"/>
              <w:right w:w="108" w:type="dxa"/>
            </w:tcMar>
          </w:tcPr>
          <w:p w14:paraId="000008B2"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8B3"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8" w:type="dxa"/>
            <w:shd w:val="clear" w:color="auto" w:fill="F3F3F3"/>
            <w:tcMar>
              <w:top w:w="0" w:type="dxa"/>
              <w:left w:w="108" w:type="dxa"/>
              <w:bottom w:w="0" w:type="dxa"/>
              <w:right w:w="108" w:type="dxa"/>
            </w:tcMar>
          </w:tcPr>
          <w:p w14:paraId="000008B4"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w:t>
            </w:r>
          </w:p>
        </w:tc>
        <w:tc>
          <w:tcPr>
            <w:tcW w:w="1071" w:type="dxa"/>
            <w:shd w:val="clear" w:color="auto" w:fill="F3F3F3"/>
            <w:tcMar>
              <w:top w:w="0" w:type="dxa"/>
              <w:left w:w="108" w:type="dxa"/>
              <w:bottom w:w="0" w:type="dxa"/>
              <w:right w:w="108" w:type="dxa"/>
            </w:tcMar>
          </w:tcPr>
          <w:p w14:paraId="000008B5"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
        </w:tc>
        <w:tc>
          <w:tcPr>
            <w:tcW w:w="2505" w:type="dxa"/>
            <w:shd w:val="clear" w:color="auto" w:fill="F3F3F3"/>
            <w:tcMar>
              <w:top w:w="0" w:type="dxa"/>
              <w:left w:w="108" w:type="dxa"/>
              <w:bottom w:w="0" w:type="dxa"/>
              <w:right w:w="108" w:type="dxa"/>
            </w:tcMar>
          </w:tcPr>
          <w:p w14:paraId="000008B6"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bad, 100 = good</w:t>
            </w:r>
          </w:p>
        </w:tc>
      </w:tr>
      <w:tr w:rsidR="0038055D" w14:paraId="14BE54E9" w14:textId="77777777" w:rsidTr="003956E5">
        <w:trPr>
          <w:cantSplit/>
          <w:jc w:val="center"/>
        </w:trPr>
        <w:tc>
          <w:tcPr>
            <w:tcW w:w="993" w:type="dxa"/>
            <w:shd w:val="clear" w:color="auto" w:fill="E0E0E0"/>
            <w:tcMar>
              <w:top w:w="0" w:type="dxa"/>
              <w:left w:w="108" w:type="dxa"/>
              <w:bottom w:w="0" w:type="dxa"/>
              <w:right w:w="108" w:type="dxa"/>
            </w:tcMar>
          </w:tcPr>
          <w:p w14:paraId="000008B7"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w:t>
            </w:r>
          </w:p>
        </w:tc>
        <w:tc>
          <w:tcPr>
            <w:tcW w:w="2100" w:type="dxa"/>
            <w:shd w:val="clear" w:color="auto" w:fill="E0E0E0"/>
            <w:tcMar>
              <w:top w:w="0" w:type="dxa"/>
              <w:left w:w="108" w:type="dxa"/>
              <w:bottom w:w="0" w:type="dxa"/>
              <w:right w:w="108" w:type="dxa"/>
            </w:tcMar>
          </w:tcPr>
          <w:p w14:paraId="000008B8"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1021" w:type="dxa"/>
            <w:shd w:val="clear" w:color="auto" w:fill="E0E0E0"/>
            <w:tcMar>
              <w:top w:w="0" w:type="dxa"/>
              <w:left w:w="108" w:type="dxa"/>
              <w:bottom w:w="0" w:type="dxa"/>
              <w:right w:w="108" w:type="dxa"/>
            </w:tcMar>
          </w:tcPr>
          <w:p w14:paraId="000008B9" w14:textId="77777777" w:rsidR="0038055D" w:rsidRDefault="0038055D" w:rsidP="0038055D">
            <w:pPr>
              <w:widowControl/>
              <w:pBdr>
                <w:top w:val="nil"/>
                <w:left w:val="nil"/>
                <w:bottom w:val="nil"/>
                <w:right w:val="nil"/>
                <w:between w:val="nil"/>
              </w:pBdr>
              <w:spacing w:line="240" w:lineRule="auto"/>
              <w:jc w:val="center"/>
              <w:rPr>
                <w:rFonts w:ascii="Arial" w:eastAsia="Arial" w:hAnsi="Arial" w:cs="Arial"/>
                <w:sz w:val="16"/>
                <w:szCs w:val="16"/>
                <w:highlight w:val="yellow"/>
              </w:rPr>
            </w:pPr>
          </w:p>
        </w:tc>
        <w:tc>
          <w:tcPr>
            <w:tcW w:w="856" w:type="dxa"/>
            <w:shd w:val="clear" w:color="auto" w:fill="E0E0E0"/>
            <w:tcMar>
              <w:top w:w="0" w:type="dxa"/>
              <w:left w:w="108" w:type="dxa"/>
              <w:bottom w:w="0" w:type="dxa"/>
              <w:right w:w="108" w:type="dxa"/>
            </w:tcMar>
          </w:tcPr>
          <w:p w14:paraId="000008BA"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8BB"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rPr>
            </w:pPr>
          </w:p>
        </w:tc>
        <w:tc>
          <w:tcPr>
            <w:tcW w:w="898" w:type="dxa"/>
            <w:shd w:val="clear" w:color="auto" w:fill="E0E0E0"/>
            <w:tcMar>
              <w:top w:w="0" w:type="dxa"/>
              <w:left w:w="108" w:type="dxa"/>
              <w:bottom w:w="0" w:type="dxa"/>
              <w:right w:w="108" w:type="dxa"/>
            </w:tcMar>
          </w:tcPr>
          <w:p w14:paraId="000008BC" w14:textId="77777777" w:rsidR="0038055D" w:rsidRDefault="0038055D" w:rsidP="0038055D">
            <w:pPr>
              <w:widowControl/>
              <w:pBdr>
                <w:top w:val="nil"/>
                <w:left w:val="nil"/>
                <w:bottom w:val="nil"/>
                <w:right w:val="nil"/>
                <w:between w:val="nil"/>
              </w:pBdr>
              <w:spacing w:line="240" w:lineRule="auto"/>
              <w:jc w:val="right"/>
              <w:rPr>
                <w:rFonts w:ascii="Arial" w:eastAsia="Arial" w:hAnsi="Arial" w:cs="Arial"/>
                <w:sz w:val="16"/>
                <w:szCs w:val="16"/>
                <w:highlight w:val="yellow"/>
              </w:rPr>
            </w:pPr>
          </w:p>
        </w:tc>
        <w:tc>
          <w:tcPr>
            <w:tcW w:w="1071" w:type="dxa"/>
            <w:shd w:val="clear" w:color="auto" w:fill="E0E0E0"/>
            <w:tcMar>
              <w:top w:w="0" w:type="dxa"/>
              <w:left w:w="108" w:type="dxa"/>
              <w:bottom w:w="0" w:type="dxa"/>
              <w:right w:w="108" w:type="dxa"/>
            </w:tcMar>
          </w:tcPr>
          <w:p w14:paraId="000008BD" w14:textId="77777777" w:rsidR="0038055D" w:rsidRDefault="0038055D" w:rsidP="0038055D">
            <w:pPr>
              <w:widowControl/>
              <w:pBdr>
                <w:top w:val="nil"/>
                <w:left w:val="nil"/>
                <w:bottom w:val="nil"/>
                <w:right w:val="nil"/>
                <w:between w:val="nil"/>
              </w:pBdr>
              <w:spacing w:line="240" w:lineRule="auto"/>
              <w:rPr>
                <w:rFonts w:ascii="Arial" w:eastAsia="Arial" w:hAnsi="Arial" w:cs="Arial"/>
                <w:sz w:val="16"/>
                <w:szCs w:val="16"/>
              </w:rPr>
            </w:pPr>
          </w:p>
        </w:tc>
        <w:tc>
          <w:tcPr>
            <w:tcW w:w="2505" w:type="dxa"/>
            <w:shd w:val="clear" w:color="auto" w:fill="E0E0E0"/>
            <w:tcMar>
              <w:top w:w="0" w:type="dxa"/>
              <w:left w:w="108" w:type="dxa"/>
              <w:bottom w:w="0" w:type="dxa"/>
              <w:right w:w="108" w:type="dxa"/>
            </w:tcMar>
          </w:tcPr>
          <w:p w14:paraId="000008BE" w14:textId="77777777" w:rsidR="0038055D" w:rsidRDefault="0038055D" w:rsidP="0038055D">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Total N = N3+7 elements</w:t>
            </w:r>
          </w:p>
        </w:tc>
      </w:tr>
      <w:tr w:rsidR="0038055D" w14:paraId="64CC2B69" w14:textId="77777777" w:rsidTr="003956E5">
        <w:trPr>
          <w:cantSplit/>
          <w:jc w:val="center"/>
        </w:trPr>
        <w:tc>
          <w:tcPr>
            <w:tcW w:w="10718" w:type="dxa"/>
            <w:gridSpan w:val="8"/>
            <w:tcMar>
              <w:top w:w="0" w:type="dxa"/>
              <w:left w:w="108" w:type="dxa"/>
              <w:bottom w:w="0" w:type="dxa"/>
              <w:right w:w="108" w:type="dxa"/>
            </w:tcMar>
          </w:tcPr>
          <w:p w14:paraId="000008BF" w14:textId="77777777" w:rsidR="0038055D" w:rsidRDefault="0038055D" w:rsidP="0038055D">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color w:val="0000FF"/>
                <w:sz w:val="16"/>
                <w:szCs w:val="16"/>
              </w:rPr>
              <w:t>Bold (blue) entries indicate new or changed elements.</w:t>
            </w:r>
          </w:p>
        </w:tc>
      </w:tr>
    </w:tbl>
    <w:p w14:paraId="000008C7" w14:textId="77777777" w:rsidR="00191D38" w:rsidRDefault="00191D3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eastAsia="Arial" w:hAnsi="Arial" w:cs="Arial"/>
          <w:sz w:val="18"/>
          <w:szCs w:val="18"/>
        </w:rPr>
      </w:pPr>
    </w:p>
    <w:p w14:paraId="000008C8" w14:textId="77777777" w:rsidR="00191D38" w:rsidRDefault="00000000">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eastAsia="Arial" w:hAnsi="Arial" w:cs="Arial"/>
          <w:b/>
          <w:sz w:val="18"/>
          <w:szCs w:val="18"/>
        </w:rPr>
      </w:pPr>
      <w:r>
        <w:rPr>
          <w:rFonts w:ascii="Arial" w:eastAsia="Arial" w:hAnsi="Arial" w:cs="Arial"/>
          <w:b/>
          <w:sz w:val="18"/>
          <w:szCs w:val="18"/>
        </w:rPr>
        <w:t>NOTES:</w:t>
      </w:r>
    </w:p>
    <w:p w14:paraId="000008C9" w14:textId="77777777" w:rsidR="00191D38" w:rsidRDefault="00191D38">
      <w:pPr>
        <w:widowControl/>
        <w:pBdr>
          <w:top w:val="nil"/>
          <w:left w:val="nil"/>
          <w:bottom w:val="nil"/>
          <w:right w:val="nil"/>
          <w:between w:val="nil"/>
        </w:pBdr>
        <w:spacing w:line="240" w:lineRule="auto"/>
        <w:jc w:val="both"/>
        <w:rPr>
          <w:rFonts w:ascii="Arial" w:eastAsia="Arial" w:hAnsi="Arial" w:cs="Arial"/>
          <w:b/>
          <w:sz w:val="18"/>
          <w:szCs w:val="18"/>
        </w:rPr>
      </w:pPr>
    </w:p>
    <w:p w14:paraId="000008CA"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 xml:space="preserve">Where parameter value ranges are given in the Comments column, these are the nominal User Requirements; the actual values allowed by the descriptor may be different. The quoted range is guaranteed to be encoded correctly. (E.g. surface pressure range is quoted as 250-1100 </w:t>
      </w:r>
      <w:proofErr w:type="spellStart"/>
      <w:r>
        <w:rPr>
          <w:rFonts w:ascii="Arial" w:eastAsia="Arial" w:hAnsi="Arial" w:cs="Arial"/>
          <w:sz w:val="18"/>
          <w:szCs w:val="18"/>
        </w:rPr>
        <w:t>hPa</w:t>
      </w:r>
      <w:proofErr w:type="spellEnd"/>
      <w:r>
        <w:rPr>
          <w:rFonts w:ascii="Arial" w:eastAsia="Arial" w:hAnsi="Arial" w:cs="Arial"/>
          <w:sz w:val="18"/>
          <w:szCs w:val="18"/>
        </w:rPr>
        <w:t xml:space="preserve">, but the descriptor can encode any value between 0.0 and 1638.2 </w:t>
      </w:r>
      <w:proofErr w:type="spellStart"/>
      <w:r>
        <w:rPr>
          <w:rFonts w:ascii="Arial" w:eastAsia="Arial" w:hAnsi="Arial" w:cs="Arial"/>
          <w:sz w:val="18"/>
          <w:szCs w:val="18"/>
        </w:rPr>
        <w:t>hPa</w:t>
      </w:r>
      <w:proofErr w:type="spellEnd"/>
      <w:r>
        <w:rPr>
          <w:rFonts w:ascii="Arial" w:eastAsia="Arial" w:hAnsi="Arial" w:cs="Arial"/>
          <w:sz w:val="18"/>
          <w:szCs w:val="18"/>
        </w:rPr>
        <w:t>)</w:t>
      </w:r>
    </w:p>
    <w:p w14:paraId="000008CB"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CC"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For GTS dissemination, Step 1b data would be sampled, interpolated and/or smoothed to a smaller number of profile levels (for GRAS, 247 fixed levels from near surface to 60 km) (</w:t>
      </w:r>
      <w:r>
        <w:rPr>
          <w:rFonts w:ascii="Arial" w:eastAsia="Arial" w:hAnsi="Arial" w:cs="Arial"/>
          <w:i/>
          <w:sz w:val="18"/>
          <w:szCs w:val="18"/>
        </w:rPr>
        <w:t>n1</w:t>
      </w:r>
      <w:r>
        <w:rPr>
          <w:rFonts w:ascii="Arial" w:eastAsia="Arial" w:hAnsi="Arial" w:cs="Arial"/>
          <w:sz w:val="18"/>
          <w:szCs w:val="18"/>
        </w:rPr>
        <w:t xml:space="preserve"> samples; typically 200–300). There should be a minimum of one pair of impact parameter and bending angles per sample (</w:t>
      </w:r>
      <w:sdt>
        <w:sdtPr>
          <w:tag w:val="goog_rdk_40"/>
          <w:id w:val="257184528"/>
        </w:sdtPr>
        <w:sdtContent>
          <w:r>
            <w:rPr>
              <w:rFonts w:ascii="Arial Unicode MS" w:eastAsia="Arial Unicode MS" w:hAnsi="Arial Unicode MS" w:cs="Arial Unicode MS"/>
              <w:i/>
              <w:sz w:val="18"/>
              <w:szCs w:val="18"/>
            </w:rPr>
            <w:t>n0 ≥ 1</w:t>
          </w:r>
        </w:sdtContent>
      </w:sdt>
      <w:r>
        <w:rPr>
          <w:rFonts w:ascii="Arial" w:eastAsia="Arial" w:hAnsi="Arial" w:cs="Arial"/>
          <w:sz w:val="18"/>
          <w:szCs w:val="18"/>
        </w:rPr>
        <w:t>), representing ionosphere-corrected values (when mean frequency is set to zero); sets for GPS L1 and L2 signals may also be present, and the delayed replication mechanism could in principle be used to include sets derived from additional (future) frequencies.</w:t>
      </w:r>
    </w:p>
    <w:p w14:paraId="000008CD"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CE"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For GTS dissemination, Step 2a data would be sampled, interpolated and/or smoothed to a smaller number of profile levels (for GRAS, 247 fixed levels from near surface to 60 km) (</w:t>
      </w:r>
      <w:r>
        <w:rPr>
          <w:rFonts w:ascii="Arial" w:eastAsia="Arial" w:hAnsi="Arial" w:cs="Arial"/>
          <w:i/>
          <w:sz w:val="18"/>
          <w:szCs w:val="18"/>
        </w:rPr>
        <w:t>n2</w:t>
      </w:r>
      <w:r>
        <w:rPr>
          <w:rFonts w:ascii="Arial" w:eastAsia="Arial" w:hAnsi="Arial" w:cs="Arial"/>
          <w:sz w:val="18"/>
          <w:szCs w:val="18"/>
        </w:rPr>
        <w:t xml:space="preserve"> samples; typically 100–300). Depending on the processing algorithms, Step 2a profiles may or may not be on the same height grid as Step 1b.</w:t>
      </w:r>
    </w:p>
    <w:p w14:paraId="000008CF"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0"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Step 2b data are sampled, interpolated and/or smoothed to a smaller number of profile levels (nominally surface to 60 km with an average spacing of 1 km) (</w:t>
      </w:r>
      <w:r>
        <w:rPr>
          <w:rFonts w:ascii="Arial" w:eastAsia="Arial" w:hAnsi="Arial" w:cs="Arial"/>
          <w:i/>
          <w:sz w:val="18"/>
          <w:szCs w:val="18"/>
        </w:rPr>
        <w:t>n3</w:t>
      </w:r>
      <w:r>
        <w:rPr>
          <w:rFonts w:ascii="Arial" w:eastAsia="Arial" w:hAnsi="Arial" w:cs="Arial"/>
          <w:sz w:val="18"/>
          <w:szCs w:val="18"/>
        </w:rPr>
        <w:t xml:space="preserve"> samples; typically 50–150). For 1D-VAR retrievals, the levels would usually be those of the </w:t>
      </w:r>
      <w:r>
        <w:rPr>
          <w:rFonts w:ascii="Arial" w:eastAsia="Arial" w:hAnsi="Arial" w:cs="Arial"/>
          <w:i/>
          <w:sz w:val="18"/>
          <w:szCs w:val="18"/>
        </w:rPr>
        <w:t xml:space="preserve">a priori </w:t>
      </w:r>
      <w:r>
        <w:rPr>
          <w:rFonts w:ascii="Arial" w:eastAsia="Arial" w:hAnsi="Arial" w:cs="Arial"/>
          <w:sz w:val="18"/>
          <w:szCs w:val="18"/>
        </w:rPr>
        <w:t>background, but could be on the same height grid as the Step 2a profile.</w:t>
      </w:r>
    </w:p>
    <w:p w14:paraId="000008D1"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2"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All profile data should be ordered in increasing altitude, whether the original occultation was ascending or descending.</w:t>
      </w:r>
    </w:p>
    <w:p w14:paraId="000008D3"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4"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A Step 2 profile can be assumed to be vertical and at the nominal time and surface location of the given local radius of curvature co-ordinates. Alternatively, the height information can be converted to impact parameter, then Step 1b latitudes &amp; longitudes can be interpolated to the Step 2 samples to give slant profiles.</w:t>
      </w:r>
    </w:p>
    <w:p w14:paraId="000008D5"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6"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 xml:space="preserve">The total number of data elements is 47 + </w:t>
      </w:r>
      <w:r>
        <w:rPr>
          <w:rFonts w:ascii="Arial" w:eastAsia="Arial" w:hAnsi="Arial" w:cs="Arial"/>
          <w:i/>
          <w:sz w:val="18"/>
          <w:szCs w:val="18"/>
        </w:rPr>
        <w:t>n1</w:t>
      </w:r>
      <w:r>
        <w:rPr>
          <w:rFonts w:ascii="Arial" w:eastAsia="Arial" w:hAnsi="Arial" w:cs="Arial"/>
          <w:sz w:val="18"/>
          <w:szCs w:val="18"/>
        </w:rPr>
        <w:t>x(5+</w:t>
      </w:r>
      <w:r>
        <w:rPr>
          <w:rFonts w:ascii="Arial" w:eastAsia="Arial" w:hAnsi="Arial" w:cs="Arial"/>
          <w:i/>
          <w:sz w:val="18"/>
          <w:szCs w:val="18"/>
        </w:rPr>
        <w:t>n0</w:t>
      </w:r>
      <w:r>
        <w:rPr>
          <w:rFonts w:ascii="Arial" w:eastAsia="Arial" w:hAnsi="Arial" w:cs="Arial"/>
          <w:sz w:val="18"/>
          <w:szCs w:val="18"/>
        </w:rPr>
        <w:t xml:space="preserve">x6) + </w:t>
      </w:r>
      <w:r>
        <w:rPr>
          <w:rFonts w:ascii="Arial" w:eastAsia="Arial" w:hAnsi="Arial" w:cs="Arial"/>
          <w:i/>
          <w:sz w:val="18"/>
          <w:szCs w:val="18"/>
        </w:rPr>
        <w:t>n2</w:t>
      </w:r>
      <w:r>
        <w:rPr>
          <w:rFonts w:ascii="Arial" w:eastAsia="Arial" w:hAnsi="Arial" w:cs="Arial"/>
          <w:sz w:val="18"/>
          <w:szCs w:val="18"/>
        </w:rPr>
        <w:t xml:space="preserve">x6 + </w:t>
      </w:r>
      <w:r>
        <w:rPr>
          <w:rFonts w:ascii="Arial" w:eastAsia="Arial" w:hAnsi="Arial" w:cs="Arial"/>
          <w:i/>
          <w:sz w:val="18"/>
          <w:szCs w:val="18"/>
        </w:rPr>
        <w:t>n3</w:t>
      </w:r>
      <w:r>
        <w:rPr>
          <w:rFonts w:ascii="Arial" w:eastAsia="Arial" w:hAnsi="Arial" w:cs="Arial"/>
          <w:sz w:val="18"/>
          <w:szCs w:val="18"/>
        </w:rPr>
        <w:t>x10. For a nominal message containing 200 Step 1b (L1+L2+Corrected) and 150 Step 2a and 100 Step 2b profile samples, this would total 6547 elements.</w:t>
      </w:r>
    </w:p>
    <w:p w14:paraId="000008D7"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8"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A single BUFR message contains one (uncompressed) occultation; each message is 11,338</w:t>
      </w:r>
      <w:r>
        <w:rPr>
          <w:rFonts w:ascii="Arial" w:eastAsia="Arial" w:hAnsi="Arial" w:cs="Arial"/>
          <w:b/>
          <w:color w:val="FF0000"/>
          <w:sz w:val="18"/>
          <w:szCs w:val="18"/>
        </w:rPr>
        <w:t xml:space="preserve"> </w:t>
      </w:r>
      <w:r>
        <w:rPr>
          <w:rFonts w:ascii="Arial" w:eastAsia="Arial" w:hAnsi="Arial" w:cs="Arial"/>
          <w:sz w:val="18"/>
          <w:szCs w:val="18"/>
        </w:rPr>
        <w:t>bytes long for a nominal message containing 200 Step 1b (L1+L2+Corrected), 150 Step 2a and 100 Step 2b profile samples. Indicative message lengths for other combinations of samples are shown in Table 11</w:t>
      </w:r>
      <w:r>
        <w:rPr>
          <w:rFonts w:ascii="Arial" w:eastAsia="Arial" w:hAnsi="Arial" w:cs="Arial"/>
        </w:rPr>
        <w:t>.</w:t>
      </w:r>
    </w:p>
    <w:p w14:paraId="000008D9" w14:textId="77777777" w:rsidR="00191D38" w:rsidRDefault="00191D38">
      <w:pPr>
        <w:widowControl/>
        <w:pBdr>
          <w:top w:val="nil"/>
          <w:left w:val="nil"/>
          <w:bottom w:val="nil"/>
          <w:right w:val="nil"/>
          <w:between w:val="nil"/>
        </w:pBdr>
        <w:spacing w:line="240" w:lineRule="auto"/>
        <w:jc w:val="both"/>
        <w:rPr>
          <w:rFonts w:ascii="Arial" w:eastAsia="Arial" w:hAnsi="Arial" w:cs="Arial"/>
          <w:b/>
          <w:sz w:val="18"/>
          <w:szCs w:val="18"/>
        </w:rPr>
      </w:pPr>
    </w:p>
    <w:p w14:paraId="000008DA"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RO instruments can typically produce up to about 500 occultations (BUFR messages) per day per satellite; hence the maximum RO data volume in BUFR would be of the order of 7</w:t>
      </w:r>
      <w:r>
        <w:rPr>
          <w:rFonts w:ascii="Arial" w:eastAsia="Arial" w:hAnsi="Arial" w:cs="Arial"/>
          <w:b/>
          <w:color w:val="FF0000"/>
          <w:sz w:val="18"/>
          <w:szCs w:val="18"/>
        </w:rPr>
        <w:t xml:space="preserve"> </w:t>
      </w:r>
      <w:r>
        <w:rPr>
          <w:rFonts w:ascii="Arial" w:eastAsia="Arial" w:hAnsi="Arial" w:cs="Arial"/>
          <w:sz w:val="18"/>
          <w:szCs w:val="18"/>
        </w:rPr>
        <w:t>Mbytes per day per receiver.</w:t>
      </w:r>
    </w:p>
    <w:p w14:paraId="000008DB"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C"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The components of satellite location and absolute satellite velocity are defined in an Earth-</w:t>
      </w:r>
      <w:proofErr w:type="spellStart"/>
      <w:r>
        <w:rPr>
          <w:rFonts w:ascii="Arial" w:eastAsia="Arial" w:hAnsi="Arial" w:cs="Arial"/>
          <w:sz w:val="18"/>
          <w:szCs w:val="18"/>
        </w:rPr>
        <w:t>centered</w:t>
      </w:r>
      <w:proofErr w:type="spellEnd"/>
      <w:r>
        <w:rPr>
          <w:rFonts w:ascii="Arial" w:eastAsia="Arial" w:hAnsi="Arial" w:cs="Arial"/>
          <w:sz w:val="18"/>
          <w:szCs w:val="18"/>
        </w:rPr>
        <w:t xml:space="preserve"> inertial frame at the nominal time with the following orientation:</w:t>
      </w:r>
    </w:p>
    <w:p w14:paraId="000008DD" w14:textId="77777777" w:rsidR="00191D38" w:rsidRDefault="00000000">
      <w:pPr>
        <w:widowControl/>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(X) First component: along the line from the Earth's centre to 0° longitude at the Equator.</w:t>
      </w:r>
    </w:p>
    <w:p w14:paraId="000008DE" w14:textId="77777777" w:rsidR="00191D38" w:rsidRDefault="00000000">
      <w:pPr>
        <w:widowControl/>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(Y) Second component: along the line from the Earth's centre to 90° east longitude at the Equator.</w:t>
      </w:r>
    </w:p>
    <w:p w14:paraId="000008DF" w14:textId="77777777" w:rsidR="00191D38" w:rsidRDefault="00000000">
      <w:pPr>
        <w:widowControl/>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(Z) Third component: along the line from the Earth's centre to the North Pole.</w:t>
      </w:r>
    </w:p>
    <w:p w14:paraId="000008E0" w14:textId="77777777" w:rsidR="00191D38" w:rsidRDefault="00000000">
      <w:pPr>
        <w:widowControl/>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lastRenderedPageBreak/>
        <w:t>See also the WMO FM 94 BUFR Table B document, class 01, footnote (6), and BUFR descriptors 0 27 031, 0 28 031 and 0 10 031.</w:t>
      </w:r>
    </w:p>
    <w:p w14:paraId="000008E1"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E2"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 xml:space="preserve">The Step 2a geopotential height, </w:t>
      </w:r>
      <w:r>
        <w:rPr>
          <w:rFonts w:ascii="Arial" w:eastAsia="Arial" w:hAnsi="Arial" w:cs="Arial"/>
          <w:i/>
          <w:sz w:val="18"/>
          <w:szCs w:val="18"/>
        </w:rPr>
        <w:t>Z</w:t>
      </w:r>
      <w:r>
        <w:rPr>
          <w:rFonts w:ascii="Arial" w:eastAsia="Arial" w:hAnsi="Arial" w:cs="Arial"/>
          <w:sz w:val="18"/>
          <w:szCs w:val="18"/>
        </w:rPr>
        <w:t xml:space="preserve">, should relate to the geometric altitude, </w:t>
      </w:r>
      <w:r>
        <w:rPr>
          <w:rFonts w:ascii="Arial" w:eastAsia="Arial" w:hAnsi="Arial" w:cs="Arial"/>
          <w:i/>
          <w:sz w:val="18"/>
          <w:szCs w:val="18"/>
        </w:rPr>
        <w:t>h</w:t>
      </w:r>
      <w:r>
        <w:rPr>
          <w:rFonts w:ascii="Arial" w:eastAsia="Arial" w:hAnsi="Arial" w:cs="Arial"/>
          <w:sz w:val="18"/>
          <w:szCs w:val="18"/>
        </w:rPr>
        <w:t xml:space="preserve">, as </w:t>
      </w:r>
      <m:oMath>
        <m:r>
          <w:rPr>
            <w:rFonts w:ascii="Cambria Math" w:eastAsia="Cambria Math" w:hAnsi="Cambria Math" w:cs="Cambria Math"/>
            <w:sz w:val="18"/>
            <w:szCs w:val="18"/>
          </w:rPr>
          <m:t>Z</m:t>
        </m:r>
        <m:d>
          <m:dPr>
            <m:ctrlPr>
              <w:rPr>
                <w:rFonts w:ascii="Cambria Math" w:eastAsia="Cambria Math" w:hAnsi="Cambria Math" w:cs="Cambria Math"/>
                <w:sz w:val="18"/>
                <w:szCs w:val="18"/>
              </w:rPr>
            </m:ctrlPr>
          </m:dPr>
          <m:e>
            <m:r>
              <w:rPr>
                <w:rFonts w:ascii="Cambria Math" w:eastAsia="Cambria Math" w:hAnsi="Cambria Math" w:cs="Cambria Math"/>
                <w:sz w:val="18"/>
                <w:szCs w:val="18"/>
              </w:rPr>
              <m:t>h</m:t>
            </m:r>
          </m:e>
        </m:d>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r>
              <w:rPr>
                <w:rFonts w:ascii="Cambria Math" w:eastAsia="Cambria Math" w:hAnsi="Cambria Math" w:cs="Cambria Math"/>
                <w:sz w:val="18"/>
                <w:szCs w:val="18"/>
              </w:rPr>
              <m:t>1</m:t>
            </m:r>
          </m:num>
          <m:den>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g</m:t>
                </m:r>
              </m:e>
              <m:sub>
                <m:r>
                  <w:rPr>
                    <w:rFonts w:ascii="Cambria Math" w:eastAsia="Cambria Math" w:hAnsi="Cambria Math" w:cs="Cambria Math"/>
                    <w:sz w:val="18"/>
                    <w:szCs w:val="18"/>
                  </w:rPr>
                  <m:t>0</m:t>
                </m:r>
              </m:sub>
            </m:sSub>
          </m:den>
        </m:f>
        <m:nary>
          <m:naryPr>
            <m:ctrlPr>
              <w:rPr>
                <w:rFonts w:ascii="Cambria Math" w:eastAsia="Cambria Math" w:hAnsi="Cambria Math" w:cs="Cambria Math"/>
                <w:sz w:val="18"/>
                <w:szCs w:val="18"/>
              </w:rPr>
            </m:ctrlPr>
          </m:naryPr>
          <m:sub>
            <m:r>
              <w:rPr>
                <w:rFonts w:ascii="Cambria Math" w:eastAsia="Cambria Math" w:hAnsi="Cambria Math" w:cs="Cambria Math"/>
                <w:sz w:val="18"/>
                <w:szCs w:val="18"/>
              </w:rPr>
              <m:t>0</m:t>
            </m:r>
          </m:sub>
          <m:sup>
            <m:r>
              <w:rPr>
                <w:rFonts w:ascii="Cambria Math" w:eastAsia="Cambria Math" w:hAnsi="Cambria Math" w:cs="Cambria Math"/>
                <w:sz w:val="18"/>
                <w:szCs w:val="18"/>
              </w:rPr>
              <m:t>h</m:t>
            </m:r>
          </m:sup>
          <m:e/>
        </m:nary>
        <m:r>
          <w:rPr>
            <w:rFonts w:ascii="Cambria Math" w:eastAsia="Cambria Math" w:hAnsi="Cambria Math" w:cs="Cambria Math"/>
            <w:sz w:val="18"/>
            <w:szCs w:val="18"/>
          </w:rPr>
          <m:t>g</m:t>
        </m:r>
        <m:d>
          <m:dPr>
            <m:ctrlPr>
              <w:rPr>
                <w:rFonts w:ascii="Cambria Math" w:eastAsia="Cambria Math" w:hAnsi="Cambria Math" w:cs="Cambria Math"/>
                <w:sz w:val="18"/>
                <w:szCs w:val="18"/>
              </w:rPr>
            </m:ctrlPr>
          </m:dPr>
          <m:e>
            <m:r>
              <w:rPr>
                <w:rFonts w:ascii="Cambria Math" w:eastAsia="Cambria Math" w:hAnsi="Cambria Math" w:cs="Cambria Math"/>
                <w:sz w:val="18"/>
                <w:szCs w:val="18"/>
              </w:rPr>
              <m:t>φ,z</m:t>
            </m:r>
          </m:e>
        </m:d>
        <m:r>
          <w:rPr>
            <w:rFonts w:ascii="Cambria Math" w:eastAsia="Cambria Math" w:hAnsi="Cambria Math" w:cs="Cambria Math"/>
            <w:sz w:val="18"/>
            <w:szCs w:val="18"/>
          </w:rPr>
          <m:t>dz</m:t>
        </m:r>
      </m:oMath>
      <w:r>
        <w:rPr>
          <w:rFonts w:ascii="Arial" w:eastAsia="Arial" w:hAnsi="Arial" w:cs="Arial"/>
          <w:sz w:val="18"/>
          <w:szCs w:val="18"/>
        </w:rPr>
        <w:t xml:space="preserve">, where </w:t>
      </w:r>
      <m:oMath>
        <m:r>
          <w:rPr>
            <w:rFonts w:ascii="Cambria Math" w:eastAsia="Cambria Math" w:hAnsi="Cambria Math" w:cs="Cambria Math"/>
            <w:sz w:val="18"/>
            <w:szCs w:val="18"/>
          </w:rPr>
          <m:t>g(φ,h)</m:t>
        </m:r>
      </m:oMath>
      <w:r>
        <w:rPr>
          <w:rFonts w:ascii="Arial" w:eastAsia="Arial" w:hAnsi="Arial" w:cs="Arial"/>
          <w:sz w:val="18"/>
          <w:szCs w:val="18"/>
        </w:rPr>
        <w:t xml:space="preserve"> is the gravitational acceleration as a function of latitude and altitude, and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g</m:t>
            </m:r>
          </m:e>
          <m:sub>
            <m:r>
              <w:rPr>
                <w:rFonts w:ascii="Cambria Math" w:eastAsia="Cambria Math" w:hAnsi="Cambria Math" w:cs="Cambria Math"/>
                <w:sz w:val="18"/>
                <w:szCs w:val="18"/>
              </w:rPr>
              <m:t>0</m:t>
            </m:r>
          </m:sub>
        </m:sSub>
        <m:r>
          <w:rPr>
            <w:rFonts w:ascii="Cambria Math" w:eastAsia="Cambria Math" w:hAnsi="Cambria Math" w:cs="Cambria Math"/>
            <w:sz w:val="18"/>
            <w:szCs w:val="18"/>
          </w:rPr>
          <m:t>=</m:t>
        </m:r>
      </m:oMath>
      <w:r>
        <w:rPr>
          <w:rFonts w:ascii="Arial" w:eastAsia="Arial" w:hAnsi="Arial" w:cs="Arial"/>
          <w:sz w:val="18"/>
          <w:szCs w:val="18"/>
        </w:rPr>
        <w:t xml:space="preserve"> 9.80665 m/s</w:t>
      </w:r>
      <w:r>
        <w:rPr>
          <w:rFonts w:ascii="Arial" w:eastAsia="Arial" w:hAnsi="Arial" w:cs="Arial"/>
          <w:sz w:val="18"/>
          <w:szCs w:val="18"/>
          <w:vertAlign w:val="superscript"/>
        </w:rPr>
        <w:t>2</w:t>
      </w:r>
      <w:r>
        <w:rPr>
          <w:rFonts w:ascii="Arial" w:eastAsia="Arial" w:hAnsi="Arial" w:cs="Arial"/>
          <w:sz w:val="18"/>
          <w:szCs w:val="18"/>
        </w:rPr>
        <w:t xml:space="preserve">. </w:t>
      </w:r>
    </w:p>
    <w:p w14:paraId="000008E3" w14:textId="77777777" w:rsidR="00191D38" w:rsidRDefault="00191D38">
      <w:pPr>
        <w:widowControl/>
        <w:pBdr>
          <w:top w:val="nil"/>
          <w:left w:val="nil"/>
          <w:bottom w:val="nil"/>
          <w:right w:val="nil"/>
          <w:between w:val="nil"/>
        </w:pBdr>
        <w:spacing w:line="240" w:lineRule="auto"/>
        <w:ind w:left="360"/>
        <w:jc w:val="both"/>
        <w:rPr>
          <w:rFonts w:ascii="Arial" w:eastAsia="Arial" w:hAnsi="Arial" w:cs="Arial"/>
          <w:sz w:val="18"/>
          <w:szCs w:val="18"/>
        </w:rPr>
      </w:pPr>
    </w:p>
    <w:p w14:paraId="000008E4" w14:textId="77777777" w:rsidR="00191D38" w:rsidRDefault="00191D38">
      <w:pPr>
        <w:widowControl/>
        <w:pBdr>
          <w:top w:val="nil"/>
          <w:left w:val="nil"/>
          <w:bottom w:val="nil"/>
          <w:right w:val="nil"/>
          <w:between w:val="nil"/>
        </w:pBdr>
        <w:spacing w:line="240" w:lineRule="auto"/>
        <w:ind w:left="360"/>
        <w:jc w:val="both"/>
        <w:rPr>
          <w:rFonts w:ascii="Arial" w:eastAsia="Arial" w:hAnsi="Arial" w:cs="Arial"/>
          <w:sz w:val="18"/>
          <w:szCs w:val="18"/>
        </w:rPr>
      </w:pPr>
    </w:p>
    <w:p w14:paraId="000008E5"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The Step 2b geopotential height would naturally be calculated via atmospheric model information.</w:t>
      </w:r>
    </w:p>
    <w:p w14:paraId="000008E6"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E7" w14:textId="77777777" w:rsidR="00191D38" w:rsidRDefault="00000000">
      <w:pPr>
        <w:pStyle w:val="Heading3"/>
        <w:numPr>
          <w:ilvl w:val="2"/>
          <w:numId w:val="15"/>
        </w:numPr>
      </w:pPr>
      <w:bookmarkStart w:id="545" w:name="_heading=h.41mghml" w:colFirst="0" w:colLast="0"/>
      <w:bookmarkEnd w:id="545"/>
      <w:r>
        <w:t>New Satellite and Instrument Codes</w:t>
      </w:r>
    </w:p>
    <w:p w14:paraId="000008E8"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New GNSS- and RO-specific satellite and instrument codes have been defined and are included in the BUFR Code/Flag tables – see Table 6, Table 7 and Table 8 respectively.</w:t>
      </w:r>
    </w:p>
    <w:p w14:paraId="000008E9"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8EA"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546" w:name="_heading=h.2grqrue" w:colFirst="0" w:colLast="0"/>
      <w:bookmarkEnd w:id="546"/>
      <w:r>
        <w:rPr>
          <w:rFonts w:ascii="Arial" w:eastAsia="Arial" w:hAnsi="Arial" w:cs="Arial"/>
          <w:b/>
          <w:i/>
        </w:rPr>
        <w:t>Table 6. Satellite Classification (Code Table 002020)</w:t>
      </w:r>
    </w:p>
    <w:tbl>
      <w:tblPr>
        <w:tblStyle w:val="ab"/>
        <w:tblW w:w="9072" w:type="dxa"/>
        <w:tblLayout w:type="fixed"/>
        <w:tblLook w:val="0000" w:firstRow="0" w:lastRow="0" w:firstColumn="0" w:lastColumn="0" w:noHBand="0" w:noVBand="0"/>
      </w:tblPr>
      <w:tblGrid>
        <w:gridCol w:w="1685"/>
        <w:gridCol w:w="1150"/>
        <w:gridCol w:w="6237"/>
      </w:tblGrid>
      <w:tr w:rsidR="00191D38" w14:paraId="7DC2F1A8" w14:textId="77777777">
        <w:trPr>
          <w:cantSplit/>
        </w:trPr>
        <w:tc>
          <w:tcPr>
            <w:tcW w:w="1685" w:type="dxa"/>
            <w:shd w:val="clear" w:color="auto" w:fill="94BD5E"/>
            <w:tcMar>
              <w:top w:w="0" w:type="dxa"/>
              <w:left w:w="0" w:type="dxa"/>
              <w:bottom w:w="0" w:type="dxa"/>
              <w:right w:w="0" w:type="dxa"/>
            </w:tcMar>
            <w:vAlign w:val="center"/>
          </w:tcPr>
          <w:p w14:paraId="000008E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1150" w:type="dxa"/>
            <w:shd w:val="clear" w:color="auto" w:fill="94BD5E"/>
            <w:tcMar>
              <w:top w:w="0" w:type="dxa"/>
              <w:left w:w="0" w:type="dxa"/>
              <w:bottom w:w="0" w:type="dxa"/>
              <w:right w:w="0" w:type="dxa"/>
            </w:tcMar>
          </w:tcPr>
          <w:p w14:paraId="000008E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6237" w:type="dxa"/>
            <w:shd w:val="clear" w:color="auto" w:fill="94BD5E"/>
            <w:tcMar>
              <w:top w:w="0" w:type="dxa"/>
              <w:left w:w="0" w:type="dxa"/>
              <w:bottom w:w="0" w:type="dxa"/>
              <w:right w:w="0" w:type="dxa"/>
            </w:tcMar>
          </w:tcPr>
          <w:p w14:paraId="000008E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Meaning</w:t>
            </w:r>
          </w:p>
        </w:tc>
      </w:tr>
      <w:tr w:rsidR="00191D38" w14:paraId="3ABDAFE5" w14:textId="77777777">
        <w:trPr>
          <w:cantSplit/>
        </w:trPr>
        <w:tc>
          <w:tcPr>
            <w:tcW w:w="1685" w:type="dxa"/>
            <w:shd w:val="clear" w:color="auto" w:fill="F3F3F3"/>
            <w:tcMar>
              <w:top w:w="0" w:type="dxa"/>
              <w:left w:w="0" w:type="dxa"/>
              <w:bottom w:w="0" w:type="dxa"/>
              <w:right w:w="0" w:type="dxa"/>
            </w:tcMar>
          </w:tcPr>
          <w:p w14:paraId="000008EE"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0000FF"/>
                <w:sz w:val="16"/>
                <w:szCs w:val="16"/>
              </w:rPr>
            </w:pPr>
            <w:r>
              <w:rPr>
                <w:rFonts w:ascii="Arial" w:eastAsia="Arial" w:hAnsi="Arial" w:cs="Arial"/>
                <w:b/>
                <w:color w:val="0000FF"/>
                <w:sz w:val="16"/>
                <w:szCs w:val="16"/>
              </w:rPr>
              <w:t>0 02 020</w:t>
            </w:r>
          </w:p>
        </w:tc>
        <w:tc>
          <w:tcPr>
            <w:tcW w:w="1150" w:type="dxa"/>
            <w:shd w:val="clear" w:color="auto" w:fill="F3F3F3"/>
            <w:tcMar>
              <w:top w:w="0" w:type="dxa"/>
              <w:left w:w="0" w:type="dxa"/>
              <w:bottom w:w="0" w:type="dxa"/>
              <w:right w:w="0" w:type="dxa"/>
            </w:tcMar>
          </w:tcPr>
          <w:p w14:paraId="000008E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401</w:t>
            </w:r>
          </w:p>
        </w:tc>
        <w:tc>
          <w:tcPr>
            <w:tcW w:w="6237" w:type="dxa"/>
            <w:shd w:val="clear" w:color="auto" w:fill="F3F3F3"/>
            <w:tcMar>
              <w:top w:w="0" w:type="dxa"/>
              <w:left w:w="0" w:type="dxa"/>
              <w:bottom w:w="0" w:type="dxa"/>
              <w:right w:w="0" w:type="dxa"/>
            </w:tcMar>
          </w:tcPr>
          <w:p w14:paraId="000008F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GPS</w:t>
            </w:r>
          </w:p>
        </w:tc>
      </w:tr>
      <w:tr w:rsidR="00191D38" w14:paraId="1A11B365" w14:textId="77777777">
        <w:trPr>
          <w:cantSplit/>
        </w:trPr>
        <w:tc>
          <w:tcPr>
            <w:tcW w:w="1685" w:type="dxa"/>
            <w:shd w:val="clear" w:color="auto" w:fill="E0E0E0"/>
            <w:tcMar>
              <w:top w:w="0" w:type="dxa"/>
              <w:left w:w="0" w:type="dxa"/>
              <w:bottom w:w="0" w:type="dxa"/>
              <w:right w:w="0" w:type="dxa"/>
            </w:tcMar>
          </w:tcPr>
          <w:p w14:paraId="000008F1"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8F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402</w:t>
            </w:r>
          </w:p>
        </w:tc>
        <w:tc>
          <w:tcPr>
            <w:tcW w:w="6237" w:type="dxa"/>
            <w:shd w:val="clear" w:color="auto" w:fill="E0E0E0"/>
            <w:tcMar>
              <w:top w:w="0" w:type="dxa"/>
              <w:left w:w="0" w:type="dxa"/>
              <w:bottom w:w="0" w:type="dxa"/>
              <w:right w:w="0" w:type="dxa"/>
            </w:tcMar>
          </w:tcPr>
          <w:p w14:paraId="000008F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GLONASS</w:t>
            </w:r>
          </w:p>
        </w:tc>
      </w:tr>
      <w:tr w:rsidR="00191D38" w14:paraId="341BDCF2" w14:textId="77777777">
        <w:trPr>
          <w:cantSplit/>
        </w:trPr>
        <w:tc>
          <w:tcPr>
            <w:tcW w:w="1685" w:type="dxa"/>
            <w:shd w:val="clear" w:color="auto" w:fill="F3F3F3"/>
            <w:tcMar>
              <w:top w:w="0" w:type="dxa"/>
              <w:left w:w="0" w:type="dxa"/>
              <w:bottom w:w="0" w:type="dxa"/>
              <w:right w:w="0" w:type="dxa"/>
            </w:tcMar>
          </w:tcPr>
          <w:p w14:paraId="000008F4"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8F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403</w:t>
            </w:r>
          </w:p>
        </w:tc>
        <w:tc>
          <w:tcPr>
            <w:tcW w:w="6237" w:type="dxa"/>
            <w:shd w:val="clear" w:color="auto" w:fill="F3F3F3"/>
            <w:tcMar>
              <w:top w:w="0" w:type="dxa"/>
              <w:left w:w="0" w:type="dxa"/>
              <w:bottom w:w="0" w:type="dxa"/>
              <w:right w:w="0" w:type="dxa"/>
            </w:tcMar>
          </w:tcPr>
          <w:p w14:paraId="000008F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GALILEO</w:t>
            </w:r>
          </w:p>
        </w:tc>
      </w:tr>
      <w:tr w:rsidR="00191D38" w14:paraId="2BF7ECAF" w14:textId="77777777">
        <w:trPr>
          <w:cantSplit/>
        </w:trPr>
        <w:tc>
          <w:tcPr>
            <w:tcW w:w="1685" w:type="dxa"/>
            <w:shd w:val="clear" w:color="auto" w:fill="E0E0E0"/>
            <w:tcMar>
              <w:top w:w="0" w:type="dxa"/>
              <w:left w:w="0" w:type="dxa"/>
              <w:bottom w:w="0" w:type="dxa"/>
              <w:right w:w="0" w:type="dxa"/>
            </w:tcMar>
          </w:tcPr>
          <w:p w14:paraId="000008F7"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8F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404</w:t>
            </w:r>
          </w:p>
        </w:tc>
        <w:tc>
          <w:tcPr>
            <w:tcW w:w="6237" w:type="dxa"/>
            <w:shd w:val="clear" w:color="auto" w:fill="E0E0E0"/>
            <w:tcMar>
              <w:top w:w="0" w:type="dxa"/>
              <w:left w:w="0" w:type="dxa"/>
              <w:bottom w:w="0" w:type="dxa"/>
              <w:right w:w="0" w:type="dxa"/>
            </w:tcMar>
          </w:tcPr>
          <w:p w14:paraId="000008F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BDS (</w:t>
            </w:r>
            <w:proofErr w:type="spellStart"/>
            <w:r>
              <w:rPr>
                <w:rFonts w:ascii="Arial" w:eastAsia="Arial" w:hAnsi="Arial" w:cs="Arial"/>
                <w:sz w:val="16"/>
                <w:szCs w:val="16"/>
              </w:rPr>
              <w:t>BeiDou</w:t>
            </w:r>
            <w:proofErr w:type="spellEnd"/>
            <w:r>
              <w:rPr>
                <w:rFonts w:ascii="Arial" w:eastAsia="Arial" w:hAnsi="Arial" w:cs="Arial"/>
                <w:sz w:val="16"/>
                <w:szCs w:val="16"/>
              </w:rPr>
              <w:t xml:space="preserve"> navigation satellite system)</w:t>
            </w:r>
          </w:p>
        </w:tc>
      </w:tr>
      <w:tr w:rsidR="004244F2" w14:paraId="2DF4D779" w14:textId="77777777">
        <w:trPr>
          <w:cantSplit/>
          <w:ins w:id="547" w:author="Stig Syndergaard" w:date="2024-07-16T09:41:00Z"/>
        </w:trPr>
        <w:tc>
          <w:tcPr>
            <w:tcW w:w="1685" w:type="dxa"/>
            <w:shd w:val="clear" w:color="auto" w:fill="E0E0E0"/>
            <w:tcMar>
              <w:top w:w="0" w:type="dxa"/>
              <w:left w:w="0" w:type="dxa"/>
              <w:bottom w:w="0" w:type="dxa"/>
              <w:right w:w="0" w:type="dxa"/>
            </w:tcMar>
          </w:tcPr>
          <w:p w14:paraId="10D7B86C" w14:textId="77777777" w:rsidR="004244F2" w:rsidRDefault="004244F2">
            <w:pPr>
              <w:widowControl/>
              <w:pBdr>
                <w:top w:val="nil"/>
                <w:left w:val="nil"/>
                <w:bottom w:val="nil"/>
                <w:right w:val="nil"/>
                <w:between w:val="nil"/>
              </w:pBdr>
              <w:spacing w:line="240" w:lineRule="auto"/>
              <w:jc w:val="center"/>
              <w:rPr>
                <w:ins w:id="548" w:author="Stig Syndergaard" w:date="2024-07-16T09:41:00Z"/>
                <w:rFonts w:ascii="Arial" w:eastAsia="Arial" w:hAnsi="Arial" w:cs="Arial"/>
                <w:sz w:val="16"/>
                <w:szCs w:val="16"/>
              </w:rPr>
            </w:pPr>
          </w:p>
        </w:tc>
        <w:tc>
          <w:tcPr>
            <w:tcW w:w="1150" w:type="dxa"/>
            <w:shd w:val="clear" w:color="auto" w:fill="E0E0E0"/>
            <w:tcMar>
              <w:top w:w="0" w:type="dxa"/>
              <w:left w:w="0" w:type="dxa"/>
              <w:bottom w:w="0" w:type="dxa"/>
              <w:right w:w="0" w:type="dxa"/>
            </w:tcMar>
          </w:tcPr>
          <w:p w14:paraId="3ECAD396" w14:textId="34CF168E" w:rsidR="004244F2" w:rsidRDefault="004244F2">
            <w:pPr>
              <w:widowControl/>
              <w:pBdr>
                <w:top w:val="nil"/>
                <w:left w:val="nil"/>
                <w:bottom w:val="nil"/>
                <w:right w:val="nil"/>
                <w:between w:val="nil"/>
              </w:pBdr>
              <w:spacing w:line="240" w:lineRule="auto"/>
              <w:jc w:val="center"/>
              <w:rPr>
                <w:ins w:id="549" w:author="Stig Syndergaard" w:date="2024-07-16T09:41:00Z"/>
                <w:rFonts w:ascii="Arial" w:eastAsia="Arial" w:hAnsi="Arial" w:cs="Arial"/>
                <w:b/>
                <w:sz w:val="16"/>
                <w:szCs w:val="16"/>
              </w:rPr>
            </w:pPr>
            <w:ins w:id="550" w:author="Stig Syndergaard" w:date="2024-07-16T09:41:00Z">
              <w:r>
                <w:rPr>
                  <w:rFonts w:ascii="Arial" w:eastAsia="Arial" w:hAnsi="Arial" w:cs="Arial"/>
                  <w:b/>
                  <w:sz w:val="16"/>
                  <w:szCs w:val="16"/>
                </w:rPr>
                <w:t>405</w:t>
              </w:r>
            </w:ins>
          </w:p>
        </w:tc>
        <w:tc>
          <w:tcPr>
            <w:tcW w:w="6237" w:type="dxa"/>
            <w:shd w:val="clear" w:color="auto" w:fill="E0E0E0"/>
            <w:tcMar>
              <w:top w:w="0" w:type="dxa"/>
              <w:left w:w="0" w:type="dxa"/>
              <w:bottom w:w="0" w:type="dxa"/>
              <w:right w:w="0" w:type="dxa"/>
            </w:tcMar>
          </w:tcPr>
          <w:p w14:paraId="0623FEDB" w14:textId="742790F3" w:rsidR="004244F2" w:rsidRDefault="004244F2">
            <w:pPr>
              <w:widowControl/>
              <w:pBdr>
                <w:top w:val="nil"/>
                <w:left w:val="nil"/>
                <w:bottom w:val="nil"/>
                <w:right w:val="nil"/>
                <w:between w:val="nil"/>
              </w:pBdr>
              <w:spacing w:line="240" w:lineRule="auto"/>
              <w:rPr>
                <w:ins w:id="551" w:author="Stig Syndergaard" w:date="2024-07-16T09:41:00Z"/>
                <w:rFonts w:ascii="Arial" w:eastAsia="Arial" w:hAnsi="Arial" w:cs="Arial"/>
                <w:sz w:val="16"/>
                <w:szCs w:val="16"/>
              </w:rPr>
            </w:pPr>
            <w:ins w:id="552" w:author="Stig Syndergaard" w:date="2024-07-16T09:41:00Z">
              <w:r>
                <w:rPr>
                  <w:rFonts w:ascii="Arial" w:eastAsia="Arial" w:hAnsi="Arial" w:cs="Arial"/>
                  <w:sz w:val="16"/>
                  <w:szCs w:val="16"/>
                </w:rPr>
                <w:t>QZSS</w:t>
              </w:r>
            </w:ins>
            <w:ins w:id="553" w:author="Stig Syndergaard" w:date="2024-07-16T09:42:00Z">
              <w:r>
                <w:rPr>
                  <w:rFonts w:ascii="Arial" w:eastAsia="Arial" w:hAnsi="Arial" w:cs="Arial"/>
                  <w:sz w:val="16"/>
                  <w:szCs w:val="16"/>
                </w:rPr>
                <w:t xml:space="preserve"> (Quasi-Zenith satellite system)</w:t>
              </w:r>
            </w:ins>
          </w:p>
        </w:tc>
      </w:tr>
    </w:tbl>
    <w:p w14:paraId="000008FA" w14:textId="77777777" w:rsidR="00191D38" w:rsidRDefault="00191D38">
      <w:pPr>
        <w:widowControl/>
        <w:pBdr>
          <w:top w:val="nil"/>
          <w:left w:val="nil"/>
          <w:bottom w:val="nil"/>
          <w:right w:val="nil"/>
          <w:between w:val="nil"/>
        </w:pBdr>
        <w:spacing w:before="120" w:after="120" w:line="240" w:lineRule="auto"/>
        <w:jc w:val="center"/>
        <w:rPr>
          <w:rFonts w:ascii="Arial" w:eastAsia="Arial" w:hAnsi="Arial" w:cs="Arial"/>
          <w:b/>
          <w:sz w:val="24"/>
          <w:szCs w:val="24"/>
        </w:rPr>
      </w:pPr>
    </w:p>
    <w:p w14:paraId="000008FB"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8FC" w14:textId="77777777" w:rsidR="00191D38" w:rsidRDefault="00191D38">
      <w:pPr>
        <w:pageBreakBefore/>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8FD"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554" w:name="_heading=h.vx1227" w:colFirst="0" w:colLast="0"/>
      <w:bookmarkEnd w:id="554"/>
      <w:r>
        <w:rPr>
          <w:rFonts w:ascii="Arial" w:eastAsia="Arial" w:hAnsi="Arial" w:cs="Arial"/>
          <w:b/>
          <w:i/>
        </w:rPr>
        <w:t>Table 7. GNSS RO Satellite Identifier (Common Code Table C–5)</w:t>
      </w:r>
    </w:p>
    <w:tbl>
      <w:tblPr>
        <w:tblStyle w:val="ac"/>
        <w:tblW w:w="9092" w:type="dxa"/>
        <w:tblLayout w:type="fixed"/>
        <w:tblLook w:val="0000" w:firstRow="0" w:lastRow="0" w:firstColumn="0" w:lastColumn="0" w:noHBand="0" w:noVBand="0"/>
      </w:tblPr>
      <w:tblGrid>
        <w:gridCol w:w="1685"/>
        <w:gridCol w:w="1150"/>
        <w:gridCol w:w="2268"/>
        <w:gridCol w:w="1134"/>
        <w:gridCol w:w="2855"/>
      </w:tblGrid>
      <w:tr w:rsidR="00191D38" w14:paraId="613FB4F6" w14:textId="77777777">
        <w:trPr>
          <w:cantSplit/>
        </w:trPr>
        <w:tc>
          <w:tcPr>
            <w:tcW w:w="1685" w:type="dxa"/>
            <w:shd w:val="clear" w:color="auto" w:fill="94BD5E"/>
            <w:tcMar>
              <w:top w:w="0" w:type="dxa"/>
              <w:left w:w="0" w:type="dxa"/>
              <w:bottom w:w="0" w:type="dxa"/>
              <w:right w:w="0" w:type="dxa"/>
            </w:tcMar>
            <w:vAlign w:val="center"/>
          </w:tcPr>
          <w:p w14:paraId="000008F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1150" w:type="dxa"/>
            <w:shd w:val="clear" w:color="auto" w:fill="94BD5E"/>
            <w:tcMar>
              <w:top w:w="0" w:type="dxa"/>
              <w:left w:w="0" w:type="dxa"/>
              <w:bottom w:w="0" w:type="dxa"/>
              <w:right w:w="0" w:type="dxa"/>
            </w:tcMar>
          </w:tcPr>
          <w:p w14:paraId="000008F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2268" w:type="dxa"/>
            <w:shd w:val="clear" w:color="auto" w:fill="94BD5E"/>
            <w:tcMar>
              <w:top w:w="0" w:type="dxa"/>
              <w:left w:w="0" w:type="dxa"/>
              <w:bottom w:w="0" w:type="dxa"/>
              <w:right w:w="0" w:type="dxa"/>
            </w:tcMar>
          </w:tcPr>
          <w:p w14:paraId="0000090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Name</w:t>
            </w:r>
          </w:p>
        </w:tc>
        <w:tc>
          <w:tcPr>
            <w:tcW w:w="1134" w:type="dxa"/>
            <w:shd w:val="clear" w:color="auto" w:fill="94BD5E"/>
            <w:tcMar>
              <w:top w:w="0" w:type="dxa"/>
              <w:left w:w="0" w:type="dxa"/>
              <w:bottom w:w="0" w:type="dxa"/>
              <w:right w:w="0" w:type="dxa"/>
            </w:tcMar>
            <w:vAlign w:val="center"/>
          </w:tcPr>
          <w:p w14:paraId="0000090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2855" w:type="dxa"/>
            <w:shd w:val="clear" w:color="auto" w:fill="94BD5E"/>
            <w:tcMar>
              <w:top w:w="0" w:type="dxa"/>
              <w:left w:w="0" w:type="dxa"/>
              <w:bottom w:w="0" w:type="dxa"/>
              <w:right w:w="0" w:type="dxa"/>
            </w:tcMar>
            <w:vAlign w:val="center"/>
          </w:tcPr>
          <w:p w14:paraId="0000090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Name</w:t>
            </w:r>
          </w:p>
        </w:tc>
      </w:tr>
      <w:tr w:rsidR="00191D38" w14:paraId="640E34D4" w14:textId="77777777">
        <w:trPr>
          <w:cantSplit/>
        </w:trPr>
        <w:tc>
          <w:tcPr>
            <w:tcW w:w="1685" w:type="dxa"/>
            <w:shd w:val="clear" w:color="auto" w:fill="F3F3F3"/>
            <w:tcMar>
              <w:top w:w="0" w:type="dxa"/>
              <w:left w:w="0" w:type="dxa"/>
              <w:bottom w:w="0" w:type="dxa"/>
              <w:right w:w="0" w:type="dxa"/>
            </w:tcMar>
          </w:tcPr>
          <w:p w14:paraId="00000903"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0000FF"/>
                <w:sz w:val="16"/>
                <w:szCs w:val="16"/>
              </w:rPr>
            </w:pPr>
            <w:r>
              <w:rPr>
                <w:rFonts w:ascii="Arial" w:eastAsia="Arial" w:hAnsi="Arial" w:cs="Arial"/>
                <w:b/>
                <w:color w:val="0000FF"/>
                <w:sz w:val="16"/>
                <w:szCs w:val="16"/>
              </w:rPr>
              <w:t>0 01 007</w:t>
            </w:r>
          </w:p>
        </w:tc>
        <w:tc>
          <w:tcPr>
            <w:tcW w:w="1150" w:type="dxa"/>
            <w:shd w:val="clear" w:color="auto" w:fill="F3F3F3"/>
            <w:tcMar>
              <w:top w:w="0" w:type="dxa"/>
              <w:left w:w="0" w:type="dxa"/>
              <w:bottom w:w="0" w:type="dxa"/>
              <w:right w:w="0" w:type="dxa"/>
            </w:tcMar>
          </w:tcPr>
          <w:p w14:paraId="0000090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w:t>
            </w:r>
          </w:p>
        </w:tc>
        <w:tc>
          <w:tcPr>
            <w:tcW w:w="2268" w:type="dxa"/>
            <w:shd w:val="clear" w:color="auto" w:fill="F3F3F3"/>
            <w:tcMar>
              <w:top w:w="0" w:type="dxa"/>
              <w:left w:w="0" w:type="dxa"/>
              <w:bottom w:w="0" w:type="dxa"/>
              <w:right w:w="0" w:type="dxa"/>
            </w:tcMar>
          </w:tcPr>
          <w:p w14:paraId="00000905" w14:textId="77777777" w:rsidR="00191D38" w:rsidRDefault="00000000">
            <w:pPr>
              <w:widowControl/>
              <w:pBdr>
                <w:top w:val="nil"/>
                <w:left w:val="nil"/>
                <w:bottom w:val="nil"/>
                <w:right w:val="nil"/>
                <w:between w:val="nil"/>
              </w:pBdr>
              <w:spacing w:line="240" w:lineRule="auto"/>
              <w:rPr>
                <w:rFonts w:ascii="Courier" w:eastAsia="Courier" w:hAnsi="Courier" w:cs="Courier"/>
              </w:rPr>
            </w:pPr>
            <w:r>
              <w:rPr>
                <w:rFonts w:ascii="Arial" w:eastAsia="Arial" w:hAnsi="Arial" w:cs="Arial"/>
                <w:sz w:val="16"/>
                <w:szCs w:val="16"/>
              </w:rPr>
              <w:t>Metop-1 (</w:t>
            </w:r>
            <w:proofErr w:type="spellStart"/>
            <w:r>
              <w:rPr>
                <w:rFonts w:ascii="Arial" w:eastAsia="Arial" w:hAnsi="Arial" w:cs="Arial"/>
                <w:sz w:val="16"/>
                <w:szCs w:val="16"/>
              </w:rPr>
              <w:t>Metop</w:t>
            </w:r>
            <w:proofErr w:type="spellEnd"/>
            <w:r>
              <w:rPr>
                <w:rFonts w:ascii="Arial" w:eastAsia="Arial" w:hAnsi="Arial" w:cs="Arial"/>
                <w:sz w:val="16"/>
                <w:szCs w:val="16"/>
              </w:rPr>
              <w:t>-B)</w:t>
            </w:r>
          </w:p>
        </w:tc>
        <w:tc>
          <w:tcPr>
            <w:tcW w:w="1134" w:type="dxa"/>
            <w:shd w:val="clear" w:color="auto" w:fill="F3F3F3"/>
            <w:tcMar>
              <w:top w:w="0" w:type="dxa"/>
              <w:left w:w="0" w:type="dxa"/>
              <w:bottom w:w="0" w:type="dxa"/>
              <w:right w:w="0" w:type="dxa"/>
            </w:tcMar>
          </w:tcPr>
          <w:p w14:paraId="0000090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740</w:t>
            </w:r>
          </w:p>
        </w:tc>
        <w:tc>
          <w:tcPr>
            <w:tcW w:w="2855" w:type="dxa"/>
            <w:shd w:val="clear" w:color="auto" w:fill="F3F3F3"/>
            <w:tcMar>
              <w:top w:w="0" w:type="dxa"/>
              <w:left w:w="0" w:type="dxa"/>
              <w:bottom w:w="0" w:type="dxa"/>
              <w:right w:w="0" w:type="dxa"/>
            </w:tcMar>
          </w:tcPr>
          <w:p w14:paraId="0000090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COSMIC-1</w:t>
            </w:r>
          </w:p>
        </w:tc>
      </w:tr>
      <w:tr w:rsidR="00191D38" w14:paraId="100DA5B3" w14:textId="77777777">
        <w:trPr>
          <w:cantSplit/>
        </w:trPr>
        <w:tc>
          <w:tcPr>
            <w:tcW w:w="1685" w:type="dxa"/>
            <w:shd w:val="clear" w:color="auto" w:fill="E0E0E0"/>
            <w:tcMar>
              <w:top w:w="0" w:type="dxa"/>
              <w:left w:w="0" w:type="dxa"/>
              <w:bottom w:w="0" w:type="dxa"/>
              <w:right w:w="0" w:type="dxa"/>
            </w:tcMar>
          </w:tcPr>
          <w:p w14:paraId="00000908"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90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w:t>
            </w:r>
          </w:p>
        </w:tc>
        <w:tc>
          <w:tcPr>
            <w:tcW w:w="2268" w:type="dxa"/>
            <w:shd w:val="clear" w:color="auto" w:fill="E0E0E0"/>
            <w:tcMar>
              <w:top w:w="0" w:type="dxa"/>
              <w:left w:w="0" w:type="dxa"/>
              <w:bottom w:w="0" w:type="dxa"/>
              <w:right w:w="0" w:type="dxa"/>
            </w:tcMar>
          </w:tcPr>
          <w:p w14:paraId="0000090A" w14:textId="77777777" w:rsidR="00191D38" w:rsidRDefault="00000000">
            <w:pPr>
              <w:widowControl/>
              <w:pBdr>
                <w:top w:val="nil"/>
                <w:left w:val="nil"/>
                <w:bottom w:val="nil"/>
                <w:right w:val="nil"/>
                <w:between w:val="nil"/>
              </w:pBdr>
              <w:spacing w:line="240" w:lineRule="auto"/>
              <w:rPr>
                <w:rFonts w:ascii="Courier" w:eastAsia="Courier" w:hAnsi="Courier" w:cs="Courier"/>
              </w:rPr>
            </w:pPr>
            <w:r>
              <w:rPr>
                <w:rFonts w:ascii="Arial" w:eastAsia="Arial" w:hAnsi="Arial" w:cs="Arial"/>
                <w:sz w:val="16"/>
                <w:szCs w:val="16"/>
              </w:rPr>
              <w:t>Metop-2 (</w:t>
            </w:r>
            <w:proofErr w:type="spellStart"/>
            <w:r>
              <w:rPr>
                <w:rFonts w:ascii="Arial" w:eastAsia="Arial" w:hAnsi="Arial" w:cs="Arial"/>
                <w:sz w:val="16"/>
                <w:szCs w:val="16"/>
              </w:rPr>
              <w:t>Metop</w:t>
            </w:r>
            <w:proofErr w:type="spellEnd"/>
            <w:r>
              <w:rPr>
                <w:rFonts w:ascii="Arial" w:eastAsia="Arial" w:hAnsi="Arial" w:cs="Arial"/>
                <w:sz w:val="16"/>
                <w:szCs w:val="16"/>
              </w:rPr>
              <w:t>-A)</w:t>
            </w:r>
          </w:p>
        </w:tc>
        <w:tc>
          <w:tcPr>
            <w:tcW w:w="1134" w:type="dxa"/>
            <w:shd w:val="clear" w:color="auto" w:fill="E0E0E0"/>
            <w:tcMar>
              <w:top w:w="0" w:type="dxa"/>
              <w:left w:w="0" w:type="dxa"/>
              <w:bottom w:w="0" w:type="dxa"/>
              <w:right w:w="0" w:type="dxa"/>
            </w:tcMar>
          </w:tcPr>
          <w:p w14:paraId="0000090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741</w:t>
            </w:r>
          </w:p>
        </w:tc>
        <w:tc>
          <w:tcPr>
            <w:tcW w:w="2855" w:type="dxa"/>
            <w:shd w:val="clear" w:color="auto" w:fill="E0E0E0"/>
            <w:tcMar>
              <w:top w:w="0" w:type="dxa"/>
              <w:left w:w="0" w:type="dxa"/>
              <w:bottom w:w="0" w:type="dxa"/>
              <w:right w:w="0" w:type="dxa"/>
            </w:tcMar>
          </w:tcPr>
          <w:p w14:paraId="0000090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w:t>
            </w:r>
          </w:p>
        </w:tc>
      </w:tr>
      <w:tr w:rsidR="00191D38" w14:paraId="769A8117" w14:textId="77777777">
        <w:trPr>
          <w:cantSplit/>
        </w:trPr>
        <w:tc>
          <w:tcPr>
            <w:tcW w:w="1685" w:type="dxa"/>
            <w:shd w:val="clear" w:color="auto" w:fill="F3F3F3"/>
            <w:tcMar>
              <w:top w:w="0" w:type="dxa"/>
              <w:left w:w="0" w:type="dxa"/>
              <w:bottom w:w="0" w:type="dxa"/>
              <w:right w:w="0" w:type="dxa"/>
            </w:tcMar>
          </w:tcPr>
          <w:p w14:paraId="0000090D"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0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w:t>
            </w:r>
          </w:p>
        </w:tc>
        <w:tc>
          <w:tcPr>
            <w:tcW w:w="2268" w:type="dxa"/>
            <w:shd w:val="clear" w:color="auto" w:fill="F3F3F3"/>
            <w:tcMar>
              <w:top w:w="0" w:type="dxa"/>
              <w:left w:w="0" w:type="dxa"/>
              <w:bottom w:w="0" w:type="dxa"/>
              <w:right w:w="0" w:type="dxa"/>
            </w:tcMar>
          </w:tcPr>
          <w:p w14:paraId="0000090F" w14:textId="77777777" w:rsidR="00191D38" w:rsidRDefault="00000000">
            <w:pPr>
              <w:widowControl/>
              <w:pBdr>
                <w:top w:val="nil"/>
                <w:left w:val="nil"/>
                <w:bottom w:val="nil"/>
                <w:right w:val="nil"/>
                <w:between w:val="nil"/>
              </w:pBdr>
              <w:spacing w:line="240" w:lineRule="auto"/>
              <w:rPr>
                <w:rFonts w:ascii="Courier" w:eastAsia="Courier" w:hAnsi="Courier" w:cs="Courier"/>
              </w:rPr>
            </w:pPr>
            <w:r>
              <w:rPr>
                <w:rFonts w:ascii="Arial" w:eastAsia="Arial" w:hAnsi="Arial" w:cs="Arial"/>
                <w:sz w:val="16"/>
                <w:szCs w:val="16"/>
              </w:rPr>
              <w:t>Metop-3 (</w:t>
            </w:r>
            <w:proofErr w:type="spellStart"/>
            <w:r>
              <w:rPr>
                <w:rFonts w:ascii="Arial" w:eastAsia="Arial" w:hAnsi="Arial" w:cs="Arial"/>
                <w:sz w:val="16"/>
                <w:szCs w:val="16"/>
              </w:rPr>
              <w:t>Metop</w:t>
            </w:r>
            <w:proofErr w:type="spellEnd"/>
            <w:r>
              <w:rPr>
                <w:rFonts w:ascii="Arial" w:eastAsia="Arial" w:hAnsi="Arial" w:cs="Arial"/>
                <w:sz w:val="16"/>
                <w:szCs w:val="16"/>
              </w:rPr>
              <w:t>-C)</w:t>
            </w:r>
          </w:p>
        </w:tc>
        <w:tc>
          <w:tcPr>
            <w:tcW w:w="1134" w:type="dxa"/>
            <w:shd w:val="clear" w:color="auto" w:fill="F3F3F3"/>
            <w:tcMar>
              <w:top w:w="0" w:type="dxa"/>
              <w:left w:w="0" w:type="dxa"/>
              <w:bottom w:w="0" w:type="dxa"/>
              <w:right w:w="0" w:type="dxa"/>
            </w:tcMar>
          </w:tcPr>
          <w:p w14:paraId="0000091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742</w:t>
            </w:r>
          </w:p>
        </w:tc>
        <w:tc>
          <w:tcPr>
            <w:tcW w:w="2855" w:type="dxa"/>
            <w:shd w:val="clear" w:color="auto" w:fill="F3F3F3"/>
            <w:tcMar>
              <w:top w:w="0" w:type="dxa"/>
              <w:left w:w="0" w:type="dxa"/>
              <w:bottom w:w="0" w:type="dxa"/>
              <w:right w:w="0" w:type="dxa"/>
            </w:tcMar>
          </w:tcPr>
          <w:p w14:paraId="0000091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COSMIC-3</w:t>
            </w:r>
          </w:p>
        </w:tc>
      </w:tr>
      <w:tr w:rsidR="00191D38" w14:paraId="205750FC" w14:textId="77777777">
        <w:trPr>
          <w:cantSplit/>
        </w:trPr>
        <w:tc>
          <w:tcPr>
            <w:tcW w:w="1685" w:type="dxa"/>
            <w:shd w:val="clear" w:color="auto" w:fill="E0E0E0"/>
            <w:tcMar>
              <w:top w:w="0" w:type="dxa"/>
              <w:left w:w="0" w:type="dxa"/>
              <w:bottom w:w="0" w:type="dxa"/>
              <w:right w:w="0" w:type="dxa"/>
            </w:tcMar>
          </w:tcPr>
          <w:p w14:paraId="00000912"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91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40</w:t>
            </w:r>
          </w:p>
        </w:tc>
        <w:tc>
          <w:tcPr>
            <w:tcW w:w="2268" w:type="dxa"/>
            <w:shd w:val="clear" w:color="auto" w:fill="E0E0E0"/>
            <w:tcMar>
              <w:top w:w="0" w:type="dxa"/>
              <w:left w:w="0" w:type="dxa"/>
              <w:bottom w:w="0" w:type="dxa"/>
              <w:right w:w="0" w:type="dxa"/>
            </w:tcMar>
          </w:tcPr>
          <w:p w14:paraId="00000914" w14:textId="77777777" w:rsidR="00191D38" w:rsidRDefault="00000000">
            <w:pPr>
              <w:widowControl/>
              <w:pBdr>
                <w:top w:val="nil"/>
                <w:left w:val="nil"/>
                <w:bottom w:val="nil"/>
                <w:right w:val="nil"/>
                <w:between w:val="nil"/>
              </w:pBdr>
              <w:spacing w:line="240" w:lineRule="auto"/>
              <w:rPr>
                <w:rFonts w:ascii="Courier" w:eastAsia="Courier" w:hAnsi="Courier" w:cs="Courier"/>
              </w:rPr>
            </w:pPr>
            <w:proofErr w:type="spellStart"/>
            <w:r>
              <w:rPr>
                <w:rFonts w:ascii="Arial" w:eastAsia="Arial" w:hAnsi="Arial" w:cs="Arial"/>
                <w:sz w:val="16"/>
                <w:szCs w:val="16"/>
              </w:rPr>
              <w:t>Ørsted</w:t>
            </w:r>
            <w:proofErr w:type="spellEnd"/>
            <w:r>
              <w:rPr>
                <w:rFonts w:ascii="Arial" w:eastAsia="Arial" w:hAnsi="Arial" w:cs="Arial"/>
                <w:sz w:val="16"/>
                <w:szCs w:val="16"/>
              </w:rPr>
              <w:t xml:space="preserve"> (or Oersted)</w:t>
            </w:r>
          </w:p>
        </w:tc>
        <w:tc>
          <w:tcPr>
            <w:tcW w:w="1134" w:type="dxa"/>
            <w:shd w:val="clear" w:color="auto" w:fill="E0E0E0"/>
            <w:tcMar>
              <w:top w:w="0" w:type="dxa"/>
              <w:left w:w="0" w:type="dxa"/>
              <w:bottom w:w="0" w:type="dxa"/>
              <w:right w:w="0" w:type="dxa"/>
            </w:tcMar>
          </w:tcPr>
          <w:p w14:paraId="0000091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743</w:t>
            </w:r>
          </w:p>
        </w:tc>
        <w:tc>
          <w:tcPr>
            <w:tcW w:w="2855" w:type="dxa"/>
            <w:shd w:val="clear" w:color="auto" w:fill="E0E0E0"/>
            <w:tcMar>
              <w:top w:w="0" w:type="dxa"/>
              <w:left w:w="0" w:type="dxa"/>
              <w:bottom w:w="0" w:type="dxa"/>
              <w:right w:w="0" w:type="dxa"/>
            </w:tcMar>
          </w:tcPr>
          <w:p w14:paraId="0000091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COSMIC-4</w:t>
            </w:r>
          </w:p>
        </w:tc>
      </w:tr>
      <w:tr w:rsidR="00191D38" w14:paraId="50CA902A" w14:textId="77777777">
        <w:trPr>
          <w:cantSplit/>
        </w:trPr>
        <w:tc>
          <w:tcPr>
            <w:tcW w:w="1685" w:type="dxa"/>
            <w:shd w:val="clear" w:color="auto" w:fill="F3F3F3"/>
            <w:tcMar>
              <w:top w:w="0" w:type="dxa"/>
              <w:left w:w="0" w:type="dxa"/>
              <w:bottom w:w="0" w:type="dxa"/>
              <w:right w:w="0" w:type="dxa"/>
            </w:tcMar>
          </w:tcPr>
          <w:p w14:paraId="00000917"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1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41</w:t>
            </w:r>
          </w:p>
        </w:tc>
        <w:tc>
          <w:tcPr>
            <w:tcW w:w="2268" w:type="dxa"/>
            <w:shd w:val="clear" w:color="auto" w:fill="F3F3F3"/>
            <w:tcMar>
              <w:top w:w="0" w:type="dxa"/>
              <w:left w:w="0" w:type="dxa"/>
              <w:bottom w:w="0" w:type="dxa"/>
              <w:right w:w="0" w:type="dxa"/>
            </w:tcMar>
          </w:tcPr>
          <w:p w14:paraId="0000091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CHAMP</w:t>
            </w:r>
          </w:p>
        </w:tc>
        <w:tc>
          <w:tcPr>
            <w:tcW w:w="1134" w:type="dxa"/>
            <w:shd w:val="clear" w:color="auto" w:fill="F3F3F3"/>
            <w:tcMar>
              <w:top w:w="0" w:type="dxa"/>
              <w:left w:w="0" w:type="dxa"/>
              <w:bottom w:w="0" w:type="dxa"/>
              <w:right w:w="0" w:type="dxa"/>
            </w:tcMar>
          </w:tcPr>
          <w:p w14:paraId="0000091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744</w:t>
            </w:r>
          </w:p>
        </w:tc>
        <w:tc>
          <w:tcPr>
            <w:tcW w:w="2855" w:type="dxa"/>
            <w:shd w:val="clear" w:color="auto" w:fill="F3F3F3"/>
            <w:tcMar>
              <w:top w:w="0" w:type="dxa"/>
              <w:left w:w="0" w:type="dxa"/>
              <w:bottom w:w="0" w:type="dxa"/>
              <w:right w:w="0" w:type="dxa"/>
            </w:tcMar>
          </w:tcPr>
          <w:p w14:paraId="0000091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COSMIC-5</w:t>
            </w:r>
          </w:p>
        </w:tc>
      </w:tr>
      <w:tr w:rsidR="00191D38" w14:paraId="06097314" w14:textId="77777777">
        <w:trPr>
          <w:cantSplit/>
        </w:trPr>
        <w:tc>
          <w:tcPr>
            <w:tcW w:w="1685" w:type="dxa"/>
            <w:shd w:val="clear" w:color="auto" w:fill="E0E0E0"/>
            <w:tcMar>
              <w:top w:w="0" w:type="dxa"/>
              <w:left w:w="0" w:type="dxa"/>
              <w:bottom w:w="0" w:type="dxa"/>
              <w:right w:w="0" w:type="dxa"/>
            </w:tcMar>
          </w:tcPr>
          <w:p w14:paraId="0000091C" w14:textId="77777777" w:rsidR="00191D38" w:rsidRDefault="00191D38">
            <w:pPr>
              <w:widowControl/>
              <w:pBdr>
                <w:top w:val="nil"/>
                <w:left w:val="nil"/>
                <w:bottom w:val="nil"/>
                <w:right w:val="nil"/>
                <w:between w:val="nil"/>
              </w:pBdr>
              <w:tabs>
                <w:tab w:val="left" w:pos="1130"/>
              </w:tabs>
              <w:spacing w:line="240" w:lineRule="auto"/>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91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42</w:t>
            </w:r>
          </w:p>
        </w:tc>
        <w:tc>
          <w:tcPr>
            <w:tcW w:w="2268" w:type="dxa"/>
            <w:shd w:val="clear" w:color="auto" w:fill="E0E0E0"/>
            <w:tcMar>
              <w:top w:w="0" w:type="dxa"/>
              <w:left w:w="0" w:type="dxa"/>
              <w:bottom w:w="0" w:type="dxa"/>
              <w:right w:w="0" w:type="dxa"/>
            </w:tcMar>
          </w:tcPr>
          <w:p w14:paraId="0000091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TerraSAR</w:t>
            </w:r>
            <w:proofErr w:type="spellEnd"/>
            <w:r>
              <w:rPr>
                <w:rFonts w:ascii="Arial" w:eastAsia="Arial" w:hAnsi="Arial" w:cs="Arial"/>
                <w:sz w:val="16"/>
                <w:szCs w:val="16"/>
              </w:rPr>
              <w:t>-X</w:t>
            </w:r>
          </w:p>
        </w:tc>
        <w:tc>
          <w:tcPr>
            <w:tcW w:w="1134" w:type="dxa"/>
            <w:shd w:val="clear" w:color="auto" w:fill="E0E0E0"/>
            <w:tcMar>
              <w:top w:w="0" w:type="dxa"/>
              <w:left w:w="0" w:type="dxa"/>
              <w:bottom w:w="0" w:type="dxa"/>
              <w:right w:w="0" w:type="dxa"/>
            </w:tcMar>
          </w:tcPr>
          <w:p w14:paraId="0000091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745</w:t>
            </w:r>
          </w:p>
        </w:tc>
        <w:tc>
          <w:tcPr>
            <w:tcW w:w="2855" w:type="dxa"/>
            <w:shd w:val="clear" w:color="auto" w:fill="E0E0E0"/>
            <w:tcMar>
              <w:top w:w="0" w:type="dxa"/>
              <w:left w:w="0" w:type="dxa"/>
              <w:bottom w:w="0" w:type="dxa"/>
              <w:right w:w="0" w:type="dxa"/>
            </w:tcMar>
          </w:tcPr>
          <w:p w14:paraId="0000092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COSMIC-6</w:t>
            </w:r>
          </w:p>
        </w:tc>
      </w:tr>
      <w:tr w:rsidR="00191D38" w14:paraId="3390753F" w14:textId="77777777">
        <w:trPr>
          <w:cantSplit/>
        </w:trPr>
        <w:tc>
          <w:tcPr>
            <w:tcW w:w="1685" w:type="dxa"/>
            <w:shd w:val="clear" w:color="auto" w:fill="F3F3F3"/>
            <w:tcMar>
              <w:top w:w="0" w:type="dxa"/>
              <w:left w:w="0" w:type="dxa"/>
              <w:bottom w:w="0" w:type="dxa"/>
              <w:right w:w="0" w:type="dxa"/>
            </w:tcMar>
          </w:tcPr>
          <w:p w14:paraId="00000921" w14:textId="77777777" w:rsidR="00191D38" w:rsidRDefault="00191D38">
            <w:pPr>
              <w:widowControl/>
              <w:pBdr>
                <w:top w:val="nil"/>
                <w:left w:val="nil"/>
                <w:bottom w:val="nil"/>
                <w:right w:val="nil"/>
                <w:between w:val="nil"/>
              </w:pBdr>
              <w:tabs>
                <w:tab w:val="left" w:pos="1130"/>
              </w:tabs>
              <w:spacing w:line="240" w:lineRule="auto"/>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2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43</w:t>
            </w:r>
          </w:p>
        </w:tc>
        <w:tc>
          <w:tcPr>
            <w:tcW w:w="2268" w:type="dxa"/>
            <w:shd w:val="clear" w:color="auto" w:fill="F3F3F3"/>
            <w:tcMar>
              <w:top w:w="0" w:type="dxa"/>
              <w:left w:w="0" w:type="dxa"/>
              <w:bottom w:w="0" w:type="dxa"/>
              <w:right w:w="0" w:type="dxa"/>
            </w:tcMar>
          </w:tcPr>
          <w:p w14:paraId="0000092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TanDEM</w:t>
            </w:r>
            <w:proofErr w:type="spellEnd"/>
            <w:r>
              <w:rPr>
                <w:rFonts w:ascii="Arial" w:eastAsia="Arial" w:hAnsi="Arial" w:cs="Arial"/>
                <w:sz w:val="16"/>
                <w:szCs w:val="16"/>
              </w:rPr>
              <w:t>-X</w:t>
            </w:r>
          </w:p>
        </w:tc>
        <w:tc>
          <w:tcPr>
            <w:tcW w:w="1134" w:type="dxa"/>
            <w:shd w:val="clear" w:color="auto" w:fill="F3F3F3"/>
            <w:tcMar>
              <w:top w:w="0" w:type="dxa"/>
              <w:left w:w="0" w:type="dxa"/>
              <w:bottom w:w="0" w:type="dxa"/>
              <w:right w:w="0" w:type="dxa"/>
            </w:tcMar>
          </w:tcPr>
          <w:p w14:paraId="0000092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750</w:t>
            </w:r>
          </w:p>
        </w:tc>
        <w:tc>
          <w:tcPr>
            <w:tcW w:w="2855" w:type="dxa"/>
            <w:shd w:val="clear" w:color="auto" w:fill="F3F3F3"/>
            <w:tcMar>
              <w:top w:w="0" w:type="dxa"/>
              <w:left w:w="0" w:type="dxa"/>
              <w:bottom w:w="0" w:type="dxa"/>
              <w:right w:w="0" w:type="dxa"/>
            </w:tcMar>
          </w:tcPr>
          <w:p w14:paraId="0000092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E1</w:t>
            </w:r>
          </w:p>
        </w:tc>
      </w:tr>
      <w:tr w:rsidR="00191D38" w14:paraId="47EEC774" w14:textId="77777777">
        <w:trPr>
          <w:cantSplit/>
        </w:trPr>
        <w:tc>
          <w:tcPr>
            <w:tcW w:w="1685" w:type="dxa"/>
            <w:shd w:val="clear" w:color="auto" w:fill="E0E0E0"/>
            <w:tcMar>
              <w:top w:w="0" w:type="dxa"/>
              <w:left w:w="0" w:type="dxa"/>
              <w:bottom w:w="0" w:type="dxa"/>
              <w:right w:w="0" w:type="dxa"/>
            </w:tcMar>
          </w:tcPr>
          <w:p w14:paraId="00000926"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92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44</w:t>
            </w:r>
          </w:p>
        </w:tc>
        <w:tc>
          <w:tcPr>
            <w:tcW w:w="2268" w:type="dxa"/>
            <w:shd w:val="clear" w:color="auto" w:fill="E0E0E0"/>
            <w:tcMar>
              <w:top w:w="0" w:type="dxa"/>
              <w:left w:w="0" w:type="dxa"/>
              <w:bottom w:w="0" w:type="dxa"/>
              <w:right w:w="0" w:type="dxa"/>
            </w:tcMar>
          </w:tcPr>
          <w:p w14:paraId="0000092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PAZ</w:t>
            </w:r>
          </w:p>
        </w:tc>
        <w:tc>
          <w:tcPr>
            <w:tcW w:w="1134" w:type="dxa"/>
            <w:shd w:val="clear" w:color="auto" w:fill="E0E0E0"/>
            <w:tcMar>
              <w:top w:w="0" w:type="dxa"/>
              <w:left w:w="0" w:type="dxa"/>
              <w:bottom w:w="0" w:type="dxa"/>
              <w:right w:w="0" w:type="dxa"/>
            </w:tcMar>
          </w:tcPr>
          <w:p w14:paraId="0000092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751</w:t>
            </w:r>
          </w:p>
        </w:tc>
        <w:tc>
          <w:tcPr>
            <w:tcW w:w="2855" w:type="dxa"/>
            <w:shd w:val="clear" w:color="auto" w:fill="E0E0E0"/>
            <w:tcMar>
              <w:top w:w="0" w:type="dxa"/>
              <w:left w:w="0" w:type="dxa"/>
              <w:bottom w:w="0" w:type="dxa"/>
              <w:right w:w="0" w:type="dxa"/>
            </w:tcMar>
          </w:tcPr>
          <w:p w14:paraId="0000092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E2</w:t>
            </w:r>
          </w:p>
        </w:tc>
      </w:tr>
      <w:tr w:rsidR="00191D38" w14:paraId="2E66979D" w14:textId="77777777">
        <w:trPr>
          <w:cantSplit/>
        </w:trPr>
        <w:tc>
          <w:tcPr>
            <w:tcW w:w="1685" w:type="dxa"/>
            <w:shd w:val="clear" w:color="auto" w:fill="F3F3F3"/>
            <w:tcMar>
              <w:top w:w="0" w:type="dxa"/>
              <w:left w:w="0" w:type="dxa"/>
              <w:bottom w:w="0" w:type="dxa"/>
              <w:right w:w="0" w:type="dxa"/>
            </w:tcMar>
          </w:tcPr>
          <w:p w14:paraId="0000092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xml:space="preserve">                  </w:t>
            </w:r>
          </w:p>
        </w:tc>
        <w:tc>
          <w:tcPr>
            <w:tcW w:w="1150" w:type="dxa"/>
            <w:shd w:val="clear" w:color="auto" w:fill="F3F3F3"/>
            <w:tcMar>
              <w:top w:w="0" w:type="dxa"/>
              <w:left w:w="0" w:type="dxa"/>
              <w:bottom w:w="0" w:type="dxa"/>
              <w:right w:w="0" w:type="dxa"/>
            </w:tcMar>
          </w:tcPr>
          <w:p w14:paraId="0000092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66</w:t>
            </w:r>
          </w:p>
        </w:tc>
        <w:tc>
          <w:tcPr>
            <w:tcW w:w="2268" w:type="dxa"/>
            <w:shd w:val="clear" w:color="auto" w:fill="F3F3F3"/>
            <w:tcMar>
              <w:top w:w="0" w:type="dxa"/>
              <w:left w:w="0" w:type="dxa"/>
              <w:bottom w:w="0" w:type="dxa"/>
              <w:right w:w="0" w:type="dxa"/>
            </w:tcMar>
          </w:tcPr>
          <w:p w14:paraId="0000092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Sentinel-6A</w:t>
            </w:r>
          </w:p>
        </w:tc>
        <w:tc>
          <w:tcPr>
            <w:tcW w:w="1134" w:type="dxa"/>
            <w:shd w:val="clear" w:color="auto" w:fill="F3F3F3"/>
            <w:tcMar>
              <w:top w:w="0" w:type="dxa"/>
              <w:left w:w="0" w:type="dxa"/>
              <w:bottom w:w="0" w:type="dxa"/>
              <w:right w:w="0" w:type="dxa"/>
            </w:tcMar>
          </w:tcPr>
          <w:p w14:paraId="0000092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752</w:t>
            </w:r>
          </w:p>
        </w:tc>
        <w:tc>
          <w:tcPr>
            <w:tcW w:w="2855" w:type="dxa"/>
            <w:shd w:val="clear" w:color="auto" w:fill="F3F3F3"/>
            <w:tcMar>
              <w:top w:w="0" w:type="dxa"/>
              <w:left w:w="0" w:type="dxa"/>
              <w:bottom w:w="0" w:type="dxa"/>
              <w:right w:w="0" w:type="dxa"/>
            </w:tcMar>
          </w:tcPr>
          <w:p w14:paraId="0000092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E3</w:t>
            </w:r>
          </w:p>
        </w:tc>
      </w:tr>
      <w:tr w:rsidR="00191D38" w14:paraId="30D34025" w14:textId="77777777">
        <w:trPr>
          <w:cantSplit/>
        </w:trPr>
        <w:tc>
          <w:tcPr>
            <w:tcW w:w="1685" w:type="dxa"/>
            <w:shd w:val="clear" w:color="auto" w:fill="E6E6E6"/>
            <w:tcMar>
              <w:top w:w="0" w:type="dxa"/>
              <w:left w:w="0" w:type="dxa"/>
              <w:bottom w:w="0" w:type="dxa"/>
              <w:right w:w="0" w:type="dxa"/>
            </w:tcMar>
          </w:tcPr>
          <w:p w14:paraId="0000093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3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67</w:t>
            </w:r>
          </w:p>
        </w:tc>
        <w:tc>
          <w:tcPr>
            <w:tcW w:w="2268" w:type="dxa"/>
            <w:shd w:val="clear" w:color="auto" w:fill="E6E6E6"/>
            <w:tcMar>
              <w:top w:w="0" w:type="dxa"/>
              <w:left w:w="0" w:type="dxa"/>
              <w:bottom w:w="0" w:type="dxa"/>
              <w:right w:w="0" w:type="dxa"/>
            </w:tcMar>
          </w:tcPr>
          <w:p w14:paraId="0000093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Sentinel-6B</w:t>
            </w:r>
          </w:p>
        </w:tc>
        <w:tc>
          <w:tcPr>
            <w:tcW w:w="1134" w:type="dxa"/>
            <w:shd w:val="clear" w:color="auto" w:fill="E6E6E6"/>
            <w:tcMar>
              <w:top w:w="0" w:type="dxa"/>
              <w:left w:w="0" w:type="dxa"/>
              <w:bottom w:w="0" w:type="dxa"/>
              <w:right w:w="0" w:type="dxa"/>
            </w:tcMar>
          </w:tcPr>
          <w:p w14:paraId="0000093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753</w:t>
            </w:r>
          </w:p>
        </w:tc>
        <w:tc>
          <w:tcPr>
            <w:tcW w:w="2855" w:type="dxa"/>
            <w:shd w:val="clear" w:color="auto" w:fill="E6E6E6"/>
            <w:tcMar>
              <w:top w:w="0" w:type="dxa"/>
              <w:left w:w="0" w:type="dxa"/>
              <w:bottom w:w="0" w:type="dxa"/>
              <w:right w:w="0" w:type="dxa"/>
            </w:tcMar>
          </w:tcPr>
          <w:p w14:paraId="0000093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E4</w:t>
            </w:r>
          </w:p>
        </w:tc>
      </w:tr>
      <w:tr w:rsidR="00191D38" w14:paraId="3350AAAD" w14:textId="77777777">
        <w:trPr>
          <w:cantSplit/>
        </w:trPr>
        <w:tc>
          <w:tcPr>
            <w:tcW w:w="1685" w:type="dxa"/>
            <w:shd w:val="clear" w:color="auto" w:fill="F3F3F3"/>
            <w:tcMar>
              <w:top w:w="0" w:type="dxa"/>
              <w:left w:w="0" w:type="dxa"/>
              <w:bottom w:w="0" w:type="dxa"/>
              <w:right w:w="0" w:type="dxa"/>
            </w:tcMar>
          </w:tcPr>
          <w:p w14:paraId="00000935"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3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265</w:t>
            </w:r>
          </w:p>
        </w:tc>
        <w:tc>
          <w:tcPr>
            <w:tcW w:w="2268" w:type="dxa"/>
            <w:shd w:val="clear" w:color="auto" w:fill="F3F3F3"/>
            <w:tcMar>
              <w:top w:w="0" w:type="dxa"/>
              <w:left w:w="0" w:type="dxa"/>
              <w:bottom w:w="0" w:type="dxa"/>
              <w:right w:w="0" w:type="dxa"/>
            </w:tcMar>
          </w:tcPr>
          <w:p w14:paraId="0000093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CICERO OP1</w:t>
            </w:r>
          </w:p>
        </w:tc>
        <w:tc>
          <w:tcPr>
            <w:tcW w:w="1134" w:type="dxa"/>
            <w:shd w:val="clear" w:color="auto" w:fill="F3F3F3"/>
            <w:tcMar>
              <w:top w:w="0" w:type="dxa"/>
              <w:left w:w="0" w:type="dxa"/>
              <w:bottom w:w="0" w:type="dxa"/>
              <w:right w:w="0" w:type="dxa"/>
            </w:tcMar>
          </w:tcPr>
          <w:p w14:paraId="0000093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754</w:t>
            </w:r>
          </w:p>
        </w:tc>
        <w:tc>
          <w:tcPr>
            <w:tcW w:w="2855" w:type="dxa"/>
            <w:shd w:val="clear" w:color="auto" w:fill="F3F3F3"/>
            <w:tcMar>
              <w:top w:w="0" w:type="dxa"/>
              <w:left w:w="0" w:type="dxa"/>
              <w:bottom w:w="0" w:type="dxa"/>
              <w:right w:w="0" w:type="dxa"/>
            </w:tcMar>
          </w:tcPr>
          <w:p w14:paraId="0000093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E5</w:t>
            </w:r>
          </w:p>
        </w:tc>
      </w:tr>
      <w:tr w:rsidR="00191D38" w14:paraId="38B08384" w14:textId="77777777">
        <w:trPr>
          <w:cantSplit/>
        </w:trPr>
        <w:tc>
          <w:tcPr>
            <w:tcW w:w="1685" w:type="dxa"/>
            <w:shd w:val="clear" w:color="auto" w:fill="E6E6E6"/>
            <w:tcMar>
              <w:top w:w="0" w:type="dxa"/>
              <w:left w:w="0" w:type="dxa"/>
              <w:bottom w:w="0" w:type="dxa"/>
              <w:right w:w="0" w:type="dxa"/>
            </w:tcMar>
          </w:tcPr>
          <w:p w14:paraId="0000093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3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266</w:t>
            </w:r>
          </w:p>
        </w:tc>
        <w:tc>
          <w:tcPr>
            <w:tcW w:w="2268" w:type="dxa"/>
            <w:shd w:val="clear" w:color="auto" w:fill="E6E6E6"/>
            <w:tcMar>
              <w:top w:w="0" w:type="dxa"/>
              <w:left w:w="0" w:type="dxa"/>
              <w:bottom w:w="0" w:type="dxa"/>
              <w:right w:w="0" w:type="dxa"/>
            </w:tcMar>
          </w:tcPr>
          <w:p w14:paraId="0000093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CICERO OP2</w:t>
            </w:r>
          </w:p>
        </w:tc>
        <w:tc>
          <w:tcPr>
            <w:tcW w:w="1134" w:type="dxa"/>
            <w:shd w:val="clear" w:color="auto" w:fill="E6E6E6"/>
            <w:tcMar>
              <w:top w:w="0" w:type="dxa"/>
              <w:left w:w="0" w:type="dxa"/>
              <w:bottom w:w="0" w:type="dxa"/>
              <w:right w:w="0" w:type="dxa"/>
            </w:tcMar>
          </w:tcPr>
          <w:p w14:paraId="0000093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755</w:t>
            </w:r>
          </w:p>
        </w:tc>
        <w:tc>
          <w:tcPr>
            <w:tcW w:w="2855" w:type="dxa"/>
            <w:shd w:val="clear" w:color="auto" w:fill="E6E6E6"/>
            <w:tcMar>
              <w:top w:w="0" w:type="dxa"/>
              <w:left w:w="0" w:type="dxa"/>
              <w:bottom w:w="0" w:type="dxa"/>
              <w:right w:w="0" w:type="dxa"/>
            </w:tcMar>
          </w:tcPr>
          <w:p w14:paraId="0000093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E6</w:t>
            </w:r>
          </w:p>
        </w:tc>
      </w:tr>
      <w:tr w:rsidR="00191D38" w14:paraId="66B24288" w14:textId="77777777">
        <w:trPr>
          <w:cantSplit/>
        </w:trPr>
        <w:tc>
          <w:tcPr>
            <w:tcW w:w="1685" w:type="dxa"/>
            <w:shd w:val="clear" w:color="auto" w:fill="F3F3F3"/>
            <w:tcMar>
              <w:top w:w="0" w:type="dxa"/>
              <w:left w:w="0" w:type="dxa"/>
              <w:bottom w:w="0" w:type="dxa"/>
              <w:right w:w="0" w:type="dxa"/>
            </w:tcMar>
          </w:tcPr>
          <w:p w14:paraId="0000093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4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267</w:t>
            </w:r>
          </w:p>
        </w:tc>
        <w:tc>
          <w:tcPr>
            <w:tcW w:w="2268" w:type="dxa"/>
            <w:shd w:val="clear" w:color="auto" w:fill="F3F3F3"/>
            <w:tcMar>
              <w:top w:w="0" w:type="dxa"/>
              <w:left w:w="0" w:type="dxa"/>
              <w:bottom w:w="0" w:type="dxa"/>
              <w:right w:w="0" w:type="dxa"/>
            </w:tcMar>
          </w:tcPr>
          <w:p w14:paraId="0000094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PlanetiQ</w:t>
            </w:r>
            <w:proofErr w:type="spellEnd"/>
            <w:r>
              <w:rPr>
                <w:rFonts w:ascii="Arial" w:eastAsia="Arial" w:hAnsi="Arial" w:cs="Arial"/>
                <w:sz w:val="16"/>
                <w:szCs w:val="16"/>
              </w:rPr>
              <w:t xml:space="preserve"> GNOMES-A</w:t>
            </w:r>
          </w:p>
        </w:tc>
        <w:tc>
          <w:tcPr>
            <w:tcW w:w="1134" w:type="dxa"/>
            <w:shd w:val="clear" w:color="auto" w:fill="F3F3F3"/>
            <w:tcMar>
              <w:top w:w="0" w:type="dxa"/>
              <w:left w:w="0" w:type="dxa"/>
              <w:bottom w:w="0" w:type="dxa"/>
              <w:right w:w="0" w:type="dxa"/>
            </w:tcMar>
          </w:tcPr>
          <w:p w14:paraId="0000094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786</w:t>
            </w:r>
          </w:p>
        </w:tc>
        <w:tc>
          <w:tcPr>
            <w:tcW w:w="2855" w:type="dxa"/>
            <w:shd w:val="clear" w:color="auto" w:fill="F3F3F3"/>
            <w:tcMar>
              <w:top w:w="0" w:type="dxa"/>
              <w:left w:w="0" w:type="dxa"/>
              <w:bottom w:w="0" w:type="dxa"/>
              <w:right w:w="0" w:type="dxa"/>
            </w:tcMar>
          </w:tcPr>
          <w:p w14:paraId="0000094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C/NOFS</w:t>
            </w:r>
          </w:p>
        </w:tc>
      </w:tr>
      <w:tr w:rsidR="00191D38" w14:paraId="5FAF449B" w14:textId="77777777">
        <w:trPr>
          <w:cantSplit/>
        </w:trPr>
        <w:tc>
          <w:tcPr>
            <w:tcW w:w="1685" w:type="dxa"/>
            <w:shd w:val="clear" w:color="auto" w:fill="E6E6E6"/>
            <w:tcMar>
              <w:top w:w="0" w:type="dxa"/>
              <w:left w:w="0" w:type="dxa"/>
              <w:bottom w:w="0" w:type="dxa"/>
              <w:right w:w="0" w:type="dxa"/>
            </w:tcMar>
          </w:tcPr>
          <w:p w14:paraId="0000094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4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268</w:t>
            </w:r>
          </w:p>
        </w:tc>
        <w:tc>
          <w:tcPr>
            <w:tcW w:w="2268" w:type="dxa"/>
            <w:shd w:val="clear" w:color="auto" w:fill="E6E6E6"/>
            <w:tcMar>
              <w:top w:w="0" w:type="dxa"/>
              <w:left w:w="0" w:type="dxa"/>
              <w:bottom w:w="0" w:type="dxa"/>
              <w:right w:w="0" w:type="dxa"/>
            </w:tcMar>
          </w:tcPr>
          <w:p w14:paraId="0000094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PlanetiQ</w:t>
            </w:r>
            <w:proofErr w:type="spellEnd"/>
            <w:r>
              <w:rPr>
                <w:rFonts w:ascii="Arial" w:eastAsia="Arial" w:hAnsi="Arial" w:cs="Arial"/>
                <w:sz w:val="16"/>
                <w:szCs w:val="16"/>
              </w:rPr>
              <w:t xml:space="preserve"> GNOMES-B</w:t>
            </w:r>
          </w:p>
        </w:tc>
        <w:tc>
          <w:tcPr>
            <w:tcW w:w="1134" w:type="dxa"/>
            <w:shd w:val="clear" w:color="auto" w:fill="E6E6E6"/>
            <w:tcMar>
              <w:top w:w="0" w:type="dxa"/>
              <w:left w:w="0" w:type="dxa"/>
              <w:bottom w:w="0" w:type="dxa"/>
              <w:right w:w="0" w:type="dxa"/>
            </w:tcMar>
          </w:tcPr>
          <w:p w14:paraId="0000094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800</w:t>
            </w:r>
          </w:p>
        </w:tc>
        <w:tc>
          <w:tcPr>
            <w:tcW w:w="2855" w:type="dxa"/>
            <w:shd w:val="clear" w:color="auto" w:fill="E6E6E6"/>
            <w:tcMar>
              <w:top w:w="0" w:type="dxa"/>
              <w:left w:w="0" w:type="dxa"/>
              <w:bottom w:w="0" w:type="dxa"/>
              <w:right w:w="0" w:type="dxa"/>
            </w:tcMar>
          </w:tcPr>
          <w:p w14:paraId="0000094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SUNSAT</w:t>
            </w:r>
          </w:p>
        </w:tc>
      </w:tr>
      <w:tr w:rsidR="00191D38" w14:paraId="61E7C90C" w14:textId="77777777">
        <w:trPr>
          <w:cantSplit/>
        </w:trPr>
        <w:tc>
          <w:tcPr>
            <w:tcW w:w="1685" w:type="dxa"/>
            <w:shd w:val="clear" w:color="auto" w:fill="F3F3F3"/>
            <w:tcMar>
              <w:top w:w="0" w:type="dxa"/>
              <w:left w:w="0" w:type="dxa"/>
              <w:bottom w:w="0" w:type="dxa"/>
              <w:right w:w="0" w:type="dxa"/>
            </w:tcMar>
          </w:tcPr>
          <w:p w14:paraId="00000949"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4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269</w:t>
            </w:r>
          </w:p>
        </w:tc>
        <w:tc>
          <w:tcPr>
            <w:tcW w:w="2268" w:type="dxa"/>
            <w:shd w:val="clear" w:color="auto" w:fill="F3F3F3"/>
            <w:tcMar>
              <w:top w:w="0" w:type="dxa"/>
              <w:left w:w="0" w:type="dxa"/>
              <w:bottom w:w="0" w:type="dxa"/>
              <w:right w:w="0" w:type="dxa"/>
            </w:tcMar>
          </w:tcPr>
          <w:p w14:paraId="0000094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Spire Lemur 3U CubeSat</w:t>
            </w:r>
          </w:p>
        </w:tc>
        <w:tc>
          <w:tcPr>
            <w:tcW w:w="1134" w:type="dxa"/>
            <w:shd w:val="clear" w:color="auto" w:fill="F3F3F3"/>
            <w:tcMar>
              <w:top w:w="0" w:type="dxa"/>
              <w:left w:w="0" w:type="dxa"/>
              <w:bottom w:w="0" w:type="dxa"/>
              <w:right w:w="0" w:type="dxa"/>
            </w:tcMar>
          </w:tcPr>
          <w:p w14:paraId="0000094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803</w:t>
            </w:r>
          </w:p>
        </w:tc>
        <w:tc>
          <w:tcPr>
            <w:tcW w:w="2855" w:type="dxa"/>
            <w:shd w:val="clear" w:color="auto" w:fill="F3F3F3"/>
            <w:tcMar>
              <w:top w:w="0" w:type="dxa"/>
              <w:left w:w="0" w:type="dxa"/>
              <w:bottom w:w="0" w:type="dxa"/>
              <w:right w:w="0" w:type="dxa"/>
            </w:tcMar>
          </w:tcPr>
          <w:p w14:paraId="0000094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 C (GRACE-FO)</w:t>
            </w:r>
          </w:p>
        </w:tc>
      </w:tr>
      <w:tr w:rsidR="00191D38" w14:paraId="1418A9ED" w14:textId="77777777">
        <w:trPr>
          <w:cantSplit/>
        </w:trPr>
        <w:tc>
          <w:tcPr>
            <w:tcW w:w="1685" w:type="dxa"/>
            <w:shd w:val="clear" w:color="auto" w:fill="E6E6E6"/>
            <w:tcMar>
              <w:top w:w="0" w:type="dxa"/>
              <w:left w:w="0" w:type="dxa"/>
              <w:bottom w:w="0" w:type="dxa"/>
              <w:right w:w="0" w:type="dxa"/>
            </w:tcMar>
          </w:tcPr>
          <w:p w14:paraId="0000094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4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421</w:t>
            </w:r>
          </w:p>
        </w:tc>
        <w:tc>
          <w:tcPr>
            <w:tcW w:w="2268" w:type="dxa"/>
            <w:shd w:val="clear" w:color="auto" w:fill="E6E6E6"/>
            <w:tcMar>
              <w:top w:w="0" w:type="dxa"/>
              <w:left w:w="0" w:type="dxa"/>
              <w:bottom w:w="0" w:type="dxa"/>
              <w:right w:w="0" w:type="dxa"/>
            </w:tcMar>
          </w:tcPr>
          <w:p w14:paraId="0000095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Oceansat-2</w:t>
            </w:r>
          </w:p>
        </w:tc>
        <w:tc>
          <w:tcPr>
            <w:tcW w:w="1134" w:type="dxa"/>
            <w:shd w:val="clear" w:color="auto" w:fill="E6E6E6"/>
            <w:tcMar>
              <w:top w:w="0" w:type="dxa"/>
              <w:left w:w="0" w:type="dxa"/>
              <w:bottom w:w="0" w:type="dxa"/>
              <w:right w:w="0" w:type="dxa"/>
            </w:tcMar>
          </w:tcPr>
          <w:p w14:paraId="0000095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804</w:t>
            </w:r>
          </w:p>
        </w:tc>
        <w:tc>
          <w:tcPr>
            <w:tcW w:w="2855" w:type="dxa"/>
            <w:shd w:val="clear" w:color="auto" w:fill="E6E6E6"/>
            <w:tcMar>
              <w:top w:w="0" w:type="dxa"/>
              <w:left w:w="0" w:type="dxa"/>
              <w:bottom w:w="0" w:type="dxa"/>
              <w:right w:w="0" w:type="dxa"/>
            </w:tcMar>
          </w:tcPr>
          <w:p w14:paraId="0000095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 D (GRACE-FO)</w:t>
            </w:r>
          </w:p>
        </w:tc>
      </w:tr>
      <w:tr w:rsidR="00191D38" w14:paraId="113BB767" w14:textId="77777777">
        <w:trPr>
          <w:cantSplit/>
        </w:trPr>
        <w:tc>
          <w:tcPr>
            <w:tcW w:w="1685" w:type="dxa"/>
            <w:shd w:val="clear" w:color="auto" w:fill="F3F3F3"/>
            <w:tcMar>
              <w:top w:w="0" w:type="dxa"/>
              <w:left w:w="0" w:type="dxa"/>
              <w:bottom w:w="0" w:type="dxa"/>
              <w:right w:w="0" w:type="dxa"/>
            </w:tcMar>
          </w:tcPr>
          <w:p w14:paraId="0000095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5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440</w:t>
            </w:r>
          </w:p>
        </w:tc>
        <w:tc>
          <w:tcPr>
            <w:tcW w:w="2268" w:type="dxa"/>
            <w:shd w:val="clear" w:color="auto" w:fill="F3F3F3"/>
            <w:tcMar>
              <w:top w:w="0" w:type="dxa"/>
              <w:left w:w="0" w:type="dxa"/>
              <w:bottom w:w="0" w:type="dxa"/>
              <w:right w:w="0" w:type="dxa"/>
            </w:tcMar>
          </w:tcPr>
          <w:p w14:paraId="0000095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Megha-Tropiques</w:t>
            </w:r>
            <w:proofErr w:type="spellEnd"/>
          </w:p>
        </w:tc>
        <w:tc>
          <w:tcPr>
            <w:tcW w:w="1134" w:type="dxa"/>
            <w:shd w:val="clear" w:color="auto" w:fill="F3F3F3"/>
            <w:tcMar>
              <w:top w:w="0" w:type="dxa"/>
              <w:left w:w="0" w:type="dxa"/>
              <w:bottom w:w="0" w:type="dxa"/>
              <w:right w:w="0" w:type="dxa"/>
            </w:tcMar>
          </w:tcPr>
          <w:p w14:paraId="0000095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820</w:t>
            </w:r>
          </w:p>
        </w:tc>
        <w:tc>
          <w:tcPr>
            <w:tcW w:w="2855" w:type="dxa"/>
            <w:shd w:val="clear" w:color="auto" w:fill="F3F3F3"/>
            <w:tcMar>
              <w:top w:w="0" w:type="dxa"/>
              <w:left w:w="0" w:type="dxa"/>
              <w:bottom w:w="0" w:type="dxa"/>
              <w:right w:w="0" w:type="dxa"/>
            </w:tcMar>
          </w:tcPr>
          <w:p w14:paraId="0000095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SAC-C</w:t>
            </w:r>
          </w:p>
        </w:tc>
      </w:tr>
      <w:tr w:rsidR="00191D38" w14:paraId="3AF796C7" w14:textId="77777777">
        <w:trPr>
          <w:cantSplit/>
        </w:trPr>
        <w:tc>
          <w:tcPr>
            <w:tcW w:w="1685" w:type="dxa"/>
            <w:shd w:val="clear" w:color="auto" w:fill="E6E6E6"/>
            <w:tcMar>
              <w:top w:w="0" w:type="dxa"/>
              <w:left w:w="0" w:type="dxa"/>
              <w:bottom w:w="0" w:type="dxa"/>
              <w:right w:w="0" w:type="dxa"/>
            </w:tcMar>
          </w:tcPr>
          <w:p w14:paraId="00000958"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5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522</w:t>
            </w:r>
          </w:p>
        </w:tc>
        <w:tc>
          <w:tcPr>
            <w:tcW w:w="2268" w:type="dxa"/>
            <w:shd w:val="clear" w:color="auto" w:fill="E6E6E6"/>
            <w:tcMar>
              <w:top w:w="0" w:type="dxa"/>
              <w:left w:w="0" w:type="dxa"/>
              <w:bottom w:w="0" w:type="dxa"/>
              <w:right w:w="0" w:type="dxa"/>
            </w:tcMar>
          </w:tcPr>
          <w:p w14:paraId="0000095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FY-3C</w:t>
            </w:r>
          </w:p>
        </w:tc>
        <w:tc>
          <w:tcPr>
            <w:tcW w:w="1134" w:type="dxa"/>
            <w:shd w:val="clear" w:color="auto" w:fill="E6E6E6"/>
            <w:tcMar>
              <w:top w:w="0" w:type="dxa"/>
              <w:left w:w="0" w:type="dxa"/>
              <w:bottom w:w="0" w:type="dxa"/>
              <w:right w:w="0" w:type="dxa"/>
            </w:tcMar>
          </w:tcPr>
          <w:p w14:paraId="0000095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825</w:t>
            </w:r>
          </w:p>
        </w:tc>
        <w:tc>
          <w:tcPr>
            <w:tcW w:w="2855" w:type="dxa"/>
            <w:shd w:val="clear" w:color="auto" w:fill="E6E6E6"/>
            <w:tcMar>
              <w:top w:w="0" w:type="dxa"/>
              <w:left w:w="0" w:type="dxa"/>
              <w:bottom w:w="0" w:type="dxa"/>
              <w:right w:w="0" w:type="dxa"/>
            </w:tcMar>
          </w:tcPr>
          <w:p w14:paraId="0000095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KOMPSAT-5</w:t>
            </w:r>
          </w:p>
        </w:tc>
      </w:tr>
      <w:tr w:rsidR="00191D38" w14:paraId="47601826" w14:textId="77777777">
        <w:trPr>
          <w:cantSplit/>
        </w:trPr>
        <w:tc>
          <w:tcPr>
            <w:tcW w:w="1685" w:type="dxa"/>
            <w:shd w:val="clear" w:color="auto" w:fill="F3F3F3"/>
            <w:tcMar>
              <w:top w:w="0" w:type="dxa"/>
              <w:left w:w="0" w:type="dxa"/>
              <w:bottom w:w="0" w:type="dxa"/>
              <w:right w:w="0" w:type="dxa"/>
            </w:tcMar>
          </w:tcPr>
          <w:p w14:paraId="0000095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5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523</w:t>
            </w:r>
          </w:p>
        </w:tc>
        <w:tc>
          <w:tcPr>
            <w:tcW w:w="2268" w:type="dxa"/>
            <w:shd w:val="clear" w:color="auto" w:fill="F3F3F3"/>
            <w:tcMar>
              <w:top w:w="0" w:type="dxa"/>
              <w:left w:w="0" w:type="dxa"/>
              <w:bottom w:w="0" w:type="dxa"/>
              <w:right w:w="0" w:type="dxa"/>
            </w:tcMar>
          </w:tcPr>
          <w:p w14:paraId="0000095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FY-3D</w:t>
            </w:r>
          </w:p>
        </w:tc>
        <w:tc>
          <w:tcPr>
            <w:tcW w:w="1134" w:type="dxa"/>
            <w:shd w:val="clear" w:color="auto" w:fill="F3F3F3"/>
            <w:tcMar>
              <w:top w:w="0" w:type="dxa"/>
              <w:left w:w="0" w:type="dxa"/>
              <w:bottom w:w="0" w:type="dxa"/>
              <w:right w:w="0" w:type="dxa"/>
            </w:tcMar>
          </w:tcPr>
          <w:p w14:paraId="00000960"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6"/>
                <w:szCs w:val="16"/>
              </w:rPr>
            </w:pPr>
          </w:p>
        </w:tc>
        <w:tc>
          <w:tcPr>
            <w:tcW w:w="2855" w:type="dxa"/>
            <w:shd w:val="clear" w:color="auto" w:fill="F3F3F3"/>
            <w:tcMar>
              <w:top w:w="0" w:type="dxa"/>
              <w:left w:w="0" w:type="dxa"/>
              <w:bottom w:w="0" w:type="dxa"/>
              <w:right w:w="0" w:type="dxa"/>
            </w:tcMar>
          </w:tcPr>
          <w:p w14:paraId="00000961"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4C8B4B10" w14:textId="77777777">
        <w:trPr>
          <w:cantSplit/>
        </w:trPr>
        <w:tc>
          <w:tcPr>
            <w:tcW w:w="1685" w:type="dxa"/>
            <w:shd w:val="clear" w:color="auto" w:fill="E6E6E6"/>
            <w:tcMar>
              <w:top w:w="0" w:type="dxa"/>
              <w:left w:w="0" w:type="dxa"/>
              <w:bottom w:w="0" w:type="dxa"/>
              <w:right w:w="0" w:type="dxa"/>
            </w:tcMar>
          </w:tcPr>
          <w:p w14:paraId="0000096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6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722</w:t>
            </w:r>
          </w:p>
        </w:tc>
        <w:tc>
          <w:tcPr>
            <w:tcW w:w="2268" w:type="dxa"/>
            <w:shd w:val="clear" w:color="auto" w:fill="E6E6E6"/>
            <w:tcMar>
              <w:top w:w="0" w:type="dxa"/>
              <w:left w:w="0" w:type="dxa"/>
              <w:bottom w:w="0" w:type="dxa"/>
              <w:right w:w="0" w:type="dxa"/>
            </w:tcMar>
          </w:tcPr>
          <w:p w14:paraId="0000096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 A</w:t>
            </w:r>
          </w:p>
        </w:tc>
        <w:tc>
          <w:tcPr>
            <w:tcW w:w="1134" w:type="dxa"/>
            <w:shd w:val="clear" w:color="auto" w:fill="E6E6E6"/>
            <w:tcMar>
              <w:top w:w="0" w:type="dxa"/>
              <w:left w:w="0" w:type="dxa"/>
              <w:bottom w:w="0" w:type="dxa"/>
              <w:right w:w="0" w:type="dxa"/>
            </w:tcMar>
          </w:tcPr>
          <w:p w14:paraId="00000965"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6"/>
                <w:szCs w:val="16"/>
              </w:rPr>
            </w:pPr>
          </w:p>
        </w:tc>
        <w:tc>
          <w:tcPr>
            <w:tcW w:w="2855" w:type="dxa"/>
            <w:shd w:val="clear" w:color="auto" w:fill="E6E6E6"/>
            <w:tcMar>
              <w:top w:w="0" w:type="dxa"/>
              <w:left w:w="0" w:type="dxa"/>
              <w:bottom w:w="0" w:type="dxa"/>
              <w:right w:w="0" w:type="dxa"/>
            </w:tcMar>
          </w:tcPr>
          <w:p w14:paraId="0000096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6CB75D0" w14:textId="77777777">
        <w:trPr>
          <w:cantSplit/>
        </w:trPr>
        <w:tc>
          <w:tcPr>
            <w:tcW w:w="1685" w:type="dxa"/>
            <w:shd w:val="clear" w:color="auto" w:fill="F3F3F3"/>
            <w:tcMar>
              <w:top w:w="0" w:type="dxa"/>
              <w:left w:w="0" w:type="dxa"/>
              <w:bottom w:w="0" w:type="dxa"/>
              <w:right w:w="0" w:type="dxa"/>
            </w:tcMar>
          </w:tcPr>
          <w:p w14:paraId="0000096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6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723</w:t>
            </w:r>
          </w:p>
        </w:tc>
        <w:tc>
          <w:tcPr>
            <w:tcW w:w="2268" w:type="dxa"/>
            <w:shd w:val="clear" w:color="auto" w:fill="F3F3F3"/>
            <w:tcMar>
              <w:top w:w="0" w:type="dxa"/>
              <w:left w:w="0" w:type="dxa"/>
              <w:bottom w:w="0" w:type="dxa"/>
              <w:right w:w="0" w:type="dxa"/>
            </w:tcMar>
          </w:tcPr>
          <w:p w14:paraId="0000096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 B</w:t>
            </w:r>
          </w:p>
        </w:tc>
        <w:tc>
          <w:tcPr>
            <w:tcW w:w="1134" w:type="dxa"/>
            <w:shd w:val="clear" w:color="auto" w:fill="F3F3F3"/>
            <w:tcMar>
              <w:top w:w="0" w:type="dxa"/>
              <w:left w:w="0" w:type="dxa"/>
              <w:bottom w:w="0" w:type="dxa"/>
              <w:right w:w="0" w:type="dxa"/>
            </w:tcMar>
          </w:tcPr>
          <w:p w14:paraId="0000096A"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6"/>
                <w:szCs w:val="16"/>
              </w:rPr>
            </w:pPr>
          </w:p>
        </w:tc>
        <w:tc>
          <w:tcPr>
            <w:tcW w:w="2855" w:type="dxa"/>
            <w:shd w:val="clear" w:color="auto" w:fill="F3F3F3"/>
            <w:tcMar>
              <w:top w:w="0" w:type="dxa"/>
              <w:left w:w="0" w:type="dxa"/>
              <w:bottom w:w="0" w:type="dxa"/>
              <w:right w:w="0" w:type="dxa"/>
            </w:tcMar>
          </w:tcPr>
          <w:p w14:paraId="0000096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bl>
    <w:p w14:paraId="0000096C" w14:textId="77777777" w:rsidR="00191D38" w:rsidRDefault="00191D38">
      <w:pPr>
        <w:widowControl/>
        <w:pBdr>
          <w:top w:val="nil"/>
          <w:left w:val="nil"/>
          <w:bottom w:val="nil"/>
          <w:right w:val="nil"/>
          <w:between w:val="nil"/>
        </w:pBdr>
        <w:spacing w:before="120" w:after="120" w:line="240" w:lineRule="auto"/>
        <w:jc w:val="center"/>
        <w:rPr>
          <w:rFonts w:ascii="Arial" w:eastAsia="Arial" w:hAnsi="Arial" w:cs="Arial"/>
          <w:b/>
          <w:i/>
        </w:rPr>
      </w:pPr>
      <w:bookmarkStart w:id="555" w:name="_heading=h.3fwokq0" w:colFirst="0" w:colLast="0"/>
      <w:bookmarkEnd w:id="555"/>
    </w:p>
    <w:p w14:paraId="0000096D" w14:textId="77777777" w:rsidR="00191D38" w:rsidRDefault="00191D38">
      <w:pPr>
        <w:widowControl/>
        <w:pBdr>
          <w:top w:val="nil"/>
          <w:left w:val="nil"/>
          <w:bottom w:val="nil"/>
          <w:right w:val="nil"/>
          <w:between w:val="nil"/>
        </w:pBdr>
        <w:spacing w:before="120" w:after="120" w:line="240" w:lineRule="auto"/>
        <w:jc w:val="center"/>
        <w:rPr>
          <w:rFonts w:ascii="Arial" w:eastAsia="Arial" w:hAnsi="Arial" w:cs="Arial"/>
          <w:b/>
          <w:i/>
        </w:rPr>
      </w:pPr>
    </w:p>
    <w:p w14:paraId="0000096E"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556" w:name="_heading=h.1v1yuxt" w:colFirst="0" w:colLast="0"/>
      <w:bookmarkEnd w:id="556"/>
      <w:r>
        <w:rPr>
          <w:rFonts w:ascii="Arial" w:eastAsia="Arial" w:hAnsi="Arial" w:cs="Arial"/>
          <w:b/>
          <w:i/>
        </w:rPr>
        <w:t>Table 8. GNSS RO Satellite Instrument Identifier (Common Code Table C–8)</w:t>
      </w:r>
    </w:p>
    <w:tbl>
      <w:tblPr>
        <w:tblStyle w:val="ad"/>
        <w:tblW w:w="9072" w:type="dxa"/>
        <w:tblLayout w:type="fixed"/>
        <w:tblLook w:val="0000" w:firstRow="0" w:lastRow="0" w:firstColumn="0" w:lastColumn="0" w:noHBand="0" w:noVBand="0"/>
      </w:tblPr>
      <w:tblGrid>
        <w:gridCol w:w="1701"/>
        <w:gridCol w:w="1134"/>
        <w:gridCol w:w="6237"/>
      </w:tblGrid>
      <w:tr w:rsidR="00191D38" w14:paraId="16736D9A" w14:textId="77777777">
        <w:trPr>
          <w:cantSplit/>
        </w:trPr>
        <w:tc>
          <w:tcPr>
            <w:tcW w:w="1701" w:type="dxa"/>
            <w:shd w:val="clear" w:color="auto" w:fill="94BD5E"/>
            <w:tcMar>
              <w:top w:w="0" w:type="dxa"/>
              <w:left w:w="0" w:type="dxa"/>
              <w:bottom w:w="0" w:type="dxa"/>
              <w:right w:w="0" w:type="dxa"/>
            </w:tcMar>
            <w:vAlign w:val="center"/>
          </w:tcPr>
          <w:p w14:paraId="0000096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1134" w:type="dxa"/>
            <w:shd w:val="clear" w:color="auto" w:fill="94BD5E"/>
            <w:tcMar>
              <w:top w:w="0" w:type="dxa"/>
              <w:left w:w="0" w:type="dxa"/>
              <w:bottom w:w="0" w:type="dxa"/>
              <w:right w:w="0" w:type="dxa"/>
            </w:tcMar>
          </w:tcPr>
          <w:p w14:paraId="0000097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6237" w:type="dxa"/>
            <w:shd w:val="clear" w:color="auto" w:fill="94BD5E"/>
            <w:tcMar>
              <w:top w:w="0" w:type="dxa"/>
              <w:left w:w="0" w:type="dxa"/>
              <w:bottom w:w="0" w:type="dxa"/>
              <w:right w:w="0" w:type="dxa"/>
            </w:tcMar>
          </w:tcPr>
          <w:p w14:paraId="0000097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Type/</w:t>
            </w:r>
            <w:proofErr w:type="spellStart"/>
            <w:r>
              <w:rPr>
                <w:rFonts w:ascii="Arial" w:eastAsia="Arial" w:hAnsi="Arial" w:cs="Arial"/>
                <w:b/>
                <w:sz w:val="16"/>
                <w:szCs w:val="16"/>
              </w:rPr>
              <w:t>longname</w:t>
            </w:r>
            <w:proofErr w:type="spellEnd"/>
            <w:r>
              <w:rPr>
                <w:rFonts w:ascii="Arial" w:eastAsia="Arial" w:hAnsi="Arial" w:cs="Arial"/>
                <w:b/>
                <w:sz w:val="16"/>
                <w:szCs w:val="16"/>
              </w:rPr>
              <w:t xml:space="preserve"> (</w:t>
            </w:r>
            <w:proofErr w:type="spellStart"/>
            <w:r>
              <w:rPr>
                <w:rFonts w:ascii="Arial" w:eastAsia="Arial" w:hAnsi="Arial" w:cs="Arial"/>
                <w:b/>
                <w:sz w:val="16"/>
                <w:szCs w:val="16"/>
              </w:rPr>
              <w:t>shortname</w:t>
            </w:r>
            <w:proofErr w:type="spellEnd"/>
            <w:r>
              <w:rPr>
                <w:rFonts w:ascii="Arial" w:eastAsia="Arial" w:hAnsi="Arial" w:cs="Arial"/>
                <w:b/>
                <w:sz w:val="16"/>
                <w:szCs w:val="16"/>
              </w:rPr>
              <w:t>)</w:t>
            </w:r>
          </w:p>
        </w:tc>
      </w:tr>
      <w:tr w:rsidR="00191D38" w14:paraId="654079E5" w14:textId="77777777">
        <w:trPr>
          <w:cantSplit/>
        </w:trPr>
        <w:tc>
          <w:tcPr>
            <w:tcW w:w="1701" w:type="dxa"/>
            <w:shd w:val="clear" w:color="auto" w:fill="F3F3F3"/>
            <w:tcMar>
              <w:top w:w="0" w:type="dxa"/>
              <w:left w:w="0" w:type="dxa"/>
              <w:bottom w:w="0" w:type="dxa"/>
              <w:right w:w="0" w:type="dxa"/>
            </w:tcMar>
          </w:tcPr>
          <w:p w14:paraId="00000972"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0000FF"/>
                <w:sz w:val="16"/>
                <w:szCs w:val="16"/>
              </w:rPr>
            </w:pPr>
            <w:r>
              <w:rPr>
                <w:rFonts w:ascii="Arial" w:eastAsia="Arial" w:hAnsi="Arial" w:cs="Arial"/>
                <w:b/>
                <w:color w:val="0000FF"/>
                <w:sz w:val="16"/>
                <w:szCs w:val="16"/>
              </w:rPr>
              <w:t>0 02 019</w:t>
            </w:r>
          </w:p>
        </w:tc>
        <w:tc>
          <w:tcPr>
            <w:tcW w:w="1134" w:type="dxa"/>
            <w:shd w:val="clear" w:color="auto" w:fill="F3F3F3"/>
            <w:tcMar>
              <w:top w:w="0" w:type="dxa"/>
              <w:left w:w="0" w:type="dxa"/>
              <w:bottom w:w="0" w:type="dxa"/>
              <w:right w:w="0" w:type="dxa"/>
            </w:tcMar>
          </w:tcPr>
          <w:p w14:paraId="0000097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98</w:t>
            </w:r>
          </w:p>
        </w:tc>
        <w:tc>
          <w:tcPr>
            <w:tcW w:w="6237" w:type="dxa"/>
            <w:shd w:val="clear" w:color="auto" w:fill="F3F3F3"/>
            <w:tcMar>
              <w:top w:w="0" w:type="dxa"/>
              <w:left w:w="0" w:type="dxa"/>
              <w:bottom w:w="0" w:type="dxa"/>
              <w:right w:w="0" w:type="dxa"/>
            </w:tcMar>
          </w:tcPr>
          <w:p w14:paraId="00000974" w14:textId="77777777" w:rsidR="00191D38" w:rsidRDefault="00000000">
            <w:pPr>
              <w:widowControl/>
              <w:pBdr>
                <w:top w:val="nil"/>
                <w:left w:val="nil"/>
                <w:bottom w:val="nil"/>
                <w:right w:val="nil"/>
                <w:between w:val="nil"/>
              </w:pBdr>
              <w:spacing w:line="240" w:lineRule="auto"/>
              <w:rPr>
                <w:rFonts w:ascii="Oi" w:eastAsia="Oi" w:hAnsi="Oi" w:cs="Oi"/>
                <w:sz w:val="21"/>
                <w:szCs w:val="21"/>
              </w:rPr>
            </w:pPr>
            <w:r>
              <w:rPr>
                <w:rFonts w:ascii="Arial" w:eastAsia="Arial" w:hAnsi="Arial" w:cs="Arial"/>
                <w:sz w:val="16"/>
                <w:szCs w:val="16"/>
              </w:rPr>
              <w:t>Atmospheric temperature and humidity sounder (GPS receiver)</w:t>
            </w:r>
          </w:p>
        </w:tc>
      </w:tr>
      <w:tr w:rsidR="00191D38" w14:paraId="759134EF" w14:textId="77777777">
        <w:trPr>
          <w:cantSplit/>
        </w:trPr>
        <w:tc>
          <w:tcPr>
            <w:tcW w:w="1701" w:type="dxa"/>
            <w:shd w:val="clear" w:color="auto" w:fill="E0E0E0"/>
            <w:tcMar>
              <w:top w:w="0" w:type="dxa"/>
              <w:left w:w="0" w:type="dxa"/>
              <w:bottom w:w="0" w:type="dxa"/>
              <w:right w:w="0" w:type="dxa"/>
            </w:tcMar>
          </w:tcPr>
          <w:p w14:paraId="00000975"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7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102</w:t>
            </w:r>
          </w:p>
        </w:tc>
        <w:tc>
          <w:tcPr>
            <w:tcW w:w="6237" w:type="dxa"/>
            <w:shd w:val="clear" w:color="auto" w:fill="E0E0E0"/>
            <w:tcMar>
              <w:top w:w="0" w:type="dxa"/>
              <w:left w:w="0" w:type="dxa"/>
              <w:bottom w:w="0" w:type="dxa"/>
              <w:right w:w="0" w:type="dxa"/>
            </w:tcMar>
          </w:tcPr>
          <w:p w14:paraId="0000097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GPS </w:t>
            </w:r>
            <w:proofErr w:type="spellStart"/>
            <w:r>
              <w:rPr>
                <w:rFonts w:ascii="Arial" w:eastAsia="Arial" w:hAnsi="Arial" w:cs="Arial"/>
                <w:sz w:val="16"/>
                <w:szCs w:val="16"/>
              </w:rPr>
              <w:t>turborogue</w:t>
            </w:r>
            <w:proofErr w:type="spellEnd"/>
            <w:r>
              <w:rPr>
                <w:rFonts w:ascii="Arial" w:eastAsia="Arial" w:hAnsi="Arial" w:cs="Arial"/>
                <w:sz w:val="16"/>
                <w:szCs w:val="16"/>
              </w:rPr>
              <w:t xml:space="preserve"> space receiver (TRSR) (CHAMP GPS sounder)</w:t>
            </w:r>
          </w:p>
        </w:tc>
      </w:tr>
      <w:tr w:rsidR="00191D38" w14:paraId="5EA8A07F" w14:textId="77777777">
        <w:trPr>
          <w:cantSplit/>
        </w:trPr>
        <w:tc>
          <w:tcPr>
            <w:tcW w:w="1701" w:type="dxa"/>
            <w:shd w:val="clear" w:color="auto" w:fill="F3F3F3"/>
            <w:tcMar>
              <w:top w:w="0" w:type="dxa"/>
              <w:left w:w="0" w:type="dxa"/>
              <w:bottom w:w="0" w:type="dxa"/>
              <w:right w:w="0" w:type="dxa"/>
            </w:tcMar>
          </w:tcPr>
          <w:p w14:paraId="00000978"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7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103</w:t>
            </w:r>
          </w:p>
        </w:tc>
        <w:tc>
          <w:tcPr>
            <w:tcW w:w="6237" w:type="dxa"/>
            <w:shd w:val="clear" w:color="auto" w:fill="F3F3F3"/>
            <w:tcMar>
              <w:top w:w="0" w:type="dxa"/>
              <w:left w:w="0" w:type="dxa"/>
              <w:bottom w:w="0" w:type="dxa"/>
              <w:right w:w="0" w:type="dxa"/>
            </w:tcMar>
          </w:tcPr>
          <w:p w14:paraId="0000097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Integrated GPS and Occultation Receiver (IGOR)</w:t>
            </w:r>
          </w:p>
        </w:tc>
      </w:tr>
      <w:tr w:rsidR="00191D38" w14:paraId="062202BB" w14:textId="77777777">
        <w:trPr>
          <w:cantSplit/>
        </w:trPr>
        <w:tc>
          <w:tcPr>
            <w:tcW w:w="1701" w:type="dxa"/>
            <w:shd w:val="clear" w:color="auto" w:fill="E6E6E6"/>
            <w:tcMar>
              <w:top w:w="0" w:type="dxa"/>
              <w:left w:w="0" w:type="dxa"/>
              <w:bottom w:w="0" w:type="dxa"/>
              <w:right w:w="0" w:type="dxa"/>
            </w:tcMar>
          </w:tcPr>
          <w:p w14:paraId="0000097B"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7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104</w:t>
            </w:r>
          </w:p>
        </w:tc>
        <w:tc>
          <w:tcPr>
            <w:tcW w:w="6237" w:type="dxa"/>
            <w:shd w:val="clear" w:color="auto" w:fill="E6E6E6"/>
            <w:tcMar>
              <w:top w:w="0" w:type="dxa"/>
              <w:left w:w="0" w:type="dxa"/>
              <w:bottom w:w="0" w:type="dxa"/>
              <w:right w:w="0" w:type="dxa"/>
            </w:tcMar>
          </w:tcPr>
          <w:p w14:paraId="0000097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Triple-G (GPS, Galileo, GLONASS) (Tri-G)</w:t>
            </w:r>
          </w:p>
        </w:tc>
      </w:tr>
      <w:tr w:rsidR="00191D38" w14:paraId="61CF6432" w14:textId="77777777">
        <w:trPr>
          <w:cantSplit/>
        </w:trPr>
        <w:tc>
          <w:tcPr>
            <w:tcW w:w="1701" w:type="dxa"/>
            <w:shd w:val="clear" w:color="auto" w:fill="F3F3F3"/>
            <w:tcMar>
              <w:top w:w="0" w:type="dxa"/>
              <w:left w:w="0" w:type="dxa"/>
              <w:bottom w:w="0" w:type="dxa"/>
              <w:right w:w="0" w:type="dxa"/>
            </w:tcMar>
          </w:tcPr>
          <w:p w14:paraId="0000097E"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7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202</w:t>
            </w:r>
          </w:p>
        </w:tc>
        <w:tc>
          <w:tcPr>
            <w:tcW w:w="6237" w:type="dxa"/>
            <w:shd w:val="clear" w:color="auto" w:fill="F3F3F3"/>
            <w:tcMar>
              <w:top w:w="0" w:type="dxa"/>
              <w:left w:w="0" w:type="dxa"/>
              <w:bottom w:w="0" w:type="dxa"/>
              <w:right w:w="0" w:type="dxa"/>
            </w:tcMar>
          </w:tcPr>
          <w:p w14:paraId="0000098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GNSS receiver for atmospheric sounding (GRAS)</w:t>
            </w:r>
          </w:p>
        </w:tc>
      </w:tr>
      <w:tr w:rsidR="00191D38" w14:paraId="6C43CF11" w14:textId="77777777">
        <w:trPr>
          <w:cantSplit/>
        </w:trPr>
        <w:tc>
          <w:tcPr>
            <w:tcW w:w="1701" w:type="dxa"/>
            <w:shd w:val="clear" w:color="auto" w:fill="E6E6E6"/>
            <w:tcMar>
              <w:top w:w="0" w:type="dxa"/>
              <w:left w:w="0" w:type="dxa"/>
              <w:bottom w:w="0" w:type="dxa"/>
              <w:right w:w="0" w:type="dxa"/>
            </w:tcMar>
          </w:tcPr>
          <w:p w14:paraId="00000981"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8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287</w:t>
            </w:r>
          </w:p>
        </w:tc>
        <w:tc>
          <w:tcPr>
            <w:tcW w:w="6237" w:type="dxa"/>
            <w:shd w:val="clear" w:color="auto" w:fill="E6E6E6"/>
            <w:tcMar>
              <w:top w:w="0" w:type="dxa"/>
              <w:left w:w="0" w:type="dxa"/>
              <w:bottom w:w="0" w:type="dxa"/>
              <w:right w:w="0" w:type="dxa"/>
            </w:tcMar>
          </w:tcPr>
          <w:p w14:paraId="0000098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Radio Occultation Sounder of the Atmosphere (ROSA)</w:t>
            </w:r>
          </w:p>
        </w:tc>
      </w:tr>
      <w:tr w:rsidR="00191D38" w14:paraId="006BB784" w14:textId="77777777">
        <w:trPr>
          <w:cantSplit/>
        </w:trPr>
        <w:tc>
          <w:tcPr>
            <w:tcW w:w="1701" w:type="dxa"/>
            <w:shd w:val="clear" w:color="auto" w:fill="F3F3F3"/>
            <w:tcMar>
              <w:top w:w="0" w:type="dxa"/>
              <w:left w:w="0" w:type="dxa"/>
              <w:bottom w:w="0" w:type="dxa"/>
              <w:right w:w="0" w:type="dxa"/>
            </w:tcMar>
          </w:tcPr>
          <w:p w14:paraId="00000984"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8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351</w:t>
            </w:r>
          </w:p>
        </w:tc>
        <w:tc>
          <w:tcPr>
            <w:tcW w:w="6237" w:type="dxa"/>
            <w:shd w:val="clear" w:color="auto" w:fill="F3F3F3"/>
            <w:tcMar>
              <w:top w:w="0" w:type="dxa"/>
              <w:left w:w="0" w:type="dxa"/>
              <w:bottom w:w="0" w:type="dxa"/>
              <w:right w:w="0" w:type="dxa"/>
            </w:tcMar>
          </w:tcPr>
          <w:p w14:paraId="0000098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GPS demonstration receiver (GPSDR)</w:t>
            </w:r>
          </w:p>
        </w:tc>
      </w:tr>
      <w:tr w:rsidR="00191D38" w14:paraId="3F6BEB7D" w14:textId="77777777">
        <w:trPr>
          <w:cantSplit/>
        </w:trPr>
        <w:tc>
          <w:tcPr>
            <w:tcW w:w="1701" w:type="dxa"/>
            <w:shd w:val="clear" w:color="auto" w:fill="E6E6E6"/>
            <w:tcMar>
              <w:top w:w="0" w:type="dxa"/>
              <w:left w:w="0" w:type="dxa"/>
              <w:bottom w:w="0" w:type="dxa"/>
              <w:right w:w="0" w:type="dxa"/>
            </w:tcMar>
          </w:tcPr>
          <w:p w14:paraId="00000987"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8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526</w:t>
            </w:r>
          </w:p>
        </w:tc>
        <w:tc>
          <w:tcPr>
            <w:tcW w:w="6237" w:type="dxa"/>
            <w:shd w:val="clear" w:color="auto" w:fill="E6E6E6"/>
            <w:tcMar>
              <w:top w:w="0" w:type="dxa"/>
              <w:left w:w="0" w:type="dxa"/>
              <w:bottom w:w="0" w:type="dxa"/>
              <w:right w:w="0" w:type="dxa"/>
            </w:tcMar>
          </w:tcPr>
          <w:p w14:paraId="0000098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Cion GNSS occultation receiver A (Cion-A)</w:t>
            </w:r>
          </w:p>
        </w:tc>
      </w:tr>
      <w:tr w:rsidR="00191D38" w14:paraId="2A35FE84" w14:textId="77777777">
        <w:trPr>
          <w:cantSplit/>
        </w:trPr>
        <w:tc>
          <w:tcPr>
            <w:tcW w:w="1701" w:type="dxa"/>
            <w:shd w:val="clear" w:color="auto" w:fill="F3F3F3"/>
            <w:tcMar>
              <w:top w:w="0" w:type="dxa"/>
              <w:left w:w="0" w:type="dxa"/>
              <w:bottom w:w="0" w:type="dxa"/>
              <w:right w:w="0" w:type="dxa"/>
            </w:tcMar>
          </w:tcPr>
          <w:p w14:paraId="0000098A"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8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527</w:t>
            </w:r>
          </w:p>
        </w:tc>
        <w:tc>
          <w:tcPr>
            <w:tcW w:w="6237" w:type="dxa"/>
            <w:shd w:val="clear" w:color="auto" w:fill="F3F3F3"/>
            <w:tcMar>
              <w:top w:w="0" w:type="dxa"/>
              <w:left w:w="0" w:type="dxa"/>
              <w:bottom w:w="0" w:type="dxa"/>
              <w:right w:w="0" w:type="dxa"/>
            </w:tcMar>
          </w:tcPr>
          <w:p w14:paraId="0000098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Cion GNSS occultation receiver B (Cion-B)</w:t>
            </w:r>
          </w:p>
        </w:tc>
      </w:tr>
      <w:tr w:rsidR="00191D38" w14:paraId="7471E6AA" w14:textId="77777777">
        <w:trPr>
          <w:cantSplit/>
        </w:trPr>
        <w:tc>
          <w:tcPr>
            <w:tcW w:w="1701" w:type="dxa"/>
            <w:shd w:val="clear" w:color="auto" w:fill="E6E6E6"/>
            <w:tcMar>
              <w:top w:w="0" w:type="dxa"/>
              <w:left w:w="0" w:type="dxa"/>
              <w:bottom w:w="0" w:type="dxa"/>
              <w:right w:w="0" w:type="dxa"/>
            </w:tcMar>
          </w:tcPr>
          <w:p w14:paraId="0000098D"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8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528</w:t>
            </w:r>
          </w:p>
        </w:tc>
        <w:tc>
          <w:tcPr>
            <w:tcW w:w="6237" w:type="dxa"/>
            <w:shd w:val="clear" w:color="auto" w:fill="E6E6E6"/>
            <w:tcMar>
              <w:top w:w="0" w:type="dxa"/>
              <w:left w:w="0" w:type="dxa"/>
              <w:bottom w:w="0" w:type="dxa"/>
              <w:right w:w="0" w:type="dxa"/>
            </w:tcMar>
          </w:tcPr>
          <w:p w14:paraId="0000098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Cion GNSS occultation receiver C (Cion-C)</w:t>
            </w:r>
          </w:p>
        </w:tc>
      </w:tr>
      <w:tr w:rsidR="00191D38" w14:paraId="50AB0A5B" w14:textId="77777777">
        <w:trPr>
          <w:cantSplit/>
        </w:trPr>
        <w:tc>
          <w:tcPr>
            <w:tcW w:w="1701" w:type="dxa"/>
            <w:shd w:val="clear" w:color="auto" w:fill="F3F3F3"/>
            <w:tcMar>
              <w:top w:w="0" w:type="dxa"/>
              <w:left w:w="0" w:type="dxa"/>
              <w:bottom w:w="0" w:type="dxa"/>
              <w:right w:w="0" w:type="dxa"/>
            </w:tcMar>
          </w:tcPr>
          <w:p w14:paraId="00000990"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9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529</w:t>
            </w:r>
          </w:p>
        </w:tc>
        <w:tc>
          <w:tcPr>
            <w:tcW w:w="6237" w:type="dxa"/>
            <w:shd w:val="clear" w:color="auto" w:fill="F3F3F3"/>
            <w:tcMar>
              <w:top w:w="0" w:type="dxa"/>
              <w:left w:w="0" w:type="dxa"/>
              <w:bottom w:w="0" w:type="dxa"/>
              <w:right w:w="0" w:type="dxa"/>
            </w:tcMar>
          </w:tcPr>
          <w:p w14:paraId="0000099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Cion GNSS occultation receiver D (Cion-D)</w:t>
            </w:r>
          </w:p>
        </w:tc>
      </w:tr>
      <w:tr w:rsidR="00191D38" w14:paraId="4CB935FA" w14:textId="77777777">
        <w:trPr>
          <w:cantSplit/>
        </w:trPr>
        <w:tc>
          <w:tcPr>
            <w:tcW w:w="1701" w:type="dxa"/>
            <w:shd w:val="clear" w:color="auto" w:fill="E6E6E6"/>
            <w:tcMar>
              <w:top w:w="0" w:type="dxa"/>
              <w:left w:w="0" w:type="dxa"/>
              <w:bottom w:w="0" w:type="dxa"/>
              <w:right w:w="0" w:type="dxa"/>
            </w:tcMar>
          </w:tcPr>
          <w:p w14:paraId="00000993"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9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530</w:t>
            </w:r>
          </w:p>
        </w:tc>
        <w:tc>
          <w:tcPr>
            <w:tcW w:w="6237" w:type="dxa"/>
            <w:shd w:val="clear" w:color="auto" w:fill="E6E6E6"/>
            <w:tcMar>
              <w:top w:w="0" w:type="dxa"/>
              <w:left w:w="0" w:type="dxa"/>
              <w:bottom w:w="0" w:type="dxa"/>
              <w:right w:w="0" w:type="dxa"/>
            </w:tcMar>
          </w:tcPr>
          <w:p w14:paraId="0000099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Spire global navigation satellite system occultation sounder A (SGNOS-A)</w:t>
            </w:r>
          </w:p>
        </w:tc>
      </w:tr>
      <w:tr w:rsidR="00191D38" w14:paraId="78588764" w14:textId="77777777">
        <w:trPr>
          <w:cantSplit/>
        </w:trPr>
        <w:tc>
          <w:tcPr>
            <w:tcW w:w="1701" w:type="dxa"/>
            <w:shd w:val="clear" w:color="auto" w:fill="F3F3F3"/>
            <w:tcMar>
              <w:top w:w="0" w:type="dxa"/>
              <w:left w:w="0" w:type="dxa"/>
              <w:bottom w:w="0" w:type="dxa"/>
              <w:right w:w="0" w:type="dxa"/>
            </w:tcMar>
          </w:tcPr>
          <w:p w14:paraId="00000996"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9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531</w:t>
            </w:r>
          </w:p>
        </w:tc>
        <w:tc>
          <w:tcPr>
            <w:tcW w:w="6237" w:type="dxa"/>
            <w:shd w:val="clear" w:color="auto" w:fill="F3F3F3"/>
            <w:tcMar>
              <w:top w:w="0" w:type="dxa"/>
              <w:left w:w="0" w:type="dxa"/>
              <w:bottom w:w="0" w:type="dxa"/>
              <w:right w:w="0" w:type="dxa"/>
            </w:tcMar>
          </w:tcPr>
          <w:p w14:paraId="0000099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Spire global navigation satellite system occultation sounder B (SGNOS-B)</w:t>
            </w:r>
          </w:p>
        </w:tc>
      </w:tr>
      <w:tr w:rsidR="00191D38" w14:paraId="774F03C8" w14:textId="77777777">
        <w:trPr>
          <w:cantSplit/>
        </w:trPr>
        <w:tc>
          <w:tcPr>
            <w:tcW w:w="1701" w:type="dxa"/>
            <w:shd w:val="clear" w:color="auto" w:fill="E6E6E6"/>
            <w:tcMar>
              <w:top w:w="0" w:type="dxa"/>
              <w:left w:w="0" w:type="dxa"/>
              <w:bottom w:w="0" w:type="dxa"/>
              <w:right w:w="0" w:type="dxa"/>
            </w:tcMar>
          </w:tcPr>
          <w:p w14:paraId="00000999"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9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532</w:t>
            </w:r>
          </w:p>
        </w:tc>
        <w:tc>
          <w:tcPr>
            <w:tcW w:w="6237" w:type="dxa"/>
            <w:shd w:val="clear" w:color="auto" w:fill="E6E6E6"/>
            <w:tcMar>
              <w:top w:w="0" w:type="dxa"/>
              <w:left w:w="0" w:type="dxa"/>
              <w:bottom w:w="0" w:type="dxa"/>
              <w:right w:w="0" w:type="dxa"/>
            </w:tcMar>
          </w:tcPr>
          <w:p w14:paraId="0000099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Spire global navigation satellite system occultation sounder C (SGNOS-C)</w:t>
            </w:r>
          </w:p>
        </w:tc>
      </w:tr>
      <w:tr w:rsidR="00191D38" w14:paraId="2D51049F" w14:textId="77777777">
        <w:trPr>
          <w:cantSplit/>
        </w:trPr>
        <w:tc>
          <w:tcPr>
            <w:tcW w:w="1701" w:type="dxa"/>
            <w:shd w:val="clear" w:color="auto" w:fill="F3F3F3"/>
            <w:tcMar>
              <w:top w:w="0" w:type="dxa"/>
              <w:left w:w="0" w:type="dxa"/>
              <w:bottom w:w="0" w:type="dxa"/>
              <w:right w:w="0" w:type="dxa"/>
            </w:tcMar>
          </w:tcPr>
          <w:p w14:paraId="0000099C"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9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533</w:t>
            </w:r>
          </w:p>
        </w:tc>
        <w:tc>
          <w:tcPr>
            <w:tcW w:w="6237" w:type="dxa"/>
            <w:shd w:val="clear" w:color="auto" w:fill="F3F3F3"/>
            <w:tcMar>
              <w:top w:w="0" w:type="dxa"/>
              <w:left w:w="0" w:type="dxa"/>
              <w:bottom w:w="0" w:type="dxa"/>
              <w:right w:w="0" w:type="dxa"/>
            </w:tcMar>
          </w:tcPr>
          <w:p w14:paraId="0000099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Spire global navigation satellite system occultation sounder D (SGNOS-D)</w:t>
            </w:r>
          </w:p>
        </w:tc>
      </w:tr>
      <w:tr w:rsidR="00191D38" w14:paraId="182B1012" w14:textId="77777777">
        <w:trPr>
          <w:cantSplit/>
        </w:trPr>
        <w:tc>
          <w:tcPr>
            <w:tcW w:w="1701" w:type="dxa"/>
            <w:shd w:val="clear" w:color="auto" w:fill="E6E6E6"/>
            <w:tcMar>
              <w:top w:w="0" w:type="dxa"/>
              <w:left w:w="0" w:type="dxa"/>
              <w:bottom w:w="0" w:type="dxa"/>
              <w:right w:w="0" w:type="dxa"/>
            </w:tcMar>
          </w:tcPr>
          <w:p w14:paraId="0000099F"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A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534</w:t>
            </w:r>
          </w:p>
        </w:tc>
        <w:tc>
          <w:tcPr>
            <w:tcW w:w="6237" w:type="dxa"/>
            <w:shd w:val="clear" w:color="auto" w:fill="E6E6E6"/>
            <w:tcMar>
              <w:top w:w="0" w:type="dxa"/>
              <w:left w:w="0" w:type="dxa"/>
              <w:bottom w:w="0" w:type="dxa"/>
              <w:right w:w="0" w:type="dxa"/>
            </w:tcMar>
          </w:tcPr>
          <w:p w14:paraId="000009A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PlanetiQ</w:t>
            </w:r>
            <w:proofErr w:type="spellEnd"/>
            <w:r>
              <w:rPr>
                <w:rFonts w:ascii="Arial" w:eastAsia="Arial" w:hAnsi="Arial" w:cs="Arial"/>
                <w:sz w:val="16"/>
                <w:szCs w:val="16"/>
              </w:rPr>
              <w:t xml:space="preserve"> Pyxis GNSS occultation receiver A (Pyxis-A)</w:t>
            </w:r>
          </w:p>
        </w:tc>
      </w:tr>
      <w:tr w:rsidR="00191D38" w14:paraId="471440E1" w14:textId="77777777">
        <w:trPr>
          <w:cantSplit/>
        </w:trPr>
        <w:tc>
          <w:tcPr>
            <w:tcW w:w="1701" w:type="dxa"/>
            <w:shd w:val="clear" w:color="auto" w:fill="F3F3F3"/>
            <w:tcMar>
              <w:top w:w="0" w:type="dxa"/>
              <w:left w:w="0" w:type="dxa"/>
              <w:bottom w:w="0" w:type="dxa"/>
              <w:right w:w="0" w:type="dxa"/>
            </w:tcMar>
          </w:tcPr>
          <w:p w14:paraId="000009A2"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A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535</w:t>
            </w:r>
          </w:p>
        </w:tc>
        <w:tc>
          <w:tcPr>
            <w:tcW w:w="6237" w:type="dxa"/>
            <w:shd w:val="clear" w:color="auto" w:fill="F3F3F3"/>
            <w:tcMar>
              <w:top w:w="0" w:type="dxa"/>
              <w:left w:w="0" w:type="dxa"/>
              <w:bottom w:w="0" w:type="dxa"/>
              <w:right w:w="0" w:type="dxa"/>
            </w:tcMar>
          </w:tcPr>
          <w:p w14:paraId="000009A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PlanetiQ</w:t>
            </w:r>
            <w:proofErr w:type="spellEnd"/>
            <w:r>
              <w:rPr>
                <w:rFonts w:ascii="Arial" w:eastAsia="Arial" w:hAnsi="Arial" w:cs="Arial"/>
                <w:sz w:val="16"/>
                <w:szCs w:val="16"/>
              </w:rPr>
              <w:t xml:space="preserve"> Pyxis GNSS occultation receiver B (Pyxis-B)</w:t>
            </w:r>
          </w:p>
        </w:tc>
      </w:tr>
      <w:tr w:rsidR="00191D38" w14:paraId="6F09D65F" w14:textId="77777777">
        <w:trPr>
          <w:cantSplit/>
        </w:trPr>
        <w:tc>
          <w:tcPr>
            <w:tcW w:w="1701" w:type="dxa"/>
            <w:shd w:val="clear" w:color="auto" w:fill="E6E6E6"/>
            <w:tcMar>
              <w:top w:w="0" w:type="dxa"/>
              <w:left w:w="0" w:type="dxa"/>
              <w:bottom w:w="0" w:type="dxa"/>
              <w:right w:w="0" w:type="dxa"/>
            </w:tcMar>
          </w:tcPr>
          <w:p w14:paraId="000009A5"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A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948</w:t>
            </w:r>
          </w:p>
        </w:tc>
        <w:tc>
          <w:tcPr>
            <w:tcW w:w="6237" w:type="dxa"/>
            <w:shd w:val="clear" w:color="auto" w:fill="E6E6E6"/>
            <w:tcMar>
              <w:top w:w="0" w:type="dxa"/>
              <w:left w:w="0" w:type="dxa"/>
              <w:bottom w:w="0" w:type="dxa"/>
              <w:right w:w="0" w:type="dxa"/>
            </w:tcMar>
          </w:tcPr>
          <w:p w14:paraId="000009A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Global positioning system occultation sensor (GPSOS)</w:t>
            </w:r>
          </w:p>
        </w:tc>
      </w:tr>
      <w:tr w:rsidR="00191D38" w14:paraId="6771E429" w14:textId="77777777">
        <w:trPr>
          <w:cantSplit/>
        </w:trPr>
        <w:tc>
          <w:tcPr>
            <w:tcW w:w="1701" w:type="dxa"/>
            <w:shd w:val="clear" w:color="auto" w:fill="F3F3F3"/>
            <w:tcMar>
              <w:top w:w="0" w:type="dxa"/>
              <w:left w:w="0" w:type="dxa"/>
              <w:bottom w:w="0" w:type="dxa"/>
              <w:right w:w="0" w:type="dxa"/>
            </w:tcMar>
          </w:tcPr>
          <w:p w14:paraId="000009A8"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A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958</w:t>
            </w:r>
          </w:p>
        </w:tc>
        <w:tc>
          <w:tcPr>
            <w:tcW w:w="6237" w:type="dxa"/>
            <w:shd w:val="clear" w:color="auto" w:fill="F3F3F3"/>
            <w:tcMar>
              <w:top w:w="0" w:type="dxa"/>
              <w:left w:w="0" w:type="dxa"/>
              <w:bottom w:w="0" w:type="dxa"/>
              <w:right w:w="0" w:type="dxa"/>
            </w:tcMar>
          </w:tcPr>
          <w:p w14:paraId="000009A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Global navigation satellite system occultation sounder (GNOS)</w:t>
            </w:r>
          </w:p>
        </w:tc>
      </w:tr>
    </w:tbl>
    <w:p w14:paraId="000009AB" w14:textId="77777777" w:rsidR="00191D38" w:rsidRDefault="00191D38" w:rsidP="001544B9">
      <w:pPr>
        <w:pStyle w:val="Heading3"/>
        <w:numPr>
          <w:ilvl w:val="0"/>
          <w:numId w:val="0"/>
        </w:numPr>
        <w:spacing w:before="0"/>
        <w:rPr>
          <w:rFonts w:ascii="Arial" w:eastAsia="Arial" w:hAnsi="Arial" w:cs="Arial"/>
        </w:rPr>
      </w:pPr>
    </w:p>
    <w:p w14:paraId="06030CC4" w14:textId="77777777" w:rsidR="00F17794" w:rsidRDefault="00F17794">
      <w:pPr>
        <w:widowControl/>
        <w:pBdr>
          <w:top w:val="nil"/>
          <w:left w:val="nil"/>
          <w:bottom w:val="nil"/>
          <w:right w:val="nil"/>
          <w:between w:val="nil"/>
        </w:pBdr>
        <w:spacing w:before="120" w:after="120" w:line="240" w:lineRule="auto"/>
        <w:jc w:val="center"/>
        <w:rPr>
          <w:ins w:id="557" w:author="Stig Syndergaard" w:date="2024-07-16T12:23:00Z"/>
          <w:rFonts w:ascii="Arial" w:eastAsia="Arial" w:hAnsi="Arial" w:cs="Arial"/>
          <w:b/>
          <w:i/>
        </w:rPr>
      </w:pPr>
    </w:p>
    <w:p w14:paraId="000009AC" w14:textId="6ECE93A5"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r>
        <w:rPr>
          <w:rFonts w:ascii="Arial" w:eastAsia="Arial" w:hAnsi="Arial" w:cs="Arial"/>
          <w:b/>
          <w:i/>
        </w:rPr>
        <w:t xml:space="preserve">Table 9. </w:t>
      </w:r>
      <w:ins w:id="558" w:author="Stig Syndergaard" w:date="2024-07-16T11:50:00Z">
        <w:r w:rsidR="001544B9" w:rsidRPr="005976BB">
          <w:rPr>
            <w:rFonts w:ascii="Arial" w:eastAsia="Arial" w:hAnsi="Arial" w:cs="Arial"/>
            <w:b/>
            <w:i/>
            <w:iCs/>
          </w:rPr>
          <w:t>Processing mode and disposition</w:t>
        </w:r>
      </w:ins>
      <w:r w:rsidR="001544B9">
        <w:rPr>
          <w:rFonts w:ascii="Arial" w:eastAsia="Arial" w:hAnsi="Arial" w:cs="Arial"/>
          <w:b/>
          <w:i/>
        </w:rPr>
        <w:t xml:space="preserve"> </w:t>
      </w:r>
      <w:ins w:id="559" w:author="Stig Syndergaard" w:date="2024-07-16T12:06:00Z">
        <w:r w:rsidR="005976BB">
          <w:rPr>
            <w:rFonts w:ascii="Arial" w:eastAsia="Arial" w:hAnsi="Arial" w:cs="Arial"/>
            <w:b/>
            <w:i/>
          </w:rPr>
          <w:t>(</w:t>
        </w:r>
      </w:ins>
      <w:ins w:id="560" w:author="Stig Syndergaard" w:date="2024-07-16T12:20:00Z">
        <w:r w:rsidR="00315908">
          <w:rPr>
            <w:rFonts w:ascii="Arial" w:eastAsia="Arial" w:hAnsi="Arial" w:cs="Arial"/>
            <w:b/>
            <w:i/>
          </w:rPr>
          <w:t xml:space="preserve">New 5-bit </w:t>
        </w:r>
      </w:ins>
      <w:ins w:id="561" w:author="Stig Syndergaard" w:date="2024-07-16T12:06:00Z">
        <w:r w:rsidR="005976BB">
          <w:rPr>
            <w:rFonts w:ascii="Arial" w:eastAsia="Arial" w:hAnsi="Arial" w:cs="Arial"/>
            <w:b/>
            <w:i/>
          </w:rPr>
          <w:t>Code Table)</w:t>
        </w:r>
      </w:ins>
    </w:p>
    <w:tbl>
      <w:tblPr>
        <w:tblStyle w:val="ae"/>
        <w:tblW w:w="9082" w:type="dxa"/>
        <w:tblInd w:w="-10" w:type="dxa"/>
        <w:tblLayout w:type="fixed"/>
        <w:tblLook w:val="0000" w:firstRow="0" w:lastRow="0" w:firstColumn="0" w:lastColumn="0" w:noHBand="0" w:noVBand="0"/>
      </w:tblPr>
      <w:tblGrid>
        <w:gridCol w:w="1711"/>
        <w:gridCol w:w="1134"/>
        <w:gridCol w:w="6237"/>
      </w:tblGrid>
      <w:tr w:rsidR="00191D38" w14:paraId="174AD715" w14:textId="77777777" w:rsidTr="005976BB">
        <w:trPr>
          <w:cantSplit/>
        </w:trPr>
        <w:tc>
          <w:tcPr>
            <w:tcW w:w="1701" w:type="dxa"/>
            <w:shd w:val="clear" w:color="auto" w:fill="94BD5E"/>
            <w:tcMar>
              <w:top w:w="0" w:type="dxa"/>
              <w:left w:w="0" w:type="dxa"/>
              <w:bottom w:w="0" w:type="dxa"/>
              <w:right w:w="0" w:type="dxa"/>
            </w:tcMar>
            <w:vAlign w:val="center"/>
          </w:tcPr>
          <w:p w14:paraId="000009A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1134" w:type="dxa"/>
            <w:shd w:val="clear" w:color="auto" w:fill="94BD5E"/>
            <w:tcMar>
              <w:top w:w="0" w:type="dxa"/>
              <w:left w:w="0" w:type="dxa"/>
              <w:bottom w:w="0" w:type="dxa"/>
              <w:right w:w="0" w:type="dxa"/>
            </w:tcMar>
          </w:tcPr>
          <w:p w14:paraId="000009A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6237" w:type="dxa"/>
            <w:shd w:val="clear" w:color="auto" w:fill="94BD5E"/>
            <w:tcMar>
              <w:top w:w="0" w:type="dxa"/>
              <w:left w:w="0" w:type="dxa"/>
              <w:bottom w:w="0" w:type="dxa"/>
              <w:right w:w="0" w:type="dxa"/>
            </w:tcMar>
          </w:tcPr>
          <w:p w14:paraId="000009A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Diagnostic type</w:t>
            </w:r>
          </w:p>
        </w:tc>
      </w:tr>
      <w:tr w:rsidR="00191D38" w14:paraId="2D2A0078" w14:textId="77777777" w:rsidTr="005976BB">
        <w:trPr>
          <w:cantSplit/>
        </w:trPr>
        <w:tc>
          <w:tcPr>
            <w:tcW w:w="1701" w:type="dxa"/>
            <w:shd w:val="clear" w:color="auto" w:fill="F3F3F3"/>
            <w:tcMar>
              <w:top w:w="0" w:type="dxa"/>
              <w:left w:w="0" w:type="dxa"/>
              <w:bottom w:w="0" w:type="dxa"/>
              <w:right w:w="0" w:type="dxa"/>
            </w:tcMar>
          </w:tcPr>
          <w:p w14:paraId="000009B0" w14:textId="23BE3241" w:rsidR="00191D38" w:rsidRDefault="001544B9">
            <w:pPr>
              <w:widowControl/>
              <w:pBdr>
                <w:top w:val="nil"/>
                <w:left w:val="nil"/>
                <w:bottom w:val="nil"/>
                <w:right w:val="nil"/>
                <w:between w:val="nil"/>
              </w:pBdr>
              <w:spacing w:line="240" w:lineRule="auto"/>
              <w:jc w:val="center"/>
              <w:rPr>
                <w:rFonts w:ascii="Arial" w:eastAsia="Arial" w:hAnsi="Arial" w:cs="Arial"/>
                <w:b/>
                <w:color w:val="0000FF"/>
                <w:sz w:val="16"/>
                <w:szCs w:val="16"/>
              </w:rPr>
            </w:pPr>
            <w:r>
              <w:rPr>
                <w:rFonts w:ascii="Arial" w:eastAsia="Arial" w:hAnsi="Arial" w:cs="Arial"/>
                <w:b/>
                <w:color w:val="0000FF"/>
                <w:sz w:val="16"/>
                <w:szCs w:val="16"/>
              </w:rPr>
              <w:t>New</w:t>
            </w:r>
          </w:p>
        </w:tc>
        <w:tc>
          <w:tcPr>
            <w:tcW w:w="1134" w:type="dxa"/>
            <w:shd w:val="clear" w:color="auto" w:fill="F3F3F3"/>
            <w:tcMar>
              <w:top w:w="0" w:type="dxa"/>
              <w:left w:w="0" w:type="dxa"/>
              <w:bottom w:w="0" w:type="dxa"/>
              <w:right w:w="0" w:type="dxa"/>
            </w:tcMar>
          </w:tcPr>
          <w:p w14:paraId="000009B1" w14:textId="35CFB590" w:rsidR="00191D38" w:rsidRDefault="005976BB">
            <w:pPr>
              <w:widowControl/>
              <w:pBdr>
                <w:top w:val="nil"/>
                <w:left w:val="nil"/>
                <w:bottom w:val="nil"/>
                <w:right w:val="nil"/>
                <w:between w:val="nil"/>
              </w:pBdr>
              <w:spacing w:line="240" w:lineRule="auto"/>
              <w:jc w:val="center"/>
              <w:rPr>
                <w:rFonts w:ascii="Arial" w:eastAsia="Arial" w:hAnsi="Arial" w:cs="Arial"/>
                <w:b/>
                <w:sz w:val="16"/>
                <w:szCs w:val="16"/>
              </w:rPr>
            </w:pPr>
            <w:ins w:id="562" w:author="Stig Syndergaard" w:date="2024-07-16T12:12:00Z">
              <w:r>
                <w:rPr>
                  <w:rFonts w:ascii="Arial" w:eastAsia="Arial" w:hAnsi="Arial" w:cs="Arial"/>
                  <w:b/>
                  <w:sz w:val="16"/>
                  <w:szCs w:val="16"/>
                </w:rPr>
                <w:t>0</w:t>
              </w:r>
            </w:ins>
          </w:p>
        </w:tc>
        <w:tc>
          <w:tcPr>
            <w:tcW w:w="6237" w:type="dxa"/>
            <w:shd w:val="clear" w:color="auto" w:fill="F3F3F3"/>
            <w:tcMar>
              <w:top w:w="0" w:type="dxa"/>
              <w:left w:w="0" w:type="dxa"/>
              <w:bottom w:w="0" w:type="dxa"/>
              <w:right w:w="0" w:type="dxa"/>
            </w:tcMar>
          </w:tcPr>
          <w:p w14:paraId="000009B2" w14:textId="5A70124C" w:rsidR="00191D38" w:rsidRDefault="005976BB">
            <w:pPr>
              <w:widowControl/>
              <w:pBdr>
                <w:top w:val="nil"/>
                <w:left w:val="nil"/>
                <w:bottom w:val="nil"/>
                <w:right w:val="nil"/>
                <w:between w:val="nil"/>
              </w:pBdr>
              <w:spacing w:line="240" w:lineRule="auto"/>
              <w:rPr>
                <w:rFonts w:ascii="Arial" w:eastAsia="Arial" w:hAnsi="Arial" w:cs="Arial"/>
                <w:sz w:val="16"/>
                <w:szCs w:val="16"/>
              </w:rPr>
            </w:pPr>
            <w:ins w:id="563" w:author="Stig Syndergaard" w:date="2024-07-16T12:10:00Z">
              <w:r>
                <w:rPr>
                  <w:rFonts w:ascii="Arial" w:hAnsi="Arial" w:cs="Arial"/>
                  <w:sz w:val="16"/>
                  <w:szCs w:val="16"/>
                </w:rPr>
                <w:t>Operational (Near-Real-Time)</w:t>
              </w:r>
            </w:ins>
          </w:p>
        </w:tc>
      </w:tr>
      <w:tr w:rsidR="00191D38" w14:paraId="3F60CC24" w14:textId="77777777" w:rsidTr="005976BB">
        <w:trPr>
          <w:cantSplit/>
        </w:trPr>
        <w:tc>
          <w:tcPr>
            <w:tcW w:w="1701" w:type="dxa"/>
            <w:shd w:val="clear" w:color="auto" w:fill="E0E0E0"/>
            <w:tcMar>
              <w:top w:w="0" w:type="dxa"/>
              <w:left w:w="0" w:type="dxa"/>
              <w:bottom w:w="0" w:type="dxa"/>
              <w:right w:w="0" w:type="dxa"/>
            </w:tcMar>
          </w:tcPr>
          <w:p w14:paraId="000009B3"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B4" w14:textId="2D6B402C" w:rsidR="00191D38" w:rsidRDefault="005976BB">
            <w:pPr>
              <w:widowControl/>
              <w:pBdr>
                <w:top w:val="nil"/>
                <w:left w:val="nil"/>
                <w:bottom w:val="nil"/>
                <w:right w:val="nil"/>
                <w:between w:val="nil"/>
              </w:pBdr>
              <w:spacing w:line="240" w:lineRule="auto"/>
              <w:jc w:val="center"/>
              <w:rPr>
                <w:rFonts w:ascii="Arial" w:eastAsia="Arial" w:hAnsi="Arial" w:cs="Arial"/>
                <w:b/>
                <w:sz w:val="16"/>
                <w:szCs w:val="16"/>
              </w:rPr>
            </w:pPr>
            <w:ins w:id="564" w:author="Stig Syndergaard" w:date="2024-07-16T12:12:00Z">
              <w:r>
                <w:rPr>
                  <w:rFonts w:ascii="Arial" w:eastAsia="Arial" w:hAnsi="Arial" w:cs="Arial"/>
                  <w:b/>
                  <w:sz w:val="16"/>
                  <w:szCs w:val="16"/>
                </w:rPr>
                <w:t>1</w:t>
              </w:r>
            </w:ins>
          </w:p>
        </w:tc>
        <w:tc>
          <w:tcPr>
            <w:tcW w:w="6237" w:type="dxa"/>
            <w:shd w:val="clear" w:color="auto" w:fill="E0E0E0"/>
            <w:tcMar>
              <w:top w:w="0" w:type="dxa"/>
              <w:left w:w="0" w:type="dxa"/>
              <w:bottom w:w="0" w:type="dxa"/>
              <w:right w:w="0" w:type="dxa"/>
            </w:tcMar>
          </w:tcPr>
          <w:p w14:paraId="000009B5" w14:textId="2540E283" w:rsidR="00191D38" w:rsidRDefault="005976BB">
            <w:pPr>
              <w:widowControl/>
              <w:pBdr>
                <w:top w:val="nil"/>
                <w:left w:val="nil"/>
                <w:bottom w:val="nil"/>
                <w:right w:val="nil"/>
                <w:between w:val="nil"/>
              </w:pBdr>
              <w:spacing w:line="240" w:lineRule="auto"/>
              <w:rPr>
                <w:rFonts w:ascii="Arial" w:eastAsia="Arial" w:hAnsi="Arial" w:cs="Arial"/>
                <w:sz w:val="16"/>
                <w:szCs w:val="16"/>
              </w:rPr>
            </w:pPr>
            <w:ins w:id="565" w:author="Stig Syndergaard" w:date="2024-07-16T12:12:00Z">
              <w:r>
                <w:rPr>
                  <w:rFonts w:ascii="Arial" w:hAnsi="Arial" w:cs="Arial"/>
                  <w:sz w:val="16"/>
                  <w:szCs w:val="16"/>
                </w:rPr>
                <w:t>Operational (Non-Time-Critical)</w:t>
              </w:r>
            </w:ins>
          </w:p>
        </w:tc>
      </w:tr>
      <w:tr w:rsidR="00191D38" w14:paraId="7F846507" w14:textId="77777777" w:rsidTr="005976BB">
        <w:trPr>
          <w:cantSplit/>
        </w:trPr>
        <w:tc>
          <w:tcPr>
            <w:tcW w:w="1701" w:type="dxa"/>
            <w:shd w:val="clear" w:color="auto" w:fill="F3F3F3"/>
            <w:tcMar>
              <w:top w:w="0" w:type="dxa"/>
              <w:left w:w="0" w:type="dxa"/>
              <w:bottom w:w="0" w:type="dxa"/>
              <w:right w:w="0" w:type="dxa"/>
            </w:tcMar>
          </w:tcPr>
          <w:p w14:paraId="000009B6"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B7" w14:textId="0A0FCA37" w:rsidR="00191D38" w:rsidRDefault="005976BB">
            <w:pPr>
              <w:widowControl/>
              <w:pBdr>
                <w:top w:val="nil"/>
                <w:left w:val="nil"/>
                <w:bottom w:val="nil"/>
                <w:right w:val="nil"/>
                <w:between w:val="nil"/>
              </w:pBdr>
              <w:spacing w:line="240" w:lineRule="auto"/>
              <w:jc w:val="center"/>
              <w:rPr>
                <w:rFonts w:ascii="Arial" w:eastAsia="Arial" w:hAnsi="Arial" w:cs="Arial"/>
                <w:b/>
                <w:sz w:val="16"/>
                <w:szCs w:val="16"/>
              </w:rPr>
            </w:pPr>
            <w:ins w:id="566" w:author="Stig Syndergaard" w:date="2024-07-16T12:12:00Z">
              <w:r>
                <w:rPr>
                  <w:rFonts w:ascii="Arial" w:eastAsia="Arial" w:hAnsi="Arial" w:cs="Arial"/>
                  <w:b/>
                  <w:sz w:val="16"/>
                  <w:szCs w:val="16"/>
                </w:rPr>
                <w:t>2</w:t>
              </w:r>
            </w:ins>
          </w:p>
        </w:tc>
        <w:tc>
          <w:tcPr>
            <w:tcW w:w="6237" w:type="dxa"/>
            <w:shd w:val="clear" w:color="auto" w:fill="F3F3F3"/>
            <w:tcMar>
              <w:top w:w="0" w:type="dxa"/>
              <w:left w:w="0" w:type="dxa"/>
              <w:bottom w:w="0" w:type="dxa"/>
              <w:right w:w="0" w:type="dxa"/>
            </w:tcMar>
          </w:tcPr>
          <w:p w14:paraId="000009B8" w14:textId="0875D00D" w:rsidR="00191D38" w:rsidRDefault="005976BB">
            <w:pPr>
              <w:widowControl/>
              <w:pBdr>
                <w:top w:val="nil"/>
                <w:left w:val="nil"/>
                <w:bottom w:val="nil"/>
                <w:right w:val="nil"/>
                <w:between w:val="nil"/>
              </w:pBdr>
              <w:spacing w:line="240" w:lineRule="auto"/>
              <w:rPr>
                <w:rFonts w:ascii="Arial" w:eastAsia="Arial" w:hAnsi="Arial" w:cs="Arial"/>
                <w:sz w:val="16"/>
                <w:szCs w:val="16"/>
              </w:rPr>
            </w:pPr>
            <w:ins w:id="567" w:author="Stig Syndergaard" w:date="2024-07-16T12:13:00Z">
              <w:r>
                <w:rPr>
                  <w:rFonts w:ascii="Arial" w:hAnsi="Arial" w:cs="Arial"/>
                  <w:sz w:val="16"/>
                  <w:szCs w:val="16"/>
                </w:rPr>
                <w:t>Validation/Commissioning</w:t>
              </w:r>
            </w:ins>
          </w:p>
        </w:tc>
      </w:tr>
      <w:tr w:rsidR="00191D38" w14:paraId="1524C996" w14:textId="77777777" w:rsidTr="005976BB">
        <w:trPr>
          <w:cantSplit/>
        </w:trPr>
        <w:tc>
          <w:tcPr>
            <w:tcW w:w="1701" w:type="dxa"/>
            <w:shd w:val="clear" w:color="auto" w:fill="E0E0E0"/>
            <w:tcMar>
              <w:top w:w="0" w:type="dxa"/>
              <w:left w:w="0" w:type="dxa"/>
              <w:bottom w:w="0" w:type="dxa"/>
              <w:right w:w="0" w:type="dxa"/>
            </w:tcMar>
          </w:tcPr>
          <w:p w14:paraId="000009B9"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BA" w14:textId="300DA948" w:rsidR="00191D38" w:rsidRDefault="005976BB">
            <w:pPr>
              <w:widowControl/>
              <w:pBdr>
                <w:top w:val="nil"/>
                <w:left w:val="nil"/>
                <w:bottom w:val="nil"/>
                <w:right w:val="nil"/>
                <w:between w:val="nil"/>
              </w:pBdr>
              <w:spacing w:line="240" w:lineRule="auto"/>
              <w:jc w:val="center"/>
              <w:rPr>
                <w:rFonts w:ascii="Arial" w:eastAsia="Arial" w:hAnsi="Arial" w:cs="Arial"/>
                <w:b/>
                <w:sz w:val="16"/>
                <w:szCs w:val="16"/>
              </w:rPr>
            </w:pPr>
            <w:ins w:id="568" w:author="Stig Syndergaard" w:date="2024-07-16T12:12:00Z">
              <w:r>
                <w:rPr>
                  <w:rFonts w:ascii="Arial" w:eastAsia="Arial" w:hAnsi="Arial" w:cs="Arial"/>
                  <w:b/>
                  <w:sz w:val="16"/>
                  <w:szCs w:val="16"/>
                </w:rPr>
                <w:t>3</w:t>
              </w:r>
            </w:ins>
          </w:p>
        </w:tc>
        <w:tc>
          <w:tcPr>
            <w:tcW w:w="6237" w:type="dxa"/>
            <w:shd w:val="clear" w:color="auto" w:fill="E0E0E0"/>
            <w:tcMar>
              <w:top w:w="0" w:type="dxa"/>
              <w:left w:w="0" w:type="dxa"/>
              <w:bottom w:w="0" w:type="dxa"/>
              <w:right w:w="0" w:type="dxa"/>
            </w:tcMar>
          </w:tcPr>
          <w:p w14:paraId="000009BB" w14:textId="32B2B23E" w:rsidR="00191D38" w:rsidRDefault="005976BB">
            <w:pPr>
              <w:widowControl/>
              <w:pBdr>
                <w:top w:val="nil"/>
                <w:left w:val="nil"/>
                <w:bottom w:val="nil"/>
                <w:right w:val="nil"/>
                <w:between w:val="nil"/>
              </w:pBdr>
              <w:spacing w:line="240" w:lineRule="auto"/>
              <w:rPr>
                <w:rFonts w:ascii="Arial" w:eastAsia="Arial" w:hAnsi="Arial" w:cs="Arial"/>
                <w:sz w:val="16"/>
                <w:szCs w:val="16"/>
              </w:rPr>
            </w:pPr>
            <w:ins w:id="569" w:author="Stig Syndergaard" w:date="2024-07-16T12:14:00Z">
              <w:r>
                <w:rPr>
                  <w:rFonts w:ascii="Arial" w:hAnsi="Arial" w:cs="Arial"/>
                  <w:sz w:val="16"/>
                  <w:szCs w:val="16"/>
                </w:rPr>
                <w:t>Reprocessing</w:t>
              </w:r>
            </w:ins>
          </w:p>
        </w:tc>
      </w:tr>
      <w:tr w:rsidR="00191D38" w14:paraId="3F5645B3" w14:textId="77777777" w:rsidTr="005976BB">
        <w:trPr>
          <w:cantSplit/>
        </w:trPr>
        <w:tc>
          <w:tcPr>
            <w:tcW w:w="1701" w:type="dxa"/>
            <w:shd w:val="clear" w:color="auto" w:fill="F3F3F3"/>
            <w:tcMar>
              <w:top w:w="0" w:type="dxa"/>
              <w:left w:w="0" w:type="dxa"/>
              <w:bottom w:w="0" w:type="dxa"/>
              <w:right w:w="0" w:type="dxa"/>
            </w:tcMar>
          </w:tcPr>
          <w:p w14:paraId="000009BC"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BD" w14:textId="5F895778" w:rsidR="00191D38" w:rsidRDefault="005976BB">
            <w:pPr>
              <w:widowControl/>
              <w:pBdr>
                <w:top w:val="nil"/>
                <w:left w:val="nil"/>
                <w:bottom w:val="nil"/>
                <w:right w:val="nil"/>
                <w:between w:val="nil"/>
              </w:pBdr>
              <w:spacing w:line="240" w:lineRule="auto"/>
              <w:jc w:val="center"/>
              <w:rPr>
                <w:rFonts w:ascii="Arial" w:eastAsia="Arial" w:hAnsi="Arial" w:cs="Arial"/>
                <w:b/>
                <w:sz w:val="16"/>
                <w:szCs w:val="16"/>
              </w:rPr>
            </w:pPr>
            <w:ins w:id="570" w:author="Stig Syndergaard" w:date="2024-07-16T12:12:00Z">
              <w:r>
                <w:rPr>
                  <w:rFonts w:ascii="Arial" w:eastAsia="Arial" w:hAnsi="Arial" w:cs="Arial"/>
                  <w:b/>
                  <w:sz w:val="16"/>
                  <w:szCs w:val="16"/>
                </w:rPr>
                <w:t>4</w:t>
              </w:r>
            </w:ins>
          </w:p>
        </w:tc>
        <w:tc>
          <w:tcPr>
            <w:tcW w:w="6237" w:type="dxa"/>
            <w:shd w:val="clear" w:color="auto" w:fill="F3F3F3"/>
            <w:tcMar>
              <w:top w:w="0" w:type="dxa"/>
              <w:left w:w="0" w:type="dxa"/>
              <w:bottom w:w="0" w:type="dxa"/>
              <w:right w:w="0" w:type="dxa"/>
            </w:tcMar>
          </w:tcPr>
          <w:p w14:paraId="000009BE" w14:textId="165A0098" w:rsidR="00191D38" w:rsidRDefault="005976BB">
            <w:pPr>
              <w:widowControl/>
              <w:pBdr>
                <w:top w:val="nil"/>
                <w:left w:val="nil"/>
                <w:bottom w:val="nil"/>
                <w:right w:val="nil"/>
                <w:between w:val="nil"/>
              </w:pBdr>
              <w:spacing w:line="240" w:lineRule="auto"/>
              <w:rPr>
                <w:rFonts w:ascii="Arial" w:eastAsia="Arial" w:hAnsi="Arial" w:cs="Arial"/>
                <w:sz w:val="16"/>
                <w:szCs w:val="16"/>
              </w:rPr>
            </w:pPr>
            <w:ins w:id="571" w:author="Stig Syndergaard" w:date="2024-07-16T12:14:00Z">
              <w:r>
                <w:rPr>
                  <w:rFonts w:ascii="Arial" w:hAnsi="Arial" w:cs="Arial"/>
                  <w:sz w:val="16"/>
                  <w:szCs w:val="16"/>
                </w:rPr>
                <w:t>Backlog</w:t>
              </w:r>
            </w:ins>
          </w:p>
        </w:tc>
      </w:tr>
      <w:tr w:rsidR="00191D38" w14:paraId="6BBCC56F" w14:textId="77777777" w:rsidTr="005976BB">
        <w:trPr>
          <w:cantSplit/>
        </w:trPr>
        <w:tc>
          <w:tcPr>
            <w:tcW w:w="1701" w:type="dxa"/>
            <w:shd w:val="clear" w:color="auto" w:fill="E0E0E0"/>
            <w:tcMar>
              <w:top w:w="0" w:type="dxa"/>
              <w:left w:w="0" w:type="dxa"/>
              <w:bottom w:w="0" w:type="dxa"/>
              <w:right w:w="0" w:type="dxa"/>
            </w:tcMar>
          </w:tcPr>
          <w:p w14:paraId="000009BF"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C0" w14:textId="0E731114" w:rsidR="00191D38" w:rsidRDefault="005976BB">
            <w:pPr>
              <w:widowControl/>
              <w:pBdr>
                <w:top w:val="nil"/>
                <w:left w:val="nil"/>
                <w:bottom w:val="nil"/>
                <w:right w:val="nil"/>
                <w:between w:val="nil"/>
              </w:pBdr>
              <w:spacing w:line="240" w:lineRule="auto"/>
              <w:jc w:val="center"/>
              <w:rPr>
                <w:rFonts w:ascii="Arial" w:eastAsia="Arial" w:hAnsi="Arial" w:cs="Arial"/>
                <w:b/>
                <w:sz w:val="16"/>
                <w:szCs w:val="16"/>
              </w:rPr>
            </w:pPr>
            <w:ins w:id="572" w:author="Stig Syndergaard" w:date="2024-07-16T12:12:00Z">
              <w:r>
                <w:rPr>
                  <w:rFonts w:ascii="Arial" w:eastAsia="Arial" w:hAnsi="Arial" w:cs="Arial"/>
                  <w:b/>
                  <w:sz w:val="16"/>
                  <w:szCs w:val="16"/>
                </w:rPr>
                <w:t>5</w:t>
              </w:r>
            </w:ins>
          </w:p>
        </w:tc>
        <w:tc>
          <w:tcPr>
            <w:tcW w:w="6237" w:type="dxa"/>
            <w:shd w:val="clear" w:color="auto" w:fill="E0E0E0"/>
            <w:tcMar>
              <w:top w:w="0" w:type="dxa"/>
              <w:left w:w="0" w:type="dxa"/>
              <w:bottom w:w="0" w:type="dxa"/>
              <w:right w:w="0" w:type="dxa"/>
            </w:tcMar>
          </w:tcPr>
          <w:p w14:paraId="000009C1" w14:textId="20132D6A" w:rsidR="00191D38" w:rsidRDefault="005976BB">
            <w:pPr>
              <w:widowControl/>
              <w:pBdr>
                <w:top w:val="nil"/>
                <w:left w:val="nil"/>
                <w:bottom w:val="nil"/>
                <w:right w:val="nil"/>
                <w:between w:val="nil"/>
              </w:pBdr>
              <w:spacing w:line="240" w:lineRule="auto"/>
              <w:rPr>
                <w:rFonts w:ascii="Arial" w:eastAsia="Arial" w:hAnsi="Arial" w:cs="Arial"/>
                <w:sz w:val="16"/>
                <w:szCs w:val="16"/>
              </w:rPr>
            </w:pPr>
            <w:ins w:id="573" w:author="Stig Syndergaard" w:date="2024-07-16T12:14:00Z">
              <w:r>
                <w:rPr>
                  <w:rFonts w:ascii="Arial" w:hAnsi="Arial" w:cs="Arial"/>
                  <w:sz w:val="16"/>
                  <w:szCs w:val="16"/>
                </w:rPr>
                <w:t>Global</w:t>
              </w:r>
            </w:ins>
          </w:p>
        </w:tc>
      </w:tr>
      <w:tr w:rsidR="00191D38" w14:paraId="43EF1242" w14:textId="77777777" w:rsidTr="005976BB">
        <w:trPr>
          <w:cantSplit/>
        </w:trPr>
        <w:tc>
          <w:tcPr>
            <w:tcW w:w="1701" w:type="dxa"/>
            <w:shd w:val="clear" w:color="auto" w:fill="F3F3F3"/>
            <w:tcMar>
              <w:top w:w="0" w:type="dxa"/>
              <w:left w:w="0" w:type="dxa"/>
              <w:bottom w:w="0" w:type="dxa"/>
              <w:right w:w="0" w:type="dxa"/>
            </w:tcMar>
          </w:tcPr>
          <w:p w14:paraId="000009C2"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C3" w14:textId="03E52FC7" w:rsidR="00191D38" w:rsidRDefault="005976BB">
            <w:pPr>
              <w:widowControl/>
              <w:pBdr>
                <w:top w:val="nil"/>
                <w:left w:val="nil"/>
                <w:bottom w:val="nil"/>
                <w:right w:val="nil"/>
                <w:between w:val="nil"/>
              </w:pBdr>
              <w:spacing w:line="240" w:lineRule="auto"/>
              <w:jc w:val="center"/>
              <w:rPr>
                <w:rFonts w:ascii="Arial" w:eastAsia="Arial" w:hAnsi="Arial" w:cs="Arial"/>
                <w:b/>
                <w:sz w:val="16"/>
                <w:szCs w:val="16"/>
              </w:rPr>
            </w:pPr>
            <w:ins w:id="574" w:author="Stig Syndergaard" w:date="2024-07-16T12:12:00Z">
              <w:r>
                <w:rPr>
                  <w:rFonts w:ascii="Arial" w:eastAsia="Arial" w:hAnsi="Arial" w:cs="Arial"/>
                  <w:b/>
                  <w:sz w:val="16"/>
                  <w:szCs w:val="16"/>
                </w:rPr>
                <w:t>6</w:t>
              </w:r>
            </w:ins>
          </w:p>
        </w:tc>
        <w:tc>
          <w:tcPr>
            <w:tcW w:w="6237" w:type="dxa"/>
            <w:shd w:val="clear" w:color="auto" w:fill="F3F3F3"/>
            <w:tcMar>
              <w:top w:w="0" w:type="dxa"/>
              <w:left w:w="0" w:type="dxa"/>
              <w:bottom w:w="0" w:type="dxa"/>
              <w:right w:w="0" w:type="dxa"/>
            </w:tcMar>
          </w:tcPr>
          <w:p w14:paraId="000009C4" w14:textId="71B07105" w:rsidR="00191D38" w:rsidRDefault="005976BB">
            <w:pPr>
              <w:widowControl/>
              <w:pBdr>
                <w:top w:val="nil"/>
                <w:left w:val="nil"/>
                <w:bottom w:val="nil"/>
                <w:right w:val="nil"/>
                <w:between w:val="nil"/>
              </w:pBdr>
              <w:spacing w:line="240" w:lineRule="auto"/>
              <w:rPr>
                <w:rFonts w:ascii="Arial" w:eastAsia="Arial" w:hAnsi="Arial" w:cs="Arial"/>
                <w:sz w:val="16"/>
                <w:szCs w:val="16"/>
              </w:rPr>
            </w:pPr>
            <w:ins w:id="575" w:author="Stig Syndergaard" w:date="2024-07-16T12:14:00Z">
              <w:r>
                <w:rPr>
                  <w:rFonts w:ascii="Arial" w:hAnsi="Arial" w:cs="Arial"/>
                  <w:sz w:val="16"/>
                  <w:szCs w:val="16"/>
                </w:rPr>
                <w:t>Regional</w:t>
              </w:r>
            </w:ins>
          </w:p>
        </w:tc>
      </w:tr>
      <w:tr w:rsidR="00191D38" w14:paraId="459C4D36" w14:textId="77777777" w:rsidTr="005976BB">
        <w:trPr>
          <w:cantSplit/>
        </w:trPr>
        <w:tc>
          <w:tcPr>
            <w:tcW w:w="1701" w:type="dxa"/>
            <w:shd w:val="clear" w:color="auto" w:fill="E0E0E0"/>
            <w:tcMar>
              <w:top w:w="0" w:type="dxa"/>
              <w:left w:w="0" w:type="dxa"/>
              <w:bottom w:w="0" w:type="dxa"/>
              <w:right w:w="0" w:type="dxa"/>
            </w:tcMar>
          </w:tcPr>
          <w:p w14:paraId="000009C5"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C6" w14:textId="7662E5CB" w:rsidR="00191D38" w:rsidRDefault="005976BB">
            <w:pPr>
              <w:widowControl/>
              <w:pBdr>
                <w:top w:val="nil"/>
                <w:left w:val="nil"/>
                <w:bottom w:val="nil"/>
                <w:right w:val="nil"/>
                <w:between w:val="nil"/>
              </w:pBdr>
              <w:spacing w:line="240" w:lineRule="auto"/>
              <w:jc w:val="center"/>
              <w:rPr>
                <w:rFonts w:ascii="Arial" w:eastAsia="Arial" w:hAnsi="Arial" w:cs="Arial"/>
                <w:b/>
                <w:sz w:val="16"/>
                <w:szCs w:val="16"/>
              </w:rPr>
            </w:pPr>
            <w:ins w:id="576" w:author="Stig Syndergaard" w:date="2024-07-16T12:12:00Z">
              <w:r>
                <w:rPr>
                  <w:rFonts w:ascii="Arial" w:eastAsia="Arial" w:hAnsi="Arial" w:cs="Arial"/>
                  <w:b/>
                  <w:sz w:val="16"/>
                  <w:szCs w:val="16"/>
                </w:rPr>
                <w:t>7</w:t>
              </w:r>
            </w:ins>
          </w:p>
        </w:tc>
        <w:tc>
          <w:tcPr>
            <w:tcW w:w="6237" w:type="dxa"/>
            <w:shd w:val="clear" w:color="auto" w:fill="E0E0E0"/>
            <w:tcMar>
              <w:top w:w="0" w:type="dxa"/>
              <w:left w:w="0" w:type="dxa"/>
              <w:bottom w:w="0" w:type="dxa"/>
              <w:right w:w="0" w:type="dxa"/>
            </w:tcMar>
          </w:tcPr>
          <w:p w14:paraId="000009C7" w14:textId="4BC98E8B" w:rsidR="00191D38" w:rsidRDefault="005976BB">
            <w:pPr>
              <w:widowControl/>
              <w:pBdr>
                <w:top w:val="nil"/>
                <w:left w:val="nil"/>
                <w:bottom w:val="nil"/>
                <w:right w:val="nil"/>
                <w:between w:val="nil"/>
              </w:pBdr>
              <w:spacing w:line="240" w:lineRule="auto"/>
              <w:rPr>
                <w:rFonts w:ascii="Arial" w:eastAsia="Arial" w:hAnsi="Arial" w:cs="Arial"/>
                <w:sz w:val="16"/>
                <w:szCs w:val="16"/>
              </w:rPr>
            </w:pPr>
            <w:ins w:id="577" w:author="Stig Syndergaard" w:date="2024-07-16T12:15:00Z">
              <w:r>
                <w:rPr>
                  <w:rFonts w:ascii="Arial" w:hAnsi="Arial" w:cs="Arial"/>
                  <w:sz w:val="16"/>
                  <w:szCs w:val="16"/>
                </w:rPr>
                <w:t>Local</w:t>
              </w:r>
            </w:ins>
          </w:p>
        </w:tc>
      </w:tr>
      <w:tr w:rsidR="005976BB" w14:paraId="10E9463B" w14:textId="77777777" w:rsidTr="005976BB">
        <w:trPr>
          <w:cantSplit/>
        </w:trPr>
        <w:tc>
          <w:tcPr>
            <w:tcW w:w="1711" w:type="dxa"/>
            <w:shd w:val="clear" w:color="auto" w:fill="F3F3F3"/>
            <w:tcMar>
              <w:top w:w="0" w:type="dxa"/>
              <w:left w:w="0" w:type="dxa"/>
              <w:bottom w:w="0" w:type="dxa"/>
              <w:right w:w="0" w:type="dxa"/>
            </w:tcMar>
          </w:tcPr>
          <w:p w14:paraId="0ED70C7D" w14:textId="77777777" w:rsidR="005976BB" w:rsidRDefault="005976BB" w:rsidP="00EA461D">
            <w:pPr>
              <w:widowControl/>
              <w:pBdr>
                <w:top w:val="nil"/>
                <w:left w:val="nil"/>
                <w:bottom w:val="nil"/>
                <w:right w:val="nil"/>
                <w:between w:val="nil"/>
              </w:pBdr>
              <w:spacing w:line="240" w:lineRule="auto"/>
              <w:jc w:val="center"/>
              <w:rPr>
                <w:rFonts w:ascii="Arial" w:eastAsia="Arial" w:hAnsi="Arial" w:cs="Arial"/>
                <w:sz w:val="16"/>
                <w:szCs w:val="16"/>
              </w:rPr>
            </w:pPr>
            <w:commentRangeStart w:id="578"/>
          </w:p>
        </w:tc>
        <w:tc>
          <w:tcPr>
            <w:tcW w:w="1134" w:type="dxa"/>
            <w:shd w:val="clear" w:color="auto" w:fill="F3F3F3"/>
            <w:tcMar>
              <w:top w:w="0" w:type="dxa"/>
              <w:left w:w="0" w:type="dxa"/>
              <w:bottom w:w="0" w:type="dxa"/>
              <w:right w:w="0" w:type="dxa"/>
            </w:tcMar>
          </w:tcPr>
          <w:p w14:paraId="6B06C6B0" w14:textId="73D905B2" w:rsidR="005976BB" w:rsidRDefault="00315908" w:rsidP="00EA461D">
            <w:pPr>
              <w:widowControl/>
              <w:pBdr>
                <w:top w:val="nil"/>
                <w:left w:val="nil"/>
                <w:bottom w:val="nil"/>
                <w:right w:val="nil"/>
                <w:between w:val="nil"/>
              </w:pBdr>
              <w:spacing w:line="240" w:lineRule="auto"/>
              <w:jc w:val="center"/>
              <w:rPr>
                <w:rFonts w:ascii="Arial" w:eastAsia="Arial" w:hAnsi="Arial" w:cs="Arial"/>
                <w:b/>
                <w:sz w:val="16"/>
                <w:szCs w:val="16"/>
              </w:rPr>
            </w:pPr>
            <w:ins w:id="579" w:author="Stig Syndergaard" w:date="2024-07-16T12:17:00Z">
              <w:r>
                <w:rPr>
                  <w:rFonts w:ascii="Arial" w:eastAsia="Arial" w:hAnsi="Arial" w:cs="Arial"/>
                  <w:b/>
                  <w:sz w:val="16"/>
                  <w:szCs w:val="16"/>
                </w:rPr>
                <w:t>8</w:t>
              </w:r>
            </w:ins>
          </w:p>
        </w:tc>
        <w:tc>
          <w:tcPr>
            <w:tcW w:w="6237" w:type="dxa"/>
            <w:shd w:val="clear" w:color="auto" w:fill="F3F3F3"/>
            <w:tcMar>
              <w:top w:w="0" w:type="dxa"/>
              <w:left w:w="0" w:type="dxa"/>
              <w:bottom w:w="0" w:type="dxa"/>
              <w:right w:w="0" w:type="dxa"/>
            </w:tcMar>
          </w:tcPr>
          <w:p w14:paraId="7E013F60" w14:textId="4853419B" w:rsidR="005976BB" w:rsidRDefault="00315908" w:rsidP="00EA461D">
            <w:pPr>
              <w:widowControl/>
              <w:pBdr>
                <w:top w:val="nil"/>
                <w:left w:val="nil"/>
                <w:bottom w:val="nil"/>
                <w:right w:val="nil"/>
                <w:between w:val="nil"/>
              </w:pBdr>
              <w:spacing w:line="240" w:lineRule="auto"/>
              <w:rPr>
                <w:rFonts w:ascii="Arial" w:eastAsia="Arial" w:hAnsi="Arial" w:cs="Arial"/>
                <w:sz w:val="16"/>
                <w:szCs w:val="16"/>
              </w:rPr>
            </w:pPr>
            <w:ins w:id="580" w:author="Stig Syndergaard" w:date="2024-07-16T12:17:00Z">
              <w:r>
                <w:rPr>
                  <w:rFonts w:ascii="Arial" w:hAnsi="Arial" w:cs="Arial"/>
                  <w:sz w:val="16"/>
                  <w:szCs w:val="16"/>
                </w:rPr>
                <w:t>Development</w:t>
              </w:r>
            </w:ins>
            <w:commentRangeEnd w:id="578"/>
            <w:ins w:id="581" w:author="Stig Syndergaard" w:date="2024-07-17T15:40:00Z">
              <w:r w:rsidR="00B42887">
                <w:rPr>
                  <w:rStyle w:val="CommentReference"/>
                  <w:rFonts w:ascii="Courier" w:eastAsia="Times New Roman" w:hAnsi="Courier" w:cs="Times New Roman"/>
                  <w:color w:val="auto"/>
                </w:rPr>
                <w:commentReference w:id="578"/>
              </w:r>
            </w:ins>
          </w:p>
        </w:tc>
      </w:tr>
      <w:tr w:rsidR="00191D38" w14:paraId="184AE54A" w14:textId="77777777" w:rsidTr="005976BB">
        <w:trPr>
          <w:cantSplit/>
        </w:trPr>
        <w:tc>
          <w:tcPr>
            <w:tcW w:w="1701" w:type="dxa"/>
            <w:shd w:val="clear" w:color="auto" w:fill="E0E0E0"/>
            <w:tcMar>
              <w:top w:w="0" w:type="dxa"/>
              <w:left w:w="0" w:type="dxa"/>
              <w:bottom w:w="0" w:type="dxa"/>
              <w:right w:w="0" w:type="dxa"/>
            </w:tcMar>
          </w:tcPr>
          <w:p w14:paraId="000009C8"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C9" w14:textId="2DFCC71C" w:rsidR="00191D38" w:rsidRDefault="005976BB">
            <w:pPr>
              <w:widowControl/>
              <w:pBdr>
                <w:top w:val="nil"/>
                <w:left w:val="nil"/>
                <w:bottom w:val="nil"/>
                <w:right w:val="nil"/>
                <w:between w:val="nil"/>
              </w:pBdr>
              <w:spacing w:line="240" w:lineRule="auto"/>
              <w:jc w:val="center"/>
              <w:rPr>
                <w:rFonts w:ascii="Arial" w:eastAsia="Arial" w:hAnsi="Arial" w:cs="Arial"/>
                <w:b/>
                <w:sz w:val="16"/>
                <w:szCs w:val="16"/>
              </w:rPr>
            </w:pPr>
            <w:ins w:id="582" w:author="Stig Syndergaard" w:date="2024-07-16T12:15:00Z">
              <w:r>
                <w:rPr>
                  <w:rFonts w:ascii="Arial" w:eastAsia="Arial" w:hAnsi="Arial" w:cs="Arial"/>
                  <w:b/>
                  <w:sz w:val="16"/>
                  <w:szCs w:val="16"/>
                </w:rPr>
                <w:t>9</w:t>
              </w:r>
            </w:ins>
          </w:p>
        </w:tc>
        <w:tc>
          <w:tcPr>
            <w:tcW w:w="6237" w:type="dxa"/>
            <w:shd w:val="clear" w:color="auto" w:fill="E0E0E0"/>
            <w:tcMar>
              <w:top w:w="0" w:type="dxa"/>
              <w:left w:w="0" w:type="dxa"/>
              <w:bottom w:w="0" w:type="dxa"/>
              <w:right w:w="0" w:type="dxa"/>
            </w:tcMar>
          </w:tcPr>
          <w:p w14:paraId="000009CA" w14:textId="137F56FF" w:rsidR="00191D38" w:rsidRDefault="00315908">
            <w:pPr>
              <w:widowControl/>
              <w:pBdr>
                <w:top w:val="nil"/>
                <w:left w:val="nil"/>
                <w:bottom w:val="nil"/>
                <w:right w:val="nil"/>
                <w:between w:val="nil"/>
              </w:pBdr>
              <w:spacing w:line="240" w:lineRule="auto"/>
              <w:rPr>
                <w:rFonts w:ascii="Arial" w:eastAsia="Arial" w:hAnsi="Arial" w:cs="Arial"/>
                <w:sz w:val="16"/>
                <w:szCs w:val="16"/>
              </w:rPr>
            </w:pPr>
            <w:ins w:id="583" w:author="Stig Syndergaard" w:date="2024-07-16T12:16:00Z">
              <w:r>
                <w:rPr>
                  <w:rFonts w:ascii="Arial" w:hAnsi="Arial" w:cs="Arial"/>
                  <w:sz w:val="16"/>
                  <w:szCs w:val="16"/>
                </w:rPr>
                <w:t>Testing</w:t>
              </w:r>
            </w:ins>
          </w:p>
        </w:tc>
      </w:tr>
    </w:tbl>
    <w:p w14:paraId="29A50A56" w14:textId="77777777" w:rsidR="001544B9" w:rsidRDefault="001544B9" w:rsidP="001544B9">
      <w:pPr>
        <w:widowControl/>
        <w:pBdr>
          <w:top w:val="nil"/>
          <w:left w:val="nil"/>
          <w:bottom w:val="nil"/>
          <w:right w:val="nil"/>
          <w:between w:val="nil"/>
        </w:pBdr>
        <w:spacing w:before="120" w:after="120" w:line="240" w:lineRule="auto"/>
        <w:jc w:val="center"/>
        <w:rPr>
          <w:rFonts w:ascii="Arial" w:eastAsia="Arial" w:hAnsi="Arial" w:cs="Arial"/>
          <w:b/>
          <w:i/>
        </w:rPr>
      </w:pPr>
    </w:p>
    <w:p w14:paraId="38FE72B3" w14:textId="77777777" w:rsidR="001544B9" w:rsidRDefault="001544B9" w:rsidP="00315908">
      <w:pPr>
        <w:widowControl/>
        <w:pBdr>
          <w:top w:val="nil"/>
          <w:left w:val="nil"/>
          <w:bottom w:val="nil"/>
          <w:right w:val="nil"/>
          <w:between w:val="nil"/>
        </w:pBdr>
        <w:spacing w:before="120" w:after="120" w:line="240" w:lineRule="auto"/>
        <w:rPr>
          <w:rFonts w:ascii="Arial" w:eastAsia="Arial" w:hAnsi="Arial" w:cs="Arial"/>
          <w:b/>
          <w:i/>
        </w:rPr>
      </w:pPr>
    </w:p>
    <w:p w14:paraId="3C82F563" w14:textId="44380094" w:rsidR="001544B9" w:rsidRDefault="001544B9" w:rsidP="001544B9">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r>
        <w:rPr>
          <w:rFonts w:ascii="Arial" w:eastAsia="Arial" w:hAnsi="Arial" w:cs="Arial"/>
          <w:b/>
          <w:i/>
        </w:rPr>
        <w:t>Table 9. Diagnostic Identifier (</w:t>
      </w:r>
      <w:ins w:id="584" w:author="Stig Syndergaard" w:date="2024-07-16T12:20:00Z">
        <w:r w:rsidR="00315908">
          <w:rPr>
            <w:rFonts w:ascii="Arial" w:eastAsia="Arial" w:hAnsi="Arial" w:cs="Arial"/>
            <w:b/>
            <w:i/>
          </w:rPr>
          <w:t xml:space="preserve">New 8-bit </w:t>
        </w:r>
      </w:ins>
      <w:del w:id="585" w:author="Stig Syndergaard" w:date="2024-07-16T11:57:00Z">
        <w:r w:rsidDel="001544B9">
          <w:rPr>
            <w:rFonts w:ascii="Arial" w:eastAsia="Arial" w:hAnsi="Arial" w:cs="Arial"/>
            <w:b/>
            <w:i/>
          </w:rPr>
          <w:delText xml:space="preserve">Common </w:delText>
        </w:r>
      </w:del>
      <w:r>
        <w:rPr>
          <w:rFonts w:ascii="Arial" w:eastAsia="Arial" w:hAnsi="Arial" w:cs="Arial"/>
          <w:b/>
          <w:i/>
        </w:rPr>
        <w:t>Code Table</w:t>
      </w:r>
      <w:del w:id="586" w:author="Stig Syndergaard" w:date="2024-07-16T11:57:00Z">
        <w:r w:rsidDel="001544B9">
          <w:rPr>
            <w:rFonts w:ascii="Arial" w:eastAsia="Arial" w:hAnsi="Arial" w:cs="Arial"/>
            <w:b/>
            <w:i/>
          </w:rPr>
          <w:delText xml:space="preserve"> C–?</w:delText>
        </w:r>
      </w:del>
      <w:r>
        <w:rPr>
          <w:rFonts w:ascii="Arial" w:eastAsia="Arial" w:hAnsi="Arial" w:cs="Arial"/>
          <w:b/>
          <w:i/>
        </w:rPr>
        <w:t>)</w:t>
      </w:r>
    </w:p>
    <w:tbl>
      <w:tblPr>
        <w:tblStyle w:val="ae"/>
        <w:tblW w:w="9072" w:type="dxa"/>
        <w:tblLayout w:type="fixed"/>
        <w:tblLook w:val="0000" w:firstRow="0" w:lastRow="0" w:firstColumn="0" w:lastColumn="0" w:noHBand="0" w:noVBand="0"/>
      </w:tblPr>
      <w:tblGrid>
        <w:gridCol w:w="1701"/>
        <w:gridCol w:w="1134"/>
        <w:gridCol w:w="6237"/>
      </w:tblGrid>
      <w:tr w:rsidR="001544B9" w14:paraId="02EC5C54" w14:textId="77777777" w:rsidTr="00EA461D">
        <w:trPr>
          <w:cantSplit/>
        </w:trPr>
        <w:tc>
          <w:tcPr>
            <w:tcW w:w="1701" w:type="dxa"/>
            <w:shd w:val="clear" w:color="auto" w:fill="94BD5E"/>
            <w:tcMar>
              <w:top w:w="0" w:type="dxa"/>
              <w:left w:w="0" w:type="dxa"/>
              <w:bottom w:w="0" w:type="dxa"/>
              <w:right w:w="0" w:type="dxa"/>
            </w:tcMar>
            <w:vAlign w:val="center"/>
          </w:tcPr>
          <w:p w14:paraId="070C9DDA"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1134" w:type="dxa"/>
            <w:shd w:val="clear" w:color="auto" w:fill="94BD5E"/>
            <w:tcMar>
              <w:top w:w="0" w:type="dxa"/>
              <w:left w:w="0" w:type="dxa"/>
              <w:bottom w:w="0" w:type="dxa"/>
              <w:right w:w="0" w:type="dxa"/>
            </w:tcMar>
          </w:tcPr>
          <w:p w14:paraId="0A10613B"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6237" w:type="dxa"/>
            <w:shd w:val="clear" w:color="auto" w:fill="94BD5E"/>
            <w:tcMar>
              <w:top w:w="0" w:type="dxa"/>
              <w:left w:w="0" w:type="dxa"/>
              <w:bottom w:w="0" w:type="dxa"/>
              <w:right w:w="0" w:type="dxa"/>
            </w:tcMar>
          </w:tcPr>
          <w:p w14:paraId="316ECE48"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Diagnostic type</w:t>
            </w:r>
          </w:p>
        </w:tc>
      </w:tr>
      <w:tr w:rsidR="001544B9" w14:paraId="127ED30F" w14:textId="77777777" w:rsidTr="00EA461D">
        <w:trPr>
          <w:cantSplit/>
        </w:trPr>
        <w:tc>
          <w:tcPr>
            <w:tcW w:w="1701" w:type="dxa"/>
            <w:shd w:val="clear" w:color="auto" w:fill="F3F3F3"/>
            <w:tcMar>
              <w:top w:w="0" w:type="dxa"/>
              <w:left w:w="0" w:type="dxa"/>
              <w:bottom w:w="0" w:type="dxa"/>
              <w:right w:w="0" w:type="dxa"/>
            </w:tcMar>
          </w:tcPr>
          <w:p w14:paraId="409EB086"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color w:val="0000FF"/>
                <w:sz w:val="16"/>
                <w:szCs w:val="16"/>
              </w:rPr>
            </w:pPr>
            <w:r>
              <w:rPr>
                <w:rFonts w:ascii="Arial" w:eastAsia="Arial" w:hAnsi="Arial" w:cs="Arial"/>
                <w:b/>
                <w:color w:val="0000FF"/>
                <w:sz w:val="16"/>
                <w:szCs w:val="16"/>
              </w:rPr>
              <w:t>New</w:t>
            </w:r>
          </w:p>
        </w:tc>
        <w:tc>
          <w:tcPr>
            <w:tcW w:w="1134" w:type="dxa"/>
            <w:shd w:val="clear" w:color="auto" w:fill="F3F3F3"/>
            <w:tcMar>
              <w:top w:w="0" w:type="dxa"/>
              <w:left w:w="0" w:type="dxa"/>
              <w:bottom w:w="0" w:type="dxa"/>
              <w:right w:w="0" w:type="dxa"/>
            </w:tcMar>
          </w:tcPr>
          <w:p w14:paraId="22E6CC64"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w:t>
            </w:r>
          </w:p>
        </w:tc>
        <w:tc>
          <w:tcPr>
            <w:tcW w:w="6237" w:type="dxa"/>
            <w:shd w:val="clear" w:color="auto" w:fill="F3F3F3"/>
            <w:tcMar>
              <w:top w:w="0" w:type="dxa"/>
              <w:left w:w="0" w:type="dxa"/>
              <w:bottom w:w="0" w:type="dxa"/>
              <w:right w:w="0" w:type="dxa"/>
            </w:tcMar>
          </w:tcPr>
          <w:p w14:paraId="0B3BDC4B" w14:textId="77777777" w:rsidR="001544B9" w:rsidRDefault="001544B9" w:rsidP="00EA461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Local spectral width as a fraction of bending angle</w:t>
            </w:r>
          </w:p>
        </w:tc>
      </w:tr>
      <w:tr w:rsidR="001544B9" w14:paraId="39486A22" w14:textId="77777777" w:rsidTr="00EA461D">
        <w:trPr>
          <w:cantSplit/>
        </w:trPr>
        <w:tc>
          <w:tcPr>
            <w:tcW w:w="1701" w:type="dxa"/>
            <w:shd w:val="clear" w:color="auto" w:fill="E0E0E0"/>
            <w:tcMar>
              <w:top w:w="0" w:type="dxa"/>
              <w:left w:w="0" w:type="dxa"/>
              <w:bottom w:w="0" w:type="dxa"/>
              <w:right w:w="0" w:type="dxa"/>
            </w:tcMar>
          </w:tcPr>
          <w:p w14:paraId="2673A790"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3DF0133C"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w:t>
            </w:r>
          </w:p>
        </w:tc>
        <w:tc>
          <w:tcPr>
            <w:tcW w:w="6237" w:type="dxa"/>
            <w:shd w:val="clear" w:color="auto" w:fill="E0E0E0"/>
            <w:tcMar>
              <w:top w:w="0" w:type="dxa"/>
              <w:left w:w="0" w:type="dxa"/>
              <w:bottom w:w="0" w:type="dxa"/>
              <w:right w:w="0" w:type="dxa"/>
            </w:tcMar>
          </w:tcPr>
          <w:p w14:paraId="3E1EA90F" w14:textId="77777777" w:rsidR="001544B9" w:rsidRDefault="001544B9" w:rsidP="00EA461D">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Rényi</w:t>
            </w:r>
            <w:proofErr w:type="spellEnd"/>
            <w:r>
              <w:rPr>
                <w:rFonts w:ascii="Arial" w:eastAsia="Arial" w:hAnsi="Arial" w:cs="Arial"/>
                <w:sz w:val="16"/>
                <w:szCs w:val="16"/>
              </w:rPr>
              <w:t xml:space="preserve"> entropy</w:t>
            </w:r>
          </w:p>
        </w:tc>
      </w:tr>
      <w:tr w:rsidR="001544B9" w14:paraId="7690E0D9" w14:textId="77777777" w:rsidTr="00EA461D">
        <w:trPr>
          <w:cantSplit/>
        </w:trPr>
        <w:tc>
          <w:tcPr>
            <w:tcW w:w="1701" w:type="dxa"/>
            <w:shd w:val="clear" w:color="auto" w:fill="F3F3F3"/>
            <w:tcMar>
              <w:top w:w="0" w:type="dxa"/>
              <w:left w:w="0" w:type="dxa"/>
              <w:bottom w:w="0" w:type="dxa"/>
              <w:right w:w="0" w:type="dxa"/>
            </w:tcMar>
          </w:tcPr>
          <w:p w14:paraId="2A1C7158"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20351264"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w:t>
            </w:r>
          </w:p>
        </w:tc>
        <w:tc>
          <w:tcPr>
            <w:tcW w:w="6237" w:type="dxa"/>
            <w:shd w:val="clear" w:color="auto" w:fill="F3F3F3"/>
            <w:tcMar>
              <w:top w:w="0" w:type="dxa"/>
              <w:left w:w="0" w:type="dxa"/>
              <w:bottom w:w="0" w:type="dxa"/>
              <w:right w:w="0" w:type="dxa"/>
            </w:tcMar>
          </w:tcPr>
          <w:p w14:paraId="2F0F3C81" w14:textId="77777777" w:rsidR="001544B9" w:rsidRDefault="001544B9" w:rsidP="00EA461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Fractional bending angle difference - first </w:t>
            </w:r>
            <w:proofErr w:type="spellStart"/>
            <w:r>
              <w:rPr>
                <w:rFonts w:ascii="Arial" w:eastAsia="Arial" w:hAnsi="Arial" w:cs="Arial"/>
                <w:sz w:val="16"/>
                <w:szCs w:val="16"/>
              </w:rPr>
              <w:t>asphericity</w:t>
            </w:r>
            <w:proofErr w:type="spellEnd"/>
            <w:r>
              <w:rPr>
                <w:rFonts w:ascii="Arial" w:eastAsia="Arial" w:hAnsi="Arial" w:cs="Arial"/>
                <w:sz w:val="16"/>
                <w:szCs w:val="16"/>
              </w:rPr>
              <w:t xml:space="preserve"> component</w:t>
            </w:r>
          </w:p>
        </w:tc>
      </w:tr>
      <w:tr w:rsidR="001544B9" w14:paraId="5193933D" w14:textId="77777777" w:rsidTr="00EA461D">
        <w:trPr>
          <w:cantSplit/>
        </w:trPr>
        <w:tc>
          <w:tcPr>
            <w:tcW w:w="1701" w:type="dxa"/>
            <w:shd w:val="clear" w:color="auto" w:fill="E0E0E0"/>
            <w:tcMar>
              <w:top w:w="0" w:type="dxa"/>
              <w:left w:w="0" w:type="dxa"/>
              <w:bottom w:w="0" w:type="dxa"/>
              <w:right w:w="0" w:type="dxa"/>
            </w:tcMar>
          </w:tcPr>
          <w:p w14:paraId="2F0EE9AE"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6A2793FF"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w:t>
            </w:r>
          </w:p>
        </w:tc>
        <w:tc>
          <w:tcPr>
            <w:tcW w:w="6237" w:type="dxa"/>
            <w:shd w:val="clear" w:color="auto" w:fill="E0E0E0"/>
            <w:tcMar>
              <w:top w:w="0" w:type="dxa"/>
              <w:left w:w="0" w:type="dxa"/>
              <w:bottom w:w="0" w:type="dxa"/>
              <w:right w:w="0" w:type="dxa"/>
            </w:tcMar>
          </w:tcPr>
          <w:p w14:paraId="0B658B09" w14:textId="77777777" w:rsidR="001544B9" w:rsidRDefault="001544B9" w:rsidP="00EA461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Fractional bending angle difference - second </w:t>
            </w:r>
            <w:proofErr w:type="spellStart"/>
            <w:r>
              <w:rPr>
                <w:rFonts w:ascii="Arial" w:eastAsia="Arial" w:hAnsi="Arial" w:cs="Arial"/>
                <w:sz w:val="16"/>
                <w:szCs w:val="16"/>
              </w:rPr>
              <w:t>asphericity</w:t>
            </w:r>
            <w:proofErr w:type="spellEnd"/>
            <w:r>
              <w:rPr>
                <w:rFonts w:ascii="Arial" w:eastAsia="Arial" w:hAnsi="Arial" w:cs="Arial"/>
                <w:sz w:val="16"/>
                <w:szCs w:val="16"/>
              </w:rPr>
              <w:t xml:space="preserve"> component</w:t>
            </w:r>
          </w:p>
        </w:tc>
      </w:tr>
      <w:tr w:rsidR="001544B9" w14:paraId="6D375F87" w14:textId="77777777" w:rsidTr="00EA461D">
        <w:trPr>
          <w:cantSplit/>
        </w:trPr>
        <w:tc>
          <w:tcPr>
            <w:tcW w:w="1701" w:type="dxa"/>
            <w:shd w:val="clear" w:color="auto" w:fill="F3F3F3"/>
            <w:tcMar>
              <w:top w:w="0" w:type="dxa"/>
              <w:left w:w="0" w:type="dxa"/>
              <w:bottom w:w="0" w:type="dxa"/>
              <w:right w:w="0" w:type="dxa"/>
            </w:tcMar>
          </w:tcPr>
          <w:p w14:paraId="25846321"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62DBA5E7"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w:t>
            </w:r>
          </w:p>
        </w:tc>
        <w:tc>
          <w:tcPr>
            <w:tcW w:w="6237" w:type="dxa"/>
            <w:shd w:val="clear" w:color="auto" w:fill="F3F3F3"/>
            <w:tcMar>
              <w:top w:w="0" w:type="dxa"/>
              <w:left w:w="0" w:type="dxa"/>
              <w:bottom w:w="0" w:type="dxa"/>
              <w:right w:w="0" w:type="dxa"/>
            </w:tcMar>
          </w:tcPr>
          <w:p w14:paraId="1F78829C" w14:textId="77777777" w:rsidR="001544B9" w:rsidRDefault="001544B9" w:rsidP="00EA461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Fractional refractivity difference - first </w:t>
            </w:r>
            <w:proofErr w:type="spellStart"/>
            <w:r>
              <w:rPr>
                <w:rFonts w:ascii="Arial" w:eastAsia="Arial" w:hAnsi="Arial" w:cs="Arial"/>
                <w:sz w:val="16"/>
                <w:szCs w:val="16"/>
              </w:rPr>
              <w:t>asphericity</w:t>
            </w:r>
            <w:proofErr w:type="spellEnd"/>
            <w:r>
              <w:rPr>
                <w:rFonts w:ascii="Arial" w:eastAsia="Arial" w:hAnsi="Arial" w:cs="Arial"/>
                <w:sz w:val="16"/>
                <w:szCs w:val="16"/>
              </w:rPr>
              <w:t xml:space="preserve"> component</w:t>
            </w:r>
          </w:p>
        </w:tc>
      </w:tr>
      <w:tr w:rsidR="001544B9" w14:paraId="746FA1B6" w14:textId="77777777" w:rsidTr="00EA461D">
        <w:trPr>
          <w:cantSplit/>
        </w:trPr>
        <w:tc>
          <w:tcPr>
            <w:tcW w:w="1701" w:type="dxa"/>
            <w:shd w:val="clear" w:color="auto" w:fill="E0E0E0"/>
            <w:tcMar>
              <w:top w:w="0" w:type="dxa"/>
              <w:left w:w="0" w:type="dxa"/>
              <w:bottom w:w="0" w:type="dxa"/>
              <w:right w:w="0" w:type="dxa"/>
            </w:tcMar>
          </w:tcPr>
          <w:p w14:paraId="0058BB7A"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671CED57"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6</w:t>
            </w:r>
          </w:p>
        </w:tc>
        <w:tc>
          <w:tcPr>
            <w:tcW w:w="6237" w:type="dxa"/>
            <w:shd w:val="clear" w:color="auto" w:fill="E0E0E0"/>
            <w:tcMar>
              <w:top w:w="0" w:type="dxa"/>
              <w:left w:w="0" w:type="dxa"/>
              <w:bottom w:w="0" w:type="dxa"/>
              <w:right w:w="0" w:type="dxa"/>
            </w:tcMar>
          </w:tcPr>
          <w:p w14:paraId="5BCA2162" w14:textId="77777777" w:rsidR="001544B9" w:rsidRDefault="001544B9" w:rsidP="00EA461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Fractional refractivity difference - second </w:t>
            </w:r>
            <w:proofErr w:type="spellStart"/>
            <w:r>
              <w:rPr>
                <w:rFonts w:ascii="Arial" w:eastAsia="Arial" w:hAnsi="Arial" w:cs="Arial"/>
                <w:sz w:val="16"/>
                <w:szCs w:val="16"/>
              </w:rPr>
              <w:t>asphericity</w:t>
            </w:r>
            <w:proofErr w:type="spellEnd"/>
            <w:r>
              <w:rPr>
                <w:rFonts w:ascii="Arial" w:eastAsia="Arial" w:hAnsi="Arial" w:cs="Arial"/>
                <w:sz w:val="16"/>
                <w:szCs w:val="16"/>
              </w:rPr>
              <w:t xml:space="preserve"> component</w:t>
            </w:r>
          </w:p>
        </w:tc>
      </w:tr>
      <w:tr w:rsidR="001544B9" w14:paraId="19CDA224" w14:textId="77777777" w:rsidTr="00EA461D">
        <w:trPr>
          <w:cantSplit/>
        </w:trPr>
        <w:tc>
          <w:tcPr>
            <w:tcW w:w="1701" w:type="dxa"/>
            <w:shd w:val="clear" w:color="auto" w:fill="F3F3F3"/>
            <w:tcMar>
              <w:top w:w="0" w:type="dxa"/>
              <w:left w:w="0" w:type="dxa"/>
              <w:bottom w:w="0" w:type="dxa"/>
              <w:right w:w="0" w:type="dxa"/>
            </w:tcMar>
          </w:tcPr>
          <w:p w14:paraId="799BBFA5"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671418CC"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w:t>
            </w:r>
          </w:p>
        </w:tc>
        <w:tc>
          <w:tcPr>
            <w:tcW w:w="6237" w:type="dxa"/>
            <w:shd w:val="clear" w:color="auto" w:fill="F3F3F3"/>
            <w:tcMar>
              <w:top w:w="0" w:type="dxa"/>
              <w:left w:w="0" w:type="dxa"/>
              <w:bottom w:w="0" w:type="dxa"/>
              <w:right w:w="0" w:type="dxa"/>
            </w:tcMar>
          </w:tcPr>
          <w:p w14:paraId="09082DB1" w14:textId="77777777" w:rsidR="001544B9" w:rsidRDefault="001544B9" w:rsidP="00EA461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Estimated systematic error as a fraction of bending angle</w:t>
            </w:r>
          </w:p>
        </w:tc>
      </w:tr>
      <w:tr w:rsidR="001544B9" w14:paraId="1A63B650" w14:textId="77777777" w:rsidTr="00EA461D">
        <w:trPr>
          <w:cantSplit/>
        </w:trPr>
        <w:tc>
          <w:tcPr>
            <w:tcW w:w="1701" w:type="dxa"/>
            <w:shd w:val="clear" w:color="auto" w:fill="E0E0E0"/>
            <w:tcMar>
              <w:top w:w="0" w:type="dxa"/>
              <w:left w:w="0" w:type="dxa"/>
              <w:bottom w:w="0" w:type="dxa"/>
              <w:right w:w="0" w:type="dxa"/>
            </w:tcMar>
          </w:tcPr>
          <w:p w14:paraId="00D1F375"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117581B6"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w:t>
            </w:r>
          </w:p>
        </w:tc>
        <w:tc>
          <w:tcPr>
            <w:tcW w:w="6237" w:type="dxa"/>
            <w:shd w:val="clear" w:color="auto" w:fill="E0E0E0"/>
            <w:tcMar>
              <w:top w:w="0" w:type="dxa"/>
              <w:left w:w="0" w:type="dxa"/>
              <w:bottom w:w="0" w:type="dxa"/>
              <w:right w:w="0" w:type="dxa"/>
            </w:tcMar>
          </w:tcPr>
          <w:p w14:paraId="63FDCB0E" w14:textId="77777777" w:rsidR="001544B9" w:rsidRDefault="001544B9" w:rsidP="00EA461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Estimated systematic error as a fraction of refractivity</w:t>
            </w:r>
          </w:p>
        </w:tc>
      </w:tr>
      <w:tr w:rsidR="001544B9" w14:paraId="79D64B5F" w14:textId="77777777" w:rsidTr="00EA461D">
        <w:trPr>
          <w:cantSplit/>
        </w:trPr>
        <w:tc>
          <w:tcPr>
            <w:tcW w:w="1701" w:type="dxa"/>
            <w:shd w:val="clear" w:color="auto" w:fill="E0E0E0"/>
            <w:tcMar>
              <w:top w:w="0" w:type="dxa"/>
              <w:left w:w="0" w:type="dxa"/>
              <w:bottom w:w="0" w:type="dxa"/>
              <w:right w:w="0" w:type="dxa"/>
            </w:tcMar>
          </w:tcPr>
          <w:p w14:paraId="7E55CB3D"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3C62DB7F" w14:textId="77777777" w:rsidR="001544B9" w:rsidRDefault="001544B9" w:rsidP="00EA461D">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9</w:t>
            </w:r>
          </w:p>
        </w:tc>
        <w:tc>
          <w:tcPr>
            <w:tcW w:w="6237" w:type="dxa"/>
            <w:shd w:val="clear" w:color="auto" w:fill="E0E0E0"/>
            <w:tcMar>
              <w:top w:w="0" w:type="dxa"/>
              <w:left w:w="0" w:type="dxa"/>
              <w:bottom w:w="0" w:type="dxa"/>
              <w:right w:w="0" w:type="dxa"/>
            </w:tcMar>
          </w:tcPr>
          <w:p w14:paraId="378B6609" w14:textId="77777777" w:rsidR="001544B9" w:rsidRDefault="001544B9" w:rsidP="00EA461D">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Observation-to-background weighting ratio</w:t>
            </w:r>
          </w:p>
        </w:tc>
      </w:tr>
    </w:tbl>
    <w:p w14:paraId="000009CB" w14:textId="77777777" w:rsidR="00191D38" w:rsidRDefault="00191D38">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00009CC" w14:textId="77777777" w:rsidR="00191D38" w:rsidRDefault="00000000">
      <w:pPr>
        <w:pStyle w:val="Heading3"/>
        <w:numPr>
          <w:ilvl w:val="2"/>
          <w:numId w:val="15"/>
        </w:numPr>
      </w:pPr>
      <w:bookmarkStart w:id="587" w:name="_heading=h.2u6wntf" w:colFirst="0" w:colLast="0"/>
      <w:bookmarkEnd w:id="587"/>
      <w:r>
        <w:t>Quality Flags</w:t>
      </w:r>
    </w:p>
    <w:p w14:paraId="000009CD"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BUFR Quality Flags for RO (descriptor</w:t>
      </w:r>
      <w:r>
        <w:rPr>
          <w:rFonts w:ascii="Arial" w:eastAsia="Arial" w:hAnsi="Arial" w:cs="Arial"/>
          <w:b/>
        </w:rPr>
        <w:t xml:space="preserve"> </w:t>
      </w:r>
      <w:r>
        <w:rPr>
          <w:rFonts w:ascii="Arial" w:eastAsia="Arial" w:hAnsi="Arial" w:cs="Arial"/>
          <w:b/>
          <w:color w:val="3366FF"/>
        </w:rPr>
        <w:t>0 33 039</w:t>
      </w:r>
      <w:r>
        <w:rPr>
          <w:rFonts w:ascii="Arial" w:eastAsia="Arial" w:hAnsi="Arial" w:cs="Arial"/>
        </w:rPr>
        <w:t xml:space="preserve">, see Table 9) are defined as generically as possible so as to be mission and processing algorithm independent. The general philosophy is that if a bit is clear (unset or zero) this is ‘normal’, and if set (unity) then ‘not normal’; note that the latter condition does not necessarily imply poor data. We retain some spare ‘reserved’ bits for future quality information. Note that BUFR defines the order of bit flags as 'left to right' (i.e. the order that bits are transmitted). </w:t>
      </w:r>
      <w:r>
        <w:rPr>
          <w:rFonts w:ascii="Arial" w:eastAsia="Arial" w:hAnsi="Arial" w:cs="Arial"/>
          <w:i/>
        </w:rPr>
        <w:t>This convention is the opposite of that used for most computer definitions, where bit 1 (or bit 0) is 'rightmost' or least significant bit</w:t>
      </w:r>
      <w:r>
        <w:rPr>
          <w:rFonts w:ascii="Arial" w:eastAsia="Arial" w:hAnsi="Arial" w:cs="Arial"/>
        </w:rPr>
        <w:t>.</w:t>
      </w:r>
    </w:p>
    <w:p w14:paraId="000009CE"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9CF"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Note that bit 1 is a summary bit and should be set if one or more certain other bits are set, and clear if all of those other bits are clear.</w:t>
      </w:r>
    </w:p>
    <w:p w14:paraId="000009D0"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9D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Ultimately, the exact reason for the setting of these flag bits is algorithm-dependent, and therefore need to be defined and published by the processing centre in association with the unique combination of Originating (processing) Centre and Software ID parameters. It is for the user to take action (or not) on these flags in the light of experience.</w:t>
      </w:r>
    </w:p>
    <w:p w14:paraId="000009D2"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9D3"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588" w:name="_heading=h.19c6y18" w:colFirst="0" w:colLast="0"/>
      <w:bookmarkEnd w:id="588"/>
      <w:commentRangeStart w:id="589"/>
      <w:r>
        <w:rPr>
          <w:rFonts w:ascii="Arial" w:eastAsia="Arial" w:hAnsi="Arial" w:cs="Arial"/>
          <w:b/>
          <w:i/>
        </w:rPr>
        <w:t>Table 9. Quality Flags for RO Data (16-bit Flag Table)</w:t>
      </w:r>
      <w:commentRangeEnd w:id="589"/>
      <w:r w:rsidR="00CC54C8">
        <w:rPr>
          <w:rStyle w:val="CommentReference"/>
          <w:rFonts w:ascii="Courier" w:eastAsia="Times New Roman" w:hAnsi="Courier" w:cs="Times New Roman"/>
          <w:color w:val="auto"/>
        </w:rPr>
        <w:commentReference w:id="589"/>
      </w:r>
    </w:p>
    <w:tbl>
      <w:tblPr>
        <w:tblStyle w:val="af"/>
        <w:tblW w:w="9187" w:type="dxa"/>
        <w:jc w:val="center"/>
        <w:tblLayout w:type="fixed"/>
        <w:tblLook w:val="0000" w:firstRow="0" w:lastRow="0" w:firstColumn="0" w:lastColumn="0" w:noHBand="0" w:noVBand="0"/>
      </w:tblPr>
      <w:tblGrid>
        <w:gridCol w:w="996"/>
        <w:gridCol w:w="873"/>
        <w:gridCol w:w="3659"/>
        <w:gridCol w:w="3659"/>
      </w:tblGrid>
      <w:tr w:rsidR="00191D38" w14:paraId="0C4B051A" w14:textId="77777777" w:rsidTr="005E2664">
        <w:trPr>
          <w:cantSplit/>
          <w:jc w:val="center"/>
        </w:trPr>
        <w:tc>
          <w:tcPr>
            <w:tcW w:w="986" w:type="dxa"/>
            <w:shd w:val="clear" w:color="auto" w:fill="98E36F"/>
            <w:tcMar>
              <w:top w:w="0" w:type="dxa"/>
              <w:left w:w="0" w:type="dxa"/>
              <w:bottom w:w="0" w:type="dxa"/>
              <w:right w:w="0" w:type="dxa"/>
            </w:tcMar>
            <w:vAlign w:val="center"/>
          </w:tcPr>
          <w:p w14:paraId="000009D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873" w:type="dxa"/>
            <w:shd w:val="clear" w:color="auto" w:fill="94BD5E"/>
            <w:tcMar>
              <w:top w:w="0" w:type="dxa"/>
              <w:left w:w="0" w:type="dxa"/>
              <w:bottom w:w="0" w:type="dxa"/>
              <w:right w:w="0" w:type="dxa"/>
            </w:tcMar>
            <w:vAlign w:val="center"/>
          </w:tcPr>
          <w:p w14:paraId="000009D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Bit</w:t>
            </w:r>
          </w:p>
        </w:tc>
        <w:tc>
          <w:tcPr>
            <w:tcW w:w="3659" w:type="dxa"/>
            <w:shd w:val="clear" w:color="auto" w:fill="94BD5E"/>
            <w:tcMar>
              <w:top w:w="0" w:type="dxa"/>
              <w:left w:w="0" w:type="dxa"/>
              <w:bottom w:w="0" w:type="dxa"/>
              <w:right w:w="0" w:type="dxa"/>
            </w:tcMar>
          </w:tcPr>
          <w:p w14:paraId="000009D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Meaning when clear</w:t>
            </w:r>
          </w:p>
        </w:tc>
        <w:tc>
          <w:tcPr>
            <w:tcW w:w="3659" w:type="dxa"/>
            <w:shd w:val="clear" w:color="auto" w:fill="94BD5E"/>
            <w:tcMar>
              <w:top w:w="0" w:type="dxa"/>
              <w:left w:w="0" w:type="dxa"/>
              <w:bottom w:w="0" w:type="dxa"/>
              <w:right w:w="0" w:type="dxa"/>
            </w:tcMar>
          </w:tcPr>
          <w:p w14:paraId="000009D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Meaning when set</w:t>
            </w:r>
          </w:p>
        </w:tc>
      </w:tr>
      <w:tr w:rsidR="00191D38" w14:paraId="6BDAE6C6" w14:textId="77777777" w:rsidTr="005E2664">
        <w:trPr>
          <w:cantSplit/>
          <w:jc w:val="center"/>
        </w:trPr>
        <w:tc>
          <w:tcPr>
            <w:tcW w:w="986" w:type="dxa"/>
            <w:shd w:val="clear" w:color="auto" w:fill="F3F3F3"/>
            <w:tcMar>
              <w:top w:w="0" w:type="dxa"/>
              <w:left w:w="0" w:type="dxa"/>
              <w:bottom w:w="0" w:type="dxa"/>
              <w:right w:w="0" w:type="dxa"/>
            </w:tcMar>
          </w:tcPr>
          <w:p w14:paraId="000009D8"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0000FF"/>
                <w:sz w:val="16"/>
                <w:szCs w:val="16"/>
              </w:rPr>
            </w:pPr>
            <w:sdt>
              <w:sdtPr>
                <w:tag w:val="goog_rdk_41"/>
                <w:id w:val="1780374360"/>
              </w:sdtPr>
              <w:sdtContent>
                <w:commentRangeStart w:id="590"/>
              </w:sdtContent>
            </w:sdt>
            <w:r>
              <w:rPr>
                <w:rFonts w:ascii="Arial" w:eastAsia="Arial" w:hAnsi="Arial" w:cs="Arial"/>
                <w:b/>
                <w:color w:val="0000FF"/>
                <w:sz w:val="16"/>
                <w:szCs w:val="16"/>
              </w:rPr>
              <w:t>0 33 039</w:t>
            </w:r>
            <w:commentRangeEnd w:id="590"/>
            <w:r>
              <w:commentReference w:id="590"/>
            </w:r>
          </w:p>
        </w:tc>
        <w:tc>
          <w:tcPr>
            <w:tcW w:w="873" w:type="dxa"/>
            <w:shd w:val="clear" w:color="auto" w:fill="F3F3F3"/>
            <w:tcMar>
              <w:top w:w="0" w:type="dxa"/>
              <w:left w:w="0" w:type="dxa"/>
              <w:bottom w:w="0" w:type="dxa"/>
              <w:right w:w="0" w:type="dxa"/>
            </w:tcMar>
          </w:tcPr>
          <w:p w14:paraId="000009D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w:t>
            </w:r>
          </w:p>
        </w:tc>
        <w:tc>
          <w:tcPr>
            <w:tcW w:w="3659" w:type="dxa"/>
            <w:shd w:val="clear" w:color="auto" w:fill="F3F3F3"/>
            <w:tcMar>
              <w:top w:w="0" w:type="dxa"/>
              <w:left w:w="0" w:type="dxa"/>
              <w:bottom w:w="0" w:type="dxa"/>
              <w:right w:w="0" w:type="dxa"/>
            </w:tcMar>
          </w:tcPr>
          <w:p w14:paraId="000009D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Nominal quality</w:t>
            </w:r>
          </w:p>
        </w:tc>
        <w:tc>
          <w:tcPr>
            <w:tcW w:w="3659" w:type="dxa"/>
            <w:shd w:val="clear" w:color="auto" w:fill="F3F3F3"/>
            <w:tcMar>
              <w:top w:w="0" w:type="dxa"/>
              <w:left w:w="0" w:type="dxa"/>
              <w:bottom w:w="0" w:type="dxa"/>
              <w:right w:w="0" w:type="dxa"/>
            </w:tcMar>
          </w:tcPr>
          <w:p w14:paraId="000009D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Non-nominal quality</w:t>
            </w:r>
          </w:p>
        </w:tc>
      </w:tr>
      <w:tr w:rsidR="00191D38" w14:paraId="47D43303" w14:textId="77777777" w:rsidTr="005E2664">
        <w:trPr>
          <w:cantSplit/>
          <w:jc w:val="center"/>
        </w:trPr>
        <w:tc>
          <w:tcPr>
            <w:tcW w:w="986" w:type="dxa"/>
            <w:shd w:val="clear" w:color="auto" w:fill="E0E0E0"/>
            <w:tcMar>
              <w:top w:w="0" w:type="dxa"/>
              <w:left w:w="0" w:type="dxa"/>
              <w:bottom w:w="0" w:type="dxa"/>
              <w:right w:w="0" w:type="dxa"/>
            </w:tcMar>
          </w:tcPr>
          <w:p w14:paraId="000009DC"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9D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w:t>
            </w:r>
          </w:p>
        </w:tc>
        <w:tc>
          <w:tcPr>
            <w:tcW w:w="3659" w:type="dxa"/>
            <w:shd w:val="clear" w:color="auto" w:fill="E0E0E0"/>
            <w:tcMar>
              <w:top w:w="0" w:type="dxa"/>
              <w:left w:w="0" w:type="dxa"/>
              <w:bottom w:w="0" w:type="dxa"/>
              <w:right w:w="0" w:type="dxa"/>
            </w:tcMar>
          </w:tcPr>
          <w:p w14:paraId="000009D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NRT product</w:t>
            </w:r>
          </w:p>
        </w:tc>
        <w:tc>
          <w:tcPr>
            <w:tcW w:w="3659" w:type="dxa"/>
            <w:shd w:val="clear" w:color="auto" w:fill="E0E0E0"/>
            <w:tcMar>
              <w:top w:w="0" w:type="dxa"/>
              <w:left w:w="0" w:type="dxa"/>
              <w:bottom w:w="0" w:type="dxa"/>
              <w:right w:w="0" w:type="dxa"/>
            </w:tcMar>
          </w:tcPr>
          <w:p w14:paraId="000009D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Offline product</w:t>
            </w:r>
          </w:p>
        </w:tc>
      </w:tr>
      <w:tr w:rsidR="00191D38" w14:paraId="32B5E84F" w14:textId="77777777" w:rsidTr="005E2664">
        <w:trPr>
          <w:cantSplit/>
          <w:jc w:val="center"/>
        </w:trPr>
        <w:tc>
          <w:tcPr>
            <w:tcW w:w="986" w:type="dxa"/>
            <w:shd w:val="clear" w:color="auto" w:fill="F3F3F3"/>
            <w:tcMar>
              <w:top w:w="0" w:type="dxa"/>
              <w:left w:w="0" w:type="dxa"/>
              <w:bottom w:w="0" w:type="dxa"/>
              <w:right w:w="0" w:type="dxa"/>
            </w:tcMar>
          </w:tcPr>
          <w:p w14:paraId="000009E0"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000009E1"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w:t>
            </w:r>
          </w:p>
        </w:tc>
        <w:tc>
          <w:tcPr>
            <w:tcW w:w="3659" w:type="dxa"/>
            <w:shd w:val="clear" w:color="auto" w:fill="F3F3F3"/>
            <w:tcMar>
              <w:top w:w="0" w:type="dxa"/>
              <w:left w:w="0" w:type="dxa"/>
              <w:bottom w:w="0" w:type="dxa"/>
              <w:right w:w="0" w:type="dxa"/>
            </w:tcMar>
          </w:tcPr>
          <w:p w14:paraId="000009E2" w14:textId="1BF3BEBD"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Descending </w:t>
            </w:r>
            <w:ins w:id="591" w:author="Stig Syndergaard" w:date="2024-07-16T09:53:00Z">
              <w:r w:rsidR="005E2664">
                <w:rPr>
                  <w:rFonts w:ascii="Arial" w:eastAsia="Arial" w:hAnsi="Arial" w:cs="Arial"/>
                  <w:sz w:val="16"/>
                  <w:szCs w:val="16"/>
                </w:rPr>
                <w:t xml:space="preserve">(setting) </w:t>
              </w:r>
            </w:ins>
            <w:r>
              <w:rPr>
                <w:rFonts w:ascii="Arial" w:eastAsia="Arial" w:hAnsi="Arial" w:cs="Arial"/>
                <w:sz w:val="16"/>
                <w:szCs w:val="16"/>
              </w:rPr>
              <w:t>occultation</w:t>
            </w:r>
          </w:p>
        </w:tc>
        <w:tc>
          <w:tcPr>
            <w:tcW w:w="3659" w:type="dxa"/>
            <w:shd w:val="clear" w:color="auto" w:fill="F3F3F3"/>
            <w:tcMar>
              <w:top w:w="0" w:type="dxa"/>
              <w:left w:w="0" w:type="dxa"/>
              <w:bottom w:w="0" w:type="dxa"/>
              <w:right w:w="0" w:type="dxa"/>
            </w:tcMar>
          </w:tcPr>
          <w:p w14:paraId="000009E3" w14:textId="029E069C"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Ascending </w:t>
            </w:r>
            <w:ins w:id="592" w:author="Stig Syndergaard" w:date="2024-07-16T09:53:00Z">
              <w:r w:rsidR="005E2664">
                <w:rPr>
                  <w:rFonts w:ascii="Arial" w:eastAsia="Arial" w:hAnsi="Arial" w:cs="Arial"/>
                  <w:sz w:val="16"/>
                  <w:szCs w:val="16"/>
                </w:rPr>
                <w:t xml:space="preserve">(rising) </w:t>
              </w:r>
            </w:ins>
            <w:r>
              <w:rPr>
                <w:rFonts w:ascii="Arial" w:eastAsia="Arial" w:hAnsi="Arial" w:cs="Arial"/>
                <w:sz w:val="16"/>
                <w:szCs w:val="16"/>
              </w:rPr>
              <w:t>occultation</w:t>
            </w:r>
          </w:p>
        </w:tc>
      </w:tr>
      <w:tr w:rsidR="00191D38" w14:paraId="079DFFF6" w14:textId="77777777" w:rsidTr="005E2664">
        <w:trPr>
          <w:cantSplit/>
          <w:jc w:val="center"/>
        </w:trPr>
        <w:tc>
          <w:tcPr>
            <w:tcW w:w="986" w:type="dxa"/>
            <w:shd w:val="clear" w:color="auto" w:fill="E0E0E0"/>
            <w:tcMar>
              <w:top w:w="0" w:type="dxa"/>
              <w:left w:w="0" w:type="dxa"/>
              <w:bottom w:w="0" w:type="dxa"/>
              <w:right w:w="0" w:type="dxa"/>
            </w:tcMar>
          </w:tcPr>
          <w:p w14:paraId="000009E4"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9E5"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4</w:t>
            </w:r>
          </w:p>
        </w:tc>
        <w:tc>
          <w:tcPr>
            <w:tcW w:w="3659" w:type="dxa"/>
            <w:shd w:val="clear" w:color="auto" w:fill="E0E0E0"/>
            <w:tcMar>
              <w:top w:w="0" w:type="dxa"/>
              <w:left w:w="0" w:type="dxa"/>
              <w:bottom w:w="0" w:type="dxa"/>
              <w:right w:w="0" w:type="dxa"/>
            </w:tcMar>
          </w:tcPr>
          <w:p w14:paraId="000009E6"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Excess Phase processing nominal</w:t>
            </w:r>
          </w:p>
        </w:tc>
        <w:tc>
          <w:tcPr>
            <w:tcW w:w="3659" w:type="dxa"/>
            <w:shd w:val="clear" w:color="auto" w:fill="E0E0E0"/>
            <w:tcMar>
              <w:top w:w="0" w:type="dxa"/>
              <w:left w:w="0" w:type="dxa"/>
              <w:bottom w:w="0" w:type="dxa"/>
              <w:right w:w="0" w:type="dxa"/>
            </w:tcMar>
          </w:tcPr>
          <w:p w14:paraId="000009E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Excess Phase processing non-nominal</w:t>
            </w:r>
          </w:p>
        </w:tc>
      </w:tr>
      <w:tr w:rsidR="00191D38" w14:paraId="53712B00" w14:textId="77777777" w:rsidTr="005E2664">
        <w:trPr>
          <w:cantSplit/>
          <w:jc w:val="center"/>
        </w:trPr>
        <w:tc>
          <w:tcPr>
            <w:tcW w:w="986" w:type="dxa"/>
            <w:shd w:val="clear" w:color="auto" w:fill="F3F3F3"/>
            <w:tcMar>
              <w:top w:w="0" w:type="dxa"/>
              <w:left w:w="0" w:type="dxa"/>
              <w:bottom w:w="0" w:type="dxa"/>
              <w:right w:w="0" w:type="dxa"/>
            </w:tcMar>
          </w:tcPr>
          <w:p w14:paraId="000009E8"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000009E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5</w:t>
            </w:r>
          </w:p>
        </w:tc>
        <w:tc>
          <w:tcPr>
            <w:tcW w:w="3659" w:type="dxa"/>
            <w:shd w:val="clear" w:color="auto" w:fill="F3F3F3"/>
            <w:tcMar>
              <w:top w:w="0" w:type="dxa"/>
              <w:left w:w="0" w:type="dxa"/>
              <w:bottom w:w="0" w:type="dxa"/>
              <w:right w:w="0" w:type="dxa"/>
            </w:tcMar>
          </w:tcPr>
          <w:p w14:paraId="000009E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Bending Angle processing nominal</w:t>
            </w:r>
          </w:p>
        </w:tc>
        <w:tc>
          <w:tcPr>
            <w:tcW w:w="3659" w:type="dxa"/>
            <w:shd w:val="clear" w:color="auto" w:fill="F3F3F3"/>
            <w:tcMar>
              <w:top w:w="0" w:type="dxa"/>
              <w:left w:w="0" w:type="dxa"/>
              <w:bottom w:w="0" w:type="dxa"/>
              <w:right w:w="0" w:type="dxa"/>
            </w:tcMar>
          </w:tcPr>
          <w:p w14:paraId="000009E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Bending Angle processing non-nominal</w:t>
            </w:r>
          </w:p>
        </w:tc>
      </w:tr>
      <w:tr w:rsidR="00191D38" w14:paraId="378B8667" w14:textId="77777777" w:rsidTr="005E2664">
        <w:trPr>
          <w:cantSplit/>
          <w:jc w:val="center"/>
        </w:trPr>
        <w:tc>
          <w:tcPr>
            <w:tcW w:w="986" w:type="dxa"/>
            <w:shd w:val="clear" w:color="auto" w:fill="E0E0E0"/>
            <w:tcMar>
              <w:top w:w="0" w:type="dxa"/>
              <w:left w:w="0" w:type="dxa"/>
              <w:bottom w:w="0" w:type="dxa"/>
              <w:right w:w="0" w:type="dxa"/>
            </w:tcMar>
          </w:tcPr>
          <w:p w14:paraId="000009EC"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9E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6</w:t>
            </w:r>
          </w:p>
        </w:tc>
        <w:tc>
          <w:tcPr>
            <w:tcW w:w="3659" w:type="dxa"/>
            <w:shd w:val="clear" w:color="auto" w:fill="E0E0E0"/>
            <w:tcMar>
              <w:top w:w="0" w:type="dxa"/>
              <w:left w:w="0" w:type="dxa"/>
              <w:bottom w:w="0" w:type="dxa"/>
              <w:right w:w="0" w:type="dxa"/>
            </w:tcMar>
          </w:tcPr>
          <w:p w14:paraId="000009E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Refractivity processing nominal</w:t>
            </w:r>
          </w:p>
        </w:tc>
        <w:tc>
          <w:tcPr>
            <w:tcW w:w="3659" w:type="dxa"/>
            <w:shd w:val="clear" w:color="auto" w:fill="E0E0E0"/>
            <w:tcMar>
              <w:top w:w="0" w:type="dxa"/>
              <w:left w:w="0" w:type="dxa"/>
              <w:bottom w:w="0" w:type="dxa"/>
              <w:right w:w="0" w:type="dxa"/>
            </w:tcMar>
          </w:tcPr>
          <w:p w14:paraId="000009E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Refractivity processing non-nominal</w:t>
            </w:r>
          </w:p>
        </w:tc>
      </w:tr>
      <w:tr w:rsidR="00191D38" w14:paraId="7EAFEA5E" w14:textId="77777777" w:rsidTr="005E2664">
        <w:trPr>
          <w:cantSplit/>
          <w:jc w:val="center"/>
        </w:trPr>
        <w:tc>
          <w:tcPr>
            <w:tcW w:w="986" w:type="dxa"/>
            <w:shd w:val="clear" w:color="auto" w:fill="F3F3F3"/>
            <w:tcMar>
              <w:top w:w="0" w:type="dxa"/>
              <w:left w:w="0" w:type="dxa"/>
              <w:bottom w:w="0" w:type="dxa"/>
              <w:right w:w="0" w:type="dxa"/>
            </w:tcMar>
          </w:tcPr>
          <w:p w14:paraId="000009F0"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000009F1"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7</w:t>
            </w:r>
          </w:p>
        </w:tc>
        <w:tc>
          <w:tcPr>
            <w:tcW w:w="3659" w:type="dxa"/>
            <w:shd w:val="clear" w:color="auto" w:fill="F3F3F3"/>
            <w:tcMar>
              <w:top w:w="0" w:type="dxa"/>
              <w:left w:w="0" w:type="dxa"/>
              <w:bottom w:w="0" w:type="dxa"/>
              <w:right w:w="0" w:type="dxa"/>
            </w:tcMar>
          </w:tcPr>
          <w:p w14:paraId="000009F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Meteorological processing nominal</w:t>
            </w:r>
          </w:p>
        </w:tc>
        <w:tc>
          <w:tcPr>
            <w:tcW w:w="3659" w:type="dxa"/>
            <w:shd w:val="clear" w:color="auto" w:fill="F3F3F3"/>
            <w:tcMar>
              <w:top w:w="0" w:type="dxa"/>
              <w:left w:w="0" w:type="dxa"/>
              <w:bottom w:w="0" w:type="dxa"/>
              <w:right w:w="0" w:type="dxa"/>
            </w:tcMar>
          </w:tcPr>
          <w:p w14:paraId="000009F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Meteorological processing non-nominal</w:t>
            </w:r>
          </w:p>
        </w:tc>
      </w:tr>
      <w:tr w:rsidR="00191D38" w14:paraId="3DBF06E5" w14:textId="77777777" w:rsidTr="005E2664">
        <w:trPr>
          <w:cantSplit/>
          <w:jc w:val="center"/>
        </w:trPr>
        <w:tc>
          <w:tcPr>
            <w:tcW w:w="986" w:type="dxa"/>
            <w:shd w:val="clear" w:color="auto" w:fill="E0E0E0"/>
            <w:tcMar>
              <w:top w:w="0" w:type="dxa"/>
              <w:left w:w="0" w:type="dxa"/>
              <w:bottom w:w="0" w:type="dxa"/>
              <w:right w:w="0" w:type="dxa"/>
            </w:tcMar>
          </w:tcPr>
          <w:p w14:paraId="000009F4"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9F5"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8</w:t>
            </w:r>
          </w:p>
        </w:tc>
        <w:tc>
          <w:tcPr>
            <w:tcW w:w="3659" w:type="dxa"/>
            <w:shd w:val="clear" w:color="auto" w:fill="E0E0E0"/>
            <w:tcMar>
              <w:top w:w="0" w:type="dxa"/>
              <w:left w:w="0" w:type="dxa"/>
              <w:bottom w:w="0" w:type="dxa"/>
              <w:right w:w="0" w:type="dxa"/>
            </w:tcMar>
          </w:tcPr>
          <w:p w14:paraId="000009F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Closed loop data only used</w:t>
            </w:r>
          </w:p>
        </w:tc>
        <w:tc>
          <w:tcPr>
            <w:tcW w:w="3659" w:type="dxa"/>
            <w:shd w:val="clear" w:color="auto" w:fill="E0E0E0"/>
            <w:tcMar>
              <w:top w:w="0" w:type="dxa"/>
              <w:left w:w="0" w:type="dxa"/>
              <w:bottom w:w="0" w:type="dxa"/>
              <w:right w:w="0" w:type="dxa"/>
            </w:tcMar>
          </w:tcPr>
          <w:p w14:paraId="000009F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Open loop data included</w:t>
            </w:r>
          </w:p>
        </w:tc>
      </w:tr>
      <w:tr w:rsidR="00191D38" w14:paraId="64784480" w14:textId="77777777" w:rsidTr="005E2664">
        <w:trPr>
          <w:cantSplit/>
          <w:jc w:val="center"/>
        </w:trPr>
        <w:tc>
          <w:tcPr>
            <w:tcW w:w="986" w:type="dxa"/>
            <w:shd w:val="clear" w:color="auto" w:fill="F3F3F3"/>
            <w:tcMar>
              <w:top w:w="0" w:type="dxa"/>
              <w:left w:w="0" w:type="dxa"/>
              <w:bottom w:w="0" w:type="dxa"/>
              <w:right w:w="0" w:type="dxa"/>
            </w:tcMar>
          </w:tcPr>
          <w:p w14:paraId="000009F8"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000009F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9</w:t>
            </w:r>
          </w:p>
        </w:tc>
        <w:tc>
          <w:tcPr>
            <w:tcW w:w="3659" w:type="dxa"/>
            <w:shd w:val="clear" w:color="auto" w:fill="F3F3F3"/>
            <w:tcMar>
              <w:top w:w="0" w:type="dxa"/>
              <w:left w:w="0" w:type="dxa"/>
              <w:bottom w:w="0" w:type="dxa"/>
              <w:right w:w="0" w:type="dxa"/>
            </w:tcMar>
          </w:tcPr>
          <w:p w14:paraId="000009F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No surface reflections detected</w:t>
            </w:r>
          </w:p>
        </w:tc>
        <w:tc>
          <w:tcPr>
            <w:tcW w:w="3659" w:type="dxa"/>
            <w:shd w:val="clear" w:color="auto" w:fill="F3F3F3"/>
            <w:tcMar>
              <w:top w:w="0" w:type="dxa"/>
              <w:left w:w="0" w:type="dxa"/>
              <w:bottom w:w="0" w:type="dxa"/>
              <w:right w:w="0" w:type="dxa"/>
            </w:tcMar>
          </w:tcPr>
          <w:p w14:paraId="000009F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Surface reflections detected</w:t>
            </w:r>
          </w:p>
        </w:tc>
      </w:tr>
      <w:tr w:rsidR="00191D38" w14:paraId="74E8BD03" w14:textId="77777777" w:rsidTr="005E2664">
        <w:trPr>
          <w:cantSplit/>
          <w:jc w:val="center"/>
        </w:trPr>
        <w:tc>
          <w:tcPr>
            <w:tcW w:w="986" w:type="dxa"/>
            <w:shd w:val="clear" w:color="auto" w:fill="E0E0E0"/>
            <w:tcMar>
              <w:top w:w="0" w:type="dxa"/>
              <w:left w:w="0" w:type="dxa"/>
              <w:bottom w:w="0" w:type="dxa"/>
              <w:right w:w="0" w:type="dxa"/>
            </w:tcMar>
          </w:tcPr>
          <w:p w14:paraId="000009FC"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9F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10</w:t>
            </w:r>
          </w:p>
        </w:tc>
        <w:tc>
          <w:tcPr>
            <w:tcW w:w="3659" w:type="dxa"/>
            <w:shd w:val="clear" w:color="auto" w:fill="E0E0E0"/>
            <w:tcMar>
              <w:top w:w="0" w:type="dxa"/>
              <w:left w:w="0" w:type="dxa"/>
              <w:bottom w:w="0" w:type="dxa"/>
              <w:right w:w="0" w:type="dxa"/>
            </w:tcMar>
          </w:tcPr>
          <w:p w14:paraId="000009F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L2P GNSS signals used</w:t>
            </w:r>
          </w:p>
        </w:tc>
        <w:tc>
          <w:tcPr>
            <w:tcW w:w="3659" w:type="dxa"/>
            <w:shd w:val="clear" w:color="auto" w:fill="E0E0E0"/>
            <w:tcMar>
              <w:top w:w="0" w:type="dxa"/>
              <w:left w:w="0" w:type="dxa"/>
              <w:bottom w:w="0" w:type="dxa"/>
              <w:right w:w="0" w:type="dxa"/>
            </w:tcMar>
          </w:tcPr>
          <w:p w14:paraId="000009F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L2C GNSS signals used</w:t>
            </w:r>
          </w:p>
        </w:tc>
      </w:tr>
      <w:tr w:rsidR="005E2664" w14:paraId="32E0EA77" w14:textId="77777777" w:rsidTr="005E2664">
        <w:trPr>
          <w:cantSplit/>
          <w:jc w:val="center"/>
          <w:ins w:id="593" w:author="Stig Syndergaard" w:date="2024-07-16T09:51:00Z"/>
        </w:trPr>
        <w:tc>
          <w:tcPr>
            <w:tcW w:w="996" w:type="dxa"/>
            <w:shd w:val="clear" w:color="auto" w:fill="E0E0E0"/>
            <w:tcMar>
              <w:top w:w="0" w:type="dxa"/>
              <w:left w:w="0" w:type="dxa"/>
              <w:bottom w:w="0" w:type="dxa"/>
              <w:right w:w="0" w:type="dxa"/>
            </w:tcMar>
          </w:tcPr>
          <w:p w14:paraId="134006DB" w14:textId="77777777" w:rsidR="005E2664" w:rsidRDefault="005E2664" w:rsidP="00EA461D">
            <w:pPr>
              <w:widowControl/>
              <w:pBdr>
                <w:top w:val="nil"/>
                <w:left w:val="nil"/>
                <w:bottom w:val="nil"/>
                <w:right w:val="nil"/>
                <w:between w:val="nil"/>
              </w:pBdr>
              <w:spacing w:line="240" w:lineRule="auto"/>
              <w:jc w:val="center"/>
              <w:rPr>
                <w:ins w:id="594" w:author="Stig Syndergaard" w:date="2024-07-16T09:51:00Z"/>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1A53AFF7" w14:textId="0B5B2EB8" w:rsidR="005E2664" w:rsidRDefault="005E2664" w:rsidP="00EA461D">
            <w:pPr>
              <w:widowControl/>
              <w:pBdr>
                <w:top w:val="nil"/>
                <w:left w:val="nil"/>
                <w:bottom w:val="nil"/>
                <w:right w:val="nil"/>
                <w:between w:val="nil"/>
              </w:pBdr>
              <w:spacing w:line="240" w:lineRule="auto"/>
              <w:jc w:val="center"/>
              <w:rPr>
                <w:ins w:id="595" w:author="Stig Syndergaard" w:date="2024-07-16T09:51:00Z"/>
                <w:rFonts w:ascii="Arial" w:eastAsia="Arial" w:hAnsi="Arial" w:cs="Arial"/>
                <w:sz w:val="16"/>
                <w:szCs w:val="16"/>
              </w:rPr>
            </w:pPr>
            <w:ins w:id="596" w:author="Stig Syndergaard" w:date="2024-07-16T09:51:00Z">
              <w:r>
                <w:rPr>
                  <w:rFonts w:ascii="Arial" w:eastAsia="Arial" w:hAnsi="Arial" w:cs="Arial"/>
                  <w:sz w:val="16"/>
                  <w:szCs w:val="16"/>
                </w:rPr>
                <w:t>11</w:t>
              </w:r>
            </w:ins>
          </w:p>
        </w:tc>
        <w:tc>
          <w:tcPr>
            <w:tcW w:w="3659" w:type="dxa"/>
            <w:shd w:val="clear" w:color="auto" w:fill="E0E0E0"/>
            <w:tcMar>
              <w:top w:w="0" w:type="dxa"/>
              <w:left w:w="0" w:type="dxa"/>
              <w:bottom w:w="0" w:type="dxa"/>
              <w:right w:w="0" w:type="dxa"/>
            </w:tcMar>
          </w:tcPr>
          <w:p w14:paraId="1792573F" w14:textId="641D42C2" w:rsidR="005E2664" w:rsidRDefault="005E2664" w:rsidP="00EA461D">
            <w:pPr>
              <w:widowControl/>
              <w:pBdr>
                <w:top w:val="nil"/>
                <w:left w:val="nil"/>
                <w:bottom w:val="nil"/>
                <w:right w:val="nil"/>
                <w:between w:val="nil"/>
              </w:pBdr>
              <w:spacing w:line="240" w:lineRule="auto"/>
              <w:rPr>
                <w:ins w:id="597" w:author="Stig Syndergaard" w:date="2024-07-16T09:51:00Z"/>
                <w:rFonts w:ascii="Arial" w:eastAsia="Arial" w:hAnsi="Arial" w:cs="Arial"/>
                <w:sz w:val="16"/>
                <w:szCs w:val="16"/>
              </w:rPr>
            </w:pPr>
            <w:ins w:id="598" w:author="Stig Syndergaard" w:date="2024-07-16T09:52:00Z">
              <w:r>
                <w:rPr>
                  <w:rFonts w:ascii="Arial" w:eastAsia="Arial" w:hAnsi="Arial" w:cs="Arial"/>
                  <w:sz w:val="16"/>
                  <w:szCs w:val="16"/>
                </w:rPr>
                <w:t>No ducting (super refraction) detected</w:t>
              </w:r>
            </w:ins>
          </w:p>
        </w:tc>
        <w:tc>
          <w:tcPr>
            <w:tcW w:w="3659" w:type="dxa"/>
            <w:shd w:val="clear" w:color="auto" w:fill="E0E0E0"/>
            <w:tcMar>
              <w:top w:w="0" w:type="dxa"/>
              <w:left w:w="0" w:type="dxa"/>
              <w:bottom w:w="0" w:type="dxa"/>
              <w:right w:w="0" w:type="dxa"/>
            </w:tcMar>
          </w:tcPr>
          <w:p w14:paraId="6429CE6C" w14:textId="39F27B03" w:rsidR="005E2664" w:rsidRDefault="005E2664" w:rsidP="00EA461D">
            <w:pPr>
              <w:widowControl/>
              <w:pBdr>
                <w:top w:val="nil"/>
                <w:left w:val="nil"/>
                <w:bottom w:val="nil"/>
                <w:right w:val="nil"/>
                <w:between w:val="nil"/>
              </w:pBdr>
              <w:spacing w:line="240" w:lineRule="auto"/>
              <w:rPr>
                <w:ins w:id="599" w:author="Stig Syndergaard" w:date="2024-07-16T09:51:00Z"/>
                <w:rFonts w:ascii="Arial" w:eastAsia="Arial" w:hAnsi="Arial" w:cs="Arial"/>
                <w:sz w:val="16"/>
                <w:szCs w:val="16"/>
              </w:rPr>
            </w:pPr>
            <w:ins w:id="600" w:author="Stig Syndergaard" w:date="2024-07-16T09:53:00Z">
              <w:r>
                <w:rPr>
                  <w:rFonts w:ascii="Arial" w:eastAsia="Arial" w:hAnsi="Arial" w:cs="Arial"/>
                  <w:sz w:val="16"/>
                  <w:szCs w:val="16"/>
                </w:rPr>
                <w:t>Ducting (super refraction) detected</w:t>
              </w:r>
            </w:ins>
          </w:p>
        </w:tc>
      </w:tr>
      <w:tr w:rsidR="005E2664" w14:paraId="78449143" w14:textId="77777777" w:rsidTr="005E2664">
        <w:trPr>
          <w:cantSplit/>
          <w:jc w:val="center"/>
          <w:ins w:id="601" w:author="Stig Syndergaard" w:date="2024-07-16T09:51:00Z"/>
        </w:trPr>
        <w:tc>
          <w:tcPr>
            <w:tcW w:w="996" w:type="dxa"/>
            <w:shd w:val="clear" w:color="auto" w:fill="F3F3F3"/>
            <w:tcMar>
              <w:top w:w="0" w:type="dxa"/>
              <w:left w:w="0" w:type="dxa"/>
              <w:bottom w:w="0" w:type="dxa"/>
              <w:right w:w="0" w:type="dxa"/>
            </w:tcMar>
          </w:tcPr>
          <w:p w14:paraId="798F99EA" w14:textId="77777777" w:rsidR="005E2664" w:rsidRDefault="005E2664" w:rsidP="00EA461D">
            <w:pPr>
              <w:widowControl/>
              <w:pBdr>
                <w:top w:val="nil"/>
                <w:left w:val="nil"/>
                <w:bottom w:val="nil"/>
                <w:right w:val="nil"/>
                <w:between w:val="nil"/>
              </w:pBdr>
              <w:spacing w:line="240" w:lineRule="auto"/>
              <w:jc w:val="center"/>
              <w:rPr>
                <w:ins w:id="602" w:author="Stig Syndergaard" w:date="2024-07-16T09:51:00Z"/>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1510992D" w14:textId="74241EF8" w:rsidR="005E2664" w:rsidRDefault="005E2664" w:rsidP="00EA461D">
            <w:pPr>
              <w:widowControl/>
              <w:pBdr>
                <w:top w:val="nil"/>
                <w:left w:val="nil"/>
                <w:bottom w:val="nil"/>
                <w:right w:val="nil"/>
                <w:between w:val="nil"/>
              </w:pBdr>
              <w:spacing w:line="240" w:lineRule="auto"/>
              <w:jc w:val="center"/>
              <w:rPr>
                <w:ins w:id="603" w:author="Stig Syndergaard" w:date="2024-07-16T09:51:00Z"/>
                <w:rFonts w:ascii="Arial" w:eastAsia="Arial" w:hAnsi="Arial" w:cs="Arial"/>
                <w:sz w:val="16"/>
                <w:szCs w:val="16"/>
              </w:rPr>
            </w:pPr>
            <w:ins w:id="604" w:author="Stig Syndergaard" w:date="2024-07-16T09:51:00Z">
              <w:r>
                <w:rPr>
                  <w:rFonts w:ascii="Arial" w:eastAsia="Arial" w:hAnsi="Arial" w:cs="Arial"/>
                  <w:sz w:val="16"/>
                  <w:szCs w:val="16"/>
                </w:rPr>
                <w:t>12</w:t>
              </w:r>
            </w:ins>
          </w:p>
        </w:tc>
        <w:tc>
          <w:tcPr>
            <w:tcW w:w="3659" w:type="dxa"/>
            <w:shd w:val="clear" w:color="auto" w:fill="F3F3F3"/>
            <w:tcMar>
              <w:top w:w="0" w:type="dxa"/>
              <w:left w:w="0" w:type="dxa"/>
              <w:bottom w:w="0" w:type="dxa"/>
              <w:right w:w="0" w:type="dxa"/>
            </w:tcMar>
          </w:tcPr>
          <w:p w14:paraId="38D10DDE" w14:textId="77777777" w:rsidR="005E2664" w:rsidRDefault="005E2664" w:rsidP="00EA461D">
            <w:pPr>
              <w:widowControl/>
              <w:pBdr>
                <w:top w:val="nil"/>
                <w:left w:val="nil"/>
                <w:bottom w:val="nil"/>
                <w:right w:val="nil"/>
                <w:between w:val="nil"/>
              </w:pBdr>
              <w:spacing w:line="240" w:lineRule="auto"/>
              <w:rPr>
                <w:ins w:id="605" w:author="Stig Syndergaard" w:date="2024-07-16T09:51:00Z"/>
                <w:rFonts w:ascii="Arial" w:eastAsia="Arial" w:hAnsi="Arial" w:cs="Arial"/>
                <w:sz w:val="16"/>
                <w:szCs w:val="16"/>
              </w:rPr>
            </w:pPr>
            <w:ins w:id="606" w:author="Stig Syndergaard" w:date="2024-07-16T09:51:00Z">
              <w:r>
                <w:rPr>
                  <w:rFonts w:ascii="Arial" w:eastAsia="Arial" w:hAnsi="Arial" w:cs="Arial"/>
                  <w:sz w:val="16"/>
                  <w:szCs w:val="16"/>
                </w:rPr>
                <w:t>Reserved</w:t>
              </w:r>
            </w:ins>
          </w:p>
        </w:tc>
        <w:tc>
          <w:tcPr>
            <w:tcW w:w="3659" w:type="dxa"/>
            <w:shd w:val="clear" w:color="auto" w:fill="F3F3F3"/>
            <w:tcMar>
              <w:top w:w="0" w:type="dxa"/>
              <w:left w:w="0" w:type="dxa"/>
              <w:bottom w:w="0" w:type="dxa"/>
              <w:right w:w="0" w:type="dxa"/>
            </w:tcMar>
          </w:tcPr>
          <w:p w14:paraId="470DD22B" w14:textId="77777777" w:rsidR="005E2664" w:rsidRDefault="005E2664" w:rsidP="00EA461D">
            <w:pPr>
              <w:widowControl/>
              <w:pBdr>
                <w:top w:val="nil"/>
                <w:left w:val="nil"/>
                <w:bottom w:val="nil"/>
                <w:right w:val="nil"/>
                <w:between w:val="nil"/>
              </w:pBdr>
              <w:spacing w:line="240" w:lineRule="auto"/>
              <w:rPr>
                <w:ins w:id="607" w:author="Stig Syndergaard" w:date="2024-07-16T09:51:00Z"/>
                <w:rFonts w:ascii="Arial" w:eastAsia="Arial" w:hAnsi="Arial" w:cs="Arial"/>
                <w:sz w:val="16"/>
                <w:szCs w:val="16"/>
              </w:rPr>
            </w:pPr>
            <w:ins w:id="608" w:author="Stig Syndergaard" w:date="2024-07-16T09:51:00Z">
              <w:r>
                <w:rPr>
                  <w:rFonts w:ascii="Arial" w:eastAsia="Arial" w:hAnsi="Arial" w:cs="Arial"/>
                  <w:sz w:val="16"/>
                  <w:szCs w:val="16"/>
                </w:rPr>
                <w:t>Reserved</w:t>
              </w:r>
            </w:ins>
          </w:p>
        </w:tc>
      </w:tr>
      <w:tr w:rsidR="00191D38" w14:paraId="1FA8061E" w14:textId="77777777" w:rsidTr="005E2664">
        <w:trPr>
          <w:cantSplit/>
          <w:jc w:val="center"/>
        </w:trPr>
        <w:tc>
          <w:tcPr>
            <w:tcW w:w="986" w:type="dxa"/>
            <w:shd w:val="clear" w:color="auto" w:fill="F3F3F3"/>
            <w:tcMar>
              <w:top w:w="0" w:type="dxa"/>
              <w:left w:w="0" w:type="dxa"/>
              <w:bottom w:w="0" w:type="dxa"/>
              <w:right w:w="0" w:type="dxa"/>
            </w:tcMar>
          </w:tcPr>
          <w:p w14:paraId="00000A00"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00000A01"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del w:id="609" w:author="Stig Syndergaard" w:date="2024-07-16T09:51:00Z">
              <w:r w:rsidDel="005E2664">
                <w:rPr>
                  <w:rFonts w:ascii="Arial" w:eastAsia="Arial" w:hAnsi="Arial" w:cs="Arial"/>
                  <w:sz w:val="16"/>
                  <w:szCs w:val="16"/>
                </w:rPr>
                <w:delText>11–</w:delText>
              </w:r>
            </w:del>
            <w:r>
              <w:rPr>
                <w:rFonts w:ascii="Arial" w:eastAsia="Arial" w:hAnsi="Arial" w:cs="Arial"/>
                <w:sz w:val="16"/>
                <w:szCs w:val="16"/>
              </w:rPr>
              <w:t>13</w:t>
            </w:r>
          </w:p>
        </w:tc>
        <w:tc>
          <w:tcPr>
            <w:tcW w:w="3659" w:type="dxa"/>
            <w:shd w:val="clear" w:color="auto" w:fill="F3F3F3"/>
            <w:tcMar>
              <w:top w:w="0" w:type="dxa"/>
              <w:left w:w="0" w:type="dxa"/>
              <w:bottom w:w="0" w:type="dxa"/>
              <w:right w:w="0" w:type="dxa"/>
            </w:tcMar>
          </w:tcPr>
          <w:p w14:paraId="00000A0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Reserved</w:t>
            </w:r>
          </w:p>
        </w:tc>
        <w:tc>
          <w:tcPr>
            <w:tcW w:w="3659" w:type="dxa"/>
            <w:shd w:val="clear" w:color="auto" w:fill="F3F3F3"/>
            <w:tcMar>
              <w:top w:w="0" w:type="dxa"/>
              <w:left w:w="0" w:type="dxa"/>
              <w:bottom w:w="0" w:type="dxa"/>
              <w:right w:w="0" w:type="dxa"/>
            </w:tcMar>
          </w:tcPr>
          <w:p w14:paraId="00000A0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Reserved</w:t>
            </w:r>
          </w:p>
        </w:tc>
      </w:tr>
      <w:tr w:rsidR="00191D38" w14:paraId="0BFF6147" w14:textId="77777777" w:rsidTr="005E2664">
        <w:trPr>
          <w:cantSplit/>
          <w:jc w:val="center"/>
        </w:trPr>
        <w:tc>
          <w:tcPr>
            <w:tcW w:w="986" w:type="dxa"/>
            <w:shd w:val="clear" w:color="auto" w:fill="E0E0E0"/>
            <w:tcMar>
              <w:top w:w="0" w:type="dxa"/>
              <w:left w:w="0" w:type="dxa"/>
              <w:bottom w:w="0" w:type="dxa"/>
              <w:right w:w="0" w:type="dxa"/>
            </w:tcMar>
          </w:tcPr>
          <w:p w14:paraId="00000A04"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A05"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14</w:t>
            </w:r>
          </w:p>
        </w:tc>
        <w:tc>
          <w:tcPr>
            <w:tcW w:w="3659" w:type="dxa"/>
            <w:shd w:val="clear" w:color="auto" w:fill="E0E0E0"/>
            <w:tcMar>
              <w:top w:w="0" w:type="dxa"/>
              <w:left w:w="0" w:type="dxa"/>
              <w:bottom w:w="0" w:type="dxa"/>
              <w:right w:w="0" w:type="dxa"/>
            </w:tcMar>
          </w:tcPr>
          <w:p w14:paraId="00000A0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Background profile nominal</w:t>
            </w:r>
          </w:p>
        </w:tc>
        <w:tc>
          <w:tcPr>
            <w:tcW w:w="3659" w:type="dxa"/>
            <w:shd w:val="clear" w:color="auto" w:fill="E0E0E0"/>
            <w:tcMar>
              <w:top w:w="0" w:type="dxa"/>
              <w:left w:w="0" w:type="dxa"/>
              <w:bottom w:w="0" w:type="dxa"/>
              <w:right w:w="0" w:type="dxa"/>
            </w:tcMar>
          </w:tcPr>
          <w:p w14:paraId="00000A0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Background profile non-nominal</w:t>
            </w:r>
          </w:p>
        </w:tc>
      </w:tr>
      <w:tr w:rsidR="00191D38" w14:paraId="5F4392FE" w14:textId="77777777" w:rsidTr="005E2664">
        <w:trPr>
          <w:cantSplit/>
          <w:jc w:val="center"/>
        </w:trPr>
        <w:tc>
          <w:tcPr>
            <w:tcW w:w="986" w:type="dxa"/>
            <w:shd w:val="clear" w:color="auto" w:fill="F3F3F3"/>
            <w:tcMar>
              <w:top w:w="0" w:type="dxa"/>
              <w:left w:w="0" w:type="dxa"/>
              <w:bottom w:w="0" w:type="dxa"/>
              <w:right w:w="0" w:type="dxa"/>
            </w:tcMar>
          </w:tcPr>
          <w:p w14:paraId="00000A08"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873" w:type="dxa"/>
            <w:shd w:val="clear" w:color="auto" w:fill="F3F3F3"/>
            <w:tcMar>
              <w:top w:w="0" w:type="dxa"/>
              <w:left w:w="0" w:type="dxa"/>
              <w:bottom w:w="0" w:type="dxa"/>
              <w:right w:w="0" w:type="dxa"/>
            </w:tcMar>
          </w:tcPr>
          <w:p w14:paraId="00000A0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15</w:t>
            </w:r>
          </w:p>
        </w:tc>
        <w:tc>
          <w:tcPr>
            <w:tcW w:w="3659" w:type="dxa"/>
            <w:shd w:val="clear" w:color="auto" w:fill="F3F3F3"/>
            <w:tcMar>
              <w:top w:w="0" w:type="dxa"/>
              <w:left w:w="0" w:type="dxa"/>
              <w:bottom w:w="0" w:type="dxa"/>
              <w:right w:w="0" w:type="dxa"/>
            </w:tcMar>
          </w:tcPr>
          <w:p w14:paraId="00000A0A" w14:textId="77777777" w:rsidR="00191D38" w:rsidRDefault="00000000">
            <w:pPr>
              <w:keepNext/>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Retrieved profile</w:t>
            </w:r>
          </w:p>
        </w:tc>
        <w:tc>
          <w:tcPr>
            <w:tcW w:w="3659" w:type="dxa"/>
            <w:shd w:val="clear" w:color="auto" w:fill="F3F3F3"/>
            <w:tcMar>
              <w:top w:w="0" w:type="dxa"/>
              <w:left w:w="0" w:type="dxa"/>
              <w:bottom w:w="0" w:type="dxa"/>
              <w:right w:w="0" w:type="dxa"/>
            </w:tcMar>
          </w:tcPr>
          <w:p w14:paraId="00000A0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Background profile</w:t>
            </w:r>
          </w:p>
        </w:tc>
      </w:tr>
      <w:tr w:rsidR="00191D38" w14:paraId="3E6B0EF0" w14:textId="77777777" w:rsidTr="005E2664">
        <w:trPr>
          <w:cantSplit/>
          <w:jc w:val="center"/>
        </w:trPr>
        <w:tc>
          <w:tcPr>
            <w:tcW w:w="986" w:type="dxa"/>
            <w:shd w:val="clear" w:color="auto" w:fill="E0E0E0"/>
            <w:tcMar>
              <w:top w:w="0" w:type="dxa"/>
              <w:left w:w="0" w:type="dxa"/>
              <w:bottom w:w="0" w:type="dxa"/>
              <w:right w:w="0" w:type="dxa"/>
            </w:tcMar>
          </w:tcPr>
          <w:p w14:paraId="00000A0C"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873" w:type="dxa"/>
            <w:shd w:val="clear" w:color="auto" w:fill="E0E0E0"/>
            <w:tcMar>
              <w:top w:w="0" w:type="dxa"/>
              <w:left w:w="0" w:type="dxa"/>
              <w:bottom w:w="0" w:type="dxa"/>
              <w:right w:w="0" w:type="dxa"/>
            </w:tcMar>
          </w:tcPr>
          <w:p w14:paraId="00000A0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commentRangeStart w:id="610"/>
            <w:r>
              <w:rPr>
                <w:rFonts w:ascii="Arial" w:eastAsia="Arial" w:hAnsi="Arial" w:cs="Arial"/>
                <w:sz w:val="16"/>
                <w:szCs w:val="16"/>
              </w:rPr>
              <w:t>All 16</w:t>
            </w:r>
          </w:p>
        </w:tc>
        <w:tc>
          <w:tcPr>
            <w:tcW w:w="3659" w:type="dxa"/>
            <w:shd w:val="clear" w:color="auto" w:fill="E0E0E0"/>
            <w:tcMar>
              <w:top w:w="0" w:type="dxa"/>
              <w:left w:w="0" w:type="dxa"/>
              <w:bottom w:w="0" w:type="dxa"/>
              <w:right w:w="0" w:type="dxa"/>
            </w:tcMar>
          </w:tcPr>
          <w:p w14:paraId="00000A0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As above</w:t>
            </w:r>
          </w:p>
        </w:tc>
        <w:tc>
          <w:tcPr>
            <w:tcW w:w="3659" w:type="dxa"/>
            <w:shd w:val="clear" w:color="auto" w:fill="E0E0E0"/>
            <w:tcMar>
              <w:top w:w="0" w:type="dxa"/>
              <w:left w:w="0" w:type="dxa"/>
              <w:bottom w:w="0" w:type="dxa"/>
              <w:right w:w="0" w:type="dxa"/>
            </w:tcMar>
          </w:tcPr>
          <w:p w14:paraId="00000A0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Missing</w:t>
            </w:r>
            <w:commentRangeEnd w:id="610"/>
            <w:r w:rsidR="00197574">
              <w:rPr>
                <w:rStyle w:val="CommentReference"/>
                <w:rFonts w:ascii="Courier" w:eastAsia="Times New Roman" w:hAnsi="Courier" w:cs="Times New Roman"/>
                <w:color w:val="auto"/>
              </w:rPr>
              <w:commentReference w:id="610"/>
            </w:r>
          </w:p>
        </w:tc>
      </w:tr>
      <w:tr w:rsidR="00191D38" w14:paraId="2C28DFE9" w14:textId="77777777" w:rsidTr="005E2664">
        <w:trPr>
          <w:cantSplit/>
          <w:jc w:val="center"/>
        </w:trPr>
        <w:tc>
          <w:tcPr>
            <w:tcW w:w="986" w:type="dxa"/>
            <w:shd w:val="clear" w:color="auto" w:fill="FFFFFF"/>
            <w:tcMar>
              <w:top w:w="0" w:type="dxa"/>
              <w:left w:w="0" w:type="dxa"/>
              <w:bottom w:w="0" w:type="dxa"/>
              <w:right w:w="0" w:type="dxa"/>
            </w:tcMar>
          </w:tcPr>
          <w:p w14:paraId="00000A10"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873" w:type="dxa"/>
            <w:shd w:val="clear" w:color="auto" w:fill="FFFFFF"/>
            <w:tcMar>
              <w:top w:w="0" w:type="dxa"/>
              <w:left w:w="0" w:type="dxa"/>
              <w:bottom w:w="0" w:type="dxa"/>
              <w:right w:w="0" w:type="dxa"/>
            </w:tcMar>
          </w:tcPr>
          <w:p w14:paraId="00000A11"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3659" w:type="dxa"/>
            <w:shd w:val="clear" w:color="auto" w:fill="FFFFFF"/>
            <w:tcMar>
              <w:top w:w="0" w:type="dxa"/>
              <w:left w:w="0" w:type="dxa"/>
              <w:bottom w:w="0" w:type="dxa"/>
              <w:right w:w="0" w:type="dxa"/>
            </w:tcMar>
          </w:tcPr>
          <w:p w14:paraId="00000A12"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3659" w:type="dxa"/>
            <w:shd w:val="clear" w:color="auto" w:fill="FFFFFF"/>
            <w:tcMar>
              <w:top w:w="0" w:type="dxa"/>
              <w:left w:w="0" w:type="dxa"/>
              <w:bottom w:w="0" w:type="dxa"/>
              <w:right w:w="0" w:type="dxa"/>
            </w:tcMar>
          </w:tcPr>
          <w:p w14:paraId="00000A1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bl>
    <w:p w14:paraId="00000A14" w14:textId="77777777" w:rsidR="00191D38" w:rsidRDefault="00191D38">
      <w:pPr>
        <w:pStyle w:val="Heading3"/>
        <w:rPr>
          <w:rFonts w:ascii="Arial" w:eastAsia="Arial" w:hAnsi="Arial" w:cs="Arial"/>
        </w:rPr>
      </w:pPr>
    </w:p>
    <w:p w14:paraId="00000A15" w14:textId="77777777" w:rsidR="00191D38" w:rsidRDefault="00000000">
      <w:pPr>
        <w:pStyle w:val="Heading3"/>
        <w:numPr>
          <w:ilvl w:val="2"/>
          <w:numId w:val="15"/>
        </w:numPr>
      </w:pPr>
      <w:bookmarkStart w:id="611" w:name="_heading=h.3tbugp1" w:colFirst="0" w:colLast="0"/>
      <w:bookmarkEnd w:id="611"/>
      <w:r>
        <w:t>Quality parameter</w:t>
      </w:r>
    </w:p>
    <w:p w14:paraId="00000A1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We have included in the RO BUFR the parameter ‘Percentage Confidence’. The meaning of this parameter depends on the context and to a large degree on the specific processing algorithms used (and hence its derivation has to be defined by the data processing centre), but we may give some guidance as to the intent.</w:t>
      </w:r>
    </w:p>
    <w:p w14:paraId="00000A17"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18"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At a user-level, ‘Percentage Confidence’ (PC) can be used as a first indicator of whether a particular datum point is likely to be useful. In NWP, the concept of ‘probability of gross error’ is often used for quality control in variational assimilation systems. The objective is to reject observations with extreme errors, particularly if they do not lie within the normal (assumed) Gaussian error distribution.</w:t>
      </w:r>
    </w:p>
    <w:p w14:paraId="00000A19"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1A"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In the simplest case, PC could be derived from the estimated error(s) in the associated ‘observed’ parameter. Assuming an estimated observed error variance</w:t>
      </w:r>
      <w:r>
        <w:rPr>
          <w:rFonts w:ascii="Arial" w:eastAsia="Arial" w:hAnsi="Arial" w:cs="Arial"/>
          <w:i/>
        </w:rPr>
        <w:t xml:space="preserve"> O </w:t>
      </w:r>
      <w:r>
        <w:rPr>
          <w:rFonts w:ascii="Arial" w:eastAsia="Arial" w:hAnsi="Arial" w:cs="Arial"/>
        </w:rPr>
        <w:t xml:space="preserve">and an </w:t>
      </w:r>
      <w:r>
        <w:rPr>
          <w:rFonts w:ascii="Arial" w:eastAsia="Arial" w:hAnsi="Arial" w:cs="Arial"/>
          <w:i/>
        </w:rPr>
        <w:t xml:space="preserve">a priori </w:t>
      </w:r>
      <w:r>
        <w:rPr>
          <w:rFonts w:ascii="Arial" w:eastAsia="Arial" w:hAnsi="Arial" w:cs="Arial"/>
        </w:rPr>
        <w:t xml:space="preserve">variance </w:t>
      </w:r>
      <w:r>
        <w:rPr>
          <w:rFonts w:ascii="Arial" w:eastAsia="Arial" w:hAnsi="Arial" w:cs="Arial"/>
          <w:i/>
        </w:rPr>
        <w:t>E</w:t>
      </w:r>
      <w:r>
        <w:rPr>
          <w:rFonts w:ascii="Arial" w:eastAsia="Arial" w:hAnsi="Arial" w:cs="Arial"/>
        </w:rPr>
        <w:t>, then</w:t>
      </w:r>
    </w:p>
    <w:p w14:paraId="00000A1B" w14:textId="77777777" w:rsidR="00191D38" w:rsidRDefault="00000000">
      <w:pPr>
        <w:widowControl/>
        <w:pBdr>
          <w:top w:val="nil"/>
          <w:left w:val="nil"/>
          <w:bottom w:val="nil"/>
          <w:right w:val="nil"/>
          <w:between w:val="nil"/>
        </w:pBdr>
        <w:spacing w:before="100" w:after="100" w:line="240" w:lineRule="auto"/>
        <w:jc w:val="center"/>
        <w:rPr>
          <w:rFonts w:ascii="Times New Roman" w:eastAsia="Times New Roman" w:hAnsi="Times New Roman" w:cs="Times New Roman"/>
          <w:sz w:val="24"/>
          <w:szCs w:val="24"/>
        </w:rPr>
      </w:pPr>
      <w:r>
        <w:rPr>
          <w:rFonts w:ascii="Arial" w:eastAsia="Arial" w:hAnsi="Arial" w:cs="Arial"/>
          <w:i/>
        </w:rPr>
        <w:t xml:space="preserve">PC = 100 </w:t>
      </w:r>
      <w:r>
        <w:rPr>
          <w:rFonts w:ascii="Arial" w:eastAsia="Arial" w:hAnsi="Arial" w:cs="Arial"/>
        </w:rPr>
        <w:t>exp</w:t>
      </w:r>
      <w:r>
        <w:rPr>
          <w:rFonts w:ascii="Arial" w:eastAsia="Arial" w:hAnsi="Arial" w:cs="Arial"/>
          <w:i/>
        </w:rPr>
        <w:t>(-O/E)</w:t>
      </w:r>
    </w:p>
    <w:p w14:paraId="00000A1C"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would be a suitable value. Errors for several observables may be combined to form an overall scaled probability value.</w:t>
      </w:r>
    </w:p>
    <w:p w14:paraId="00000A1D"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1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Other PC values might be derived from other Q/C information – for instance the PC for bending angles might be nominally derived as above, but assigned a lower value (even zero) if loss-of-lock (freewheeling) condition is detected. In this case, the observables may have apparently sensible values but there is little or no confidence in them. The end-user can then make the decision on whether to use such data or not. If no useful PC value is available, it should be just set to 100. Conversely, if the data it applies to is known to be unusable, but not actually set to ‘missing’, then PC should be set to zero.</w:t>
      </w:r>
    </w:p>
    <w:p w14:paraId="00000A1F"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0"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1" w14:textId="77777777" w:rsidR="00191D38" w:rsidRDefault="00000000">
      <w:pPr>
        <w:pStyle w:val="Heading2"/>
        <w:numPr>
          <w:ilvl w:val="1"/>
          <w:numId w:val="15"/>
        </w:numPr>
      </w:pPr>
      <w:bookmarkStart w:id="612" w:name="_heading=h.28h4qwu" w:colFirst="0" w:colLast="0"/>
      <w:bookmarkEnd w:id="612"/>
      <w:r>
        <w:t>BUFR Section 5 (End of Message)</w:t>
      </w:r>
    </w:p>
    <w:p w14:paraId="00000A22"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This section flags the end-of-message, with the delimiter shown in Table 10. If the message has been encoded correctly, the delimiter occupies the last 4 octets of the total message length indicated in Section 0. Further, the total message length should also be equal to the sum of the lengths of the individual sections (as given in Sections 1–4, plus 8 octets for Section 0 and 4 octets for Section 5).</w:t>
      </w:r>
    </w:p>
    <w:p w14:paraId="00000A23"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4"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5"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613" w:name="_heading=h.nmf14n" w:colFirst="0" w:colLast="0"/>
      <w:bookmarkEnd w:id="613"/>
      <w:r>
        <w:rPr>
          <w:rFonts w:ascii="Arial" w:eastAsia="Arial" w:hAnsi="Arial" w:cs="Arial"/>
          <w:b/>
          <w:i/>
        </w:rPr>
        <w:t>Table 10. BUFR Section 5 (End of Message)</w:t>
      </w:r>
    </w:p>
    <w:tbl>
      <w:tblPr>
        <w:tblStyle w:val="af0"/>
        <w:tblW w:w="9072" w:type="dxa"/>
        <w:tblLayout w:type="fixed"/>
        <w:tblLook w:val="0000" w:firstRow="0" w:lastRow="0" w:firstColumn="0" w:lastColumn="0" w:noHBand="0" w:noVBand="0"/>
      </w:tblPr>
      <w:tblGrid>
        <w:gridCol w:w="1098"/>
        <w:gridCol w:w="5442"/>
        <w:gridCol w:w="2532"/>
      </w:tblGrid>
      <w:tr w:rsidR="00191D38" w14:paraId="3722B580" w14:textId="77777777">
        <w:tc>
          <w:tcPr>
            <w:tcW w:w="1098" w:type="dxa"/>
            <w:shd w:val="clear" w:color="auto" w:fill="94BD5E"/>
            <w:tcMar>
              <w:top w:w="0" w:type="dxa"/>
              <w:left w:w="108" w:type="dxa"/>
              <w:bottom w:w="0" w:type="dxa"/>
              <w:right w:w="108" w:type="dxa"/>
            </w:tcMar>
            <w:vAlign w:val="center"/>
          </w:tcPr>
          <w:p w14:paraId="00000A26"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Octet number</w:t>
            </w:r>
          </w:p>
        </w:tc>
        <w:tc>
          <w:tcPr>
            <w:tcW w:w="5442" w:type="dxa"/>
            <w:shd w:val="clear" w:color="auto" w:fill="94BD5E"/>
            <w:tcMar>
              <w:top w:w="0" w:type="dxa"/>
              <w:left w:w="108" w:type="dxa"/>
              <w:bottom w:w="0" w:type="dxa"/>
              <w:right w:w="108" w:type="dxa"/>
            </w:tcMar>
            <w:vAlign w:val="center"/>
          </w:tcPr>
          <w:p w14:paraId="00000A27"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Contents</w:t>
            </w:r>
          </w:p>
        </w:tc>
        <w:tc>
          <w:tcPr>
            <w:tcW w:w="2532" w:type="dxa"/>
            <w:shd w:val="clear" w:color="auto" w:fill="94BD5E"/>
            <w:tcMar>
              <w:top w:w="0" w:type="dxa"/>
              <w:left w:w="108" w:type="dxa"/>
              <w:bottom w:w="0" w:type="dxa"/>
              <w:right w:w="108" w:type="dxa"/>
            </w:tcMar>
            <w:vAlign w:val="center"/>
          </w:tcPr>
          <w:p w14:paraId="00000A28"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Value for RO</w:t>
            </w:r>
          </w:p>
        </w:tc>
      </w:tr>
      <w:tr w:rsidR="00191D38" w14:paraId="4999D0C2" w14:textId="77777777">
        <w:tc>
          <w:tcPr>
            <w:tcW w:w="1098" w:type="dxa"/>
            <w:shd w:val="clear" w:color="auto" w:fill="F3F3F3"/>
            <w:tcMar>
              <w:top w:w="0" w:type="dxa"/>
              <w:left w:w="108" w:type="dxa"/>
              <w:bottom w:w="0" w:type="dxa"/>
              <w:right w:w="108" w:type="dxa"/>
            </w:tcMar>
          </w:tcPr>
          <w:p w14:paraId="00000A29"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1–4</w:t>
            </w:r>
          </w:p>
        </w:tc>
        <w:tc>
          <w:tcPr>
            <w:tcW w:w="5442" w:type="dxa"/>
            <w:shd w:val="clear" w:color="auto" w:fill="F3F3F3"/>
            <w:tcMar>
              <w:top w:w="0" w:type="dxa"/>
              <w:left w:w="108" w:type="dxa"/>
              <w:bottom w:w="0" w:type="dxa"/>
              <w:right w:w="108" w:type="dxa"/>
            </w:tcMar>
          </w:tcPr>
          <w:p w14:paraId="00000A2A"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7777 (coded in CCITT International Alphabet No. 5)</w:t>
            </w:r>
          </w:p>
        </w:tc>
        <w:tc>
          <w:tcPr>
            <w:tcW w:w="2532" w:type="dxa"/>
            <w:shd w:val="clear" w:color="auto" w:fill="F3F3F3"/>
            <w:tcMar>
              <w:top w:w="0" w:type="dxa"/>
              <w:left w:w="108" w:type="dxa"/>
              <w:bottom w:w="0" w:type="dxa"/>
              <w:right w:w="108" w:type="dxa"/>
            </w:tcMar>
          </w:tcPr>
          <w:p w14:paraId="00000A2B" w14:textId="77777777" w:rsidR="00191D38" w:rsidRDefault="00000000">
            <w:pPr>
              <w:widowControl/>
              <w:pBdr>
                <w:top w:val="nil"/>
                <w:left w:val="nil"/>
                <w:bottom w:val="nil"/>
                <w:right w:val="nil"/>
                <w:between w:val="nil"/>
              </w:pBdr>
              <w:spacing w:before="40" w:after="40" w:line="240" w:lineRule="auto"/>
              <w:rPr>
                <w:rFonts w:ascii="Arial" w:eastAsia="Arial" w:hAnsi="Arial" w:cs="Arial"/>
                <w:i/>
                <w:sz w:val="24"/>
                <w:szCs w:val="24"/>
              </w:rPr>
            </w:pPr>
            <w:r>
              <w:rPr>
                <w:rFonts w:ascii="Arial" w:eastAsia="Arial" w:hAnsi="Arial" w:cs="Arial"/>
                <w:sz w:val="16"/>
                <w:szCs w:val="16"/>
              </w:rPr>
              <w:t>‘7777’</w:t>
            </w:r>
          </w:p>
        </w:tc>
      </w:tr>
    </w:tbl>
    <w:p w14:paraId="00000A2C"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D"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E"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F" w14:textId="77777777" w:rsidR="00191D38" w:rsidRDefault="00000000">
      <w:pPr>
        <w:pStyle w:val="Heading2"/>
        <w:numPr>
          <w:ilvl w:val="1"/>
          <w:numId w:val="15"/>
        </w:numPr>
      </w:pPr>
      <w:bookmarkStart w:id="614" w:name="_heading=h.37m2jsg" w:colFirst="0" w:colLast="0"/>
      <w:bookmarkEnd w:id="614"/>
      <w:r>
        <w:t>Indicative BUFR Message Lengths</w:t>
      </w:r>
    </w:p>
    <w:p w14:paraId="00000A30"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As noted previously, the length of BUFR-compressed observations cannot be pre-determined, but since RO data is encoded as a single profile per BUFR message, and therefore compression cannot be applied, it is possible to sum up the Table B bit-widths (see Table 5) for any given combination of L1+L2+Lc frequencies and number of samples in the profile per Stage. Some examples are given in Table 11.</w:t>
      </w:r>
    </w:p>
    <w:p w14:paraId="00000A31"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A32"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A33"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615" w:name="_heading=h.1mrcu09" w:colFirst="0" w:colLast="0"/>
      <w:bookmarkEnd w:id="615"/>
      <w:r>
        <w:rPr>
          <w:rFonts w:ascii="Arial" w:eastAsia="Arial" w:hAnsi="Arial" w:cs="Arial"/>
          <w:b/>
          <w:i/>
        </w:rPr>
        <w:t>Table 11. Indicative BUFR message lengths</w:t>
      </w:r>
    </w:p>
    <w:tbl>
      <w:tblPr>
        <w:tblStyle w:val="af1"/>
        <w:tblW w:w="9071" w:type="dxa"/>
        <w:tblInd w:w="1" w:type="dxa"/>
        <w:tblLayout w:type="fixed"/>
        <w:tblLook w:val="0000" w:firstRow="0" w:lastRow="0" w:firstColumn="0" w:lastColumn="0" w:noHBand="0" w:noVBand="0"/>
      </w:tblPr>
      <w:tblGrid>
        <w:gridCol w:w="1633"/>
        <w:gridCol w:w="1803"/>
        <w:gridCol w:w="1802"/>
        <w:gridCol w:w="1419"/>
        <w:gridCol w:w="2414"/>
      </w:tblGrid>
      <w:tr w:rsidR="00191D38" w14:paraId="395CD05C" w14:textId="77777777">
        <w:trPr>
          <w:cantSplit/>
        </w:trPr>
        <w:tc>
          <w:tcPr>
            <w:tcW w:w="1633" w:type="dxa"/>
            <w:shd w:val="clear" w:color="auto" w:fill="94BD5E"/>
            <w:tcMar>
              <w:top w:w="0" w:type="dxa"/>
              <w:left w:w="108" w:type="dxa"/>
              <w:bottom w:w="0" w:type="dxa"/>
              <w:right w:w="108" w:type="dxa"/>
            </w:tcMar>
            <w:vAlign w:val="center"/>
          </w:tcPr>
          <w:p w14:paraId="00000A3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L1+L2?</w:t>
            </w:r>
          </w:p>
        </w:tc>
        <w:tc>
          <w:tcPr>
            <w:tcW w:w="1803" w:type="dxa"/>
            <w:shd w:val="clear" w:color="auto" w:fill="94BD5E"/>
            <w:tcMar>
              <w:top w:w="0" w:type="dxa"/>
              <w:left w:w="108" w:type="dxa"/>
              <w:bottom w:w="0" w:type="dxa"/>
              <w:right w:w="108" w:type="dxa"/>
            </w:tcMar>
            <w:vAlign w:val="center"/>
          </w:tcPr>
          <w:p w14:paraId="00000A3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No. Step 1b</w:t>
            </w:r>
          </w:p>
          <w:p w14:paraId="00000A3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samples</w:t>
            </w:r>
          </w:p>
        </w:tc>
        <w:tc>
          <w:tcPr>
            <w:tcW w:w="1802" w:type="dxa"/>
            <w:shd w:val="clear" w:color="auto" w:fill="94BD5E"/>
            <w:tcMar>
              <w:top w:w="0" w:type="dxa"/>
              <w:left w:w="108" w:type="dxa"/>
              <w:bottom w:w="0" w:type="dxa"/>
              <w:right w:w="108" w:type="dxa"/>
            </w:tcMar>
            <w:vAlign w:val="center"/>
          </w:tcPr>
          <w:p w14:paraId="00000A3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No. Step 2a</w:t>
            </w:r>
          </w:p>
          <w:p w14:paraId="00000A3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samples</w:t>
            </w:r>
          </w:p>
        </w:tc>
        <w:tc>
          <w:tcPr>
            <w:tcW w:w="1419" w:type="dxa"/>
            <w:shd w:val="clear" w:color="auto" w:fill="94BD5E"/>
            <w:tcMar>
              <w:top w:w="0" w:type="dxa"/>
              <w:left w:w="108" w:type="dxa"/>
              <w:bottom w:w="0" w:type="dxa"/>
              <w:right w:w="108" w:type="dxa"/>
            </w:tcMar>
            <w:vAlign w:val="center"/>
          </w:tcPr>
          <w:p w14:paraId="00000A39"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6"/>
                <w:szCs w:val="16"/>
              </w:rPr>
              <w:t>No. Step 2b samples</w:t>
            </w:r>
          </w:p>
        </w:tc>
        <w:tc>
          <w:tcPr>
            <w:tcW w:w="2414" w:type="dxa"/>
            <w:shd w:val="clear" w:color="auto" w:fill="94BD5E"/>
            <w:tcMar>
              <w:top w:w="0" w:type="dxa"/>
              <w:left w:w="108" w:type="dxa"/>
              <w:bottom w:w="0" w:type="dxa"/>
              <w:right w:w="108" w:type="dxa"/>
            </w:tcMar>
            <w:vAlign w:val="center"/>
          </w:tcPr>
          <w:p w14:paraId="00000A3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Message</w:t>
            </w:r>
          </w:p>
          <w:p w14:paraId="00000A3B"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6"/>
                <w:szCs w:val="16"/>
              </w:rPr>
              <w:t>Length (Kbytes)</w:t>
            </w:r>
            <w:r>
              <w:rPr>
                <w:rFonts w:ascii="Arial" w:eastAsia="Arial" w:hAnsi="Arial" w:cs="Arial"/>
                <w:b/>
                <w:sz w:val="16"/>
                <w:szCs w:val="16"/>
                <w:vertAlign w:val="superscript"/>
              </w:rPr>
              <w:footnoteReference w:id="10"/>
            </w:r>
          </w:p>
        </w:tc>
      </w:tr>
      <w:tr w:rsidR="00191D38" w14:paraId="2576F942" w14:textId="77777777">
        <w:trPr>
          <w:cantSplit/>
        </w:trPr>
        <w:tc>
          <w:tcPr>
            <w:tcW w:w="1633" w:type="dxa"/>
            <w:shd w:val="clear" w:color="auto" w:fill="F3F3F3"/>
            <w:tcMar>
              <w:top w:w="0" w:type="dxa"/>
              <w:left w:w="108" w:type="dxa"/>
              <w:bottom w:w="0" w:type="dxa"/>
              <w:right w:w="108" w:type="dxa"/>
            </w:tcMar>
          </w:tcPr>
          <w:p w14:paraId="00000A3C"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F3F3F3"/>
            <w:tcMar>
              <w:top w:w="0" w:type="dxa"/>
              <w:left w:w="108" w:type="dxa"/>
              <w:bottom w:w="0" w:type="dxa"/>
              <w:right w:w="108" w:type="dxa"/>
            </w:tcMar>
          </w:tcPr>
          <w:p w14:paraId="00000A3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247</w:t>
            </w:r>
          </w:p>
        </w:tc>
        <w:tc>
          <w:tcPr>
            <w:tcW w:w="1802" w:type="dxa"/>
            <w:shd w:val="clear" w:color="auto" w:fill="F3F3F3"/>
            <w:tcMar>
              <w:top w:w="0" w:type="dxa"/>
              <w:left w:w="108" w:type="dxa"/>
              <w:bottom w:w="0" w:type="dxa"/>
              <w:right w:w="108" w:type="dxa"/>
            </w:tcMar>
          </w:tcPr>
          <w:p w14:paraId="00000A3E"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247</w:t>
            </w:r>
          </w:p>
        </w:tc>
        <w:tc>
          <w:tcPr>
            <w:tcW w:w="1419" w:type="dxa"/>
            <w:shd w:val="clear" w:color="auto" w:fill="F3F3F3"/>
            <w:tcMar>
              <w:top w:w="0" w:type="dxa"/>
              <w:left w:w="108" w:type="dxa"/>
              <w:bottom w:w="0" w:type="dxa"/>
              <w:right w:w="108" w:type="dxa"/>
            </w:tcMar>
          </w:tcPr>
          <w:p w14:paraId="00000A3F"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82</w:t>
            </w:r>
          </w:p>
        </w:tc>
        <w:tc>
          <w:tcPr>
            <w:tcW w:w="2414" w:type="dxa"/>
            <w:shd w:val="clear" w:color="auto" w:fill="F3F3F3"/>
            <w:tcMar>
              <w:top w:w="0" w:type="dxa"/>
              <w:left w:w="108" w:type="dxa"/>
              <w:bottom w:w="0" w:type="dxa"/>
              <w:right w:w="108" w:type="dxa"/>
            </w:tcMar>
          </w:tcPr>
          <w:p w14:paraId="00000A40"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sz w:val="16"/>
                <w:szCs w:val="16"/>
              </w:rPr>
              <w:t>13.6</w:t>
            </w:r>
            <w:r>
              <w:rPr>
                <w:rFonts w:ascii="Arial" w:eastAsia="Arial" w:hAnsi="Arial" w:cs="Arial"/>
                <w:sz w:val="16"/>
                <w:szCs w:val="16"/>
                <w:vertAlign w:val="superscript"/>
              </w:rPr>
              <w:footnoteReference w:id="11"/>
            </w:r>
          </w:p>
        </w:tc>
      </w:tr>
      <w:tr w:rsidR="00191D38" w14:paraId="56A7B108" w14:textId="77777777">
        <w:trPr>
          <w:cantSplit/>
        </w:trPr>
        <w:tc>
          <w:tcPr>
            <w:tcW w:w="1633" w:type="dxa"/>
            <w:shd w:val="clear" w:color="auto" w:fill="E0E0E0"/>
            <w:tcMar>
              <w:top w:w="0" w:type="dxa"/>
              <w:left w:w="108" w:type="dxa"/>
              <w:bottom w:w="0" w:type="dxa"/>
              <w:right w:w="108" w:type="dxa"/>
            </w:tcMar>
          </w:tcPr>
          <w:p w14:paraId="00000A41"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lastRenderedPageBreak/>
              <w:t>N</w:t>
            </w:r>
          </w:p>
        </w:tc>
        <w:tc>
          <w:tcPr>
            <w:tcW w:w="1803" w:type="dxa"/>
            <w:shd w:val="clear" w:color="auto" w:fill="E0E0E0"/>
            <w:tcMar>
              <w:top w:w="0" w:type="dxa"/>
              <w:left w:w="108" w:type="dxa"/>
              <w:bottom w:w="0" w:type="dxa"/>
              <w:right w:w="108" w:type="dxa"/>
            </w:tcMar>
          </w:tcPr>
          <w:p w14:paraId="00000A42"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802" w:type="dxa"/>
            <w:shd w:val="clear" w:color="auto" w:fill="E0E0E0"/>
            <w:tcMar>
              <w:top w:w="0" w:type="dxa"/>
              <w:left w:w="108" w:type="dxa"/>
              <w:bottom w:w="0" w:type="dxa"/>
              <w:right w:w="108" w:type="dxa"/>
            </w:tcMar>
          </w:tcPr>
          <w:p w14:paraId="00000A43"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419" w:type="dxa"/>
            <w:shd w:val="clear" w:color="auto" w:fill="E0E0E0"/>
            <w:tcMar>
              <w:top w:w="0" w:type="dxa"/>
              <w:left w:w="108" w:type="dxa"/>
              <w:bottom w:w="0" w:type="dxa"/>
              <w:right w:w="108" w:type="dxa"/>
            </w:tcMar>
          </w:tcPr>
          <w:p w14:paraId="00000A44"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2414" w:type="dxa"/>
            <w:shd w:val="clear" w:color="auto" w:fill="E0E0E0"/>
            <w:tcMar>
              <w:top w:w="0" w:type="dxa"/>
              <w:left w:w="108" w:type="dxa"/>
              <w:bottom w:w="0" w:type="dxa"/>
              <w:right w:w="108" w:type="dxa"/>
            </w:tcMar>
          </w:tcPr>
          <w:p w14:paraId="00000A45"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sz w:val="16"/>
                <w:szCs w:val="16"/>
              </w:rPr>
              <w:t>11.4</w:t>
            </w:r>
            <w:r>
              <w:rPr>
                <w:rFonts w:ascii="Arial" w:eastAsia="Arial" w:hAnsi="Arial" w:cs="Arial"/>
                <w:sz w:val="16"/>
                <w:szCs w:val="16"/>
                <w:vertAlign w:val="superscript"/>
              </w:rPr>
              <w:footnoteReference w:id="12"/>
            </w:r>
          </w:p>
        </w:tc>
      </w:tr>
      <w:tr w:rsidR="00191D38" w14:paraId="6DCFAA1F" w14:textId="77777777">
        <w:trPr>
          <w:cantSplit/>
        </w:trPr>
        <w:tc>
          <w:tcPr>
            <w:tcW w:w="1633" w:type="dxa"/>
            <w:shd w:val="clear" w:color="auto" w:fill="F3F3F3"/>
            <w:tcMar>
              <w:top w:w="0" w:type="dxa"/>
              <w:left w:w="108" w:type="dxa"/>
              <w:bottom w:w="0" w:type="dxa"/>
              <w:right w:w="108" w:type="dxa"/>
            </w:tcMar>
          </w:tcPr>
          <w:p w14:paraId="00000A46"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N</w:t>
            </w:r>
          </w:p>
        </w:tc>
        <w:tc>
          <w:tcPr>
            <w:tcW w:w="1803" w:type="dxa"/>
            <w:shd w:val="clear" w:color="auto" w:fill="F3F3F3"/>
            <w:tcMar>
              <w:top w:w="0" w:type="dxa"/>
              <w:left w:w="108" w:type="dxa"/>
              <w:bottom w:w="0" w:type="dxa"/>
              <w:right w:w="108" w:type="dxa"/>
            </w:tcMar>
          </w:tcPr>
          <w:p w14:paraId="00000A47"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247</w:t>
            </w:r>
          </w:p>
        </w:tc>
        <w:tc>
          <w:tcPr>
            <w:tcW w:w="1802" w:type="dxa"/>
            <w:shd w:val="clear" w:color="auto" w:fill="F3F3F3"/>
            <w:tcMar>
              <w:top w:w="0" w:type="dxa"/>
              <w:left w:w="108" w:type="dxa"/>
              <w:bottom w:w="0" w:type="dxa"/>
              <w:right w:w="108" w:type="dxa"/>
            </w:tcMar>
          </w:tcPr>
          <w:p w14:paraId="00000A48"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247</w:t>
            </w:r>
          </w:p>
        </w:tc>
        <w:tc>
          <w:tcPr>
            <w:tcW w:w="1419" w:type="dxa"/>
            <w:shd w:val="clear" w:color="auto" w:fill="F3F3F3"/>
            <w:tcMar>
              <w:top w:w="0" w:type="dxa"/>
              <w:left w:w="108" w:type="dxa"/>
              <w:bottom w:w="0" w:type="dxa"/>
              <w:right w:w="108" w:type="dxa"/>
            </w:tcMar>
          </w:tcPr>
          <w:p w14:paraId="00000A4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247</w:t>
            </w:r>
          </w:p>
        </w:tc>
        <w:tc>
          <w:tcPr>
            <w:tcW w:w="2414" w:type="dxa"/>
            <w:shd w:val="clear" w:color="auto" w:fill="F3F3F3"/>
            <w:tcMar>
              <w:top w:w="0" w:type="dxa"/>
              <w:left w:w="108" w:type="dxa"/>
              <w:bottom w:w="0" w:type="dxa"/>
              <w:right w:w="108" w:type="dxa"/>
            </w:tcMar>
          </w:tcPr>
          <w:p w14:paraId="00000A4A"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sz w:val="16"/>
                <w:szCs w:val="16"/>
              </w:rPr>
              <w:t>10.4</w:t>
            </w:r>
            <w:r>
              <w:rPr>
                <w:rFonts w:ascii="Arial" w:eastAsia="Arial" w:hAnsi="Arial" w:cs="Arial"/>
                <w:sz w:val="16"/>
                <w:szCs w:val="16"/>
                <w:vertAlign w:val="superscript"/>
              </w:rPr>
              <w:footnoteReference w:id="13"/>
            </w:r>
          </w:p>
        </w:tc>
      </w:tr>
      <w:tr w:rsidR="00191D38" w14:paraId="52BE5F39" w14:textId="77777777">
        <w:trPr>
          <w:cantSplit/>
        </w:trPr>
        <w:tc>
          <w:tcPr>
            <w:tcW w:w="1633" w:type="dxa"/>
            <w:shd w:val="clear" w:color="auto" w:fill="E0E0E0"/>
            <w:tcMar>
              <w:top w:w="0" w:type="dxa"/>
              <w:left w:w="108" w:type="dxa"/>
              <w:bottom w:w="0" w:type="dxa"/>
              <w:right w:w="108" w:type="dxa"/>
            </w:tcMar>
          </w:tcPr>
          <w:p w14:paraId="00000A4B"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E0E0E0"/>
            <w:tcMar>
              <w:top w:w="0" w:type="dxa"/>
              <w:left w:w="108" w:type="dxa"/>
              <w:bottom w:w="0" w:type="dxa"/>
              <w:right w:w="108" w:type="dxa"/>
            </w:tcMar>
          </w:tcPr>
          <w:p w14:paraId="00000A4C"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802" w:type="dxa"/>
            <w:shd w:val="clear" w:color="auto" w:fill="E0E0E0"/>
            <w:tcMar>
              <w:top w:w="0" w:type="dxa"/>
              <w:left w:w="108" w:type="dxa"/>
              <w:bottom w:w="0" w:type="dxa"/>
              <w:right w:w="108" w:type="dxa"/>
            </w:tcMar>
          </w:tcPr>
          <w:p w14:paraId="00000A4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419" w:type="dxa"/>
            <w:shd w:val="clear" w:color="auto" w:fill="E0E0E0"/>
            <w:tcMar>
              <w:top w:w="0" w:type="dxa"/>
              <w:left w:w="108" w:type="dxa"/>
              <w:bottom w:w="0" w:type="dxa"/>
              <w:right w:w="108" w:type="dxa"/>
            </w:tcMar>
          </w:tcPr>
          <w:p w14:paraId="00000A4E"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2414" w:type="dxa"/>
            <w:shd w:val="clear" w:color="auto" w:fill="E0E0E0"/>
            <w:tcMar>
              <w:top w:w="0" w:type="dxa"/>
              <w:left w:w="108" w:type="dxa"/>
              <w:bottom w:w="0" w:type="dxa"/>
              <w:right w:w="108" w:type="dxa"/>
            </w:tcMar>
          </w:tcPr>
          <w:p w14:paraId="00000A4F"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19.4</w:t>
            </w:r>
          </w:p>
        </w:tc>
      </w:tr>
      <w:tr w:rsidR="00191D38" w14:paraId="6C57E033" w14:textId="77777777">
        <w:trPr>
          <w:cantSplit/>
        </w:trPr>
        <w:tc>
          <w:tcPr>
            <w:tcW w:w="1633" w:type="dxa"/>
            <w:shd w:val="clear" w:color="auto" w:fill="F3F3F3"/>
            <w:tcMar>
              <w:top w:w="0" w:type="dxa"/>
              <w:left w:w="108" w:type="dxa"/>
              <w:bottom w:w="0" w:type="dxa"/>
              <w:right w:w="108" w:type="dxa"/>
            </w:tcMar>
          </w:tcPr>
          <w:p w14:paraId="00000A50"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F3F3F3"/>
            <w:tcMar>
              <w:top w:w="0" w:type="dxa"/>
              <w:left w:w="108" w:type="dxa"/>
              <w:bottom w:w="0" w:type="dxa"/>
              <w:right w:w="108" w:type="dxa"/>
            </w:tcMar>
          </w:tcPr>
          <w:p w14:paraId="00000A51"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802" w:type="dxa"/>
            <w:shd w:val="clear" w:color="auto" w:fill="F3F3F3"/>
            <w:tcMar>
              <w:top w:w="0" w:type="dxa"/>
              <w:left w:w="108" w:type="dxa"/>
              <w:bottom w:w="0" w:type="dxa"/>
              <w:right w:w="108" w:type="dxa"/>
            </w:tcMar>
          </w:tcPr>
          <w:p w14:paraId="00000A52"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1419" w:type="dxa"/>
            <w:shd w:val="clear" w:color="auto" w:fill="F3F3F3"/>
            <w:tcMar>
              <w:top w:w="0" w:type="dxa"/>
              <w:left w:w="108" w:type="dxa"/>
              <w:bottom w:w="0" w:type="dxa"/>
              <w:right w:w="108" w:type="dxa"/>
            </w:tcMar>
          </w:tcPr>
          <w:p w14:paraId="00000A53"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100</w:t>
            </w:r>
          </w:p>
        </w:tc>
        <w:tc>
          <w:tcPr>
            <w:tcW w:w="2414" w:type="dxa"/>
            <w:shd w:val="clear" w:color="auto" w:fill="F3F3F3"/>
            <w:tcMar>
              <w:top w:w="0" w:type="dxa"/>
              <w:left w:w="108" w:type="dxa"/>
              <w:bottom w:w="0" w:type="dxa"/>
              <w:right w:w="108" w:type="dxa"/>
            </w:tcMar>
          </w:tcPr>
          <w:p w14:paraId="00000A54"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16.1</w:t>
            </w:r>
          </w:p>
        </w:tc>
      </w:tr>
      <w:tr w:rsidR="00191D38" w14:paraId="02410436" w14:textId="77777777">
        <w:trPr>
          <w:cantSplit/>
        </w:trPr>
        <w:tc>
          <w:tcPr>
            <w:tcW w:w="1633" w:type="dxa"/>
            <w:shd w:val="clear" w:color="auto" w:fill="E0E0E0"/>
            <w:tcMar>
              <w:top w:w="0" w:type="dxa"/>
              <w:left w:w="108" w:type="dxa"/>
              <w:bottom w:w="0" w:type="dxa"/>
              <w:right w:w="108" w:type="dxa"/>
            </w:tcMar>
          </w:tcPr>
          <w:p w14:paraId="00000A55"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E0E0E0"/>
            <w:tcMar>
              <w:top w:w="0" w:type="dxa"/>
              <w:left w:w="108" w:type="dxa"/>
              <w:bottom w:w="0" w:type="dxa"/>
              <w:right w:w="108" w:type="dxa"/>
            </w:tcMar>
          </w:tcPr>
          <w:p w14:paraId="00000A56"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1802" w:type="dxa"/>
            <w:shd w:val="clear" w:color="auto" w:fill="E0E0E0"/>
            <w:tcMar>
              <w:top w:w="0" w:type="dxa"/>
              <w:left w:w="108" w:type="dxa"/>
              <w:bottom w:w="0" w:type="dxa"/>
              <w:right w:w="108" w:type="dxa"/>
            </w:tcMar>
          </w:tcPr>
          <w:p w14:paraId="00000A57"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1419" w:type="dxa"/>
            <w:shd w:val="clear" w:color="auto" w:fill="E0E0E0"/>
            <w:tcMar>
              <w:top w:w="0" w:type="dxa"/>
              <w:left w:w="108" w:type="dxa"/>
              <w:bottom w:w="0" w:type="dxa"/>
              <w:right w:w="108" w:type="dxa"/>
            </w:tcMar>
          </w:tcPr>
          <w:p w14:paraId="00000A58"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2414" w:type="dxa"/>
            <w:shd w:val="clear" w:color="auto" w:fill="E0E0E0"/>
            <w:tcMar>
              <w:top w:w="0" w:type="dxa"/>
              <w:left w:w="108" w:type="dxa"/>
              <w:bottom w:w="0" w:type="dxa"/>
              <w:right w:w="108" w:type="dxa"/>
            </w:tcMar>
          </w:tcPr>
          <w:p w14:paraId="00000A5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13.0</w:t>
            </w:r>
          </w:p>
        </w:tc>
      </w:tr>
      <w:tr w:rsidR="00191D38" w14:paraId="134B2C84" w14:textId="77777777">
        <w:trPr>
          <w:cantSplit/>
        </w:trPr>
        <w:tc>
          <w:tcPr>
            <w:tcW w:w="1633" w:type="dxa"/>
            <w:shd w:val="clear" w:color="auto" w:fill="F3F3F3"/>
            <w:tcMar>
              <w:top w:w="0" w:type="dxa"/>
              <w:left w:w="108" w:type="dxa"/>
              <w:bottom w:w="0" w:type="dxa"/>
              <w:right w:w="108" w:type="dxa"/>
            </w:tcMar>
          </w:tcPr>
          <w:p w14:paraId="00000A5A"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F3F3F3"/>
            <w:tcMar>
              <w:top w:w="0" w:type="dxa"/>
              <w:left w:w="108" w:type="dxa"/>
              <w:bottom w:w="0" w:type="dxa"/>
              <w:right w:w="108" w:type="dxa"/>
            </w:tcMar>
          </w:tcPr>
          <w:p w14:paraId="00000A5B"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1802" w:type="dxa"/>
            <w:shd w:val="clear" w:color="auto" w:fill="F3F3F3"/>
            <w:tcMar>
              <w:top w:w="0" w:type="dxa"/>
              <w:left w:w="108" w:type="dxa"/>
              <w:bottom w:w="0" w:type="dxa"/>
              <w:right w:w="108" w:type="dxa"/>
            </w:tcMar>
          </w:tcPr>
          <w:p w14:paraId="00000A5C"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150</w:t>
            </w:r>
          </w:p>
        </w:tc>
        <w:tc>
          <w:tcPr>
            <w:tcW w:w="1419" w:type="dxa"/>
            <w:shd w:val="clear" w:color="auto" w:fill="F3F3F3"/>
            <w:tcMar>
              <w:top w:w="0" w:type="dxa"/>
              <w:left w:w="108" w:type="dxa"/>
              <w:bottom w:w="0" w:type="dxa"/>
              <w:right w:w="108" w:type="dxa"/>
            </w:tcMar>
          </w:tcPr>
          <w:p w14:paraId="00000A5D"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100</w:t>
            </w:r>
          </w:p>
        </w:tc>
        <w:tc>
          <w:tcPr>
            <w:tcW w:w="2414" w:type="dxa"/>
            <w:shd w:val="clear" w:color="auto" w:fill="F3F3F3"/>
            <w:tcMar>
              <w:top w:w="0" w:type="dxa"/>
              <w:left w:w="108" w:type="dxa"/>
              <w:bottom w:w="0" w:type="dxa"/>
              <w:right w:w="108" w:type="dxa"/>
            </w:tcMar>
          </w:tcPr>
          <w:p w14:paraId="00000A5E"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11.3</w:t>
            </w:r>
          </w:p>
        </w:tc>
      </w:tr>
      <w:tr w:rsidR="00191D38" w14:paraId="45F76D77" w14:textId="77777777">
        <w:trPr>
          <w:cantSplit/>
        </w:trPr>
        <w:tc>
          <w:tcPr>
            <w:tcW w:w="1633" w:type="dxa"/>
            <w:shd w:val="clear" w:color="auto" w:fill="E0E0E0"/>
            <w:tcMar>
              <w:top w:w="0" w:type="dxa"/>
              <w:left w:w="108" w:type="dxa"/>
              <w:bottom w:w="0" w:type="dxa"/>
              <w:right w:w="108" w:type="dxa"/>
            </w:tcMar>
          </w:tcPr>
          <w:p w14:paraId="00000A5F"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E0E0E0"/>
            <w:tcMar>
              <w:top w:w="0" w:type="dxa"/>
              <w:left w:w="108" w:type="dxa"/>
              <w:bottom w:w="0" w:type="dxa"/>
              <w:right w:w="108" w:type="dxa"/>
            </w:tcMar>
          </w:tcPr>
          <w:p w14:paraId="00000A60"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802" w:type="dxa"/>
            <w:shd w:val="clear" w:color="auto" w:fill="E0E0E0"/>
            <w:tcMar>
              <w:top w:w="0" w:type="dxa"/>
              <w:left w:w="108" w:type="dxa"/>
              <w:bottom w:w="0" w:type="dxa"/>
              <w:right w:w="108" w:type="dxa"/>
            </w:tcMar>
          </w:tcPr>
          <w:p w14:paraId="00000A61"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0</w:t>
            </w:r>
          </w:p>
        </w:tc>
        <w:tc>
          <w:tcPr>
            <w:tcW w:w="1419" w:type="dxa"/>
            <w:shd w:val="clear" w:color="auto" w:fill="E0E0E0"/>
            <w:tcMar>
              <w:top w:w="0" w:type="dxa"/>
              <w:left w:w="108" w:type="dxa"/>
              <w:bottom w:w="0" w:type="dxa"/>
              <w:right w:w="108" w:type="dxa"/>
            </w:tcMar>
          </w:tcPr>
          <w:p w14:paraId="00000A62"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0</w:t>
            </w:r>
          </w:p>
        </w:tc>
        <w:tc>
          <w:tcPr>
            <w:tcW w:w="2414" w:type="dxa"/>
            <w:shd w:val="clear" w:color="auto" w:fill="E0E0E0"/>
            <w:tcMar>
              <w:top w:w="0" w:type="dxa"/>
              <w:left w:w="108" w:type="dxa"/>
              <w:bottom w:w="0" w:type="dxa"/>
              <w:right w:w="108" w:type="dxa"/>
            </w:tcMar>
          </w:tcPr>
          <w:p w14:paraId="00000A63"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13.0</w:t>
            </w:r>
          </w:p>
        </w:tc>
      </w:tr>
      <w:tr w:rsidR="00191D38" w14:paraId="402F50D6" w14:textId="77777777">
        <w:trPr>
          <w:cantSplit/>
        </w:trPr>
        <w:tc>
          <w:tcPr>
            <w:tcW w:w="1633" w:type="dxa"/>
            <w:shd w:val="clear" w:color="auto" w:fill="F3F3F3"/>
            <w:tcMar>
              <w:top w:w="0" w:type="dxa"/>
              <w:left w:w="108" w:type="dxa"/>
              <w:bottom w:w="0" w:type="dxa"/>
              <w:right w:w="108" w:type="dxa"/>
            </w:tcMar>
          </w:tcPr>
          <w:p w14:paraId="00000A64"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N</w:t>
            </w:r>
          </w:p>
        </w:tc>
        <w:tc>
          <w:tcPr>
            <w:tcW w:w="1803" w:type="dxa"/>
            <w:shd w:val="clear" w:color="auto" w:fill="F3F3F3"/>
            <w:tcMar>
              <w:top w:w="0" w:type="dxa"/>
              <w:left w:w="108" w:type="dxa"/>
              <w:bottom w:w="0" w:type="dxa"/>
              <w:right w:w="108" w:type="dxa"/>
            </w:tcMar>
          </w:tcPr>
          <w:p w14:paraId="00000A65"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0</w:t>
            </w:r>
          </w:p>
        </w:tc>
        <w:tc>
          <w:tcPr>
            <w:tcW w:w="1802" w:type="dxa"/>
            <w:shd w:val="clear" w:color="auto" w:fill="F3F3F3"/>
            <w:tcMar>
              <w:top w:w="0" w:type="dxa"/>
              <w:left w:w="108" w:type="dxa"/>
              <w:bottom w:w="0" w:type="dxa"/>
              <w:right w:w="108" w:type="dxa"/>
            </w:tcMar>
          </w:tcPr>
          <w:p w14:paraId="00000A66"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419" w:type="dxa"/>
            <w:shd w:val="clear" w:color="auto" w:fill="F3F3F3"/>
            <w:tcMar>
              <w:top w:w="0" w:type="dxa"/>
              <w:left w:w="108" w:type="dxa"/>
              <w:bottom w:w="0" w:type="dxa"/>
              <w:right w:w="108" w:type="dxa"/>
            </w:tcMar>
          </w:tcPr>
          <w:p w14:paraId="00000A67"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2414" w:type="dxa"/>
            <w:shd w:val="clear" w:color="auto" w:fill="F3F3F3"/>
            <w:tcMar>
              <w:top w:w="0" w:type="dxa"/>
              <w:left w:w="108" w:type="dxa"/>
              <w:bottom w:w="0" w:type="dxa"/>
              <w:right w:w="108" w:type="dxa"/>
            </w:tcMar>
          </w:tcPr>
          <w:p w14:paraId="00000A68"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6.6</w:t>
            </w:r>
          </w:p>
        </w:tc>
      </w:tr>
    </w:tbl>
    <w:p w14:paraId="00000A69" w14:textId="77777777" w:rsidR="00191D38" w:rsidRDefault="00191D38">
      <w:pPr>
        <w:widowControl/>
        <w:pBdr>
          <w:top w:val="nil"/>
          <w:left w:val="nil"/>
          <w:bottom w:val="nil"/>
          <w:right w:val="nil"/>
          <w:between w:val="nil"/>
        </w:pBdr>
        <w:spacing w:line="240" w:lineRule="auto"/>
        <w:jc w:val="both"/>
        <w:rPr>
          <w:rFonts w:ascii="Times New Roman" w:eastAsia="Times New Roman" w:hAnsi="Times New Roman" w:cs="Times New Roman"/>
          <w:sz w:val="24"/>
          <w:szCs w:val="24"/>
          <w:highlight w:val="yellow"/>
        </w:rPr>
      </w:pPr>
    </w:p>
    <w:p w14:paraId="00000A6A" w14:textId="77777777" w:rsidR="00191D38" w:rsidRDefault="00000000">
      <w:pPr>
        <w:pStyle w:val="Heading1"/>
        <w:numPr>
          <w:ilvl w:val="0"/>
          <w:numId w:val="15"/>
        </w:numPr>
      </w:pPr>
      <w:bookmarkStart w:id="616" w:name="_heading=h.46r0co2" w:colFirst="0" w:colLast="0"/>
      <w:bookmarkEnd w:id="616"/>
      <w:r>
        <w:lastRenderedPageBreak/>
        <w:t>GTS dissemination</w:t>
      </w:r>
    </w:p>
    <w:p w14:paraId="00000A6B"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A ‘naked’ BUFR message alone cannot be transmitted on the GTS; some standard headers need to be added so that messages can be routed as required.</w:t>
      </w:r>
    </w:p>
    <w:p w14:paraId="00000A6C"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6D"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WMO ‘Abbreviated Routing Header’ (ARH) [RD.6] allows GTS nodes to route messages (e.g. data in SYNOP, BUFR or GRIB code forms) – or to accept messages for broadcast topologies – in a table-driven way without knowing the messages' data contents. The ARH is a set of characters from the International Alphabet No. 5 (CCITT-IA5 - equivalent to ASCII) and takes the form:</w:t>
      </w:r>
    </w:p>
    <w:p w14:paraId="00000A6E"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6F"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Courier" w:eastAsia="Courier" w:hAnsi="Courier" w:cs="Courier"/>
          <w:b/>
        </w:rPr>
        <w:t>&lt;SOH&gt;&lt;CR&gt;&lt;CR&gt;&lt;LF&gt;nnn&lt;CR&gt;&lt;CR&gt;&lt;LF&gt;T</w:t>
      </w:r>
      <w:r>
        <w:rPr>
          <w:rFonts w:ascii="Courier" w:eastAsia="Courier" w:hAnsi="Courier" w:cs="Courier"/>
          <w:b/>
          <w:vertAlign w:val="subscript"/>
        </w:rPr>
        <w:t>1</w:t>
      </w:r>
      <w:r>
        <w:rPr>
          <w:rFonts w:ascii="Courier" w:eastAsia="Courier" w:hAnsi="Courier" w:cs="Courier"/>
          <w:b/>
        </w:rPr>
        <w:t>T</w:t>
      </w:r>
      <w:r>
        <w:rPr>
          <w:rFonts w:ascii="Courier" w:eastAsia="Courier" w:hAnsi="Courier" w:cs="Courier"/>
          <w:b/>
          <w:vertAlign w:val="subscript"/>
        </w:rPr>
        <w:t>2</w:t>
      </w:r>
      <w:r>
        <w:rPr>
          <w:rFonts w:ascii="Courier" w:eastAsia="Courier" w:hAnsi="Courier" w:cs="Courier"/>
          <w:b/>
        </w:rPr>
        <w:t>A</w:t>
      </w:r>
      <w:r>
        <w:rPr>
          <w:rFonts w:ascii="Courier" w:eastAsia="Courier" w:hAnsi="Courier" w:cs="Courier"/>
          <w:b/>
          <w:vertAlign w:val="subscript"/>
        </w:rPr>
        <w:t>1</w:t>
      </w:r>
      <w:r>
        <w:rPr>
          <w:rFonts w:ascii="Courier" w:eastAsia="Courier" w:hAnsi="Courier" w:cs="Courier"/>
          <w:b/>
        </w:rPr>
        <w:t>A</w:t>
      </w:r>
      <w:r>
        <w:rPr>
          <w:rFonts w:ascii="Courier" w:eastAsia="Courier" w:hAnsi="Courier" w:cs="Courier"/>
          <w:b/>
          <w:vertAlign w:val="subscript"/>
        </w:rPr>
        <w:t>2</w:t>
      </w:r>
      <w:r>
        <w:rPr>
          <w:rFonts w:ascii="Courier" w:eastAsia="Courier" w:hAnsi="Courier" w:cs="Courier"/>
          <w:b/>
        </w:rPr>
        <w:t>ii&lt;SP&gt;cccc&lt;SP&gt;YYGGgg&lt;CR&gt;&lt;CR&gt;&lt;LF</w:t>
      </w:r>
      <w:r>
        <w:rPr>
          <w:rFonts w:ascii="Arial" w:eastAsia="Arial" w:hAnsi="Arial" w:cs="Arial"/>
          <w:b/>
        </w:rPr>
        <w:t>&gt;</w:t>
      </w:r>
    </w:p>
    <w:p w14:paraId="00000A70"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This sequence is followed by the BUFR message (</w:t>
      </w:r>
      <w:r>
        <w:rPr>
          <w:rFonts w:ascii="Arial" w:eastAsia="Arial" w:hAnsi="Arial" w:cs="Arial"/>
          <w:b/>
        </w:rPr>
        <w:t>'</w:t>
      </w:r>
      <w:r>
        <w:rPr>
          <w:rFonts w:ascii="Courier" w:eastAsia="Courier" w:hAnsi="Courier" w:cs="Courier"/>
          <w:b/>
        </w:rPr>
        <w:t>BUFR</w:t>
      </w:r>
      <w:r>
        <w:rPr>
          <w:rFonts w:ascii="Arial" w:eastAsia="Arial" w:hAnsi="Arial" w:cs="Arial"/>
          <w:b/>
        </w:rPr>
        <w:t>'…'</w:t>
      </w:r>
      <w:r>
        <w:rPr>
          <w:rFonts w:ascii="Courier" w:eastAsia="Courier" w:hAnsi="Courier" w:cs="Courier"/>
          <w:b/>
        </w:rPr>
        <w:t>7777</w:t>
      </w:r>
      <w:r>
        <w:rPr>
          <w:rFonts w:ascii="Arial" w:eastAsia="Arial" w:hAnsi="Arial" w:cs="Arial"/>
          <w:b/>
        </w:rPr>
        <w:t>'</w:t>
      </w:r>
      <w:r>
        <w:rPr>
          <w:rFonts w:ascii="Arial" w:eastAsia="Arial" w:hAnsi="Arial" w:cs="Arial"/>
        </w:rPr>
        <w:t>) and finally the end-of-message trailer sequence:</w:t>
      </w:r>
    </w:p>
    <w:p w14:paraId="00000A71"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72"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rPr>
      </w:pPr>
      <w:r>
        <w:rPr>
          <w:rFonts w:ascii="Courier" w:eastAsia="Courier" w:hAnsi="Courier" w:cs="Courier"/>
          <w:b/>
        </w:rPr>
        <w:t>&lt;CR&gt;&lt;CR&gt;&lt;LF&gt;&lt;ETX&gt;</w:t>
      </w:r>
    </w:p>
    <w:p w14:paraId="00000A73"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The header, message and trailer are collectively known as a bulletin. A bulletin may contain more than one message, but typically contains only one, which will be the case for RO data. There may be additional characters before the routing header appropriate to particular GTS transmission protocols, such as TCP/IP (FTP), the description of which is beyond the scope of this document. In any case, these ‘wrapper’ characters are not part of the GTS transmission and are not seen by end-users.</w:t>
      </w:r>
    </w:p>
    <w:p w14:paraId="00000A74"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The elements of the WMO header &amp; trailer are described in Table 12, along with reserved settings for RO messages. For more details of the possible values for these elements, see [RD.6].</w:t>
      </w:r>
    </w:p>
    <w:p w14:paraId="00000A75" w14:textId="77777777" w:rsidR="00191D38" w:rsidRDefault="00191D38">
      <w:pPr>
        <w:widowControl/>
        <w:pBdr>
          <w:top w:val="nil"/>
          <w:left w:val="nil"/>
          <w:bottom w:val="nil"/>
          <w:right w:val="nil"/>
          <w:between w:val="nil"/>
        </w:pBdr>
        <w:spacing w:before="240" w:line="240" w:lineRule="auto"/>
        <w:jc w:val="both"/>
        <w:rPr>
          <w:rFonts w:ascii="Arial" w:eastAsia="Arial" w:hAnsi="Arial" w:cs="Arial"/>
        </w:rPr>
      </w:pPr>
    </w:p>
    <w:p w14:paraId="00000A76" w14:textId="77777777" w:rsidR="00191D38" w:rsidRDefault="00000000">
      <w:pPr>
        <w:pStyle w:val="Heading2"/>
        <w:numPr>
          <w:ilvl w:val="1"/>
          <w:numId w:val="15"/>
        </w:numPr>
      </w:pPr>
      <w:bookmarkStart w:id="617" w:name="_heading=h.2lwamvv" w:colFirst="0" w:colLast="0"/>
      <w:bookmarkEnd w:id="617"/>
      <w:r>
        <w:t>Channel Sequence Number</w:t>
      </w:r>
    </w:p>
    <w:p w14:paraId="00000A77"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 xml:space="preserve">The </w:t>
      </w:r>
      <w:proofErr w:type="spellStart"/>
      <w:r>
        <w:rPr>
          <w:rFonts w:ascii="Courier New" w:eastAsia="Courier New" w:hAnsi="Courier New" w:cs="Courier New"/>
          <w:b/>
        </w:rPr>
        <w:t>nnn</w:t>
      </w:r>
      <w:proofErr w:type="spellEnd"/>
      <w:r>
        <w:rPr>
          <w:rFonts w:ascii="Arial" w:eastAsia="Arial" w:hAnsi="Arial" w:cs="Arial"/>
        </w:rPr>
        <w:t xml:space="preserve"> element is a sequential three-digit number in the range </w:t>
      </w:r>
      <w:r>
        <w:rPr>
          <w:rFonts w:ascii="Courier New" w:eastAsia="Courier New" w:hAnsi="Courier New" w:cs="Courier New"/>
          <w:b/>
        </w:rPr>
        <w:t>001</w:t>
      </w:r>
      <w:r>
        <w:rPr>
          <w:rFonts w:ascii="Arial" w:eastAsia="Arial" w:hAnsi="Arial" w:cs="Arial"/>
        </w:rPr>
        <w:t xml:space="preserve"> to </w:t>
      </w:r>
      <w:r>
        <w:rPr>
          <w:rFonts w:ascii="Courier New" w:eastAsia="Courier New" w:hAnsi="Courier New" w:cs="Courier New"/>
          <w:b/>
        </w:rPr>
        <w:t>999</w:t>
      </w:r>
      <w:r>
        <w:rPr>
          <w:rFonts w:ascii="Arial" w:eastAsia="Arial" w:hAnsi="Arial" w:cs="Arial"/>
        </w:rPr>
        <w:t>, normally generated by the encoder or routing node. Its purpose is two-fold:</w:t>
      </w:r>
    </w:p>
    <w:p w14:paraId="00000A78" w14:textId="77777777" w:rsidR="00191D38" w:rsidRDefault="00000000">
      <w:pPr>
        <w:widowControl/>
        <w:numPr>
          <w:ilvl w:val="0"/>
          <w:numId w:val="4"/>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it allows possibly missing bulletins to be identified and re-requested; and</w:t>
      </w:r>
    </w:p>
    <w:p w14:paraId="00000A79" w14:textId="77777777" w:rsidR="00191D38" w:rsidRDefault="00000000">
      <w:pPr>
        <w:widowControl/>
        <w:numPr>
          <w:ilvl w:val="0"/>
          <w:numId w:val="4"/>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it allows bulletins to be re-ordered if data has to be split between bulletins and needs to be merged back (GTS does not guarantee reception in any particular order of sending).</w:t>
      </w:r>
    </w:p>
    <w:p w14:paraId="00000A7A"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7B" w14:textId="77777777" w:rsidR="00191D38" w:rsidRDefault="00000000">
      <w:pPr>
        <w:pStyle w:val="Heading2"/>
        <w:numPr>
          <w:ilvl w:val="1"/>
          <w:numId w:val="15"/>
        </w:numPr>
      </w:pPr>
      <w:bookmarkStart w:id="618" w:name="_heading=h.111kx3o" w:colFirst="0" w:colLast="0"/>
      <w:bookmarkEnd w:id="618"/>
      <w:r>
        <w:t>Geographic Area Designator</w:t>
      </w:r>
    </w:p>
    <w:p w14:paraId="00000A7C"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When </w:t>
      </w:r>
      <w:r>
        <w:rPr>
          <w:rFonts w:ascii="Courier New" w:eastAsia="Courier New" w:hAnsi="Courier New" w:cs="Courier New"/>
          <w:b/>
        </w:rPr>
        <w:t>T</w:t>
      </w:r>
      <w:r>
        <w:rPr>
          <w:rFonts w:ascii="Courier New" w:eastAsia="Courier New" w:hAnsi="Courier New" w:cs="Courier New"/>
          <w:b/>
          <w:vertAlign w:val="subscript"/>
        </w:rPr>
        <w:t>1</w:t>
      </w:r>
      <w:r>
        <w:rPr>
          <w:rFonts w:ascii="Arial" w:eastAsia="Arial" w:hAnsi="Arial" w:cs="Arial"/>
        </w:rPr>
        <w:t xml:space="preserve"> is </w:t>
      </w:r>
      <w:r>
        <w:rPr>
          <w:rFonts w:ascii="Courier New" w:eastAsia="Courier New" w:hAnsi="Courier New" w:cs="Courier New"/>
          <w:b/>
        </w:rPr>
        <w:t>I</w:t>
      </w:r>
      <w:r>
        <w:rPr>
          <w:rFonts w:ascii="Arial" w:eastAsia="Arial" w:hAnsi="Arial" w:cs="Arial"/>
        </w:rPr>
        <w:t xml:space="preserve"> (see Table 12), the A2 element is a Geographical Area Designator (letter code) identifying the regional location of the data in the bulletin. These location codes (from Table C3 in [RD.6]) are shown in Table 13 and can be used by routing nodes to filter bulletins by broad region without having to decode the BUFR.</w:t>
      </w:r>
    </w:p>
    <w:p w14:paraId="00000A7D"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For RO data, the appropriate letter is generated from the values of latitude and longitude at the nominal tangent point of the profile. For global coverage radio occultation data, this code letter may take any valid codes from </w:t>
      </w:r>
      <w:r>
        <w:rPr>
          <w:rFonts w:ascii="Courier" w:eastAsia="Courier" w:hAnsi="Courier" w:cs="Courier"/>
          <w:b/>
        </w:rPr>
        <w:t>A</w:t>
      </w:r>
      <w:r>
        <w:rPr>
          <w:rFonts w:ascii="Arial" w:eastAsia="Arial" w:hAnsi="Arial" w:cs="Arial"/>
        </w:rPr>
        <w:t xml:space="preserve"> to </w:t>
      </w:r>
      <w:r>
        <w:rPr>
          <w:rFonts w:ascii="Courier" w:eastAsia="Courier" w:hAnsi="Courier" w:cs="Courier"/>
          <w:b/>
        </w:rPr>
        <w:t>L</w:t>
      </w:r>
      <w:r>
        <w:rPr>
          <w:rFonts w:ascii="Arial" w:eastAsia="Arial" w:hAnsi="Arial" w:cs="Arial"/>
        </w:rPr>
        <w:t xml:space="preserve"> inclusive; the other codes are not used.</w:t>
      </w:r>
    </w:p>
    <w:p w14:paraId="00000A7E" w14:textId="77777777" w:rsidR="00191D38" w:rsidRDefault="00191D38">
      <w:pPr>
        <w:widowControl/>
        <w:pBdr>
          <w:top w:val="nil"/>
          <w:left w:val="nil"/>
          <w:bottom w:val="nil"/>
          <w:right w:val="nil"/>
          <w:between w:val="nil"/>
        </w:pBdr>
        <w:spacing w:before="240" w:line="240" w:lineRule="auto"/>
        <w:jc w:val="both"/>
        <w:rPr>
          <w:rFonts w:ascii="Arial" w:eastAsia="Arial" w:hAnsi="Arial" w:cs="Arial"/>
        </w:rPr>
      </w:pPr>
    </w:p>
    <w:p w14:paraId="00000A7F" w14:textId="77777777" w:rsidR="00191D38" w:rsidRDefault="00000000">
      <w:pPr>
        <w:pStyle w:val="Heading2"/>
        <w:numPr>
          <w:ilvl w:val="1"/>
          <w:numId w:val="15"/>
        </w:numPr>
      </w:pPr>
      <w:bookmarkStart w:id="619" w:name="_heading=h.3l18frh" w:colFirst="0" w:colLast="0"/>
      <w:bookmarkEnd w:id="619"/>
      <w:r>
        <w:lastRenderedPageBreak/>
        <w:t>Data Identifier</w:t>
      </w:r>
    </w:p>
    <w:p w14:paraId="00000A80"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rPr>
      </w:pPr>
      <w:r>
        <w:rPr>
          <w:rFonts w:ascii="Arial" w:eastAsia="Arial" w:hAnsi="Arial" w:cs="Arial"/>
        </w:rPr>
        <w:t xml:space="preserve">The </w:t>
      </w:r>
      <w:r>
        <w:rPr>
          <w:rFonts w:ascii="Courier New" w:eastAsia="Courier New" w:hAnsi="Courier New" w:cs="Courier New"/>
          <w:b/>
        </w:rPr>
        <w:t>ii</w:t>
      </w:r>
      <w:r>
        <w:rPr>
          <w:rFonts w:ascii="Arial" w:eastAsia="Arial" w:hAnsi="Arial" w:cs="Arial"/>
        </w:rPr>
        <w:t xml:space="preserve"> field is a 2-character data identifier which should make the </w:t>
      </w:r>
      <w:r>
        <w:rPr>
          <w:rFonts w:ascii="Courier New" w:eastAsia="Courier New" w:hAnsi="Courier New" w:cs="Courier New"/>
          <w:b/>
        </w:rPr>
        <w:t>T</w:t>
      </w:r>
      <w:r>
        <w:rPr>
          <w:rFonts w:ascii="Courier New" w:eastAsia="Courier New" w:hAnsi="Courier New" w:cs="Courier New"/>
          <w:b/>
          <w:vertAlign w:val="subscript"/>
        </w:rPr>
        <w:t>1</w:t>
      </w:r>
      <w:r>
        <w:rPr>
          <w:rFonts w:ascii="Courier New" w:eastAsia="Courier New" w:hAnsi="Courier New" w:cs="Courier New"/>
          <w:b/>
        </w:rPr>
        <w:t>T</w:t>
      </w:r>
      <w:r>
        <w:rPr>
          <w:rFonts w:ascii="Courier New" w:eastAsia="Courier New" w:hAnsi="Courier New" w:cs="Courier New"/>
          <w:b/>
          <w:vertAlign w:val="subscript"/>
        </w:rPr>
        <w:t>2</w:t>
      </w:r>
      <w:r>
        <w:rPr>
          <w:rFonts w:ascii="Courier New" w:eastAsia="Courier New" w:hAnsi="Courier New" w:cs="Courier New"/>
          <w:b/>
        </w:rPr>
        <w:t>A</w:t>
      </w:r>
      <w:r>
        <w:rPr>
          <w:rFonts w:ascii="Courier New" w:eastAsia="Courier New" w:hAnsi="Courier New" w:cs="Courier New"/>
          <w:b/>
          <w:vertAlign w:val="subscript"/>
        </w:rPr>
        <w:t>1</w:t>
      </w:r>
      <w:r>
        <w:rPr>
          <w:rFonts w:ascii="Courier New" w:eastAsia="Courier New" w:hAnsi="Courier New" w:cs="Courier New"/>
          <w:b/>
        </w:rPr>
        <w:t>A</w:t>
      </w:r>
      <w:r>
        <w:rPr>
          <w:rFonts w:ascii="Courier New" w:eastAsia="Courier New" w:hAnsi="Courier New" w:cs="Courier New"/>
          <w:b/>
          <w:vertAlign w:val="subscript"/>
        </w:rPr>
        <w:t>2</w:t>
      </w:r>
      <w:r>
        <w:rPr>
          <w:rFonts w:ascii="Courier New" w:eastAsia="Courier New" w:hAnsi="Courier New" w:cs="Courier New"/>
          <w:b/>
        </w:rPr>
        <w:t xml:space="preserve">ii </w:t>
      </w:r>
      <w:proofErr w:type="spellStart"/>
      <w:r>
        <w:rPr>
          <w:rFonts w:ascii="Courier New" w:eastAsia="Courier New" w:hAnsi="Courier New" w:cs="Courier New"/>
          <w:b/>
        </w:rPr>
        <w:t>cccc</w:t>
      </w:r>
      <w:proofErr w:type="spellEnd"/>
      <w:r>
        <w:rPr>
          <w:rFonts w:ascii="Arial" w:eastAsia="Arial" w:hAnsi="Arial" w:cs="Arial"/>
        </w:rPr>
        <w:t xml:space="preserve"> part of the ARH unique. For RO, this was chosen to be </w:t>
      </w:r>
      <w:r>
        <w:rPr>
          <w:rFonts w:ascii="Courier New" w:eastAsia="Courier New" w:hAnsi="Courier New" w:cs="Courier New"/>
          <w:b/>
        </w:rPr>
        <w:t>14</w:t>
      </w:r>
      <w:r>
        <w:rPr>
          <w:rFonts w:ascii="Arial" w:eastAsia="Arial" w:hAnsi="Arial" w:cs="Arial"/>
        </w:rPr>
        <w:t>, denoting GNSS data</w:t>
      </w:r>
      <w:r>
        <w:rPr>
          <w:rFonts w:ascii="Arial" w:eastAsia="Arial" w:hAnsi="Arial" w:cs="Arial"/>
          <w:vertAlign w:val="superscript"/>
        </w:rPr>
        <w:footnoteReference w:id="14"/>
      </w:r>
      <w:r>
        <w:rPr>
          <w:rFonts w:ascii="Arial" w:eastAsia="Arial" w:hAnsi="Arial" w:cs="Arial"/>
        </w:rPr>
        <w:t>.</w:t>
      </w:r>
    </w:p>
    <w:p w14:paraId="00000A81" w14:textId="77777777" w:rsidR="00191D38" w:rsidRDefault="00191D38">
      <w:pPr>
        <w:widowControl/>
        <w:pBdr>
          <w:top w:val="nil"/>
          <w:left w:val="nil"/>
          <w:bottom w:val="nil"/>
          <w:right w:val="nil"/>
          <w:between w:val="nil"/>
        </w:pBdr>
        <w:spacing w:line="240" w:lineRule="auto"/>
        <w:rPr>
          <w:rFonts w:ascii="Arial" w:eastAsia="Arial" w:hAnsi="Arial" w:cs="Arial"/>
          <w:b/>
        </w:rPr>
      </w:pPr>
    </w:p>
    <w:p w14:paraId="00000A82" w14:textId="77777777" w:rsidR="00191D38" w:rsidRDefault="00000000">
      <w:pPr>
        <w:pageBreakBefore/>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620" w:name="_heading=h.206ipza" w:colFirst="0" w:colLast="0"/>
      <w:bookmarkEnd w:id="620"/>
      <w:r>
        <w:rPr>
          <w:rFonts w:ascii="Arial" w:eastAsia="Arial" w:hAnsi="Arial" w:cs="Arial"/>
          <w:b/>
          <w:i/>
        </w:rPr>
        <w:lastRenderedPageBreak/>
        <w:t>Table 12. WMO Bulletin Routing Header/Trailer elements</w:t>
      </w:r>
    </w:p>
    <w:tbl>
      <w:tblPr>
        <w:tblStyle w:val="af2"/>
        <w:tblW w:w="9059" w:type="dxa"/>
        <w:tblInd w:w="13" w:type="dxa"/>
        <w:tblLayout w:type="fixed"/>
        <w:tblLook w:val="0000" w:firstRow="0" w:lastRow="0" w:firstColumn="0" w:lastColumn="0" w:noHBand="0" w:noVBand="0"/>
      </w:tblPr>
      <w:tblGrid>
        <w:gridCol w:w="980"/>
        <w:gridCol w:w="3875"/>
        <w:gridCol w:w="1509"/>
        <w:gridCol w:w="1701"/>
        <w:gridCol w:w="994"/>
      </w:tblGrid>
      <w:tr w:rsidR="00191D38" w14:paraId="28C5D237" w14:textId="77777777">
        <w:tc>
          <w:tcPr>
            <w:tcW w:w="980" w:type="dxa"/>
            <w:shd w:val="clear" w:color="auto" w:fill="94BD5E"/>
            <w:tcMar>
              <w:top w:w="0" w:type="dxa"/>
              <w:left w:w="108" w:type="dxa"/>
              <w:bottom w:w="0" w:type="dxa"/>
              <w:right w:w="108" w:type="dxa"/>
            </w:tcMar>
            <w:vAlign w:val="center"/>
          </w:tcPr>
          <w:p w14:paraId="00000A83"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Field ID</w:t>
            </w:r>
          </w:p>
        </w:tc>
        <w:tc>
          <w:tcPr>
            <w:tcW w:w="3875" w:type="dxa"/>
            <w:shd w:val="clear" w:color="auto" w:fill="94BD5E"/>
            <w:tcMar>
              <w:top w:w="0" w:type="dxa"/>
              <w:left w:w="108" w:type="dxa"/>
              <w:bottom w:w="0" w:type="dxa"/>
              <w:right w:w="108" w:type="dxa"/>
            </w:tcMar>
            <w:vAlign w:val="center"/>
          </w:tcPr>
          <w:p w14:paraId="00000A8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Description</w:t>
            </w:r>
          </w:p>
        </w:tc>
        <w:tc>
          <w:tcPr>
            <w:tcW w:w="4204" w:type="dxa"/>
            <w:gridSpan w:val="3"/>
            <w:shd w:val="clear" w:color="auto" w:fill="94BD5E"/>
            <w:tcMar>
              <w:top w:w="0" w:type="dxa"/>
              <w:left w:w="108" w:type="dxa"/>
              <w:bottom w:w="0" w:type="dxa"/>
              <w:right w:w="108" w:type="dxa"/>
            </w:tcMar>
            <w:vAlign w:val="center"/>
          </w:tcPr>
          <w:p w14:paraId="00000A85"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Value for RO</w:t>
            </w:r>
          </w:p>
        </w:tc>
      </w:tr>
      <w:tr w:rsidR="00191D38" w14:paraId="481E5BAD" w14:textId="77777777">
        <w:tc>
          <w:tcPr>
            <w:tcW w:w="980" w:type="dxa"/>
            <w:shd w:val="clear" w:color="auto" w:fill="F3F3F3"/>
            <w:tcMar>
              <w:top w:w="0" w:type="dxa"/>
              <w:left w:w="108" w:type="dxa"/>
              <w:bottom w:w="0" w:type="dxa"/>
              <w:right w:w="108" w:type="dxa"/>
            </w:tcMar>
          </w:tcPr>
          <w:p w14:paraId="00000A88"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&lt;SOH&gt;</w:t>
            </w:r>
          </w:p>
        </w:tc>
        <w:tc>
          <w:tcPr>
            <w:tcW w:w="3875" w:type="dxa"/>
            <w:shd w:val="clear" w:color="auto" w:fill="F3F3F3"/>
            <w:tcMar>
              <w:top w:w="0" w:type="dxa"/>
              <w:left w:w="108" w:type="dxa"/>
              <w:bottom w:w="0" w:type="dxa"/>
              <w:right w:w="108" w:type="dxa"/>
            </w:tcMar>
          </w:tcPr>
          <w:p w14:paraId="00000A89"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‘Start of Header’ character:</w:t>
            </w:r>
            <w:r>
              <w:rPr>
                <w:rFonts w:ascii="Arial" w:eastAsia="Arial" w:hAnsi="Arial" w:cs="Arial"/>
                <w:sz w:val="16"/>
                <w:szCs w:val="16"/>
              </w:rPr>
              <w:br/>
              <w:t>byte value = 1 decimal (01 hex)</w:t>
            </w:r>
          </w:p>
        </w:tc>
        <w:tc>
          <w:tcPr>
            <w:tcW w:w="4204" w:type="dxa"/>
            <w:gridSpan w:val="3"/>
            <w:shd w:val="clear" w:color="auto" w:fill="F3F3F3"/>
            <w:tcMar>
              <w:top w:w="0" w:type="dxa"/>
              <w:left w:w="108" w:type="dxa"/>
              <w:bottom w:w="0" w:type="dxa"/>
              <w:right w:w="108" w:type="dxa"/>
            </w:tcMar>
          </w:tcPr>
          <w:p w14:paraId="00000A8A"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1</w:t>
            </w:r>
          </w:p>
        </w:tc>
      </w:tr>
      <w:tr w:rsidR="00191D38" w14:paraId="4FAFD191" w14:textId="77777777">
        <w:tc>
          <w:tcPr>
            <w:tcW w:w="980" w:type="dxa"/>
            <w:shd w:val="clear" w:color="auto" w:fill="E0E0E0"/>
            <w:tcMar>
              <w:top w:w="0" w:type="dxa"/>
              <w:left w:w="108" w:type="dxa"/>
              <w:bottom w:w="0" w:type="dxa"/>
              <w:right w:w="108" w:type="dxa"/>
            </w:tcMar>
          </w:tcPr>
          <w:p w14:paraId="00000A8D"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&lt;ETX&gt;</w:t>
            </w:r>
          </w:p>
        </w:tc>
        <w:tc>
          <w:tcPr>
            <w:tcW w:w="3875" w:type="dxa"/>
            <w:shd w:val="clear" w:color="auto" w:fill="E0E0E0"/>
            <w:tcMar>
              <w:top w:w="0" w:type="dxa"/>
              <w:left w:w="108" w:type="dxa"/>
              <w:bottom w:w="0" w:type="dxa"/>
              <w:right w:w="108" w:type="dxa"/>
            </w:tcMar>
          </w:tcPr>
          <w:p w14:paraId="00000A8E"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'End of Transmission' character:</w:t>
            </w:r>
            <w:r>
              <w:rPr>
                <w:rFonts w:ascii="Arial" w:eastAsia="Arial" w:hAnsi="Arial" w:cs="Arial"/>
                <w:sz w:val="16"/>
                <w:szCs w:val="16"/>
              </w:rPr>
              <w:br/>
              <w:t>byte value = 3 decimal (03 hex)</w:t>
            </w:r>
          </w:p>
        </w:tc>
        <w:tc>
          <w:tcPr>
            <w:tcW w:w="4204" w:type="dxa"/>
            <w:gridSpan w:val="3"/>
            <w:shd w:val="clear" w:color="auto" w:fill="E0E0E0"/>
            <w:tcMar>
              <w:top w:w="0" w:type="dxa"/>
              <w:left w:w="108" w:type="dxa"/>
              <w:bottom w:w="0" w:type="dxa"/>
              <w:right w:w="108" w:type="dxa"/>
            </w:tcMar>
          </w:tcPr>
          <w:p w14:paraId="00000A8F"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3</w:t>
            </w:r>
          </w:p>
        </w:tc>
      </w:tr>
      <w:tr w:rsidR="00191D38" w14:paraId="270779B9" w14:textId="77777777">
        <w:tc>
          <w:tcPr>
            <w:tcW w:w="980" w:type="dxa"/>
            <w:shd w:val="clear" w:color="auto" w:fill="F3F3F3"/>
            <w:tcMar>
              <w:top w:w="0" w:type="dxa"/>
              <w:left w:w="108" w:type="dxa"/>
              <w:bottom w:w="0" w:type="dxa"/>
              <w:right w:w="108" w:type="dxa"/>
            </w:tcMar>
          </w:tcPr>
          <w:p w14:paraId="00000A92"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&lt;CR&gt;</w:t>
            </w:r>
          </w:p>
        </w:tc>
        <w:tc>
          <w:tcPr>
            <w:tcW w:w="3875" w:type="dxa"/>
            <w:shd w:val="clear" w:color="auto" w:fill="F3F3F3"/>
            <w:tcMar>
              <w:top w:w="0" w:type="dxa"/>
              <w:left w:w="108" w:type="dxa"/>
              <w:bottom w:w="0" w:type="dxa"/>
              <w:right w:w="108" w:type="dxa"/>
            </w:tcMar>
          </w:tcPr>
          <w:p w14:paraId="00000A93"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‘Carriage Return’ ‘character:</w:t>
            </w:r>
            <w:r>
              <w:rPr>
                <w:rFonts w:ascii="Arial" w:eastAsia="Arial" w:hAnsi="Arial" w:cs="Arial"/>
                <w:sz w:val="16"/>
                <w:szCs w:val="16"/>
              </w:rPr>
              <w:br/>
              <w:t>byte value = 13 decimal (0D hex),</w:t>
            </w:r>
          </w:p>
        </w:tc>
        <w:tc>
          <w:tcPr>
            <w:tcW w:w="4204" w:type="dxa"/>
            <w:gridSpan w:val="3"/>
            <w:shd w:val="clear" w:color="auto" w:fill="F3F3F3"/>
            <w:tcMar>
              <w:top w:w="0" w:type="dxa"/>
              <w:left w:w="108" w:type="dxa"/>
              <w:bottom w:w="0" w:type="dxa"/>
              <w:right w:w="108" w:type="dxa"/>
            </w:tcMar>
          </w:tcPr>
          <w:p w14:paraId="00000A94"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13</w:t>
            </w:r>
          </w:p>
        </w:tc>
      </w:tr>
      <w:tr w:rsidR="00191D38" w14:paraId="64D58413" w14:textId="77777777">
        <w:tc>
          <w:tcPr>
            <w:tcW w:w="980" w:type="dxa"/>
            <w:shd w:val="clear" w:color="auto" w:fill="E0E0E0"/>
            <w:tcMar>
              <w:top w:w="0" w:type="dxa"/>
              <w:left w:w="108" w:type="dxa"/>
              <w:bottom w:w="0" w:type="dxa"/>
              <w:right w:w="108" w:type="dxa"/>
            </w:tcMar>
          </w:tcPr>
          <w:p w14:paraId="00000A97"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&lt;LF&gt;</w:t>
            </w:r>
          </w:p>
        </w:tc>
        <w:tc>
          <w:tcPr>
            <w:tcW w:w="3875" w:type="dxa"/>
            <w:shd w:val="clear" w:color="auto" w:fill="E0E0E0"/>
            <w:tcMar>
              <w:top w:w="0" w:type="dxa"/>
              <w:left w:w="108" w:type="dxa"/>
              <w:bottom w:w="0" w:type="dxa"/>
              <w:right w:w="108" w:type="dxa"/>
            </w:tcMar>
          </w:tcPr>
          <w:p w14:paraId="00000A98"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'Line Feed’ character:</w:t>
            </w:r>
            <w:r>
              <w:rPr>
                <w:rFonts w:ascii="Arial" w:eastAsia="Arial" w:hAnsi="Arial" w:cs="Arial"/>
                <w:sz w:val="16"/>
                <w:szCs w:val="16"/>
              </w:rPr>
              <w:br/>
              <w:t>byte value = 10 decimal (0A hex)</w:t>
            </w:r>
          </w:p>
        </w:tc>
        <w:tc>
          <w:tcPr>
            <w:tcW w:w="4204" w:type="dxa"/>
            <w:gridSpan w:val="3"/>
            <w:shd w:val="clear" w:color="auto" w:fill="E0E0E0"/>
            <w:tcMar>
              <w:top w:w="0" w:type="dxa"/>
              <w:left w:w="108" w:type="dxa"/>
              <w:bottom w:w="0" w:type="dxa"/>
              <w:right w:w="108" w:type="dxa"/>
            </w:tcMar>
          </w:tcPr>
          <w:p w14:paraId="00000A99"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10</w:t>
            </w:r>
          </w:p>
        </w:tc>
      </w:tr>
      <w:tr w:rsidR="00191D38" w14:paraId="6E38ACE2" w14:textId="77777777">
        <w:tc>
          <w:tcPr>
            <w:tcW w:w="980" w:type="dxa"/>
            <w:shd w:val="clear" w:color="auto" w:fill="F3F3F3"/>
            <w:tcMar>
              <w:top w:w="0" w:type="dxa"/>
              <w:left w:w="108" w:type="dxa"/>
              <w:bottom w:w="0" w:type="dxa"/>
              <w:right w:w="108" w:type="dxa"/>
            </w:tcMar>
          </w:tcPr>
          <w:p w14:paraId="00000A9C"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&lt;SP&gt;</w:t>
            </w:r>
          </w:p>
        </w:tc>
        <w:tc>
          <w:tcPr>
            <w:tcW w:w="3875" w:type="dxa"/>
            <w:shd w:val="clear" w:color="auto" w:fill="F3F3F3"/>
            <w:tcMar>
              <w:top w:w="0" w:type="dxa"/>
              <w:left w:w="108" w:type="dxa"/>
              <w:bottom w:w="0" w:type="dxa"/>
              <w:right w:w="108" w:type="dxa"/>
            </w:tcMar>
          </w:tcPr>
          <w:p w14:paraId="00000A9D"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‘Space’ character:</w:t>
            </w:r>
            <w:r>
              <w:rPr>
                <w:rFonts w:ascii="Arial" w:eastAsia="Arial" w:hAnsi="Arial" w:cs="Arial"/>
                <w:sz w:val="16"/>
                <w:szCs w:val="16"/>
              </w:rPr>
              <w:br/>
              <w:t>byte value = 32 decimal (20 hex)</w:t>
            </w:r>
          </w:p>
        </w:tc>
        <w:tc>
          <w:tcPr>
            <w:tcW w:w="4204" w:type="dxa"/>
            <w:gridSpan w:val="3"/>
            <w:shd w:val="clear" w:color="auto" w:fill="F3F3F3"/>
            <w:tcMar>
              <w:top w:w="0" w:type="dxa"/>
              <w:left w:w="108" w:type="dxa"/>
              <w:bottom w:w="0" w:type="dxa"/>
              <w:right w:w="108" w:type="dxa"/>
            </w:tcMar>
          </w:tcPr>
          <w:p w14:paraId="00000A9E"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space</w:t>
            </w:r>
          </w:p>
        </w:tc>
      </w:tr>
      <w:tr w:rsidR="00191D38" w14:paraId="0F4D4E18" w14:textId="77777777">
        <w:tc>
          <w:tcPr>
            <w:tcW w:w="980" w:type="dxa"/>
            <w:shd w:val="clear" w:color="auto" w:fill="E0E0E0"/>
            <w:tcMar>
              <w:top w:w="0" w:type="dxa"/>
              <w:left w:w="108" w:type="dxa"/>
              <w:bottom w:w="0" w:type="dxa"/>
              <w:right w:w="108" w:type="dxa"/>
            </w:tcMar>
          </w:tcPr>
          <w:p w14:paraId="00000AA1"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proofErr w:type="spellStart"/>
            <w:r>
              <w:rPr>
                <w:rFonts w:ascii="Courier New" w:eastAsia="Courier New" w:hAnsi="Courier New" w:cs="Courier New"/>
                <w:b/>
                <w:sz w:val="16"/>
                <w:szCs w:val="16"/>
              </w:rPr>
              <w:t>nnn</w:t>
            </w:r>
            <w:proofErr w:type="spellEnd"/>
          </w:p>
        </w:tc>
        <w:tc>
          <w:tcPr>
            <w:tcW w:w="3875" w:type="dxa"/>
            <w:shd w:val="clear" w:color="auto" w:fill="E0E0E0"/>
            <w:tcMar>
              <w:top w:w="0" w:type="dxa"/>
              <w:left w:w="108" w:type="dxa"/>
              <w:bottom w:w="0" w:type="dxa"/>
              <w:right w:w="108" w:type="dxa"/>
            </w:tcMar>
          </w:tcPr>
          <w:p w14:paraId="00000AA2"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‘Message sequence number’ generated by the encoding or routing centre</w:t>
            </w:r>
          </w:p>
        </w:tc>
        <w:tc>
          <w:tcPr>
            <w:tcW w:w="4204" w:type="dxa"/>
            <w:gridSpan w:val="3"/>
            <w:shd w:val="clear" w:color="auto" w:fill="E0E0E0"/>
            <w:tcMar>
              <w:top w:w="0" w:type="dxa"/>
              <w:left w:w="108" w:type="dxa"/>
              <w:bottom w:w="0" w:type="dxa"/>
              <w:right w:w="108" w:type="dxa"/>
            </w:tcMar>
          </w:tcPr>
          <w:p w14:paraId="00000AA3"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001</w:t>
            </w:r>
            <w:r>
              <w:rPr>
                <w:rFonts w:ascii="Arial" w:eastAsia="Arial" w:hAnsi="Arial" w:cs="Arial"/>
                <w:sz w:val="16"/>
                <w:szCs w:val="16"/>
              </w:rPr>
              <w:t>'–'</w:t>
            </w:r>
            <w:r>
              <w:rPr>
                <w:rFonts w:ascii="Courier New" w:eastAsia="Courier New" w:hAnsi="Courier New" w:cs="Courier New"/>
                <w:b/>
                <w:sz w:val="16"/>
                <w:szCs w:val="16"/>
              </w:rPr>
              <w:t>999</w:t>
            </w:r>
            <w:r>
              <w:rPr>
                <w:rFonts w:ascii="Arial" w:eastAsia="Arial" w:hAnsi="Arial" w:cs="Arial"/>
                <w:sz w:val="16"/>
                <w:szCs w:val="16"/>
              </w:rPr>
              <w:t>'</w:t>
            </w:r>
          </w:p>
        </w:tc>
      </w:tr>
      <w:tr w:rsidR="00191D38" w14:paraId="23B9A917" w14:textId="77777777">
        <w:tc>
          <w:tcPr>
            <w:tcW w:w="980" w:type="dxa"/>
            <w:shd w:val="clear" w:color="auto" w:fill="F3F3F3"/>
            <w:tcMar>
              <w:top w:w="0" w:type="dxa"/>
              <w:left w:w="108" w:type="dxa"/>
              <w:bottom w:w="0" w:type="dxa"/>
              <w:right w:w="108" w:type="dxa"/>
            </w:tcMar>
          </w:tcPr>
          <w:p w14:paraId="00000AA6"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sz w:val="24"/>
                <w:szCs w:val="24"/>
              </w:rPr>
            </w:pPr>
            <w:r>
              <w:rPr>
                <w:rFonts w:ascii="Courier New" w:eastAsia="Courier New" w:hAnsi="Courier New" w:cs="Courier New"/>
                <w:b/>
                <w:sz w:val="16"/>
                <w:szCs w:val="16"/>
              </w:rPr>
              <w:t>T</w:t>
            </w:r>
            <w:r>
              <w:rPr>
                <w:rFonts w:ascii="Courier New" w:eastAsia="Courier New" w:hAnsi="Courier New" w:cs="Courier New"/>
                <w:b/>
                <w:sz w:val="16"/>
                <w:szCs w:val="16"/>
                <w:vertAlign w:val="subscript"/>
              </w:rPr>
              <w:t>1</w:t>
            </w:r>
          </w:p>
        </w:tc>
        <w:tc>
          <w:tcPr>
            <w:tcW w:w="3875" w:type="dxa"/>
            <w:shd w:val="clear" w:color="auto" w:fill="F3F3F3"/>
            <w:tcMar>
              <w:top w:w="0" w:type="dxa"/>
              <w:left w:w="108" w:type="dxa"/>
              <w:bottom w:w="0" w:type="dxa"/>
              <w:right w:w="108" w:type="dxa"/>
            </w:tcMar>
          </w:tcPr>
          <w:p w14:paraId="00000AA7"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Data Exchange format</w:t>
            </w:r>
          </w:p>
        </w:tc>
        <w:tc>
          <w:tcPr>
            <w:tcW w:w="4204" w:type="dxa"/>
            <w:gridSpan w:val="3"/>
            <w:shd w:val="clear" w:color="auto" w:fill="F3F3F3"/>
            <w:tcMar>
              <w:top w:w="0" w:type="dxa"/>
              <w:left w:w="108" w:type="dxa"/>
              <w:bottom w:w="0" w:type="dxa"/>
              <w:right w:w="108" w:type="dxa"/>
            </w:tcMar>
          </w:tcPr>
          <w:p w14:paraId="00000AA8"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I</w:t>
            </w:r>
            <w:r>
              <w:rPr>
                <w:rFonts w:ascii="Arial" w:eastAsia="Arial" w:hAnsi="Arial" w:cs="Arial"/>
                <w:sz w:val="16"/>
                <w:szCs w:val="16"/>
              </w:rPr>
              <w:t>' = Observations in binary code</w:t>
            </w:r>
          </w:p>
        </w:tc>
      </w:tr>
      <w:tr w:rsidR="00191D38" w14:paraId="24989DF1" w14:textId="77777777">
        <w:tc>
          <w:tcPr>
            <w:tcW w:w="980" w:type="dxa"/>
            <w:shd w:val="clear" w:color="auto" w:fill="E0E0E0"/>
            <w:tcMar>
              <w:top w:w="0" w:type="dxa"/>
              <w:left w:w="108" w:type="dxa"/>
              <w:bottom w:w="0" w:type="dxa"/>
              <w:right w:w="108" w:type="dxa"/>
            </w:tcMar>
          </w:tcPr>
          <w:p w14:paraId="00000AAB"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sz w:val="24"/>
                <w:szCs w:val="24"/>
              </w:rPr>
            </w:pPr>
            <w:r>
              <w:rPr>
                <w:rFonts w:ascii="Courier New" w:eastAsia="Courier New" w:hAnsi="Courier New" w:cs="Courier New"/>
                <w:b/>
                <w:sz w:val="16"/>
                <w:szCs w:val="16"/>
              </w:rPr>
              <w:t>T</w:t>
            </w:r>
            <w:r>
              <w:rPr>
                <w:rFonts w:ascii="Courier New" w:eastAsia="Courier New" w:hAnsi="Courier New" w:cs="Courier New"/>
                <w:b/>
                <w:sz w:val="16"/>
                <w:szCs w:val="16"/>
                <w:vertAlign w:val="subscript"/>
              </w:rPr>
              <w:t>2</w:t>
            </w:r>
          </w:p>
        </w:tc>
        <w:tc>
          <w:tcPr>
            <w:tcW w:w="3875" w:type="dxa"/>
            <w:shd w:val="clear" w:color="auto" w:fill="E0E0E0"/>
            <w:tcMar>
              <w:top w:w="0" w:type="dxa"/>
              <w:left w:w="108" w:type="dxa"/>
              <w:bottom w:w="0" w:type="dxa"/>
              <w:right w:w="108" w:type="dxa"/>
            </w:tcMar>
          </w:tcPr>
          <w:p w14:paraId="00000AAC"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Data Type</w:t>
            </w:r>
          </w:p>
        </w:tc>
        <w:tc>
          <w:tcPr>
            <w:tcW w:w="4204" w:type="dxa"/>
            <w:gridSpan w:val="3"/>
            <w:shd w:val="clear" w:color="auto" w:fill="E0E0E0"/>
            <w:tcMar>
              <w:top w:w="0" w:type="dxa"/>
              <w:left w:w="108" w:type="dxa"/>
              <w:bottom w:w="0" w:type="dxa"/>
              <w:right w:w="108" w:type="dxa"/>
            </w:tcMar>
          </w:tcPr>
          <w:p w14:paraId="00000AAD"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U</w:t>
            </w:r>
            <w:r>
              <w:rPr>
                <w:rFonts w:ascii="Arial" w:eastAsia="Arial" w:hAnsi="Arial" w:cs="Arial"/>
                <w:sz w:val="16"/>
                <w:szCs w:val="16"/>
              </w:rPr>
              <w:t>' = Upper Air  ['</w:t>
            </w:r>
            <w:r>
              <w:rPr>
                <w:rFonts w:ascii="Courier New" w:eastAsia="Courier New" w:hAnsi="Courier New" w:cs="Courier New"/>
                <w:b/>
                <w:sz w:val="16"/>
                <w:szCs w:val="16"/>
              </w:rPr>
              <w:t>E</w:t>
            </w:r>
            <w:r>
              <w:rPr>
                <w:rFonts w:ascii="Arial" w:eastAsia="Arial" w:hAnsi="Arial" w:cs="Arial"/>
                <w:sz w:val="16"/>
                <w:szCs w:val="16"/>
              </w:rPr>
              <w:t xml:space="preserve">' with </w:t>
            </w:r>
            <w:r>
              <w:rPr>
                <w:rFonts w:ascii="Courier New" w:eastAsia="Courier New" w:hAnsi="Courier New" w:cs="Courier New"/>
                <w:b/>
                <w:sz w:val="16"/>
                <w:szCs w:val="16"/>
              </w:rPr>
              <w:t>EUMC/EUMP/EUMR</w:t>
            </w:r>
            <w:r>
              <w:rPr>
                <w:rFonts w:ascii="Arial" w:eastAsia="Arial" w:hAnsi="Arial" w:cs="Arial"/>
                <w:sz w:val="16"/>
                <w:szCs w:val="16"/>
              </w:rPr>
              <w:t>]</w:t>
            </w:r>
          </w:p>
        </w:tc>
      </w:tr>
      <w:tr w:rsidR="00191D38" w14:paraId="0DEFDE13" w14:textId="77777777">
        <w:tc>
          <w:tcPr>
            <w:tcW w:w="980" w:type="dxa"/>
            <w:shd w:val="clear" w:color="auto" w:fill="F3F3F3"/>
            <w:tcMar>
              <w:top w:w="0" w:type="dxa"/>
              <w:left w:w="108" w:type="dxa"/>
              <w:bottom w:w="0" w:type="dxa"/>
              <w:right w:w="108" w:type="dxa"/>
            </w:tcMar>
          </w:tcPr>
          <w:p w14:paraId="00000AB0"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sz w:val="24"/>
                <w:szCs w:val="24"/>
              </w:rPr>
            </w:pPr>
            <w:r>
              <w:rPr>
                <w:rFonts w:ascii="Courier New" w:eastAsia="Courier New" w:hAnsi="Courier New" w:cs="Courier New"/>
                <w:b/>
                <w:sz w:val="16"/>
                <w:szCs w:val="16"/>
              </w:rPr>
              <w:t>A</w:t>
            </w:r>
            <w:r>
              <w:rPr>
                <w:rFonts w:ascii="Courier New" w:eastAsia="Courier New" w:hAnsi="Courier New" w:cs="Courier New"/>
                <w:b/>
                <w:sz w:val="16"/>
                <w:szCs w:val="16"/>
                <w:vertAlign w:val="subscript"/>
              </w:rPr>
              <w:t>1</w:t>
            </w:r>
          </w:p>
        </w:tc>
        <w:tc>
          <w:tcPr>
            <w:tcW w:w="3875" w:type="dxa"/>
            <w:shd w:val="clear" w:color="auto" w:fill="F3F3F3"/>
            <w:tcMar>
              <w:top w:w="0" w:type="dxa"/>
              <w:left w:w="108" w:type="dxa"/>
              <w:bottom w:w="0" w:type="dxa"/>
              <w:right w:w="108" w:type="dxa"/>
            </w:tcMar>
          </w:tcPr>
          <w:p w14:paraId="00000AB1"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Data Sub-type</w:t>
            </w:r>
          </w:p>
        </w:tc>
        <w:tc>
          <w:tcPr>
            <w:tcW w:w="4204" w:type="dxa"/>
            <w:gridSpan w:val="3"/>
            <w:shd w:val="clear" w:color="auto" w:fill="F3F3F3"/>
            <w:tcMar>
              <w:top w:w="0" w:type="dxa"/>
              <w:left w:w="108" w:type="dxa"/>
              <w:bottom w:w="0" w:type="dxa"/>
              <w:right w:w="108" w:type="dxa"/>
            </w:tcMar>
          </w:tcPr>
          <w:p w14:paraId="00000AB2"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T</w:t>
            </w:r>
            <w:r>
              <w:rPr>
                <w:rFonts w:ascii="Arial" w:eastAsia="Arial" w:hAnsi="Arial" w:cs="Arial"/>
                <w:sz w:val="16"/>
                <w:szCs w:val="16"/>
              </w:rPr>
              <w:t>' = Satellite-derived sonde  ['</w:t>
            </w:r>
            <w:r>
              <w:rPr>
                <w:rFonts w:ascii="Courier New" w:eastAsia="Courier New" w:hAnsi="Courier New" w:cs="Courier New"/>
                <w:b/>
                <w:sz w:val="16"/>
                <w:szCs w:val="16"/>
              </w:rPr>
              <w:t>G</w:t>
            </w:r>
            <w:r>
              <w:rPr>
                <w:rFonts w:ascii="Arial" w:eastAsia="Arial" w:hAnsi="Arial" w:cs="Arial"/>
                <w:sz w:val="16"/>
                <w:szCs w:val="16"/>
              </w:rPr>
              <w:t xml:space="preserve">' with </w:t>
            </w:r>
            <w:r>
              <w:rPr>
                <w:rFonts w:ascii="Courier New" w:eastAsia="Courier New" w:hAnsi="Courier New" w:cs="Courier New"/>
                <w:b/>
                <w:sz w:val="16"/>
                <w:szCs w:val="16"/>
              </w:rPr>
              <w:t>EUMC/EUMP/EUMR</w:t>
            </w:r>
            <w:r>
              <w:rPr>
                <w:rFonts w:ascii="Arial" w:eastAsia="Arial" w:hAnsi="Arial" w:cs="Arial"/>
                <w:sz w:val="16"/>
                <w:szCs w:val="16"/>
              </w:rPr>
              <w:t>]</w:t>
            </w:r>
          </w:p>
        </w:tc>
      </w:tr>
      <w:tr w:rsidR="00191D38" w14:paraId="4627493B" w14:textId="77777777">
        <w:tc>
          <w:tcPr>
            <w:tcW w:w="980" w:type="dxa"/>
            <w:shd w:val="clear" w:color="auto" w:fill="E0E0E0"/>
            <w:tcMar>
              <w:top w:w="0" w:type="dxa"/>
              <w:left w:w="108" w:type="dxa"/>
              <w:bottom w:w="0" w:type="dxa"/>
              <w:right w:w="108" w:type="dxa"/>
            </w:tcMar>
          </w:tcPr>
          <w:p w14:paraId="00000AB5"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sz w:val="24"/>
                <w:szCs w:val="24"/>
              </w:rPr>
            </w:pPr>
            <w:r>
              <w:rPr>
                <w:rFonts w:ascii="Courier New" w:eastAsia="Courier New" w:hAnsi="Courier New" w:cs="Courier New"/>
                <w:b/>
                <w:sz w:val="16"/>
                <w:szCs w:val="16"/>
              </w:rPr>
              <w:t>A</w:t>
            </w:r>
            <w:r>
              <w:rPr>
                <w:rFonts w:ascii="Courier New" w:eastAsia="Courier New" w:hAnsi="Courier New" w:cs="Courier New"/>
                <w:b/>
                <w:sz w:val="16"/>
                <w:szCs w:val="16"/>
                <w:vertAlign w:val="subscript"/>
              </w:rPr>
              <w:t>2</w:t>
            </w:r>
          </w:p>
        </w:tc>
        <w:tc>
          <w:tcPr>
            <w:tcW w:w="3875" w:type="dxa"/>
            <w:shd w:val="clear" w:color="auto" w:fill="E0E0E0"/>
            <w:tcMar>
              <w:top w:w="0" w:type="dxa"/>
              <w:left w:w="108" w:type="dxa"/>
              <w:bottom w:w="0" w:type="dxa"/>
              <w:right w:w="108" w:type="dxa"/>
            </w:tcMar>
          </w:tcPr>
          <w:p w14:paraId="00000AB6"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Area Code (see Table 13)</w:t>
            </w:r>
          </w:p>
        </w:tc>
        <w:tc>
          <w:tcPr>
            <w:tcW w:w="4204" w:type="dxa"/>
            <w:gridSpan w:val="3"/>
            <w:shd w:val="clear" w:color="auto" w:fill="E0E0E0"/>
            <w:tcMar>
              <w:top w:w="0" w:type="dxa"/>
              <w:left w:w="108" w:type="dxa"/>
              <w:bottom w:w="0" w:type="dxa"/>
              <w:right w:w="108" w:type="dxa"/>
            </w:tcMar>
          </w:tcPr>
          <w:p w14:paraId="00000AB7"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A</w:t>
            </w:r>
            <w:r>
              <w:rPr>
                <w:rFonts w:ascii="Arial" w:eastAsia="Arial" w:hAnsi="Arial" w:cs="Arial"/>
                <w:sz w:val="16"/>
                <w:szCs w:val="16"/>
              </w:rPr>
              <w:t>’ – ‘</w:t>
            </w:r>
            <w:r>
              <w:rPr>
                <w:rFonts w:ascii="Courier New" w:eastAsia="Courier New" w:hAnsi="Courier New" w:cs="Courier New"/>
                <w:b/>
                <w:sz w:val="16"/>
                <w:szCs w:val="16"/>
              </w:rPr>
              <w:t>L</w:t>
            </w:r>
            <w:r>
              <w:rPr>
                <w:rFonts w:ascii="Arial" w:eastAsia="Arial" w:hAnsi="Arial" w:cs="Arial"/>
                <w:sz w:val="16"/>
                <w:szCs w:val="16"/>
              </w:rPr>
              <w:t>’  ['</w:t>
            </w:r>
            <w:r>
              <w:rPr>
                <w:rFonts w:ascii="Courier New" w:eastAsia="Courier New" w:hAnsi="Courier New" w:cs="Courier New"/>
                <w:b/>
                <w:sz w:val="16"/>
                <w:szCs w:val="16"/>
              </w:rPr>
              <w:t>X</w:t>
            </w:r>
            <w:r>
              <w:rPr>
                <w:rFonts w:ascii="Arial" w:eastAsia="Arial" w:hAnsi="Arial" w:cs="Arial"/>
                <w:sz w:val="16"/>
                <w:szCs w:val="16"/>
              </w:rPr>
              <w:t xml:space="preserve">' with </w:t>
            </w:r>
            <w:r>
              <w:rPr>
                <w:rFonts w:ascii="Courier New" w:eastAsia="Courier New" w:hAnsi="Courier New" w:cs="Courier New"/>
                <w:b/>
                <w:sz w:val="16"/>
                <w:szCs w:val="16"/>
              </w:rPr>
              <w:t>EUMC/EUMP/EUMR</w:t>
            </w:r>
            <w:r>
              <w:rPr>
                <w:rFonts w:ascii="Arial" w:eastAsia="Arial" w:hAnsi="Arial" w:cs="Arial"/>
                <w:sz w:val="16"/>
                <w:szCs w:val="16"/>
              </w:rPr>
              <w:t>]</w:t>
            </w:r>
          </w:p>
        </w:tc>
      </w:tr>
      <w:tr w:rsidR="00191D38" w14:paraId="6C313D77" w14:textId="77777777">
        <w:tc>
          <w:tcPr>
            <w:tcW w:w="980" w:type="dxa"/>
            <w:shd w:val="clear" w:color="auto" w:fill="F3F3F3"/>
            <w:tcMar>
              <w:top w:w="0" w:type="dxa"/>
              <w:left w:w="108" w:type="dxa"/>
              <w:bottom w:w="0" w:type="dxa"/>
              <w:right w:w="108" w:type="dxa"/>
            </w:tcMar>
          </w:tcPr>
          <w:p w14:paraId="00000ABA"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ii</w:t>
            </w:r>
          </w:p>
        </w:tc>
        <w:tc>
          <w:tcPr>
            <w:tcW w:w="3875" w:type="dxa"/>
            <w:shd w:val="clear" w:color="auto" w:fill="F3F3F3"/>
            <w:tcMar>
              <w:top w:w="0" w:type="dxa"/>
              <w:left w:w="108" w:type="dxa"/>
              <w:bottom w:w="0" w:type="dxa"/>
              <w:right w:w="108" w:type="dxa"/>
            </w:tcMar>
          </w:tcPr>
          <w:p w14:paraId="00000ABB"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Product type</w:t>
            </w:r>
          </w:p>
        </w:tc>
        <w:tc>
          <w:tcPr>
            <w:tcW w:w="4204" w:type="dxa"/>
            <w:gridSpan w:val="3"/>
            <w:shd w:val="clear" w:color="auto" w:fill="F3F3F3"/>
            <w:tcMar>
              <w:top w:w="0" w:type="dxa"/>
              <w:left w:w="108" w:type="dxa"/>
              <w:bottom w:w="0" w:type="dxa"/>
              <w:right w:w="108" w:type="dxa"/>
            </w:tcMar>
          </w:tcPr>
          <w:p w14:paraId="00000ABC"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14</w:t>
            </w:r>
            <w:r>
              <w:rPr>
                <w:rFonts w:ascii="Arial" w:eastAsia="Arial" w:hAnsi="Arial" w:cs="Arial"/>
                <w:sz w:val="16"/>
                <w:szCs w:val="16"/>
              </w:rPr>
              <w:t>' = (GNSS)  ['</w:t>
            </w:r>
            <w:r>
              <w:rPr>
                <w:rFonts w:ascii="Courier New" w:eastAsia="Courier New" w:hAnsi="Courier New" w:cs="Courier New"/>
                <w:b/>
                <w:sz w:val="16"/>
                <w:szCs w:val="16"/>
              </w:rPr>
              <w:t>01</w:t>
            </w:r>
            <w:r>
              <w:rPr>
                <w:rFonts w:ascii="Arial" w:eastAsia="Arial" w:hAnsi="Arial" w:cs="Arial"/>
                <w:sz w:val="16"/>
                <w:szCs w:val="16"/>
              </w:rPr>
              <w:t xml:space="preserve">' with </w:t>
            </w:r>
            <w:r>
              <w:rPr>
                <w:rFonts w:ascii="Courier New" w:eastAsia="Courier New" w:hAnsi="Courier New" w:cs="Courier New"/>
                <w:b/>
                <w:sz w:val="16"/>
                <w:szCs w:val="16"/>
              </w:rPr>
              <w:t>EUMC/EUMP/EUMR</w:t>
            </w:r>
            <w:r>
              <w:rPr>
                <w:rFonts w:ascii="Arial" w:eastAsia="Arial" w:hAnsi="Arial" w:cs="Arial"/>
                <w:sz w:val="16"/>
                <w:szCs w:val="16"/>
              </w:rPr>
              <w:t>]</w:t>
            </w:r>
          </w:p>
        </w:tc>
      </w:tr>
      <w:tr w:rsidR="00191D38" w14:paraId="380FE0B0" w14:textId="77777777">
        <w:trPr>
          <w:trHeight w:val="351"/>
        </w:trPr>
        <w:tc>
          <w:tcPr>
            <w:tcW w:w="980" w:type="dxa"/>
            <w:vMerge w:val="restart"/>
            <w:shd w:val="clear" w:color="auto" w:fill="E0E0E0"/>
            <w:tcMar>
              <w:top w:w="0" w:type="dxa"/>
              <w:left w:w="108" w:type="dxa"/>
              <w:bottom w:w="0" w:type="dxa"/>
              <w:right w:w="108" w:type="dxa"/>
            </w:tcMar>
          </w:tcPr>
          <w:p w14:paraId="00000ABF"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b/>
                <w:sz w:val="16"/>
                <w:szCs w:val="16"/>
              </w:rPr>
            </w:pPr>
            <w:proofErr w:type="spellStart"/>
            <w:r>
              <w:rPr>
                <w:rFonts w:ascii="Courier New" w:eastAsia="Courier New" w:hAnsi="Courier New" w:cs="Courier New"/>
                <w:b/>
                <w:sz w:val="16"/>
                <w:szCs w:val="16"/>
              </w:rPr>
              <w:t>cccc</w:t>
            </w:r>
            <w:proofErr w:type="spellEnd"/>
          </w:p>
        </w:tc>
        <w:tc>
          <w:tcPr>
            <w:tcW w:w="3875" w:type="dxa"/>
            <w:vMerge w:val="restart"/>
            <w:shd w:val="clear" w:color="auto" w:fill="E0E0E0"/>
            <w:tcMar>
              <w:top w:w="0" w:type="dxa"/>
              <w:left w:w="108" w:type="dxa"/>
              <w:bottom w:w="0" w:type="dxa"/>
              <w:right w:w="108" w:type="dxa"/>
            </w:tcMar>
          </w:tcPr>
          <w:p w14:paraId="00000AC0"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 xml:space="preserve">Source of the message </w:t>
            </w:r>
            <w:r>
              <w:rPr>
                <w:rFonts w:ascii="Arial" w:eastAsia="Arial" w:hAnsi="Arial" w:cs="Arial"/>
                <w:sz w:val="16"/>
                <w:szCs w:val="16"/>
              </w:rPr>
              <w:br/>
              <w:t>(ICAO Location Indicator)</w:t>
            </w:r>
          </w:p>
        </w:tc>
        <w:tc>
          <w:tcPr>
            <w:tcW w:w="4204" w:type="dxa"/>
            <w:gridSpan w:val="3"/>
            <w:shd w:val="clear" w:color="auto" w:fill="E0E0E0"/>
            <w:tcMar>
              <w:top w:w="0" w:type="dxa"/>
              <w:left w:w="108" w:type="dxa"/>
              <w:bottom w:w="0" w:type="dxa"/>
              <w:right w:w="108" w:type="dxa"/>
            </w:tcMar>
          </w:tcPr>
          <w:p w14:paraId="00000AC1"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Possible codes for RO include (but not limited to):</w:t>
            </w:r>
          </w:p>
        </w:tc>
      </w:tr>
      <w:tr w:rsidR="00191D38" w14:paraId="542B8D56" w14:textId="77777777">
        <w:tc>
          <w:tcPr>
            <w:tcW w:w="980" w:type="dxa"/>
            <w:vMerge/>
            <w:shd w:val="clear" w:color="auto" w:fill="E0E0E0"/>
            <w:tcMar>
              <w:top w:w="0" w:type="dxa"/>
              <w:left w:w="108" w:type="dxa"/>
              <w:bottom w:w="0" w:type="dxa"/>
              <w:right w:w="108" w:type="dxa"/>
            </w:tcMar>
          </w:tcPr>
          <w:p w14:paraId="00000AC4"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C5"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F3F3F3"/>
            <w:tcMar>
              <w:top w:w="0" w:type="dxa"/>
              <w:left w:w="108" w:type="dxa"/>
              <w:bottom w:w="0" w:type="dxa"/>
              <w:right w:w="108" w:type="dxa"/>
            </w:tcMar>
          </w:tcPr>
          <w:p w14:paraId="00000AC6"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rPr>
            </w:pPr>
            <w:r>
              <w:rPr>
                <w:rFonts w:ascii="Courier New" w:eastAsia="Courier New" w:hAnsi="Courier New" w:cs="Courier New"/>
                <w:sz w:val="16"/>
                <w:szCs w:val="16"/>
              </w:rPr>
              <w:t>'</w:t>
            </w:r>
            <w:r>
              <w:rPr>
                <w:rFonts w:ascii="Courier New" w:eastAsia="Courier New" w:hAnsi="Courier New" w:cs="Courier New"/>
                <w:b/>
                <w:sz w:val="16"/>
                <w:szCs w:val="16"/>
              </w:rPr>
              <w:t>EDZW</w:t>
            </w:r>
            <w:r>
              <w:rPr>
                <w:rFonts w:ascii="Courier New" w:eastAsia="Courier New" w:hAnsi="Courier New" w:cs="Courier New"/>
                <w:sz w:val="16"/>
                <w:szCs w:val="16"/>
              </w:rPr>
              <w:t>'</w:t>
            </w:r>
          </w:p>
        </w:tc>
        <w:tc>
          <w:tcPr>
            <w:tcW w:w="1701" w:type="dxa"/>
            <w:shd w:val="clear" w:color="auto" w:fill="F3F3F3"/>
            <w:tcMar>
              <w:top w:w="0" w:type="dxa"/>
              <w:left w:w="108" w:type="dxa"/>
              <w:bottom w:w="0" w:type="dxa"/>
              <w:right w:w="108" w:type="dxa"/>
            </w:tcMar>
          </w:tcPr>
          <w:p w14:paraId="00000AC7"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Offenbach</w:t>
            </w:r>
          </w:p>
        </w:tc>
        <w:tc>
          <w:tcPr>
            <w:tcW w:w="994" w:type="dxa"/>
            <w:shd w:val="clear" w:color="auto" w:fill="F3F3F3"/>
            <w:tcMar>
              <w:top w:w="0" w:type="dxa"/>
              <w:left w:w="108" w:type="dxa"/>
              <w:bottom w:w="0" w:type="dxa"/>
              <w:right w:w="108" w:type="dxa"/>
            </w:tcMar>
          </w:tcPr>
          <w:p w14:paraId="00000AC8"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DE</w:t>
            </w:r>
          </w:p>
        </w:tc>
      </w:tr>
      <w:tr w:rsidR="00191D38" w14:paraId="25DA0E6F" w14:textId="77777777">
        <w:tc>
          <w:tcPr>
            <w:tcW w:w="980" w:type="dxa"/>
            <w:vMerge/>
            <w:shd w:val="clear" w:color="auto" w:fill="E0E0E0"/>
            <w:tcMar>
              <w:top w:w="0" w:type="dxa"/>
              <w:left w:w="108" w:type="dxa"/>
              <w:bottom w:w="0" w:type="dxa"/>
              <w:right w:w="108" w:type="dxa"/>
            </w:tcMar>
          </w:tcPr>
          <w:p w14:paraId="00000AC9"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CA"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E0E0E0"/>
            <w:tcMar>
              <w:top w:w="0" w:type="dxa"/>
              <w:left w:w="108" w:type="dxa"/>
              <w:bottom w:w="0" w:type="dxa"/>
              <w:right w:w="108" w:type="dxa"/>
            </w:tcMar>
          </w:tcPr>
          <w:p w14:paraId="00000ACB"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rPr>
            </w:pPr>
            <w:r>
              <w:rPr>
                <w:rFonts w:ascii="Courier New" w:eastAsia="Courier New" w:hAnsi="Courier New" w:cs="Courier New"/>
                <w:sz w:val="16"/>
                <w:szCs w:val="16"/>
              </w:rPr>
              <w:t>'</w:t>
            </w:r>
            <w:r>
              <w:rPr>
                <w:rFonts w:ascii="Courier New" w:eastAsia="Courier New" w:hAnsi="Courier New" w:cs="Courier New"/>
                <w:b/>
                <w:sz w:val="16"/>
                <w:szCs w:val="16"/>
              </w:rPr>
              <w:t>EGRR</w:t>
            </w:r>
            <w:r>
              <w:rPr>
                <w:rFonts w:ascii="Courier New" w:eastAsia="Courier New" w:hAnsi="Courier New" w:cs="Courier New"/>
                <w:sz w:val="16"/>
                <w:szCs w:val="16"/>
              </w:rPr>
              <w:t>'</w:t>
            </w:r>
          </w:p>
        </w:tc>
        <w:tc>
          <w:tcPr>
            <w:tcW w:w="1701" w:type="dxa"/>
            <w:shd w:val="clear" w:color="auto" w:fill="E0E0E0"/>
            <w:tcMar>
              <w:top w:w="0" w:type="dxa"/>
              <w:left w:w="108" w:type="dxa"/>
              <w:bottom w:w="0" w:type="dxa"/>
              <w:right w:w="108" w:type="dxa"/>
            </w:tcMar>
          </w:tcPr>
          <w:p w14:paraId="00000ACC"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Exeter</w:t>
            </w:r>
          </w:p>
        </w:tc>
        <w:tc>
          <w:tcPr>
            <w:tcW w:w="994" w:type="dxa"/>
            <w:shd w:val="clear" w:color="auto" w:fill="E0E0E0"/>
            <w:tcMar>
              <w:top w:w="0" w:type="dxa"/>
              <w:left w:w="108" w:type="dxa"/>
              <w:bottom w:w="0" w:type="dxa"/>
              <w:right w:w="108" w:type="dxa"/>
            </w:tcMar>
          </w:tcPr>
          <w:p w14:paraId="00000ACD"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UK</w:t>
            </w:r>
          </w:p>
        </w:tc>
      </w:tr>
      <w:tr w:rsidR="00191D38" w14:paraId="39688B45" w14:textId="77777777">
        <w:tc>
          <w:tcPr>
            <w:tcW w:w="980" w:type="dxa"/>
            <w:vMerge/>
            <w:shd w:val="clear" w:color="auto" w:fill="E0E0E0"/>
            <w:tcMar>
              <w:top w:w="0" w:type="dxa"/>
              <w:left w:w="108" w:type="dxa"/>
              <w:bottom w:w="0" w:type="dxa"/>
              <w:right w:w="108" w:type="dxa"/>
            </w:tcMar>
          </w:tcPr>
          <w:p w14:paraId="00000ACE"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CF"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F3F3F3"/>
            <w:tcMar>
              <w:top w:w="0" w:type="dxa"/>
              <w:left w:w="108" w:type="dxa"/>
              <w:bottom w:w="0" w:type="dxa"/>
              <w:right w:w="108" w:type="dxa"/>
            </w:tcMar>
          </w:tcPr>
          <w:p w14:paraId="00000AD0"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rPr>
            </w:pPr>
            <w:r>
              <w:rPr>
                <w:rFonts w:ascii="Courier New" w:eastAsia="Courier New" w:hAnsi="Courier New" w:cs="Courier New"/>
                <w:sz w:val="16"/>
                <w:szCs w:val="16"/>
              </w:rPr>
              <w:t>'</w:t>
            </w:r>
            <w:r>
              <w:rPr>
                <w:rFonts w:ascii="Courier New" w:eastAsia="Courier New" w:hAnsi="Courier New" w:cs="Courier New"/>
                <w:b/>
                <w:sz w:val="16"/>
                <w:szCs w:val="16"/>
              </w:rPr>
              <w:t>EKMI</w:t>
            </w:r>
            <w:r>
              <w:rPr>
                <w:rFonts w:ascii="Courier New" w:eastAsia="Courier New" w:hAnsi="Courier New" w:cs="Courier New"/>
                <w:sz w:val="16"/>
                <w:szCs w:val="16"/>
              </w:rPr>
              <w:t>'</w:t>
            </w:r>
          </w:p>
        </w:tc>
        <w:tc>
          <w:tcPr>
            <w:tcW w:w="1701" w:type="dxa"/>
            <w:shd w:val="clear" w:color="auto" w:fill="F3F3F3"/>
            <w:tcMar>
              <w:top w:w="0" w:type="dxa"/>
              <w:left w:w="108" w:type="dxa"/>
              <w:bottom w:w="0" w:type="dxa"/>
              <w:right w:w="108" w:type="dxa"/>
            </w:tcMar>
          </w:tcPr>
          <w:p w14:paraId="00000AD1"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Copenhagen</w:t>
            </w:r>
          </w:p>
        </w:tc>
        <w:tc>
          <w:tcPr>
            <w:tcW w:w="994" w:type="dxa"/>
            <w:shd w:val="clear" w:color="auto" w:fill="F3F3F3"/>
            <w:tcMar>
              <w:top w:w="0" w:type="dxa"/>
              <w:left w:w="108" w:type="dxa"/>
              <w:bottom w:w="0" w:type="dxa"/>
              <w:right w:w="108" w:type="dxa"/>
            </w:tcMar>
          </w:tcPr>
          <w:p w14:paraId="00000AD2"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DK</w:t>
            </w:r>
          </w:p>
        </w:tc>
      </w:tr>
      <w:tr w:rsidR="00191D38" w14:paraId="5AE043E8" w14:textId="77777777">
        <w:tc>
          <w:tcPr>
            <w:tcW w:w="980" w:type="dxa"/>
            <w:vMerge/>
            <w:shd w:val="clear" w:color="auto" w:fill="E0E0E0"/>
            <w:tcMar>
              <w:top w:w="0" w:type="dxa"/>
              <w:left w:w="108" w:type="dxa"/>
              <w:bottom w:w="0" w:type="dxa"/>
              <w:right w:w="108" w:type="dxa"/>
            </w:tcMar>
          </w:tcPr>
          <w:p w14:paraId="00000AD3"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D4"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E0E0E0"/>
            <w:tcMar>
              <w:top w:w="0" w:type="dxa"/>
              <w:left w:w="108" w:type="dxa"/>
              <w:bottom w:w="0" w:type="dxa"/>
              <w:right w:w="108" w:type="dxa"/>
            </w:tcMar>
          </w:tcPr>
          <w:p w14:paraId="00000AD5"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rPr>
            </w:pPr>
            <w:r>
              <w:rPr>
                <w:rFonts w:ascii="Courier New" w:eastAsia="Courier New" w:hAnsi="Courier New" w:cs="Courier New"/>
                <w:sz w:val="16"/>
                <w:szCs w:val="16"/>
              </w:rPr>
              <w:t>'</w:t>
            </w:r>
            <w:r>
              <w:rPr>
                <w:rFonts w:ascii="Courier New" w:eastAsia="Courier New" w:hAnsi="Courier New" w:cs="Courier New"/>
                <w:b/>
                <w:sz w:val="16"/>
                <w:szCs w:val="16"/>
              </w:rPr>
              <w:t>KWBC</w:t>
            </w:r>
            <w:r>
              <w:rPr>
                <w:rFonts w:ascii="Courier New" w:eastAsia="Courier New" w:hAnsi="Courier New" w:cs="Courier New"/>
                <w:sz w:val="16"/>
                <w:szCs w:val="16"/>
              </w:rPr>
              <w:t>'</w:t>
            </w:r>
          </w:p>
        </w:tc>
        <w:tc>
          <w:tcPr>
            <w:tcW w:w="1701" w:type="dxa"/>
            <w:shd w:val="clear" w:color="auto" w:fill="E0E0E0"/>
            <w:tcMar>
              <w:top w:w="0" w:type="dxa"/>
              <w:left w:w="108" w:type="dxa"/>
              <w:bottom w:w="0" w:type="dxa"/>
              <w:right w:w="108" w:type="dxa"/>
            </w:tcMar>
          </w:tcPr>
          <w:p w14:paraId="00000AD6"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Times New Roman" w:eastAsia="Times New Roman" w:hAnsi="Times New Roman" w:cs="Times New Roman"/>
                <w:sz w:val="24"/>
                <w:szCs w:val="24"/>
              </w:rPr>
            </w:pPr>
            <w:r>
              <w:rPr>
                <w:rFonts w:ascii="Arial" w:eastAsia="Arial" w:hAnsi="Arial" w:cs="Arial"/>
                <w:sz w:val="16"/>
                <w:szCs w:val="16"/>
              </w:rPr>
              <w:t>Washington</w:t>
            </w:r>
            <w:r>
              <w:rPr>
                <w:rFonts w:ascii="Arial" w:eastAsia="Arial" w:hAnsi="Arial" w:cs="Arial"/>
                <w:sz w:val="16"/>
                <w:szCs w:val="16"/>
                <w:vertAlign w:val="superscript"/>
              </w:rPr>
              <w:footnoteReference w:id="15"/>
            </w:r>
          </w:p>
        </w:tc>
        <w:tc>
          <w:tcPr>
            <w:tcW w:w="994" w:type="dxa"/>
            <w:shd w:val="clear" w:color="auto" w:fill="E0E0E0"/>
            <w:tcMar>
              <w:top w:w="0" w:type="dxa"/>
              <w:left w:w="108" w:type="dxa"/>
              <w:bottom w:w="0" w:type="dxa"/>
              <w:right w:w="108" w:type="dxa"/>
            </w:tcMar>
          </w:tcPr>
          <w:p w14:paraId="00000AD7"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US</w:t>
            </w:r>
          </w:p>
        </w:tc>
      </w:tr>
      <w:tr w:rsidR="00191D38" w14:paraId="79F802E8" w14:textId="77777777">
        <w:tc>
          <w:tcPr>
            <w:tcW w:w="980" w:type="dxa"/>
            <w:vMerge/>
            <w:shd w:val="clear" w:color="auto" w:fill="E0E0E0"/>
            <w:tcMar>
              <w:top w:w="0" w:type="dxa"/>
              <w:left w:w="108" w:type="dxa"/>
              <w:bottom w:w="0" w:type="dxa"/>
              <w:right w:w="108" w:type="dxa"/>
            </w:tcMar>
          </w:tcPr>
          <w:p w14:paraId="00000AD8"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D9"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F3F3F3"/>
            <w:tcMar>
              <w:top w:w="0" w:type="dxa"/>
              <w:left w:w="108" w:type="dxa"/>
              <w:bottom w:w="0" w:type="dxa"/>
              <w:right w:w="108" w:type="dxa"/>
            </w:tcMar>
          </w:tcPr>
          <w:p w14:paraId="00000ADA"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24"/>
                <w:szCs w:val="24"/>
              </w:rPr>
            </w:pPr>
            <w:r>
              <w:rPr>
                <w:rFonts w:ascii="Courier New" w:eastAsia="Courier New" w:hAnsi="Courier New" w:cs="Courier New"/>
                <w:b/>
                <w:sz w:val="16"/>
                <w:szCs w:val="16"/>
              </w:rPr>
              <w:t>'EUMC'</w:t>
            </w:r>
          </w:p>
        </w:tc>
        <w:tc>
          <w:tcPr>
            <w:tcW w:w="1701" w:type="dxa"/>
            <w:shd w:val="clear" w:color="auto" w:fill="F3F3F3"/>
            <w:tcMar>
              <w:top w:w="0" w:type="dxa"/>
              <w:left w:w="108" w:type="dxa"/>
              <w:bottom w:w="0" w:type="dxa"/>
              <w:right w:w="108" w:type="dxa"/>
            </w:tcMar>
          </w:tcPr>
          <w:p w14:paraId="00000ADB"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Darmstadt</w:t>
            </w:r>
            <w:r>
              <w:rPr>
                <w:rFonts w:ascii="Arial" w:eastAsia="Arial" w:hAnsi="Arial" w:cs="Arial"/>
                <w:sz w:val="16"/>
                <w:szCs w:val="16"/>
                <w:vertAlign w:val="superscript"/>
              </w:rPr>
              <w:footnoteReference w:id="16"/>
            </w:r>
          </w:p>
        </w:tc>
        <w:tc>
          <w:tcPr>
            <w:tcW w:w="994" w:type="dxa"/>
            <w:shd w:val="clear" w:color="auto" w:fill="F3F3F3"/>
            <w:tcMar>
              <w:top w:w="0" w:type="dxa"/>
              <w:left w:w="108" w:type="dxa"/>
              <w:bottom w:w="0" w:type="dxa"/>
              <w:right w:w="108" w:type="dxa"/>
            </w:tcMar>
          </w:tcPr>
          <w:p w14:paraId="00000ADC"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DE</w:t>
            </w:r>
          </w:p>
        </w:tc>
      </w:tr>
      <w:tr w:rsidR="00191D38" w14:paraId="6D74B06A" w14:textId="77777777">
        <w:tc>
          <w:tcPr>
            <w:tcW w:w="980" w:type="dxa"/>
            <w:vMerge/>
            <w:shd w:val="clear" w:color="auto" w:fill="E0E0E0"/>
            <w:tcMar>
              <w:top w:w="0" w:type="dxa"/>
              <w:left w:w="108" w:type="dxa"/>
              <w:bottom w:w="0" w:type="dxa"/>
              <w:right w:w="108" w:type="dxa"/>
            </w:tcMar>
          </w:tcPr>
          <w:p w14:paraId="00000ADD"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DE"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E6E6E6"/>
            <w:tcMar>
              <w:top w:w="0" w:type="dxa"/>
              <w:left w:w="108" w:type="dxa"/>
              <w:bottom w:w="0" w:type="dxa"/>
              <w:right w:w="108" w:type="dxa"/>
            </w:tcMar>
          </w:tcPr>
          <w:p w14:paraId="00000ADF"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b/>
                <w:sz w:val="16"/>
                <w:szCs w:val="16"/>
              </w:rPr>
            </w:pPr>
            <w:r>
              <w:rPr>
                <w:rFonts w:ascii="Courier New" w:eastAsia="Courier New" w:hAnsi="Courier New" w:cs="Courier New"/>
                <w:b/>
                <w:sz w:val="16"/>
                <w:szCs w:val="16"/>
              </w:rPr>
              <w:t>'EUMP'</w:t>
            </w:r>
          </w:p>
        </w:tc>
        <w:tc>
          <w:tcPr>
            <w:tcW w:w="1701" w:type="dxa"/>
            <w:shd w:val="clear" w:color="auto" w:fill="E6E6E6"/>
            <w:tcMar>
              <w:top w:w="0" w:type="dxa"/>
              <w:left w:w="108" w:type="dxa"/>
              <w:bottom w:w="0" w:type="dxa"/>
              <w:right w:w="108" w:type="dxa"/>
            </w:tcMar>
          </w:tcPr>
          <w:p w14:paraId="00000AE0"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Darmstadt</w:t>
            </w:r>
            <w:r>
              <w:rPr>
                <w:rFonts w:ascii="Arial" w:eastAsia="Arial" w:hAnsi="Arial" w:cs="Arial"/>
                <w:sz w:val="16"/>
                <w:szCs w:val="16"/>
                <w:vertAlign w:val="superscript"/>
              </w:rPr>
              <w:footnoteReference w:id="17"/>
            </w:r>
          </w:p>
        </w:tc>
        <w:tc>
          <w:tcPr>
            <w:tcW w:w="994" w:type="dxa"/>
            <w:shd w:val="clear" w:color="auto" w:fill="E6E6E6"/>
            <w:tcMar>
              <w:top w:w="0" w:type="dxa"/>
              <w:left w:w="108" w:type="dxa"/>
              <w:bottom w:w="0" w:type="dxa"/>
              <w:right w:w="108" w:type="dxa"/>
            </w:tcMar>
          </w:tcPr>
          <w:p w14:paraId="00000AE1"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DE</w:t>
            </w:r>
          </w:p>
        </w:tc>
      </w:tr>
      <w:tr w:rsidR="00191D38" w14:paraId="2006383D" w14:textId="77777777">
        <w:tc>
          <w:tcPr>
            <w:tcW w:w="980" w:type="dxa"/>
            <w:vMerge/>
            <w:shd w:val="clear" w:color="auto" w:fill="E0E0E0"/>
            <w:tcMar>
              <w:top w:w="0" w:type="dxa"/>
              <w:left w:w="108" w:type="dxa"/>
              <w:bottom w:w="0" w:type="dxa"/>
              <w:right w:w="108" w:type="dxa"/>
            </w:tcMar>
          </w:tcPr>
          <w:p w14:paraId="00000AE2"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E3"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F3F3F3"/>
            <w:tcMar>
              <w:top w:w="0" w:type="dxa"/>
              <w:left w:w="108" w:type="dxa"/>
              <w:bottom w:w="0" w:type="dxa"/>
              <w:right w:w="108" w:type="dxa"/>
            </w:tcMar>
          </w:tcPr>
          <w:p w14:paraId="00000AE4"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b/>
                <w:sz w:val="16"/>
                <w:szCs w:val="16"/>
              </w:rPr>
            </w:pPr>
            <w:r>
              <w:rPr>
                <w:rFonts w:ascii="Courier New" w:eastAsia="Courier New" w:hAnsi="Courier New" w:cs="Courier New"/>
                <w:b/>
                <w:sz w:val="16"/>
                <w:szCs w:val="16"/>
              </w:rPr>
              <w:t>'EUMR'</w:t>
            </w:r>
          </w:p>
        </w:tc>
        <w:tc>
          <w:tcPr>
            <w:tcW w:w="1701" w:type="dxa"/>
            <w:shd w:val="clear" w:color="auto" w:fill="F3F3F3"/>
            <w:tcMar>
              <w:top w:w="0" w:type="dxa"/>
              <w:left w:w="108" w:type="dxa"/>
              <w:bottom w:w="0" w:type="dxa"/>
              <w:right w:w="108" w:type="dxa"/>
            </w:tcMar>
          </w:tcPr>
          <w:p w14:paraId="00000AE5"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Darmstadt</w:t>
            </w:r>
            <w:r>
              <w:rPr>
                <w:rFonts w:ascii="Arial" w:eastAsia="Arial" w:hAnsi="Arial" w:cs="Arial"/>
                <w:sz w:val="16"/>
                <w:szCs w:val="16"/>
                <w:vertAlign w:val="superscript"/>
              </w:rPr>
              <w:footnoteReference w:id="18"/>
            </w:r>
          </w:p>
        </w:tc>
        <w:tc>
          <w:tcPr>
            <w:tcW w:w="994" w:type="dxa"/>
            <w:shd w:val="clear" w:color="auto" w:fill="F3F3F3"/>
            <w:tcMar>
              <w:top w:w="0" w:type="dxa"/>
              <w:left w:w="108" w:type="dxa"/>
              <w:bottom w:w="0" w:type="dxa"/>
              <w:right w:w="108" w:type="dxa"/>
            </w:tcMar>
          </w:tcPr>
          <w:p w14:paraId="00000AE6"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DE</w:t>
            </w:r>
          </w:p>
        </w:tc>
      </w:tr>
      <w:tr w:rsidR="00191D38" w14:paraId="3571A3CB" w14:textId="77777777">
        <w:tc>
          <w:tcPr>
            <w:tcW w:w="980" w:type="dxa"/>
            <w:shd w:val="clear" w:color="auto" w:fill="E0E0E0"/>
            <w:tcMar>
              <w:top w:w="0" w:type="dxa"/>
              <w:left w:w="108" w:type="dxa"/>
              <w:bottom w:w="0" w:type="dxa"/>
              <w:right w:w="108" w:type="dxa"/>
            </w:tcMar>
          </w:tcPr>
          <w:p w14:paraId="00000AE7"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875" w:type="dxa"/>
            <w:shd w:val="clear" w:color="auto" w:fill="E0E0E0"/>
            <w:tcMar>
              <w:top w:w="0" w:type="dxa"/>
              <w:left w:w="108" w:type="dxa"/>
              <w:bottom w:w="0" w:type="dxa"/>
              <w:right w:w="108" w:type="dxa"/>
            </w:tcMar>
          </w:tcPr>
          <w:p w14:paraId="00000AE8"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09" w:type="dxa"/>
            <w:shd w:val="clear" w:color="auto" w:fill="E6E6E6"/>
            <w:tcMar>
              <w:top w:w="0" w:type="dxa"/>
              <w:left w:w="108" w:type="dxa"/>
              <w:bottom w:w="0" w:type="dxa"/>
              <w:right w:w="108" w:type="dxa"/>
            </w:tcMar>
          </w:tcPr>
          <w:p w14:paraId="00000AE9"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rPr>
            </w:pPr>
            <w:r>
              <w:rPr>
                <w:rFonts w:ascii="Courier New" w:eastAsia="Courier New" w:hAnsi="Courier New" w:cs="Courier New"/>
                <w:b/>
                <w:sz w:val="16"/>
                <w:szCs w:val="16"/>
              </w:rPr>
              <w:t>'KNES'</w:t>
            </w:r>
          </w:p>
        </w:tc>
        <w:tc>
          <w:tcPr>
            <w:tcW w:w="1701" w:type="dxa"/>
            <w:shd w:val="clear" w:color="auto" w:fill="E6E6E6"/>
            <w:tcMar>
              <w:top w:w="0" w:type="dxa"/>
              <w:left w:w="108" w:type="dxa"/>
              <w:bottom w:w="0" w:type="dxa"/>
              <w:right w:w="108" w:type="dxa"/>
            </w:tcMar>
          </w:tcPr>
          <w:p w14:paraId="00000AEA"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Washington</w:t>
            </w:r>
            <w:r>
              <w:rPr>
                <w:rFonts w:ascii="Arial" w:eastAsia="Arial" w:hAnsi="Arial" w:cs="Arial"/>
                <w:sz w:val="16"/>
                <w:szCs w:val="16"/>
                <w:vertAlign w:val="superscript"/>
              </w:rPr>
              <w:footnoteReference w:id="19"/>
            </w:r>
          </w:p>
        </w:tc>
        <w:tc>
          <w:tcPr>
            <w:tcW w:w="994" w:type="dxa"/>
            <w:shd w:val="clear" w:color="auto" w:fill="E6E6E6"/>
            <w:tcMar>
              <w:top w:w="0" w:type="dxa"/>
              <w:left w:w="108" w:type="dxa"/>
              <w:bottom w:w="0" w:type="dxa"/>
              <w:right w:w="108" w:type="dxa"/>
            </w:tcMar>
          </w:tcPr>
          <w:p w14:paraId="00000AEB"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US</w:t>
            </w:r>
          </w:p>
        </w:tc>
      </w:tr>
      <w:tr w:rsidR="00191D38" w14:paraId="63A560EF" w14:textId="77777777">
        <w:tc>
          <w:tcPr>
            <w:tcW w:w="980" w:type="dxa"/>
            <w:shd w:val="clear" w:color="auto" w:fill="E0E0E0"/>
            <w:tcMar>
              <w:top w:w="0" w:type="dxa"/>
              <w:left w:w="108" w:type="dxa"/>
              <w:bottom w:w="0" w:type="dxa"/>
              <w:right w:w="108" w:type="dxa"/>
            </w:tcMar>
          </w:tcPr>
          <w:p w14:paraId="00000AEC"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875" w:type="dxa"/>
            <w:shd w:val="clear" w:color="auto" w:fill="E0E0E0"/>
            <w:tcMar>
              <w:top w:w="0" w:type="dxa"/>
              <w:left w:w="108" w:type="dxa"/>
              <w:bottom w:w="0" w:type="dxa"/>
              <w:right w:w="108" w:type="dxa"/>
            </w:tcMar>
          </w:tcPr>
          <w:p w14:paraId="00000AED"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09" w:type="dxa"/>
            <w:shd w:val="clear" w:color="auto" w:fill="F3F3F3"/>
            <w:tcMar>
              <w:top w:w="0" w:type="dxa"/>
              <w:left w:w="108" w:type="dxa"/>
              <w:bottom w:w="0" w:type="dxa"/>
              <w:right w:w="108" w:type="dxa"/>
            </w:tcMar>
          </w:tcPr>
          <w:p w14:paraId="00000AEE"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b/>
                <w:sz w:val="16"/>
                <w:szCs w:val="16"/>
              </w:rPr>
            </w:pPr>
            <w:r>
              <w:rPr>
                <w:rFonts w:ascii="Courier New" w:eastAsia="Courier New" w:hAnsi="Courier New" w:cs="Courier New"/>
                <w:b/>
                <w:sz w:val="16"/>
                <w:szCs w:val="16"/>
              </w:rPr>
              <w:t>'BAWX'</w:t>
            </w:r>
          </w:p>
        </w:tc>
        <w:tc>
          <w:tcPr>
            <w:tcW w:w="1701" w:type="dxa"/>
            <w:shd w:val="clear" w:color="auto" w:fill="F3F3F3"/>
            <w:tcMar>
              <w:top w:w="0" w:type="dxa"/>
              <w:left w:w="108" w:type="dxa"/>
              <w:bottom w:w="0" w:type="dxa"/>
              <w:right w:w="108" w:type="dxa"/>
            </w:tcMar>
          </w:tcPr>
          <w:p w14:paraId="00000AEF"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Beijing</w:t>
            </w:r>
          </w:p>
        </w:tc>
        <w:tc>
          <w:tcPr>
            <w:tcW w:w="994" w:type="dxa"/>
            <w:shd w:val="clear" w:color="auto" w:fill="F3F3F3"/>
            <w:tcMar>
              <w:top w:w="0" w:type="dxa"/>
              <w:left w:w="108" w:type="dxa"/>
              <w:bottom w:w="0" w:type="dxa"/>
              <w:right w:w="108" w:type="dxa"/>
            </w:tcMar>
          </w:tcPr>
          <w:p w14:paraId="00000AF0"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CN</w:t>
            </w:r>
          </w:p>
        </w:tc>
      </w:tr>
      <w:tr w:rsidR="00191D38" w14:paraId="5A84A7E2" w14:textId="77777777">
        <w:tc>
          <w:tcPr>
            <w:tcW w:w="980" w:type="dxa"/>
            <w:shd w:val="clear" w:color="auto" w:fill="E0E0E0"/>
            <w:tcMar>
              <w:top w:w="0" w:type="dxa"/>
              <w:left w:w="108" w:type="dxa"/>
              <w:bottom w:w="0" w:type="dxa"/>
              <w:right w:w="108" w:type="dxa"/>
            </w:tcMar>
          </w:tcPr>
          <w:p w14:paraId="00000AF1"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875" w:type="dxa"/>
            <w:shd w:val="clear" w:color="auto" w:fill="E0E0E0"/>
            <w:tcMar>
              <w:top w:w="0" w:type="dxa"/>
              <w:left w:w="108" w:type="dxa"/>
              <w:bottom w:w="0" w:type="dxa"/>
              <w:right w:w="108" w:type="dxa"/>
            </w:tcMar>
          </w:tcPr>
          <w:p w14:paraId="00000AF2"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09" w:type="dxa"/>
            <w:shd w:val="clear" w:color="auto" w:fill="E6E6E6"/>
            <w:tcMar>
              <w:top w:w="0" w:type="dxa"/>
              <w:left w:w="108" w:type="dxa"/>
              <w:bottom w:w="0" w:type="dxa"/>
              <w:right w:w="108" w:type="dxa"/>
            </w:tcMar>
          </w:tcPr>
          <w:p w14:paraId="00000AF3"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b/>
                <w:sz w:val="16"/>
                <w:szCs w:val="16"/>
              </w:rPr>
            </w:pPr>
            <w:r>
              <w:rPr>
                <w:rFonts w:ascii="Courier New" w:eastAsia="Courier New" w:hAnsi="Courier New" w:cs="Courier New"/>
                <w:b/>
                <w:sz w:val="16"/>
                <w:szCs w:val="16"/>
              </w:rPr>
              <w:t>'DEMS'</w:t>
            </w:r>
          </w:p>
        </w:tc>
        <w:tc>
          <w:tcPr>
            <w:tcW w:w="1701" w:type="dxa"/>
            <w:shd w:val="clear" w:color="auto" w:fill="E6E6E6"/>
            <w:tcMar>
              <w:top w:w="0" w:type="dxa"/>
              <w:left w:w="108" w:type="dxa"/>
              <w:bottom w:w="0" w:type="dxa"/>
              <w:right w:w="108" w:type="dxa"/>
            </w:tcMar>
          </w:tcPr>
          <w:p w14:paraId="00000AF4"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New Delhi</w:t>
            </w:r>
          </w:p>
        </w:tc>
        <w:tc>
          <w:tcPr>
            <w:tcW w:w="994" w:type="dxa"/>
            <w:shd w:val="clear" w:color="auto" w:fill="E6E6E6"/>
            <w:tcMar>
              <w:top w:w="0" w:type="dxa"/>
              <w:left w:w="108" w:type="dxa"/>
              <w:bottom w:w="0" w:type="dxa"/>
              <w:right w:w="108" w:type="dxa"/>
            </w:tcMar>
          </w:tcPr>
          <w:p w14:paraId="00000AF5"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IN</w:t>
            </w:r>
          </w:p>
        </w:tc>
      </w:tr>
      <w:tr w:rsidR="00191D38" w14:paraId="2E297AFE" w14:textId="77777777">
        <w:tc>
          <w:tcPr>
            <w:tcW w:w="980" w:type="dxa"/>
            <w:shd w:val="clear" w:color="auto" w:fill="E0E0E0"/>
            <w:tcMar>
              <w:top w:w="0" w:type="dxa"/>
              <w:left w:w="108" w:type="dxa"/>
              <w:bottom w:w="0" w:type="dxa"/>
              <w:right w:w="108" w:type="dxa"/>
            </w:tcMar>
          </w:tcPr>
          <w:p w14:paraId="00000AF6"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875" w:type="dxa"/>
            <w:shd w:val="clear" w:color="auto" w:fill="E0E0E0"/>
            <w:tcMar>
              <w:top w:w="0" w:type="dxa"/>
              <w:left w:w="108" w:type="dxa"/>
              <w:bottom w:w="0" w:type="dxa"/>
              <w:right w:w="108" w:type="dxa"/>
            </w:tcMar>
          </w:tcPr>
          <w:p w14:paraId="00000AF7"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09" w:type="dxa"/>
            <w:shd w:val="clear" w:color="auto" w:fill="E6E6E6"/>
            <w:tcMar>
              <w:top w:w="0" w:type="dxa"/>
              <w:left w:w="108" w:type="dxa"/>
              <w:bottom w:w="0" w:type="dxa"/>
              <w:right w:w="108" w:type="dxa"/>
            </w:tcMar>
          </w:tcPr>
          <w:p w14:paraId="00000AF8"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shd w:val="clear" w:color="auto" w:fill="E6E6E6"/>
              </w:rPr>
            </w:pPr>
            <w:r>
              <w:rPr>
                <w:rFonts w:ascii="Courier New" w:eastAsia="Courier New" w:hAnsi="Courier New" w:cs="Courier New"/>
                <w:b/>
                <w:sz w:val="16"/>
                <w:szCs w:val="16"/>
                <w:shd w:val="clear" w:color="auto" w:fill="E6E6E6"/>
              </w:rPr>
              <w:t>'KWNO'</w:t>
            </w:r>
          </w:p>
        </w:tc>
        <w:tc>
          <w:tcPr>
            <w:tcW w:w="1701" w:type="dxa"/>
            <w:shd w:val="clear" w:color="auto" w:fill="E6E6E6"/>
            <w:tcMar>
              <w:top w:w="0" w:type="dxa"/>
              <w:left w:w="108" w:type="dxa"/>
              <w:bottom w:w="0" w:type="dxa"/>
              <w:right w:w="108" w:type="dxa"/>
            </w:tcMar>
          </w:tcPr>
          <w:p w14:paraId="00000AF9"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shd w:val="clear" w:color="auto" w:fill="E6E6E6"/>
              </w:rPr>
            </w:pPr>
            <w:r>
              <w:rPr>
                <w:rFonts w:ascii="Arial" w:eastAsia="Arial" w:hAnsi="Arial" w:cs="Arial"/>
                <w:sz w:val="16"/>
                <w:szCs w:val="16"/>
                <w:shd w:val="clear" w:color="auto" w:fill="E6E6E6"/>
              </w:rPr>
              <w:t>Washington</w:t>
            </w:r>
            <w:r>
              <w:rPr>
                <w:rFonts w:ascii="Arial" w:eastAsia="Arial" w:hAnsi="Arial" w:cs="Arial"/>
                <w:sz w:val="16"/>
                <w:szCs w:val="16"/>
                <w:shd w:val="clear" w:color="auto" w:fill="E6E6E6"/>
                <w:vertAlign w:val="superscript"/>
              </w:rPr>
              <w:t>20</w:t>
            </w:r>
          </w:p>
        </w:tc>
        <w:tc>
          <w:tcPr>
            <w:tcW w:w="994" w:type="dxa"/>
            <w:shd w:val="clear" w:color="auto" w:fill="E6E6E6"/>
            <w:tcMar>
              <w:top w:w="0" w:type="dxa"/>
              <w:left w:w="108" w:type="dxa"/>
              <w:bottom w:w="0" w:type="dxa"/>
              <w:right w:w="108" w:type="dxa"/>
            </w:tcMar>
          </w:tcPr>
          <w:p w14:paraId="00000AFA"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shd w:val="clear" w:color="auto" w:fill="E6E6E6"/>
              </w:rPr>
            </w:pPr>
            <w:r>
              <w:rPr>
                <w:rFonts w:ascii="Arial" w:eastAsia="Arial" w:hAnsi="Arial" w:cs="Arial"/>
                <w:sz w:val="16"/>
                <w:szCs w:val="16"/>
                <w:shd w:val="clear" w:color="auto" w:fill="E6E6E6"/>
              </w:rPr>
              <w:t>US</w:t>
            </w:r>
          </w:p>
        </w:tc>
      </w:tr>
      <w:tr w:rsidR="00191D38" w14:paraId="08603FB6" w14:textId="77777777">
        <w:tc>
          <w:tcPr>
            <w:tcW w:w="980" w:type="dxa"/>
            <w:shd w:val="clear" w:color="auto" w:fill="F3F3F3"/>
            <w:tcMar>
              <w:top w:w="0" w:type="dxa"/>
              <w:left w:w="108" w:type="dxa"/>
              <w:bottom w:w="0" w:type="dxa"/>
              <w:right w:w="108" w:type="dxa"/>
            </w:tcMar>
          </w:tcPr>
          <w:p w14:paraId="00000AFB"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b/>
                <w:sz w:val="16"/>
                <w:szCs w:val="16"/>
              </w:rPr>
            </w:pPr>
            <w:proofErr w:type="spellStart"/>
            <w:r>
              <w:rPr>
                <w:rFonts w:ascii="Courier New" w:eastAsia="Courier New" w:hAnsi="Courier New" w:cs="Courier New"/>
                <w:b/>
                <w:sz w:val="16"/>
                <w:szCs w:val="16"/>
              </w:rPr>
              <w:t>YYGGgg</w:t>
            </w:r>
            <w:proofErr w:type="spellEnd"/>
          </w:p>
        </w:tc>
        <w:tc>
          <w:tcPr>
            <w:tcW w:w="3875" w:type="dxa"/>
            <w:shd w:val="clear" w:color="auto" w:fill="F3F3F3"/>
            <w:tcMar>
              <w:top w:w="0" w:type="dxa"/>
              <w:left w:w="108" w:type="dxa"/>
              <w:bottom w:w="0" w:type="dxa"/>
              <w:right w:w="108" w:type="dxa"/>
            </w:tcMar>
          </w:tcPr>
          <w:p w14:paraId="00000AFC"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Date/time of observation</w:t>
            </w:r>
            <w:r>
              <w:rPr>
                <w:rFonts w:ascii="Arial" w:eastAsia="Arial" w:hAnsi="Arial" w:cs="Arial"/>
                <w:i/>
                <w:sz w:val="16"/>
                <w:szCs w:val="16"/>
              </w:rPr>
              <w:t xml:space="preserve"> </w:t>
            </w:r>
            <w:r>
              <w:rPr>
                <w:rFonts w:ascii="Arial" w:eastAsia="Arial" w:hAnsi="Arial" w:cs="Arial"/>
                <w:sz w:val="16"/>
                <w:szCs w:val="16"/>
              </w:rPr>
              <w:t>where:-</w:t>
            </w:r>
          </w:p>
          <w:p w14:paraId="00000AFD"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Courier New" w:eastAsia="Courier New" w:hAnsi="Courier New" w:cs="Courier New"/>
                <w:b/>
                <w:sz w:val="16"/>
                <w:szCs w:val="16"/>
              </w:rPr>
              <w:t>YY</w:t>
            </w:r>
            <w:r>
              <w:rPr>
                <w:rFonts w:ascii="Arial" w:eastAsia="Arial" w:hAnsi="Arial" w:cs="Arial"/>
                <w:sz w:val="16"/>
                <w:szCs w:val="16"/>
              </w:rPr>
              <w:t xml:space="preserve"> = day of month (01-31)</w:t>
            </w:r>
            <w:r>
              <w:rPr>
                <w:rFonts w:ascii="Arial" w:eastAsia="Arial" w:hAnsi="Arial" w:cs="Arial"/>
                <w:sz w:val="16"/>
                <w:szCs w:val="16"/>
              </w:rPr>
              <w:br/>
            </w:r>
            <w:r>
              <w:rPr>
                <w:rFonts w:ascii="Courier New" w:eastAsia="Courier New" w:hAnsi="Courier New" w:cs="Courier New"/>
                <w:b/>
                <w:sz w:val="16"/>
                <w:szCs w:val="16"/>
              </w:rPr>
              <w:t>GG</w:t>
            </w:r>
            <w:r>
              <w:rPr>
                <w:rFonts w:ascii="Arial" w:eastAsia="Arial" w:hAnsi="Arial" w:cs="Arial"/>
                <w:sz w:val="16"/>
                <w:szCs w:val="16"/>
              </w:rPr>
              <w:t xml:space="preserve"> =</w:t>
            </w:r>
            <w:r>
              <w:rPr>
                <w:rFonts w:ascii="Arial" w:eastAsia="Arial" w:hAnsi="Arial" w:cs="Arial"/>
                <w:i/>
                <w:sz w:val="16"/>
                <w:szCs w:val="16"/>
              </w:rPr>
              <w:t xml:space="preserve"> </w:t>
            </w:r>
            <w:r>
              <w:rPr>
                <w:rFonts w:ascii="Arial" w:eastAsia="Arial" w:hAnsi="Arial" w:cs="Arial"/>
                <w:sz w:val="16"/>
                <w:szCs w:val="16"/>
              </w:rPr>
              <w:t>hour (00-23)</w:t>
            </w:r>
            <w:r>
              <w:rPr>
                <w:rFonts w:ascii="Arial" w:eastAsia="Arial" w:hAnsi="Arial" w:cs="Arial"/>
                <w:sz w:val="16"/>
                <w:szCs w:val="16"/>
              </w:rPr>
              <w:br/>
            </w:r>
            <w:r>
              <w:rPr>
                <w:rFonts w:ascii="Courier New" w:eastAsia="Courier New" w:hAnsi="Courier New" w:cs="Courier New"/>
                <w:b/>
                <w:sz w:val="16"/>
                <w:szCs w:val="16"/>
              </w:rPr>
              <w:t>gg</w:t>
            </w:r>
            <w:r>
              <w:rPr>
                <w:rFonts w:ascii="Arial" w:eastAsia="Arial" w:hAnsi="Arial" w:cs="Arial"/>
                <w:sz w:val="16"/>
                <w:szCs w:val="16"/>
              </w:rPr>
              <w:t xml:space="preserve"> = minute (00-59)</w:t>
            </w:r>
          </w:p>
        </w:tc>
        <w:tc>
          <w:tcPr>
            <w:tcW w:w="4204" w:type="dxa"/>
            <w:gridSpan w:val="3"/>
            <w:shd w:val="clear" w:color="auto" w:fill="F3F3F3"/>
            <w:tcMar>
              <w:top w:w="0" w:type="dxa"/>
              <w:left w:w="108" w:type="dxa"/>
              <w:bottom w:w="0" w:type="dxa"/>
              <w:right w:w="108" w:type="dxa"/>
            </w:tcMar>
          </w:tcPr>
          <w:p w14:paraId="00000AFE"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Day &amp; Time of first observation in BUFR message</w:t>
            </w:r>
          </w:p>
        </w:tc>
      </w:tr>
    </w:tbl>
    <w:p w14:paraId="00000B01" w14:textId="77777777" w:rsidR="00191D38" w:rsidRDefault="00191D38">
      <w:pPr>
        <w:pStyle w:val="Heading2"/>
        <w:spacing w:before="0" w:after="120"/>
        <w:jc w:val="both"/>
        <w:rPr>
          <w:rFonts w:ascii="Arial" w:eastAsia="Arial" w:hAnsi="Arial" w:cs="Arial"/>
          <w:sz w:val="20"/>
        </w:rPr>
      </w:pPr>
      <w:bookmarkStart w:id="621" w:name="_heading=h.4k668n3" w:colFirst="0" w:colLast="0"/>
      <w:bookmarkEnd w:id="621"/>
    </w:p>
    <w:p w14:paraId="00000B02"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rPr>
      </w:pPr>
    </w:p>
    <w:p w14:paraId="00000B03"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622" w:name="_heading=h.2zbgiuw" w:colFirst="0" w:colLast="0"/>
      <w:bookmarkEnd w:id="622"/>
      <w:r>
        <w:rPr>
          <w:rFonts w:ascii="Arial" w:eastAsia="Arial" w:hAnsi="Arial" w:cs="Arial"/>
          <w:b/>
          <w:i/>
        </w:rPr>
        <w:t>Table 13. Geographical Area Designator (A2) codes</w:t>
      </w:r>
    </w:p>
    <w:tbl>
      <w:tblPr>
        <w:tblStyle w:val="af3"/>
        <w:tblW w:w="9062" w:type="dxa"/>
        <w:tblInd w:w="6" w:type="dxa"/>
        <w:tblLayout w:type="fixed"/>
        <w:tblLook w:val="0000" w:firstRow="0" w:lastRow="0" w:firstColumn="0" w:lastColumn="0" w:noHBand="0" w:noVBand="0"/>
      </w:tblPr>
      <w:tblGrid>
        <w:gridCol w:w="1685"/>
        <w:gridCol w:w="1308"/>
        <w:gridCol w:w="75"/>
        <w:gridCol w:w="1469"/>
        <w:gridCol w:w="1469"/>
        <w:gridCol w:w="1469"/>
        <w:gridCol w:w="1587"/>
      </w:tblGrid>
      <w:tr w:rsidR="00191D38" w14:paraId="6F78EFFF" w14:textId="77777777">
        <w:trPr>
          <w:cantSplit/>
        </w:trPr>
        <w:tc>
          <w:tcPr>
            <w:tcW w:w="1685" w:type="dxa"/>
            <w:shd w:val="clear" w:color="auto" w:fill="94BD5E"/>
            <w:tcMar>
              <w:top w:w="0" w:type="dxa"/>
              <w:left w:w="108" w:type="dxa"/>
              <w:bottom w:w="0" w:type="dxa"/>
              <w:right w:w="108" w:type="dxa"/>
            </w:tcMar>
            <w:vAlign w:val="center"/>
          </w:tcPr>
          <w:p w14:paraId="00000B04"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8"/>
                <w:szCs w:val="18"/>
              </w:rPr>
            </w:pPr>
          </w:p>
        </w:tc>
        <w:tc>
          <w:tcPr>
            <w:tcW w:w="1308" w:type="dxa"/>
            <w:shd w:val="clear" w:color="auto" w:fill="94BD5E"/>
            <w:tcMar>
              <w:top w:w="0" w:type="dxa"/>
              <w:left w:w="108" w:type="dxa"/>
              <w:bottom w:w="0" w:type="dxa"/>
              <w:right w:w="108" w:type="dxa"/>
            </w:tcMar>
            <w:vAlign w:val="center"/>
          </w:tcPr>
          <w:p w14:paraId="00000B05"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0</w:t>
            </w:r>
            <w:r>
              <w:rPr>
                <w:rFonts w:ascii="Calibri" w:eastAsia="Calibri" w:hAnsi="Calibri" w:cs="Calibri"/>
                <w:b/>
                <w:sz w:val="18"/>
                <w:szCs w:val="18"/>
              </w:rPr>
              <w:t>°</w:t>
            </w:r>
            <w:r>
              <w:rPr>
                <w:rFonts w:ascii="Arial" w:eastAsia="Arial" w:hAnsi="Arial" w:cs="Arial"/>
                <w:b/>
                <w:sz w:val="18"/>
                <w:szCs w:val="18"/>
              </w:rPr>
              <w:t>W  – 90</w:t>
            </w:r>
            <w:r>
              <w:rPr>
                <w:rFonts w:ascii="Calibri" w:eastAsia="Calibri" w:hAnsi="Calibri" w:cs="Calibri"/>
                <w:b/>
                <w:sz w:val="18"/>
                <w:szCs w:val="18"/>
              </w:rPr>
              <w:t>°</w:t>
            </w:r>
            <w:r>
              <w:rPr>
                <w:rFonts w:ascii="Arial" w:eastAsia="Arial" w:hAnsi="Arial" w:cs="Arial"/>
                <w:b/>
                <w:sz w:val="18"/>
                <w:szCs w:val="18"/>
              </w:rPr>
              <w:t>W</w:t>
            </w:r>
          </w:p>
        </w:tc>
        <w:tc>
          <w:tcPr>
            <w:tcW w:w="1544" w:type="dxa"/>
            <w:gridSpan w:val="2"/>
            <w:shd w:val="clear" w:color="auto" w:fill="94BD5E"/>
            <w:tcMar>
              <w:top w:w="0" w:type="dxa"/>
              <w:left w:w="108" w:type="dxa"/>
              <w:bottom w:w="0" w:type="dxa"/>
              <w:right w:w="108" w:type="dxa"/>
            </w:tcMar>
            <w:vAlign w:val="center"/>
          </w:tcPr>
          <w:p w14:paraId="00000B06"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90</w:t>
            </w:r>
            <w:r>
              <w:rPr>
                <w:rFonts w:ascii="Calibri" w:eastAsia="Calibri" w:hAnsi="Calibri" w:cs="Calibri"/>
                <w:b/>
                <w:sz w:val="18"/>
                <w:szCs w:val="18"/>
              </w:rPr>
              <w:t>°</w:t>
            </w:r>
            <w:r>
              <w:rPr>
                <w:rFonts w:ascii="Arial" w:eastAsia="Arial" w:hAnsi="Arial" w:cs="Arial"/>
                <w:b/>
                <w:sz w:val="18"/>
                <w:szCs w:val="18"/>
              </w:rPr>
              <w:t>W  – 180</w:t>
            </w:r>
            <w:r>
              <w:rPr>
                <w:rFonts w:ascii="Calibri" w:eastAsia="Calibri" w:hAnsi="Calibri" w:cs="Calibri"/>
                <w:b/>
                <w:sz w:val="18"/>
                <w:szCs w:val="18"/>
              </w:rPr>
              <w:t>°</w:t>
            </w:r>
            <w:r>
              <w:rPr>
                <w:rFonts w:ascii="Arial" w:eastAsia="Arial" w:hAnsi="Arial" w:cs="Arial"/>
                <w:b/>
                <w:sz w:val="18"/>
                <w:szCs w:val="18"/>
              </w:rPr>
              <w:t>W</w:t>
            </w:r>
          </w:p>
        </w:tc>
        <w:tc>
          <w:tcPr>
            <w:tcW w:w="1469" w:type="dxa"/>
            <w:shd w:val="clear" w:color="auto" w:fill="94BD5E"/>
            <w:tcMar>
              <w:top w:w="0" w:type="dxa"/>
              <w:left w:w="108" w:type="dxa"/>
              <w:bottom w:w="0" w:type="dxa"/>
              <w:right w:w="108" w:type="dxa"/>
            </w:tcMar>
            <w:vAlign w:val="center"/>
          </w:tcPr>
          <w:p w14:paraId="00000B08"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180</w:t>
            </w:r>
            <w:r>
              <w:rPr>
                <w:rFonts w:ascii="Calibri" w:eastAsia="Calibri" w:hAnsi="Calibri" w:cs="Calibri"/>
                <w:b/>
                <w:sz w:val="18"/>
                <w:szCs w:val="18"/>
              </w:rPr>
              <w:t>°</w:t>
            </w:r>
            <w:r>
              <w:rPr>
                <w:rFonts w:ascii="Arial" w:eastAsia="Arial" w:hAnsi="Arial" w:cs="Arial"/>
                <w:b/>
                <w:sz w:val="18"/>
                <w:szCs w:val="18"/>
              </w:rPr>
              <w:t>E  – 90</w:t>
            </w:r>
            <w:r>
              <w:rPr>
                <w:rFonts w:ascii="Calibri" w:eastAsia="Calibri" w:hAnsi="Calibri" w:cs="Calibri"/>
                <w:b/>
                <w:sz w:val="18"/>
                <w:szCs w:val="18"/>
              </w:rPr>
              <w:t>°</w:t>
            </w:r>
            <w:r>
              <w:rPr>
                <w:rFonts w:ascii="Arial" w:eastAsia="Arial" w:hAnsi="Arial" w:cs="Arial"/>
                <w:b/>
                <w:sz w:val="18"/>
                <w:szCs w:val="18"/>
              </w:rPr>
              <w:t>E</w:t>
            </w:r>
          </w:p>
        </w:tc>
        <w:tc>
          <w:tcPr>
            <w:tcW w:w="1469" w:type="dxa"/>
            <w:shd w:val="clear" w:color="auto" w:fill="94BD5E"/>
            <w:tcMar>
              <w:top w:w="0" w:type="dxa"/>
              <w:left w:w="108" w:type="dxa"/>
              <w:bottom w:w="0" w:type="dxa"/>
              <w:right w:w="108" w:type="dxa"/>
            </w:tcMar>
            <w:vAlign w:val="center"/>
          </w:tcPr>
          <w:p w14:paraId="00000B09"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90</w:t>
            </w:r>
            <w:r>
              <w:rPr>
                <w:rFonts w:ascii="Calibri" w:eastAsia="Calibri" w:hAnsi="Calibri" w:cs="Calibri"/>
                <w:b/>
                <w:sz w:val="18"/>
                <w:szCs w:val="18"/>
              </w:rPr>
              <w:t>°</w:t>
            </w:r>
            <w:r>
              <w:rPr>
                <w:rFonts w:ascii="Arial" w:eastAsia="Arial" w:hAnsi="Arial" w:cs="Arial"/>
                <w:b/>
                <w:sz w:val="18"/>
                <w:szCs w:val="18"/>
              </w:rPr>
              <w:t>E  – 0</w:t>
            </w:r>
            <w:r>
              <w:rPr>
                <w:rFonts w:ascii="Calibri" w:eastAsia="Calibri" w:hAnsi="Calibri" w:cs="Calibri"/>
                <w:b/>
                <w:sz w:val="18"/>
                <w:szCs w:val="18"/>
              </w:rPr>
              <w:t>°</w:t>
            </w:r>
            <w:r>
              <w:rPr>
                <w:rFonts w:ascii="Arial" w:eastAsia="Arial" w:hAnsi="Arial" w:cs="Arial"/>
                <w:b/>
                <w:sz w:val="18"/>
                <w:szCs w:val="18"/>
              </w:rPr>
              <w:t>E</w:t>
            </w:r>
          </w:p>
        </w:tc>
        <w:tc>
          <w:tcPr>
            <w:tcW w:w="1587" w:type="dxa"/>
            <w:shd w:val="clear" w:color="auto" w:fill="94BD5E"/>
            <w:tcMar>
              <w:top w:w="0" w:type="dxa"/>
              <w:left w:w="108" w:type="dxa"/>
              <w:bottom w:w="0" w:type="dxa"/>
              <w:right w:w="108" w:type="dxa"/>
            </w:tcMar>
            <w:vAlign w:val="center"/>
          </w:tcPr>
          <w:p w14:paraId="00000B0A"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45</w:t>
            </w:r>
            <w:r>
              <w:rPr>
                <w:rFonts w:ascii="Calibri" w:eastAsia="Calibri" w:hAnsi="Calibri" w:cs="Calibri"/>
                <w:b/>
                <w:sz w:val="18"/>
                <w:szCs w:val="18"/>
              </w:rPr>
              <w:t>°</w:t>
            </w:r>
            <w:r>
              <w:rPr>
                <w:rFonts w:ascii="Arial" w:eastAsia="Arial" w:hAnsi="Arial" w:cs="Arial"/>
                <w:b/>
                <w:sz w:val="18"/>
                <w:szCs w:val="18"/>
              </w:rPr>
              <w:t>W – 180</w:t>
            </w:r>
            <w:r>
              <w:rPr>
                <w:rFonts w:ascii="Calibri" w:eastAsia="Calibri" w:hAnsi="Calibri" w:cs="Calibri"/>
                <w:b/>
                <w:sz w:val="18"/>
                <w:szCs w:val="18"/>
              </w:rPr>
              <w:t>°</w:t>
            </w:r>
            <w:r>
              <w:rPr>
                <w:rFonts w:ascii="Arial" w:eastAsia="Arial" w:hAnsi="Arial" w:cs="Arial"/>
                <w:b/>
                <w:sz w:val="18"/>
                <w:szCs w:val="18"/>
              </w:rPr>
              <w:t>W</w:t>
            </w:r>
          </w:p>
        </w:tc>
      </w:tr>
      <w:tr w:rsidR="00191D38" w14:paraId="0D9C0366" w14:textId="77777777">
        <w:trPr>
          <w:cantSplit/>
        </w:trPr>
        <w:tc>
          <w:tcPr>
            <w:tcW w:w="1685" w:type="dxa"/>
            <w:shd w:val="clear" w:color="auto" w:fill="F3F3F3"/>
            <w:tcMar>
              <w:top w:w="0" w:type="dxa"/>
              <w:left w:w="108" w:type="dxa"/>
              <w:bottom w:w="0" w:type="dxa"/>
              <w:right w:w="108" w:type="dxa"/>
            </w:tcMar>
          </w:tcPr>
          <w:p w14:paraId="00000B0B"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NH</w:t>
            </w:r>
            <w:r>
              <w:rPr>
                <w:rFonts w:ascii="Arial" w:eastAsia="Arial" w:hAnsi="Arial" w:cs="Arial"/>
                <w:b/>
                <w:i/>
                <w:sz w:val="18"/>
                <w:szCs w:val="18"/>
                <w:vertAlign w:val="superscript"/>
              </w:rPr>
              <w:t>21</w:t>
            </w:r>
          </w:p>
        </w:tc>
        <w:tc>
          <w:tcPr>
            <w:tcW w:w="1308" w:type="dxa"/>
            <w:shd w:val="clear" w:color="auto" w:fill="F3F3F3"/>
            <w:tcMar>
              <w:top w:w="0" w:type="dxa"/>
              <w:left w:w="108" w:type="dxa"/>
              <w:bottom w:w="0" w:type="dxa"/>
              <w:right w:w="108" w:type="dxa"/>
            </w:tcMar>
          </w:tcPr>
          <w:p w14:paraId="00000B0C"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A</w:t>
            </w:r>
          </w:p>
        </w:tc>
        <w:tc>
          <w:tcPr>
            <w:tcW w:w="1544" w:type="dxa"/>
            <w:gridSpan w:val="2"/>
            <w:shd w:val="clear" w:color="auto" w:fill="F3F3F3"/>
            <w:tcMar>
              <w:top w:w="0" w:type="dxa"/>
              <w:left w:w="108" w:type="dxa"/>
              <w:bottom w:w="0" w:type="dxa"/>
              <w:right w:w="108" w:type="dxa"/>
            </w:tcMar>
          </w:tcPr>
          <w:p w14:paraId="00000B0D"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B</w:t>
            </w:r>
          </w:p>
        </w:tc>
        <w:tc>
          <w:tcPr>
            <w:tcW w:w="1469" w:type="dxa"/>
            <w:shd w:val="clear" w:color="auto" w:fill="F3F3F3"/>
            <w:tcMar>
              <w:top w:w="0" w:type="dxa"/>
              <w:left w:w="108" w:type="dxa"/>
              <w:bottom w:w="0" w:type="dxa"/>
              <w:right w:w="108" w:type="dxa"/>
            </w:tcMar>
          </w:tcPr>
          <w:p w14:paraId="00000B0F"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C</w:t>
            </w:r>
          </w:p>
        </w:tc>
        <w:tc>
          <w:tcPr>
            <w:tcW w:w="1469" w:type="dxa"/>
            <w:shd w:val="clear" w:color="auto" w:fill="F3F3F3"/>
            <w:tcMar>
              <w:top w:w="0" w:type="dxa"/>
              <w:left w:w="108" w:type="dxa"/>
              <w:bottom w:w="0" w:type="dxa"/>
              <w:right w:w="108" w:type="dxa"/>
            </w:tcMar>
          </w:tcPr>
          <w:p w14:paraId="00000B10"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D</w:t>
            </w:r>
          </w:p>
        </w:tc>
        <w:tc>
          <w:tcPr>
            <w:tcW w:w="1587" w:type="dxa"/>
            <w:shd w:val="clear" w:color="auto" w:fill="F3F3F3"/>
            <w:tcMar>
              <w:top w:w="0" w:type="dxa"/>
              <w:left w:w="108" w:type="dxa"/>
              <w:bottom w:w="0" w:type="dxa"/>
              <w:right w:w="108" w:type="dxa"/>
            </w:tcMar>
          </w:tcPr>
          <w:p w14:paraId="00000B11"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r w:rsidR="00191D38" w14:paraId="37604EF5" w14:textId="77777777">
        <w:trPr>
          <w:cantSplit/>
        </w:trPr>
        <w:tc>
          <w:tcPr>
            <w:tcW w:w="1685" w:type="dxa"/>
            <w:shd w:val="clear" w:color="auto" w:fill="E0E0E0"/>
            <w:tcMar>
              <w:top w:w="0" w:type="dxa"/>
              <w:left w:w="108" w:type="dxa"/>
              <w:bottom w:w="0" w:type="dxa"/>
              <w:right w:w="108" w:type="dxa"/>
            </w:tcMar>
          </w:tcPr>
          <w:p w14:paraId="00000B12"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i/>
                <w:sz w:val="18"/>
                <w:szCs w:val="18"/>
              </w:rPr>
              <w:t>Tropics</w:t>
            </w:r>
            <w:r>
              <w:rPr>
                <w:rFonts w:ascii="Arial" w:eastAsia="Arial" w:hAnsi="Arial" w:cs="Arial"/>
                <w:b/>
                <w:i/>
                <w:sz w:val="18"/>
                <w:szCs w:val="18"/>
                <w:vertAlign w:val="superscript"/>
              </w:rPr>
              <w:footnoteReference w:id="20"/>
            </w:r>
          </w:p>
        </w:tc>
        <w:tc>
          <w:tcPr>
            <w:tcW w:w="1308" w:type="dxa"/>
            <w:shd w:val="clear" w:color="auto" w:fill="E0E0E0"/>
            <w:tcMar>
              <w:top w:w="0" w:type="dxa"/>
              <w:left w:w="108" w:type="dxa"/>
              <w:bottom w:w="0" w:type="dxa"/>
              <w:right w:w="108" w:type="dxa"/>
            </w:tcMar>
          </w:tcPr>
          <w:p w14:paraId="00000B13"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E</w:t>
            </w:r>
          </w:p>
        </w:tc>
        <w:tc>
          <w:tcPr>
            <w:tcW w:w="1544" w:type="dxa"/>
            <w:gridSpan w:val="2"/>
            <w:shd w:val="clear" w:color="auto" w:fill="E0E0E0"/>
            <w:tcMar>
              <w:top w:w="0" w:type="dxa"/>
              <w:left w:w="108" w:type="dxa"/>
              <w:bottom w:w="0" w:type="dxa"/>
              <w:right w:w="108" w:type="dxa"/>
            </w:tcMar>
          </w:tcPr>
          <w:p w14:paraId="00000B14"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F</w:t>
            </w:r>
          </w:p>
        </w:tc>
        <w:tc>
          <w:tcPr>
            <w:tcW w:w="1469" w:type="dxa"/>
            <w:shd w:val="clear" w:color="auto" w:fill="E0E0E0"/>
            <w:tcMar>
              <w:top w:w="0" w:type="dxa"/>
              <w:left w:w="108" w:type="dxa"/>
              <w:bottom w:w="0" w:type="dxa"/>
              <w:right w:w="108" w:type="dxa"/>
            </w:tcMar>
          </w:tcPr>
          <w:p w14:paraId="00000B16"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G</w:t>
            </w:r>
          </w:p>
        </w:tc>
        <w:tc>
          <w:tcPr>
            <w:tcW w:w="1469" w:type="dxa"/>
            <w:shd w:val="clear" w:color="auto" w:fill="E0E0E0"/>
            <w:tcMar>
              <w:top w:w="0" w:type="dxa"/>
              <w:left w:w="108" w:type="dxa"/>
              <w:bottom w:w="0" w:type="dxa"/>
              <w:right w:w="108" w:type="dxa"/>
            </w:tcMar>
          </w:tcPr>
          <w:p w14:paraId="00000B17"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H</w:t>
            </w:r>
          </w:p>
        </w:tc>
        <w:tc>
          <w:tcPr>
            <w:tcW w:w="1587" w:type="dxa"/>
            <w:shd w:val="clear" w:color="auto" w:fill="E0E0E0"/>
            <w:tcMar>
              <w:top w:w="0" w:type="dxa"/>
              <w:left w:w="108" w:type="dxa"/>
              <w:bottom w:w="0" w:type="dxa"/>
              <w:right w:w="108" w:type="dxa"/>
            </w:tcMar>
          </w:tcPr>
          <w:p w14:paraId="00000B18"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r w:rsidR="00191D38" w14:paraId="04C1DD42" w14:textId="77777777">
        <w:trPr>
          <w:cantSplit/>
        </w:trPr>
        <w:tc>
          <w:tcPr>
            <w:tcW w:w="1685" w:type="dxa"/>
            <w:shd w:val="clear" w:color="auto" w:fill="F3F3F3"/>
            <w:tcMar>
              <w:top w:w="0" w:type="dxa"/>
              <w:left w:w="108" w:type="dxa"/>
              <w:bottom w:w="0" w:type="dxa"/>
              <w:right w:w="108" w:type="dxa"/>
            </w:tcMar>
          </w:tcPr>
          <w:p w14:paraId="00000B19"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SH</w:t>
            </w:r>
            <w:r>
              <w:rPr>
                <w:rFonts w:ascii="Arial" w:eastAsia="Arial" w:hAnsi="Arial" w:cs="Arial"/>
                <w:b/>
                <w:i/>
                <w:sz w:val="18"/>
                <w:szCs w:val="18"/>
                <w:vertAlign w:val="superscript"/>
              </w:rPr>
              <w:t>21</w:t>
            </w:r>
          </w:p>
        </w:tc>
        <w:tc>
          <w:tcPr>
            <w:tcW w:w="1308" w:type="dxa"/>
            <w:shd w:val="clear" w:color="auto" w:fill="F3F3F3"/>
            <w:tcMar>
              <w:top w:w="0" w:type="dxa"/>
              <w:left w:w="108" w:type="dxa"/>
              <w:bottom w:w="0" w:type="dxa"/>
              <w:right w:w="108" w:type="dxa"/>
            </w:tcMar>
          </w:tcPr>
          <w:p w14:paraId="00000B1A"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I</w:t>
            </w:r>
          </w:p>
        </w:tc>
        <w:tc>
          <w:tcPr>
            <w:tcW w:w="1544" w:type="dxa"/>
            <w:gridSpan w:val="2"/>
            <w:shd w:val="clear" w:color="auto" w:fill="F3F3F3"/>
            <w:tcMar>
              <w:top w:w="0" w:type="dxa"/>
              <w:left w:w="108" w:type="dxa"/>
              <w:bottom w:w="0" w:type="dxa"/>
              <w:right w:w="108" w:type="dxa"/>
            </w:tcMar>
          </w:tcPr>
          <w:p w14:paraId="00000B1B"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J</w:t>
            </w:r>
          </w:p>
        </w:tc>
        <w:tc>
          <w:tcPr>
            <w:tcW w:w="1469" w:type="dxa"/>
            <w:shd w:val="clear" w:color="auto" w:fill="F3F3F3"/>
            <w:tcMar>
              <w:top w:w="0" w:type="dxa"/>
              <w:left w:w="108" w:type="dxa"/>
              <w:bottom w:w="0" w:type="dxa"/>
              <w:right w:w="108" w:type="dxa"/>
            </w:tcMar>
          </w:tcPr>
          <w:p w14:paraId="00000B1D"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K</w:t>
            </w:r>
          </w:p>
        </w:tc>
        <w:tc>
          <w:tcPr>
            <w:tcW w:w="1469" w:type="dxa"/>
            <w:shd w:val="clear" w:color="auto" w:fill="F3F3F3"/>
            <w:tcMar>
              <w:top w:w="0" w:type="dxa"/>
              <w:left w:w="108" w:type="dxa"/>
              <w:bottom w:w="0" w:type="dxa"/>
              <w:right w:w="108" w:type="dxa"/>
            </w:tcMar>
          </w:tcPr>
          <w:p w14:paraId="00000B1E"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L</w:t>
            </w:r>
          </w:p>
        </w:tc>
        <w:tc>
          <w:tcPr>
            <w:tcW w:w="1587" w:type="dxa"/>
            <w:shd w:val="clear" w:color="auto" w:fill="F3F3F3"/>
            <w:tcMar>
              <w:top w:w="0" w:type="dxa"/>
              <w:left w:w="108" w:type="dxa"/>
              <w:bottom w:w="0" w:type="dxa"/>
              <w:right w:w="108" w:type="dxa"/>
            </w:tcMar>
          </w:tcPr>
          <w:p w14:paraId="00000B1F"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r w:rsidR="00191D38" w14:paraId="09735277" w14:textId="77777777">
        <w:trPr>
          <w:cantSplit/>
        </w:trPr>
        <w:tc>
          <w:tcPr>
            <w:tcW w:w="1685" w:type="dxa"/>
            <w:shd w:val="clear" w:color="auto" w:fill="E0E0E0"/>
            <w:tcMar>
              <w:top w:w="0" w:type="dxa"/>
              <w:left w:w="108" w:type="dxa"/>
              <w:bottom w:w="0" w:type="dxa"/>
              <w:right w:w="108" w:type="dxa"/>
            </w:tcMar>
          </w:tcPr>
          <w:p w14:paraId="00000B20"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NH</w:t>
            </w:r>
            <w:r>
              <w:rPr>
                <w:rFonts w:ascii="Arial" w:eastAsia="Arial" w:hAnsi="Arial" w:cs="Arial"/>
                <w:b/>
                <w:i/>
                <w:sz w:val="18"/>
                <w:szCs w:val="18"/>
                <w:vertAlign w:val="superscript"/>
              </w:rPr>
              <w:footnoteReference w:id="21"/>
            </w:r>
          </w:p>
        </w:tc>
        <w:tc>
          <w:tcPr>
            <w:tcW w:w="5790" w:type="dxa"/>
            <w:gridSpan w:val="5"/>
            <w:shd w:val="clear" w:color="auto" w:fill="E0E0E0"/>
            <w:tcMar>
              <w:top w:w="0" w:type="dxa"/>
              <w:left w:w="108" w:type="dxa"/>
              <w:bottom w:w="0" w:type="dxa"/>
              <w:right w:w="108" w:type="dxa"/>
            </w:tcMar>
          </w:tcPr>
          <w:p w14:paraId="00000B21"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&lt;-–---------------  N  -----------------&gt;</w:t>
            </w:r>
          </w:p>
        </w:tc>
        <w:tc>
          <w:tcPr>
            <w:tcW w:w="1587" w:type="dxa"/>
            <w:shd w:val="clear" w:color="auto" w:fill="E0E0E0"/>
            <w:tcMar>
              <w:top w:w="0" w:type="dxa"/>
              <w:left w:w="108" w:type="dxa"/>
              <w:bottom w:w="0" w:type="dxa"/>
              <w:right w:w="108" w:type="dxa"/>
            </w:tcMar>
          </w:tcPr>
          <w:p w14:paraId="00000B26"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r w:rsidR="00191D38" w14:paraId="282F63DE" w14:textId="77777777">
        <w:trPr>
          <w:cantSplit/>
        </w:trPr>
        <w:tc>
          <w:tcPr>
            <w:tcW w:w="1685" w:type="dxa"/>
            <w:shd w:val="clear" w:color="auto" w:fill="F3F3F3"/>
            <w:tcMar>
              <w:top w:w="0" w:type="dxa"/>
              <w:left w:w="108" w:type="dxa"/>
              <w:bottom w:w="0" w:type="dxa"/>
              <w:right w:w="108" w:type="dxa"/>
            </w:tcMar>
          </w:tcPr>
          <w:p w14:paraId="00000B27"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lastRenderedPageBreak/>
              <w:t>SH</w:t>
            </w:r>
            <w:r>
              <w:rPr>
                <w:rFonts w:ascii="Arial" w:eastAsia="Arial" w:hAnsi="Arial" w:cs="Arial"/>
                <w:b/>
                <w:i/>
                <w:sz w:val="18"/>
                <w:szCs w:val="18"/>
                <w:vertAlign w:val="superscript"/>
              </w:rPr>
              <w:t>22</w:t>
            </w:r>
          </w:p>
        </w:tc>
        <w:tc>
          <w:tcPr>
            <w:tcW w:w="5790" w:type="dxa"/>
            <w:gridSpan w:val="5"/>
            <w:shd w:val="clear" w:color="auto" w:fill="F3F3F3"/>
            <w:tcMar>
              <w:top w:w="0" w:type="dxa"/>
              <w:left w:w="108" w:type="dxa"/>
              <w:bottom w:w="0" w:type="dxa"/>
              <w:right w:w="108" w:type="dxa"/>
            </w:tcMar>
          </w:tcPr>
          <w:p w14:paraId="00000B28"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&lt;-–---------------  S  -----------------&gt;</w:t>
            </w:r>
          </w:p>
        </w:tc>
        <w:tc>
          <w:tcPr>
            <w:tcW w:w="1587" w:type="dxa"/>
            <w:shd w:val="clear" w:color="auto" w:fill="F3F3F3"/>
            <w:tcMar>
              <w:top w:w="0" w:type="dxa"/>
              <w:left w:w="108" w:type="dxa"/>
              <w:bottom w:w="0" w:type="dxa"/>
              <w:right w:w="108" w:type="dxa"/>
            </w:tcMar>
          </w:tcPr>
          <w:p w14:paraId="00000B2D"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r w:rsidR="00191D38" w14:paraId="3D16FDD0" w14:textId="77777777">
        <w:trPr>
          <w:cantSplit/>
        </w:trPr>
        <w:tc>
          <w:tcPr>
            <w:tcW w:w="1685" w:type="dxa"/>
            <w:shd w:val="clear" w:color="auto" w:fill="E0E0E0"/>
            <w:tcMar>
              <w:top w:w="0" w:type="dxa"/>
              <w:left w:w="108" w:type="dxa"/>
              <w:bottom w:w="0" w:type="dxa"/>
              <w:right w:w="108" w:type="dxa"/>
            </w:tcMar>
          </w:tcPr>
          <w:p w14:paraId="00000B2E"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NH</w:t>
            </w:r>
            <w:r>
              <w:rPr>
                <w:rFonts w:ascii="Arial" w:eastAsia="Arial" w:hAnsi="Arial" w:cs="Arial"/>
                <w:b/>
                <w:i/>
                <w:sz w:val="18"/>
                <w:szCs w:val="18"/>
                <w:vertAlign w:val="superscript"/>
              </w:rPr>
              <w:t>22</w:t>
            </w:r>
          </w:p>
        </w:tc>
        <w:tc>
          <w:tcPr>
            <w:tcW w:w="1383" w:type="dxa"/>
            <w:gridSpan w:val="2"/>
            <w:shd w:val="clear" w:color="auto" w:fill="E0E0E0"/>
            <w:tcMar>
              <w:top w:w="0" w:type="dxa"/>
              <w:left w:w="108" w:type="dxa"/>
              <w:bottom w:w="0" w:type="dxa"/>
              <w:right w:w="108" w:type="dxa"/>
            </w:tcMar>
          </w:tcPr>
          <w:p w14:paraId="00000B2F"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c>
          <w:tcPr>
            <w:tcW w:w="1469" w:type="dxa"/>
            <w:shd w:val="clear" w:color="auto" w:fill="E0E0E0"/>
            <w:tcMar>
              <w:top w:w="0" w:type="dxa"/>
              <w:left w:w="108" w:type="dxa"/>
              <w:bottom w:w="0" w:type="dxa"/>
              <w:right w:w="108" w:type="dxa"/>
            </w:tcMar>
          </w:tcPr>
          <w:p w14:paraId="00000B31"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c>
          <w:tcPr>
            <w:tcW w:w="1469" w:type="dxa"/>
            <w:shd w:val="clear" w:color="auto" w:fill="E0E0E0"/>
            <w:tcMar>
              <w:top w:w="0" w:type="dxa"/>
              <w:left w:w="108" w:type="dxa"/>
              <w:bottom w:w="0" w:type="dxa"/>
              <w:right w:w="108" w:type="dxa"/>
            </w:tcMar>
          </w:tcPr>
          <w:p w14:paraId="00000B32"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c>
          <w:tcPr>
            <w:tcW w:w="1469" w:type="dxa"/>
            <w:shd w:val="clear" w:color="auto" w:fill="E0E0E0"/>
            <w:tcMar>
              <w:top w:w="0" w:type="dxa"/>
              <w:left w:w="108" w:type="dxa"/>
              <w:bottom w:w="0" w:type="dxa"/>
              <w:right w:w="108" w:type="dxa"/>
            </w:tcMar>
          </w:tcPr>
          <w:p w14:paraId="00000B33"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c>
          <w:tcPr>
            <w:tcW w:w="1587" w:type="dxa"/>
            <w:shd w:val="clear" w:color="auto" w:fill="E0E0E0"/>
            <w:tcMar>
              <w:top w:w="0" w:type="dxa"/>
              <w:left w:w="108" w:type="dxa"/>
              <w:bottom w:w="0" w:type="dxa"/>
              <w:right w:w="108" w:type="dxa"/>
            </w:tcMar>
          </w:tcPr>
          <w:p w14:paraId="00000B34"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T</w:t>
            </w:r>
          </w:p>
        </w:tc>
      </w:tr>
      <w:tr w:rsidR="00191D38" w14:paraId="3613D6F3" w14:textId="77777777">
        <w:trPr>
          <w:cantSplit/>
        </w:trPr>
        <w:tc>
          <w:tcPr>
            <w:tcW w:w="1685" w:type="dxa"/>
            <w:shd w:val="clear" w:color="auto" w:fill="F3F3F3"/>
            <w:tcMar>
              <w:top w:w="0" w:type="dxa"/>
              <w:left w:w="108" w:type="dxa"/>
              <w:bottom w:w="0" w:type="dxa"/>
              <w:right w:w="108" w:type="dxa"/>
            </w:tcMar>
          </w:tcPr>
          <w:p w14:paraId="00000B35"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Global</w:t>
            </w:r>
            <w:r>
              <w:rPr>
                <w:rFonts w:ascii="Arial" w:eastAsia="Arial" w:hAnsi="Arial" w:cs="Arial"/>
                <w:b/>
                <w:i/>
                <w:sz w:val="18"/>
                <w:szCs w:val="18"/>
                <w:vertAlign w:val="superscript"/>
              </w:rPr>
              <w:t>22</w:t>
            </w:r>
          </w:p>
        </w:tc>
        <w:tc>
          <w:tcPr>
            <w:tcW w:w="5790" w:type="dxa"/>
            <w:gridSpan w:val="5"/>
            <w:shd w:val="clear" w:color="auto" w:fill="F3F3F3"/>
            <w:tcMar>
              <w:top w:w="0" w:type="dxa"/>
              <w:left w:w="108" w:type="dxa"/>
              <w:bottom w:w="0" w:type="dxa"/>
              <w:right w:w="108" w:type="dxa"/>
            </w:tcMar>
          </w:tcPr>
          <w:p w14:paraId="00000B36"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&lt;-–---------------  X  -----------------&gt;</w:t>
            </w:r>
          </w:p>
        </w:tc>
        <w:tc>
          <w:tcPr>
            <w:tcW w:w="1587" w:type="dxa"/>
            <w:shd w:val="clear" w:color="auto" w:fill="F3F3F3"/>
            <w:tcMar>
              <w:top w:w="0" w:type="dxa"/>
              <w:left w:w="108" w:type="dxa"/>
              <w:bottom w:w="0" w:type="dxa"/>
              <w:right w:w="108" w:type="dxa"/>
            </w:tcMar>
          </w:tcPr>
          <w:p w14:paraId="00000B3B"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bl>
    <w:p w14:paraId="00000B3C" w14:textId="77777777" w:rsidR="00191D38" w:rsidRDefault="00191D38">
      <w:pPr>
        <w:pStyle w:val="Heading2"/>
        <w:spacing w:before="0" w:after="120"/>
        <w:jc w:val="both"/>
      </w:pPr>
    </w:p>
    <w:p w14:paraId="00000B3D" w14:textId="77777777" w:rsidR="00191D38" w:rsidRDefault="00000000">
      <w:pPr>
        <w:pStyle w:val="Heading2"/>
        <w:numPr>
          <w:ilvl w:val="1"/>
          <w:numId w:val="15"/>
        </w:numPr>
      </w:pPr>
      <w:bookmarkStart w:id="623" w:name="_heading=h.1egqt2p" w:colFirst="0" w:colLast="0"/>
      <w:bookmarkEnd w:id="623"/>
      <w:r>
        <w:t>ICAO Location Indicator</w:t>
      </w:r>
    </w:p>
    <w:p w14:paraId="00000B3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 xml:space="preserve">The </w:t>
      </w:r>
      <w:proofErr w:type="spellStart"/>
      <w:r>
        <w:rPr>
          <w:rFonts w:ascii="Courier New" w:eastAsia="Courier New" w:hAnsi="Courier New" w:cs="Courier New"/>
          <w:b/>
        </w:rPr>
        <w:t>cccc</w:t>
      </w:r>
      <w:proofErr w:type="spellEnd"/>
      <w:r>
        <w:rPr>
          <w:rFonts w:ascii="Arial" w:eastAsia="Arial" w:hAnsi="Arial" w:cs="Arial"/>
        </w:rPr>
        <w:t xml:space="preserve"> field is the ICAO Location Indicator [RD.12] of the originating centre. Table 12 shows the ICAO codes associated with some centres which may put RO bulletins onto the GTS.</w:t>
      </w:r>
    </w:p>
    <w:p w14:paraId="00000B3F"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B40" w14:textId="77777777" w:rsidR="00191D38" w:rsidRDefault="00000000">
      <w:pPr>
        <w:pStyle w:val="Heading2"/>
        <w:numPr>
          <w:ilvl w:val="1"/>
          <w:numId w:val="15"/>
        </w:numPr>
      </w:pPr>
      <w:bookmarkStart w:id="624" w:name="_heading=h.3ygebqi" w:colFirst="0" w:colLast="0"/>
      <w:bookmarkEnd w:id="624"/>
      <w:r>
        <w:t>Date and Time</w:t>
      </w:r>
    </w:p>
    <w:p w14:paraId="00000B4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For most GTS routing nodes, the date/time indicated by </w:t>
      </w:r>
      <w:proofErr w:type="spellStart"/>
      <w:r>
        <w:rPr>
          <w:rFonts w:ascii="Courier New" w:eastAsia="Courier New" w:hAnsi="Courier New" w:cs="Courier New"/>
          <w:b/>
        </w:rPr>
        <w:t>YYGGgg</w:t>
      </w:r>
      <w:proofErr w:type="spellEnd"/>
      <w:r>
        <w:rPr>
          <w:rFonts w:ascii="Arial" w:eastAsia="Arial" w:hAnsi="Arial" w:cs="Arial"/>
        </w:rPr>
        <w:t xml:space="preserve"> must be current or the data may be blocked or rejected. 'Current' is typically defined as not more than 24 hours old and not in the future by more than 10 minutes. For RO data, </w:t>
      </w:r>
      <w:proofErr w:type="spellStart"/>
      <w:r>
        <w:rPr>
          <w:rFonts w:ascii="Courier New" w:eastAsia="Courier New" w:hAnsi="Courier New" w:cs="Courier New"/>
          <w:b/>
        </w:rPr>
        <w:t>YYGGgg</w:t>
      </w:r>
      <w:proofErr w:type="spellEnd"/>
      <w:r>
        <w:rPr>
          <w:rFonts w:ascii="Arial" w:eastAsia="Arial" w:hAnsi="Arial" w:cs="Arial"/>
        </w:rPr>
        <w:t xml:space="preserve"> will be the start date/time of the profile (the same as that encoded into BUFR Section 1) which should normally be less than 3 hours old at the time of encoding.</w:t>
      </w:r>
    </w:p>
    <w:p w14:paraId="00000B42"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B43" w14:textId="77777777" w:rsidR="00191D38" w:rsidRDefault="00000000">
      <w:pPr>
        <w:pStyle w:val="Heading2"/>
        <w:numPr>
          <w:ilvl w:val="1"/>
          <w:numId w:val="15"/>
        </w:numPr>
      </w:pPr>
      <w:bookmarkStart w:id="625" w:name="_heading=h.2dlolyb" w:colFirst="0" w:colLast="0"/>
      <w:bookmarkEnd w:id="625"/>
      <w:r>
        <w:t>Current routing headers</w:t>
      </w:r>
    </w:p>
    <w:p w14:paraId="00000B44"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Table 14 shows the fixed part of the ARHs for those headers in current use for RO bulletins. GTS nodes wanting to collect these headers should contact the appropriate source centre if these headers are not already being routed to them.</w:t>
      </w:r>
    </w:p>
    <w:p w14:paraId="00000B45"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B46"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 xml:space="preserve">Note that (apart from </w:t>
      </w:r>
      <w:proofErr w:type="spellStart"/>
      <w:r>
        <w:rPr>
          <w:rFonts w:ascii="Arial" w:eastAsia="Arial" w:hAnsi="Arial" w:cs="Arial"/>
        </w:rPr>
        <w:t>Metop</w:t>
      </w:r>
      <w:proofErr w:type="spellEnd"/>
      <w:r>
        <w:rPr>
          <w:rFonts w:ascii="Arial" w:eastAsia="Arial" w:hAnsi="Arial" w:cs="Arial"/>
        </w:rPr>
        <w:t xml:space="preserve"> data generated by EUMETSAT) there is no distinction in the ARH of individual satellites, only the source of the bulletin.</w:t>
      </w:r>
    </w:p>
    <w:p w14:paraId="00000B47"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B48"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626" w:name="_heading=h.sqyw64" w:colFirst="0" w:colLast="0"/>
      <w:bookmarkEnd w:id="626"/>
      <w:r>
        <w:rPr>
          <w:rFonts w:ascii="Arial" w:eastAsia="Arial" w:hAnsi="Arial" w:cs="Arial"/>
          <w:b/>
        </w:rPr>
        <w:t>Table 14. Summary of ARHs for RO data on the GTS</w:t>
      </w:r>
    </w:p>
    <w:tbl>
      <w:tblPr>
        <w:tblStyle w:val="af4"/>
        <w:tblW w:w="9000" w:type="dxa"/>
        <w:tblInd w:w="13" w:type="dxa"/>
        <w:tblLayout w:type="fixed"/>
        <w:tblLook w:val="0000" w:firstRow="0" w:lastRow="0" w:firstColumn="0" w:lastColumn="0" w:noHBand="0" w:noVBand="0"/>
      </w:tblPr>
      <w:tblGrid>
        <w:gridCol w:w="2065"/>
        <w:gridCol w:w="2343"/>
        <w:gridCol w:w="4592"/>
      </w:tblGrid>
      <w:tr w:rsidR="00191D38" w14:paraId="3229FF92" w14:textId="77777777">
        <w:trPr>
          <w:cantSplit/>
        </w:trPr>
        <w:tc>
          <w:tcPr>
            <w:tcW w:w="2065" w:type="dxa"/>
            <w:tcBorders>
              <w:top w:val="single" w:sz="4" w:space="0" w:color="000000"/>
              <w:left w:val="single" w:sz="4" w:space="0" w:color="000000"/>
              <w:bottom w:val="single" w:sz="4" w:space="0" w:color="000000"/>
            </w:tcBorders>
            <w:shd w:val="clear" w:color="auto" w:fill="94BD5E"/>
            <w:tcMar>
              <w:top w:w="0" w:type="dxa"/>
              <w:left w:w="108" w:type="dxa"/>
              <w:bottom w:w="0" w:type="dxa"/>
              <w:right w:w="108" w:type="dxa"/>
            </w:tcMar>
          </w:tcPr>
          <w:p w14:paraId="00000B4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ARH</w:t>
            </w:r>
          </w:p>
        </w:tc>
        <w:tc>
          <w:tcPr>
            <w:tcW w:w="2343" w:type="dxa"/>
            <w:tcBorders>
              <w:top w:val="single" w:sz="4" w:space="0" w:color="000000"/>
              <w:left w:val="single" w:sz="4" w:space="0" w:color="000000"/>
              <w:bottom w:val="single" w:sz="4" w:space="0" w:color="000000"/>
            </w:tcBorders>
            <w:shd w:val="clear" w:color="auto" w:fill="94BD5E"/>
            <w:tcMar>
              <w:top w:w="0" w:type="dxa"/>
              <w:left w:w="108" w:type="dxa"/>
              <w:bottom w:w="0" w:type="dxa"/>
              <w:right w:w="108" w:type="dxa"/>
            </w:tcMar>
          </w:tcPr>
          <w:p w14:paraId="00000B4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Mission</w:t>
            </w:r>
          </w:p>
        </w:tc>
        <w:tc>
          <w:tcPr>
            <w:tcW w:w="4592" w:type="dxa"/>
            <w:tcBorders>
              <w:top w:val="single" w:sz="4" w:space="0" w:color="000000"/>
              <w:left w:val="single" w:sz="4" w:space="0" w:color="000000"/>
              <w:bottom w:val="single" w:sz="4" w:space="0" w:color="000000"/>
              <w:right w:val="single" w:sz="4" w:space="0" w:color="000000"/>
            </w:tcBorders>
            <w:shd w:val="clear" w:color="auto" w:fill="94BD5E"/>
            <w:tcMar>
              <w:top w:w="0" w:type="dxa"/>
              <w:left w:w="108" w:type="dxa"/>
              <w:bottom w:w="0" w:type="dxa"/>
              <w:right w:w="108" w:type="dxa"/>
            </w:tcMar>
          </w:tcPr>
          <w:p w14:paraId="00000B4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Source</w:t>
            </w:r>
          </w:p>
        </w:tc>
      </w:tr>
      <w:tr w:rsidR="00191D38" w14:paraId="103E4EF8" w14:textId="77777777">
        <w:trPr>
          <w:cantSplit/>
          <w:trHeight w:val="274"/>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4C"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4D"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EKMI</w:t>
            </w:r>
          </w:p>
          <w:p w14:paraId="00000B4E"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4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Arial" w:eastAsia="Arial" w:hAnsi="Arial" w:cs="Arial"/>
                <w:sz w:val="16"/>
                <w:szCs w:val="16"/>
              </w:rPr>
              <w:t>Metop</w:t>
            </w:r>
            <w:proofErr w:type="spellEnd"/>
            <w:r>
              <w:rPr>
                <w:rFonts w:ascii="Arial" w:eastAsia="Arial" w:hAnsi="Arial" w:cs="Arial"/>
                <w:sz w:val="16"/>
                <w:szCs w:val="16"/>
              </w:rPr>
              <w:t>-[A]/B/C / GRAS</w:t>
            </w: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5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DMI Copenhagen (ROM SAF)</w:t>
            </w:r>
          </w:p>
        </w:tc>
      </w:tr>
      <w:tr w:rsidR="00191D38" w14:paraId="41684C25" w14:textId="77777777">
        <w:trPr>
          <w:cantSplit/>
          <w:trHeight w:val="268"/>
        </w:trPr>
        <w:tc>
          <w:tcPr>
            <w:tcW w:w="2065" w:type="dxa"/>
            <w:tcBorders>
              <w:left w:val="single" w:sz="4" w:space="0" w:color="000000"/>
              <w:bottom w:val="single" w:sz="4" w:space="0" w:color="000000"/>
            </w:tcBorders>
            <w:shd w:val="clear" w:color="auto" w:fill="E6E6E6"/>
            <w:tcMar>
              <w:top w:w="0" w:type="dxa"/>
              <w:left w:w="108" w:type="dxa"/>
              <w:bottom w:w="0" w:type="dxa"/>
              <w:right w:w="108" w:type="dxa"/>
            </w:tcMar>
            <w:vAlign w:val="center"/>
          </w:tcPr>
          <w:p w14:paraId="00000B51"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52"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IEGX01     EUMC</w:t>
            </w:r>
          </w:p>
          <w:p w14:paraId="00000B53"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E6E6E6"/>
            <w:tcMar>
              <w:top w:w="0" w:type="dxa"/>
              <w:left w:w="108" w:type="dxa"/>
              <w:bottom w:w="0" w:type="dxa"/>
              <w:right w:w="108" w:type="dxa"/>
            </w:tcMar>
            <w:vAlign w:val="center"/>
          </w:tcPr>
          <w:p w14:paraId="00000B5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5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roofErr w:type="spellStart"/>
            <w:r>
              <w:rPr>
                <w:rFonts w:ascii="Arial" w:eastAsia="Arial" w:hAnsi="Arial" w:cs="Arial"/>
                <w:sz w:val="16"/>
                <w:szCs w:val="16"/>
              </w:rPr>
              <w:t>Metop</w:t>
            </w:r>
            <w:proofErr w:type="spellEnd"/>
            <w:r>
              <w:rPr>
                <w:rFonts w:ascii="Arial" w:eastAsia="Arial" w:hAnsi="Arial" w:cs="Arial"/>
                <w:sz w:val="16"/>
                <w:szCs w:val="16"/>
              </w:rPr>
              <w:t>-A / GRAS]</w:t>
            </w:r>
          </w:p>
          <w:p w14:paraId="00000B5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00000B5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EUMETSAT HQ (Darmstadt)</w:t>
            </w:r>
          </w:p>
        </w:tc>
      </w:tr>
      <w:tr w:rsidR="00191D38" w14:paraId="593E0F4A" w14:textId="77777777">
        <w:trPr>
          <w:cantSplit/>
          <w:trHeight w:val="268"/>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58"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59"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IEGX01     EUMP</w:t>
            </w:r>
          </w:p>
          <w:p w14:paraId="00000B5A"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5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5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Metop</w:t>
            </w:r>
            <w:proofErr w:type="spellEnd"/>
            <w:r>
              <w:rPr>
                <w:rFonts w:ascii="Arial" w:eastAsia="Arial" w:hAnsi="Arial" w:cs="Arial"/>
                <w:sz w:val="16"/>
                <w:szCs w:val="16"/>
              </w:rPr>
              <w:t>-B / GRAS</w:t>
            </w:r>
          </w:p>
          <w:p w14:paraId="00000B5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5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5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EUMETSAT HQ (Darmstadt)</w:t>
            </w:r>
          </w:p>
          <w:p w14:paraId="00000B60"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CDD80A5" w14:textId="77777777">
        <w:trPr>
          <w:cantSplit/>
          <w:trHeight w:val="472"/>
        </w:trPr>
        <w:tc>
          <w:tcPr>
            <w:tcW w:w="2065" w:type="dxa"/>
            <w:tcBorders>
              <w:left w:val="single" w:sz="4" w:space="0" w:color="000000"/>
              <w:bottom w:val="single" w:sz="4" w:space="0" w:color="000000"/>
            </w:tcBorders>
            <w:shd w:val="clear" w:color="auto" w:fill="E0E0E0"/>
            <w:tcMar>
              <w:top w:w="0" w:type="dxa"/>
              <w:left w:w="108" w:type="dxa"/>
              <w:bottom w:w="0" w:type="dxa"/>
              <w:right w:w="108" w:type="dxa"/>
            </w:tcMar>
          </w:tcPr>
          <w:p w14:paraId="00000B61"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62"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IEGX01     EUMR</w:t>
            </w:r>
          </w:p>
          <w:p w14:paraId="00000B63"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E0E0E0"/>
            <w:tcMar>
              <w:top w:w="0" w:type="dxa"/>
              <w:left w:w="108" w:type="dxa"/>
              <w:bottom w:w="0" w:type="dxa"/>
              <w:right w:w="108" w:type="dxa"/>
            </w:tcMar>
            <w:vAlign w:val="center"/>
          </w:tcPr>
          <w:p w14:paraId="00000B6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6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Metop</w:t>
            </w:r>
            <w:proofErr w:type="spellEnd"/>
            <w:r>
              <w:rPr>
                <w:rFonts w:ascii="Arial" w:eastAsia="Arial" w:hAnsi="Arial" w:cs="Arial"/>
                <w:sz w:val="16"/>
                <w:szCs w:val="16"/>
              </w:rPr>
              <w:t>-C / GRAS</w:t>
            </w:r>
          </w:p>
          <w:p w14:paraId="00000B6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E0E0E0"/>
            <w:tcMar>
              <w:top w:w="0" w:type="dxa"/>
              <w:left w:w="108" w:type="dxa"/>
              <w:bottom w:w="0" w:type="dxa"/>
              <w:right w:w="108" w:type="dxa"/>
            </w:tcMar>
            <w:vAlign w:val="center"/>
          </w:tcPr>
          <w:p w14:paraId="00000B67"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6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EUMETSAT HQ (Darmstadt)</w:t>
            </w:r>
          </w:p>
          <w:p w14:paraId="00000B6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89D0FF6" w14:textId="77777777">
        <w:trPr>
          <w:cantSplit/>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tcPr>
          <w:p w14:paraId="00000B6A"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6B"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KWBC</w:t>
            </w:r>
          </w:p>
          <w:p w14:paraId="00000B6C"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6D"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6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6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[COSMIC (1-6)]</w:t>
            </w:r>
          </w:p>
          <w:p w14:paraId="00000B7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COSMIC-2 (E1-E6)</w:t>
            </w:r>
          </w:p>
          <w:p w14:paraId="00000B7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[C/NOFS]</w:t>
            </w:r>
          </w:p>
          <w:p w14:paraId="00000B7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[SAC-C]</w:t>
            </w:r>
          </w:p>
          <w:p w14:paraId="00000B7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74"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UCAR Boulder (via GTS node NESDIS, Washington)</w:t>
            </w:r>
          </w:p>
          <w:p w14:paraId="00000B7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7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77"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5C7A17EC" w14:textId="77777777">
        <w:trPr>
          <w:cantSplit/>
        </w:trPr>
        <w:tc>
          <w:tcPr>
            <w:tcW w:w="2065" w:type="dxa"/>
            <w:tcBorders>
              <w:left w:val="single" w:sz="4" w:space="0" w:color="000000"/>
              <w:bottom w:val="single" w:sz="4" w:space="0" w:color="000000"/>
            </w:tcBorders>
            <w:shd w:val="clear" w:color="auto" w:fill="E6E6E6"/>
            <w:tcMar>
              <w:top w:w="0" w:type="dxa"/>
              <w:left w:w="108" w:type="dxa"/>
              <w:bottom w:w="0" w:type="dxa"/>
              <w:right w:w="108" w:type="dxa"/>
            </w:tcMar>
          </w:tcPr>
          <w:p w14:paraId="00000B78"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79"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KNES</w:t>
            </w:r>
          </w:p>
          <w:p w14:paraId="00000B7A"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E6E6E6"/>
            <w:tcMar>
              <w:top w:w="0" w:type="dxa"/>
              <w:left w:w="108" w:type="dxa"/>
              <w:bottom w:w="0" w:type="dxa"/>
              <w:right w:w="108" w:type="dxa"/>
            </w:tcMar>
            <w:vAlign w:val="center"/>
          </w:tcPr>
          <w:p w14:paraId="00000B7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KOMPSAT-5</w:t>
            </w:r>
          </w:p>
        </w:tc>
        <w:tc>
          <w:tcPr>
            <w:tcW w:w="4592" w:type="dxa"/>
            <w:tcBorders>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00000B7C"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UCAR Boulder (via GTS node NESDIS, Washington)</w:t>
            </w:r>
          </w:p>
        </w:tc>
      </w:tr>
      <w:tr w:rsidR="00191D38" w:rsidRPr="0072533C" w14:paraId="52F4A47B" w14:textId="77777777">
        <w:trPr>
          <w:cantSplit/>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tcPr>
          <w:p w14:paraId="00000B7D"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7E"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EDZW</w:t>
            </w:r>
          </w:p>
          <w:p w14:paraId="00000B7F"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80"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8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[CHAMP]</w:t>
            </w:r>
          </w:p>
          <w:p w14:paraId="00000B8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[GRACE-A/B]</w:t>
            </w:r>
          </w:p>
          <w:p w14:paraId="00000B8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GRACE-C/D (GRACE-FO)</w:t>
            </w:r>
          </w:p>
          <w:p w14:paraId="00000B8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TerraSAR</w:t>
            </w:r>
            <w:proofErr w:type="spellEnd"/>
            <w:r>
              <w:rPr>
                <w:rFonts w:ascii="Arial" w:eastAsia="Arial" w:hAnsi="Arial" w:cs="Arial"/>
                <w:sz w:val="16"/>
                <w:szCs w:val="16"/>
              </w:rPr>
              <w:t>-X</w:t>
            </w:r>
          </w:p>
          <w:p w14:paraId="00000B8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TanDEM</w:t>
            </w:r>
            <w:proofErr w:type="spellEnd"/>
            <w:r>
              <w:rPr>
                <w:rFonts w:ascii="Arial" w:eastAsia="Arial" w:hAnsi="Arial" w:cs="Arial"/>
                <w:sz w:val="16"/>
                <w:szCs w:val="16"/>
              </w:rPr>
              <w:t>-X</w:t>
            </w:r>
          </w:p>
          <w:p w14:paraId="00000B8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87" w14:textId="77777777" w:rsidR="00191D38" w:rsidRPr="005316F1" w:rsidRDefault="00000000">
            <w:pPr>
              <w:widowControl/>
              <w:pBdr>
                <w:top w:val="nil"/>
                <w:left w:val="nil"/>
                <w:bottom w:val="nil"/>
                <w:right w:val="nil"/>
                <w:between w:val="nil"/>
              </w:pBdr>
              <w:spacing w:line="240" w:lineRule="auto"/>
              <w:rPr>
                <w:rFonts w:ascii="Arial" w:eastAsia="Arial" w:hAnsi="Arial" w:cs="Arial"/>
                <w:sz w:val="16"/>
                <w:szCs w:val="16"/>
                <w:lang w:val="da-DK"/>
              </w:rPr>
            </w:pPr>
            <w:r w:rsidRPr="005316F1">
              <w:rPr>
                <w:rFonts w:ascii="Arial" w:eastAsia="Arial" w:hAnsi="Arial" w:cs="Arial"/>
                <w:sz w:val="16"/>
                <w:szCs w:val="16"/>
                <w:lang w:val="da-DK"/>
              </w:rPr>
              <w:t>GFZ Potsdam (via GTS node DWD, Offenbach)</w:t>
            </w:r>
          </w:p>
          <w:p w14:paraId="00000B88" w14:textId="77777777" w:rsidR="00191D38" w:rsidRPr="005316F1" w:rsidRDefault="00191D38">
            <w:pPr>
              <w:widowControl/>
              <w:pBdr>
                <w:top w:val="nil"/>
                <w:left w:val="nil"/>
                <w:bottom w:val="nil"/>
                <w:right w:val="nil"/>
                <w:between w:val="nil"/>
              </w:pBdr>
              <w:spacing w:line="240" w:lineRule="auto"/>
              <w:rPr>
                <w:rFonts w:ascii="Arial" w:eastAsia="Arial" w:hAnsi="Arial" w:cs="Arial"/>
                <w:sz w:val="16"/>
                <w:szCs w:val="16"/>
                <w:lang w:val="da-DK"/>
              </w:rPr>
            </w:pPr>
          </w:p>
          <w:p w14:paraId="00000B89" w14:textId="77777777" w:rsidR="00191D38" w:rsidRPr="005316F1" w:rsidRDefault="00191D38">
            <w:pPr>
              <w:widowControl/>
              <w:pBdr>
                <w:top w:val="nil"/>
                <w:left w:val="nil"/>
                <w:bottom w:val="nil"/>
                <w:right w:val="nil"/>
                <w:between w:val="nil"/>
              </w:pBdr>
              <w:spacing w:line="240" w:lineRule="auto"/>
              <w:rPr>
                <w:rFonts w:ascii="Arial" w:eastAsia="Arial" w:hAnsi="Arial" w:cs="Arial"/>
                <w:sz w:val="16"/>
                <w:szCs w:val="16"/>
                <w:lang w:val="da-DK"/>
              </w:rPr>
            </w:pPr>
          </w:p>
          <w:p w14:paraId="00000B8A" w14:textId="77777777" w:rsidR="00191D38" w:rsidRPr="005316F1" w:rsidRDefault="00191D38">
            <w:pPr>
              <w:widowControl/>
              <w:pBdr>
                <w:top w:val="nil"/>
                <w:left w:val="nil"/>
                <w:bottom w:val="nil"/>
                <w:right w:val="nil"/>
                <w:between w:val="nil"/>
              </w:pBdr>
              <w:spacing w:line="240" w:lineRule="auto"/>
              <w:rPr>
                <w:rFonts w:ascii="Arial" w:eastAsia="Arial" w:hAnsi="Arial" w:cs="Arial"/>
                <w:sz w:val="16"/>
                <w:szCs w:val="16"/>
                <w:lang w:val="da-DK"/>
              </w:rPr>
            </w:pPr>
          </w:p>
          <w:p w14:paraId="00000B8B" w14:textId="77777777" w:rsidR="00191D38" w:rsidRPr="005316F1" w:rsidRDefault="00191D38">
            <w:pPr>
              <w:widowControl/>
              <w:pBdr>
                <w:top w:val="nil"/>
                <w:left w:val="nil"/>
                <w:bottom w:val="nil"/>
                <w:right w:val="nil"/>
                <w:between w:val="nil"/>
              </w:pBdr>
              <w:spacing w:line="240" w:lineRule="auto"/>
              <w:rPr>
                <w:rFonts w:ascii="Arial" w:eastAsia="Arial" w:hAnsi="Arial" w:cs="Arial"/>
                <w:sz w:val="16"/>
                <w:szCs w:val="16"/>
                <w:lang w:val="da-DK"/>
              </w:rPr>
            </w:pPr>
          </w:p>
        </w:tc>
      </w:tr>
      <w:tr w:rsidR="00191D38" w14:paraId="0E56E42B" w14:textId="77777777">
        <w:trPr>
          <w:cantSplit/>
        </w:trPr>
        <w:tc>
          <w:tcPr>
            <w:tcW w:w="2065" w:type="dxa"/>
            <w:tcBorders>
              <w:left w:val="single" w:sz="4" w:space="0" w:color="000000"/>
              <w:bottom w:val="single" w:sz="4" w:space="0" w:color="000000"/>
            </w:tcBorders>
            <w:shd w:val="clear" w:color="auto" w:fill="E6E6E6"/>
            <w:tcMar>
              <w:top w:w="0" w:type="dxa"/>
              <w:left w:w="108" w:type="dxa"/>
              <w:bottom w:w="0" w:type="dxa"/>
              <w:right w:w="108" w:type="dxa"/>
            </w:tcMar>
          </w:tcPr>
          <w:p w14:paraId="00000B8C" w14:textId="77777777" w:rsidR="00191D38" w:rsidRPr="005316F1" w:rsidRDefault="00191D38">
            <w:pPr>
              <w:widowControl/>
              <w:pBdr>
                <w:top w:val="nil"/>
                <w:left w:val="nil"/>
                <w:bottom w:val="nil"/>
                <w:right w:val="nil"/>
                <w:between w:val="nil"/>
              </w:pBdr>
              <w:spacing w:line="240" w:lineRule="auto"/>
              <w:rPr>
                <w:rFonts w:ascii="Courier New" w:eastAsia="Courier New" w:hAnsi="Courier New" w:cs="Courier New"/>
                <w:b/>
                <w:sz w:val="16"/>
                <w:szCs w:val="16"/>
                <w:lang w:val="da-DK"/>
              </w:rPr>
            </w:pPr>
          </w:p>
          <w:p w14:paraId="00000B8D"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BAWX</w:t>
            </w:r>
          </w:p>
        </w:tc>
        <w:tc>
          <w:tcPr>
            <w:tcW w:w="2343" w:type="dxa"/>
            <w:tcBorders>
              <w:left w:val="single" w:sz="4" w:space="0" w:color="000000"/>
              <w:bottom w:val="single" w:sz="4" w:space="0" w:color="000000"/>
            </w:tcBorders>
            <w:shd w:val="clear" w:color="auto" w:fill="E6E6E6"/>
            <w:tcMar>
              <w:top w:w="0" w:type="dxa"/>
              <w:left w:w="108" w:type="dxa"/>
              <w:bottom w:w="0" w:type="dxa"/>
              <w:right w:w="108" w:type="dxa"/>
            </w:tcMar>
            <w:vAlign w:val="center"/>
          </w:tcPr>
          <w:p w14:paraId="00000B8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8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FY-3C/D / GNOS</w:t>
            </w:r>
          </w:p>
          <w:p w14:paraId="00000B90"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00000B91"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9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CMA Beijing</w:t>
            </w:r>
          </w:p>
          <w:p w14:paraId="00000B9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67C0529" w14:textId="77777777">
        <w:trPr>
          <w:cantSplit/>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tcPr>
          <w:p w14:paraId="00000B94"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95"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DEMS</w:t>
            </w: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9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9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Megha-Tropiques</w:t>
            </w:r>
            <w:proofErr w:type="spellEnd"/>
            <w:r>
              <w:rPr>
                <w:rFonts w:ascii="Arial" w:eastAsia="Arial" w:hAnsi="Arial" w:cs="Arial"/>
                <w:sz w:val="16"/>
                <w:szCs w:val="16"/>
              </w:rPr>
              <w:t xml:space="preserve"> / ROSA</w:t>
            </w:r>
          </w:p>
          <w:p w14:paraId="00000B98"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9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9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ISRO New Delhi</w:t>
            </w:r>
          </w:p>
          <w:p w14:paraId="00000B9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4EDED0EF" w14:textId="77777777">
        <w:trPr>
          <w:cantSplit/>
        </w:trPr>
        <w:tc>
          <w:tcPr>
            <w:tcW w:w="2065" w:type="dxa"/>
            <w:tcBorders>
              <w:left w:val="single" w:sz="4" w:space="0" w:color="000000"/>
              <w:bottom w:val="single" w:sz="4" w:space="0" w:color="000000"/>
            </w:tcBorders>
            <w:shd w:val="clear" w:color="auto" w:fill="E6E6E6"/>
            <w:tcMar>
              <w:top w:w="0" w:type="dxa"/>
              <w:left w:w="108" w:type="dxa"/>
              <w:bottom w:w="0" w:type="dxa"/>
              <w:right w:w="108" w:type="dxa"/>
            </w:tcMar>
          </w:tcPr>
          <w:p w14:paraId="00000B9C"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9D"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KWNO</w:t>
            </w:r>
          </w:p>
          <w:p w14:paraId="00000B9E"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E6E6E6"/>
            <w:tcMar>
              <w:top w:w="0" w:type="dxa"/>
              <w:left w:w="108" w:type="dxa"/>
              <w:bottom w:w="0" w:type="dxa"/>
              <w:right w:w="108" w:type="dxa"/>
            </w:tcMar>
            <w:vAlign w:val="center"/>
          </w:tcPr>
          <w:p w14:paraId="00000B9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PAZ / ROHPP</w:t>
            </w:r>
          </w:p>
        </w:tc>
        <w:tc>
          <w:tcPr>
            <w:tcW w:w="4592" w:type="dxa"/>
            <w:tcBorders>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00000BA0"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UCAR Boulder (via GTS node NESDIS, Washington)</w:t>
            </w:r>
          </w:p>
        </w:tc>
      </w:tr>
      <w:tr w:rsidR="00191D38" w14:paraId="55022EE6" w14:textId="77777777">
        <w:trPr>
          <w:cantSplit/>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tcPr>
          <w:p w14:paraId="00000BA1"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A2"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IPX[A-B]0[1-2] KWBC</w:t>
            </w:r>
          </w:p>
          <w:p w14:paraId="00000BA3"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A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Sentinel-6A/B from primary (1) or backup (2) processor</w:t>
            </w: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A5"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NASA/JPL (via NOAA)</w:t>
            </w:r>
          </w:p>
        </w:tc>
      </w:tr>
    </w:tbl>
    <w:p w14:paraId="00000BA6"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p w14:paraId="00000BA7"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[Missions in square brackets are no longer active]</w:t>
      </w:r>
    </w:p>
    <w:p w14:paraId="00000BA8" w14:textId="77777777" w:rsidR="00191D38" w:rsidRDefault="00000000">
      <w:pPr>
        <w:pStyle w:val="Heading1"/>
        <w:numPr>
          <w:ilvl w:val="0"/>
          <w:numId w:val="15"/>
        </w:numPr>
      </w:pPr>
      <w:bookmarkStart w:id="627" w:name="_heading=h.3cqmetx" w:colFirst="0" w:colLast="0"/>
      <w:bookmarkEnd w:id="627"/>
      <w:r>
        <w:lastRenderedPageBreak/>
        <w:t>Software Applications</w:t>
      </w:r>
    </w:p>
    <w:p w14:paraId="00000BA9"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Software applications for BUFR encoding and decoding of this data type have been developed in the Met Office as part of the ROM SAF software deliverable ‘Radio Occultation Processing Package’ (ROPP) (see for instance [RD.7]).</w:t>
      </w:r>
    </w:p>
    <w:p w14:paraId="00000BAA"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The ROPP encoder tool </w:t>
      </w:r>
      <w:r>
        <w:rPr>
          <w:rFonts w:ascii="Courier New" w:eastAsia="Courier New" w:hAnsi="Courier New" w:cs="Courier New"/>
          <w:b/>
        </w:rPr>
        <w:t>ropp2bufr</w:t>
      </w:r>
      <w:r>
        <w:rPr>
          <w:rFonts w:ascii="Arial" w:eastAsia="Arial" w:hAnsi="Arial" w:cs="Arial"/>
        </w:rPr>
        <w:t>:</w:t>
      </w:r>
    </w:p>
    <w:p w14:paraId="00000BAB" w14:textId="77777777" w:rsidR="00191D38" w:rsidRDefault="00000000">
      <w:pPr>
        <w:widowControl/>
        <w:numPr>
          <w:ilvl w:val="0"/>
          <w:numId w:val="8"/>
        </w:numPr>
        <w:pBdr>
          <w:top w:val="nil"/>
          <w:left w:val="nil"/>
          <w:bottom w:val="nil"/>
          <w:right w:val="nil"/>
          <w:between w:val="nil"/>
        </w:pBdr>
        <w:spacing w:line="240" w:lineRule="auto"/>
        <w:jc w:val="both"/>
      </w:pPr>
      <w:r>
        <w:rPr>
          <w:rFonts w:ascii="Arial" w:eastAsia="Arial" w:hAnsi="Arial" w:cs="Arial"/>
        </w:rPr>
        <w:t xml:space="preserve">reads one or more ROPP </w:t>
      </w:r>
      <w:proofErr w:type="spellStart"/>
      <w:r>
        <w:rPr>
          <w:rFonts w:ascii="Arial" w:eastAsia="Arial" w:hAnsi="Arial" w:cs="Arial"/>
        </w:rPr>
        <w:t>netCDF</w:t>
      </w:r>
      <w:proofErr w:type="spellEnd"/>
      <w:r>
        <w:rPr>
          <w:rFonts w:ascii="Arial" w:eastAsia="Arial" w:hAnsi="Arial" w:cs="Arial"/>
        </w:rPr>
        <w:t xml:space="preserve"> files each containing one or more profiles,</w:t>
      </w:r>
    </w:p>
    <w:p w14:paraId="00000BAC" w14:textId="77777777" w:rsidR="00191D38" w:rsidRDefault="00000000">
      <w:pPr>
        <w:widowControl/>
        <w:numPr>
          <w:ilvl w:val="0"/>
          <w:numId w:val="10"/>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pre-processes the occultation data to BUFR standards,</w:t>
      </w:r>
    </w:p>
    <w:p w14:paraId="00000BAD" w14:textId="77777777" w:rsidR="00191D38" w:rsidRDefault="00000000">
      <w:pPr>
        <w:widowControl/>
        <w:numPr>
          <w:ilvl w:val="0"/>
          <w:numId w:val="10"/>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calls a generic kernel encoder library</w:t>
      </w:r>
    </w:p>
    <w:p w14:paraId="00000BAE" w14:textId="77777777" w:rsidR="00191D38" w:rsidRDefault="00000000">
      <w:pPr>
        <w:widowControl/>
        <w:numPr>
          <w:ilvl w:val="0"/>
          <w:numId w:val="10"/>
        </w:numPr>
        <w:pBdr>
          <w:top w:val="nil"/>
          <w:left w:val="nil"/>
          <w:bottom w:val="nil"/>
          <w:right w:val="nil"/>
          <w:between w:val="nil"/>
        </w:pBdr>
        <w:spacing w:line="240" w:lineRule="auto"/>
        <w:jc w:val="both"/>
      </w:pPr>
      <w:r>
        <w:rPr>
          <w:rFonts w:ascii="Arial" w:eastAsia="Arial" w:hAnsi="Arial" w:cs="Arial"/>
        </w:rPr>
        <w:t>outputs the resulting BUFR bit string(s), with optional ARH, to a file</w:t>
      </w:r>
    </w:p>
    <w:p w14:paraId="00000BAF"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The ROPP decoder tool </w:t>
      </w:r>
      <w:r>
        <w:rPr>
          <w:rFonts w:ascii="Courier New" w:eastAsia="Courier New" w:hAnsi="Courier New" w:cs="Courier New"/>
          <w:b/>
        </w:rPr>
        <w:t>bufr2ropp</w:t>
      </w:r>
      <w:r>
        <w:rPr>
          <w:rFonts w:ascii="Arial" w:eastAsia="Arial" w:hAnsi="Arial" w:cs="Arial"/>
        </w:rPr>
        <w:t>:</w:t>
      </w:r>
    </w:p>
    <w:p w14:paraId="00000BB0" w14:textId="77777777" w:rsidR="00191D38" w:rsidRDefault="00000000">
      <w:pPr>
        <w:widowControl/>
        <w:numPr>
          <w:ilvl w:val="0"/>
          <w:numId w:val="10"/>
        </w:numPr>
        <w:pBdr>
          <w:top w:val="nil"/>
          <w:left w:val="nil"/>
          <w:bottom w:val="nil"/>
          <w:right w:val="nil"/>
          <w:between w:val="nil"/>
        </w:pBdr>
        <w:spacing w:line="240" w:lineRule="auto"/>
        <w:jc w:val="both"/>
      </w:pPr>
      <w:r>
        <w:rPr>
          <w:rFonts w:ascii="Arial" w:eastAsia="Arial" w:hAnsi="Arial" w:cs="Arial"/>
        </w:rPr>
        <w:t>reads a BUFR data file containing any number of arbitrary messages or complete bulletins,</w:t>
      </w:r>
    </w:p>
    <w:p w14:paraId="00000BB1" w14:textId="77777777" w:rsidR="00191D38" w:rsidRDefault="00000000">
      <w:pPr>
        <w:widowControl/>
        <w:numPr>
          <w:ilvl w:val="0"/>
          <w:numId w:val="10"/>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rejects non-RO messages</w:t>
      </w:r>
    </w:p>
    <w:p w14:paraId="00000BB2" w14:textId="77777777" w:rsidR="00191D38" w:rsidRDefault="00000000">
      <w:pPr>
        <w:widowControl/>
        <w:numPr>
          <w:ilvl w:val="0"/>
          <w:numId w:val="10"/>
        </w:numPr>
        <w:pBdr>
          <w:top w:val="nil"/>
          <w:left w:val="nil"/>
          <w:bottom w:val="nil"/>
          <w:right w:val="nil"/>
          <w:between w:val="nil"/>
        </w:pBdr>
        <w:spacing w:line="240" w:lineRule="auto"/>
        <w:jc w:val="both"/>
      </w:pPr>
      <w:r>
        <w:rPr>
          <w:rFonts w:ascii="Arial" w:eastAsia="Arial" w:hAnsi="Arial" w:cs="Arial"/>
        </w:rPr>
        <w:t>calls a generic kernel decoder library</w:t>
      </w:r>
    </w:p>
    <w:p w14:paraId="00000BB3" w14:textId="77777777" w:rsidR="00191D38" w:rsidRDefault="00000000">
      <w:pPr>
        <w:widowControl/>
        <w:numPr>
          <w:ilvl w:val="0"/>
          <w:numId w:val="10"/>
        </w:numPr>
        <w:pBdr>
          <w:top w:val="nil"/>
          <w:left w:val="nil"/>
          <w:bottom w:val="nil"/>
          <w:right w:val="nil"/>
          <w:between w:val="nil"/>
        </w:pBdr>
        <w:spacing w:line="240" w:lineRule="auto"/>
        <w:jc w:val="both"/>
      </w:pPr>
      <w:r>
        <w:rPr>
          <w:rFonts w:ascii="Arial" w:eastAsia="Arial" w:hAnsi="Arial" w:cs="Arial"/>
        </w:rPr>
        <w:t>post-processes the occultation data to ROPP standards,</w:t>
      </w:r>
    </w:p>
    <w:p w14:paraId="00000BB4" w14:textId="77777777" w:rsidR="00191D38" w:rsidRDefault="00000000">
      <w:pPr>
        <w:widowControl/>
        <w:numPr>
          <w:ilvl w:val="0"/>
          <w:numId w:val="10"/>
        </w:numPr>
        <w:pBdr>
          <w:top w:val="nil"/>
          <w:left w:val="nil"/>
          <w:bottom w:val="nil"/>
          <w:right w:val="nil"/>
          <w:between w:val="nil"/>
        </w:pBdr>
        <w:spacing w:line="240" w:lineRule="auto"/>
        <w:jc w:val="both"/>
      </w:pPr>
      <w:r>
        <w:rPr>
          <w:rFonts w:ascii="Arial" w:eastAsia="Arial" w:hAnsi="Arial" w:cs="Arial"/>
        </w:rPr>
        <w:t xml:space="preserve">outputs the resulting ROPP data to one or more </w:t>
      </w:r>
      <w:proofErr w:type="spellStart"/>
      <w:r>
        <w:rPr>
          <w:rFonts w:ascii="Arial" w:eastAsia="Arial" w:hAnsi="Arial" w:cs="Arial"/>
        </w:rPr>
        <w:t>netCDF</w:t>
      </w:r>
      <w:proofErr w:type="spellEnd"/>
      <w:r>
        <w:rPr>
          <w:rFonts w:ascii="Arial" w:eastAsia="Arial" w:hAnsi="Arial" w:cs="Arial"/>
        </w:rPr>
        <w:t xml:space="preserve"> files</w:t>
      </w:r>
    </w:p>
    <w:p w14:paraId="00000BB5"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These tools have several command-line options to control the process. They are implemented in Fortran 95 and use ROPP libraries and third-party packages (such as </w:t>
      </w:r>
      <w:proofErr w:type="spellStart"/>
      <w:r>
        <w:rPr>
          <w:rFonts w:ascii="Arial" w:eastAsia="Arial" w:hAnsi="Arial" w:cs="Arial"/>
        </w:rPr>
        <w:t>netCDF</w:t>
      </w:r>
      <w:proofErr w:type="spellEnd"/>
      <w:r>
        <w:rPr>
          <w:rFonts w:ascii="Arial" w:eastAsia="Arial" w:hAnsi="Arial" w:cs="Arial"/>
        </w:rPr>
        <w:t xml:space="preserve"> from </w:t>
      </w:r>
      <w:proofErr w:type="spellStart"/>
      <w:r>
        <w:rPr>
          <w:rFonts w:ascii="Arial" w:eastAsia="Arial" w:hAnsi="Arial" w:cs="Arial"/>
        </w:rPr>
        <w:t>Unidata</w:t>
      </w:r>
      <w:proofErr w:type="spellEnd"/>
      <w:r>
        <w:rPr>
          <w:rFonts w:ascii="Arial" w:eastAsia="Arial" w:hAnsi="Arial" w:cs="Arial"/>
        </w:rPr>
        <w:t xml:space="preserve"> and BUFR from the Met Office or ECMWF).</w:t>
      </w:r>
    </w:p>
    <w:p w14:paraId="00000BB6"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BB7"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ROPP encoder and its companion decoder have been validated on a range of compilers and platforms, using a variety of operational RO data streams.  For more details see [RD.7] and [RD.14].</w:t>
      </w:r>
    </w:p>
    <w:p w14:paraId="00000BB8"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BB9"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The ROPP encoder is being used by the ROM SAF to generate GRAS Level 2 NRT products in BUFR and is also used by GFZ to encode </w:t>
      </w:r>
      <w:proofErr w:type="spellStart"/>
      <w:r>
        <w:rPr>
          <w:rFonts w:ascii="Arial" w:eastAsia="Arial" w:hAnsi="Arial" w:cs="Arial"/>
        </w:rPr>
        <w:t>TerraSAR</w:t>
      </w:r>
      <w:proofErr w:type="spellEnd"/>
      <w:r>
        <w:rPr>
          <w:rFonts w:ascii="Arial" w:eastAsia="Arial" w:hAnsi="Arial" w:cs="Arial"/>
        </w:rPr>
        <w:t xml:space="preserve">-X and </w:t>
      </w:r>
      <w:proofErr w:type="spellStart"/>
      <w:r>
        <w:rPr>
          <w:rFonts w:ascii="Arial" w:eastAsia="Arial" w:hAnsi="Arial" w:cs="Arial"/>
        </w:rPr>
        <w:t>TanDEM</w:t>
      </w:r>
      <w:proofErr w:type="spellEnd"/>
      <w:r>
        <w:rPr>
          <w:rFonts w:ascii="Arial" w:eastAsia="Arial" w:hAnsi="Arial" w:cs="Arial"/>
        </w:rPr>
        <w:t>-X RO data in NRT.  We note that NRT RO data from the CHAMP (processed by GFZ) and SAC-C (processed by UCAR) missions – now both terminated – were also encoded using this software.</w:t>
      </w:r>
    </w:p>
    <w:p w14:paraId="00000BBA"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RO data processing centres are encouraged to implement the ROPP encoder, in order to encode the BUFR locally and then disseminate both their own format (e.g. as </w:t>
      </w:r>
      <w:proofErr w:type="spellStart"/>
      <w:r>
        <w:rPr>
          <w:rFonts w:ascii="Arial" w:eastAsia="Arial" w:hAnsi="Arial" w:cs="Arial"/>
        </w:rPr>
        <w:t>netCDF</w:t>
      </w:r>
      <w:proofErr w:type="spellEnd"/>
      <w:r>
        <w:rPr>
          <w:rFonts w:ascii="Arial" w:eastAsia="Arial" w:hAnsi="Arial" w:cs="Arial"/>
        </w:rPr>
        <w:t xml:space="preserve"> [RD8] or text-based files) and BUFR files in parallel (to different users and possibly by different methods, depending on user requirements). BUFR is the only approved format for the dissemination of RO data via the GTS.</w:t>
      </w:r>
    </w:p>
    <w:p w14:paraId="00000BBB"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The ROPP software may be obtained via the ROM SAF website [RD.13]. The package is cost-free and fully supported, but users are required to register and agree to a simple license under EUMETSAT Data Policy for SAF deliverables.</w:t>
      </w:r>
    </w:p>
    <w:p w14:paraId="00000BBC" w14:textId="77777777" w:rsidR="00191D38" w:rsidRDefault="00191D38">
      <w:pPr>
        <w:widowControl/>
        <w:pBdr>
          <w:top w:val="nil"/>
          <w:left w:val="nil"/>
          <w:bottom w:val="nil"/>
          <w:right w:val="nil"/>
          <w:between w:val="nil"/>
        </w:pBdr>
        <w:spacing w:line="240" w:lineRule="auto"/>
        <w:jc w:val="both"/>
        <w:rPr>
          <w:rFonts w:ascii="Times New Roman" w:eastAsia="Times New Roman" w:hAnsi="Times New Roman" w:cs="Times New Roman"/>
          <w:sz w:val="24"/>
          <w:szCs w:val="24"/>
          <w:highlight w:val="yellow"/>
        </w:rPr>
      </w:pPr>
    </w:p>
    <w:sectPr w:rsidR="00191D38">
      <w:headerReference w:type="default" r:id="rId20"/>
      <w:footerReference w:type="default" r:id="rId21"/>
      <w:headerReference w:type="first" r:id="rId22"/>
      <w:footerReference w:type="first" r:id="rId23"/>
      <w:pgSz w:w="11906" w:h="16838"/>
      <w:pgMar w:top="1418" w:right="1418" w:bottom="1418" w:left="1418" w:header="720"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Stig Syndergaard" w:date="2024-06-22T11:52:00Z" w:initials="">
    <w:p w14:paraId="00000C2B"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Jennifer included this. I modified. Is it right? </w:t>
      </w:r>
    </w:p>
    <w:p w14:paraId="00000C2C"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C2D"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Can we assume that CW3E-SIO will always be sub-centre for ARO data? (I’m unsure what it means to be sub-centre)</w:t>
      </w:r>
    </w:p>
  </w:comment>
  <w:comment w:id="34" w:author="Stig Syndergaard" w:date="2024-07-17T15:34:00Z" w:initials="SS">
    <w:p w14:paraId="4F8AB7BC" w14:textId="0394746B" w:rsidR="00B42887" w:rsidRPr="00B42887" w:rsidRDefault="00B42887">
      <w:pPr>
        <w:pStyle w:val="CommentText"/>
        <w:rPr>
          <w:b/>
          <w:bCs/>
        </w:rPr>
      </w:pPr>
      <w:r>
        <w:rPr>
          <w:rStyle w:val="CommentReference"/>
        </w:rPr>
        <w:annotationRef/>
      </w:r>
      <w:r w:rsidRPr="00B42887">
        <w:rPr>
          <w:b/>
          <w:bCs/>
        </w:rPr>
        <w:t>Ask Simon/Jeff for clarification</w:t>
      </w:r>
    </w:p>
  </w:comment>
  <w:comment w:id="35" w:author="Stig Syndergaard" w:date="2024-08-14T16:26:00Z" w:initials="SS">
    <w:p w14:paraId="41CAB690" w14:textId="77777777" w:rsidR="00363096" w:rsidRDefault="00363096">
      <w:pPr>
        <w:pStyle w:val="CommentText"/>
      </w:pPr>
      <w:r>
        <w:rPr>
          <w:rStyle w:val="CommentReference"/>
        </w:rPr>
        <w:annotationRef/>
      </w:r>
      <w:r>
        <w:t>We could propose new sub-categories for:</w:t>
      </w:r>
    </w:p>
    <w:p w14:paraId="59CF9112" w14:textId="77777777" w:rsidR="00363096" w:rsidRDefault="00363096">
      <w:pPr>
        <w:pStyle w:val="CommentText"/>
      </w:pPr>
      <w:r>
        <w:t>51 (RO from balloon)</w:t>
      </w:r>
    </w:p>
    <w:p w14:paraId="2FBA4AD3" w14:textId="77777777" w:rsidR="00363096" w:rsidRDefault="00363096">
      <w:pPr>
        <w:pStyle w:val="CommentText"/>
      </w:pPr>
      <w:r>
        <w:t>52 (RO from ground-based)</w:t>
      </w:r>
    </w:p>
    <w:p w14:paraId="5F2B7141" w14:textId="77777777" w:rsidR="00363096" w:rsidRDefault="00363096">
      <w:pPr>
        <w:pStyle w:val="CommentText"/>
      </w:pPr>
      <w:r>
        <w:t>53 (RO from aircraft)</w:t>
      </w:r>
    </w:p>
    <w:p w14:paraId="30E77160" w14:textId="386943F2" w:rsidR="00363096" w:rsidRDefault="000E26A5">
      <w:pPr>
        <w:pStyle w:val="CommentText"/>
      </w:pPr>
      <w:r>
        <w:t>Do we need them all?</w:t>
      </w:r>
    </w:p>
  </w:comment>
  <w:comment w:id="36" w:author="Neill Bowler" w:date="2024-06-26T14:10:00Z" w:initials="">
    <w:p w14:paraId="47BF0B5D"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Harald raised a question about whether this should be locally defined.</w:t>
      </w:r>
    </w:p>
    <w:p w14:paraId="6B4861CC" w14:textId="77777777" w:rsidR="002D063F" w:rsidRDefault="002D063F">
      <w:pPr>
        <w:pBdr>
          <w:top w:val="nil"/>
          <w:left w:val="nil"/>
          <w:bottom w:val="nil"/>
          <w:right w:val="nil"/>
          <w:between w:val="nil"/>
        </w:pBdr>
        <w:spacing w:line="240" w:lineRule="auto"/>
        <w:rPr>
          <w:rFonts w:ascii="Arial" w:eastAsia="Arial" w:hAnsi="Arial" w:cs="Arial"/>
          <w:sz w:val="22"/>
          <w:szCs w:val="22"/>
        </w:rPr>
      </w:pPr>
    </w:p>
    <w:p w14:paraId="00000C23" w14:textId="62821E29" w:rsidR="002D063F" w:rsidRPr="002D063F" w:rsidRDefault="002D063F">
      <w:pPr>
        <w:pBdr>
          <w:top w:val="nil"/>
          <w:left w:val="nil"/>
          <w:bottom w:val="nil"/>
          <w:right w:val="nil"/>
          <w:between w:val="nil"/>
        </w:pBdr>
        <w:spacing w:line="240" w:lineRule="auto"/>
        <w:rPr>
          <w:rFonts w:ascii="Arial" w:eastAsia="Arial" w:hAnsi="Arial" w:cs="Arial"/>
          <w:b/>
          <w:bCs/>
          <w:sz w:val="22"/>
          <w:szCs w:val="22"/>
        </w:rPr>
      </w:pPr>
      <w:r w:rsidRPr="002D063F">
        <w:rPr>
          <w:rFonts w:ascii="Arial" w:eastAsia="Arial" w:hAnsi="Arial" w:cs="Arial"/>
          <w:b/>
          <w:bCs/>
          <w:sz w:val="22"/>
          <w:szCs w:val="22"/>
        </w:rPr>
        <w:t>We will ask Simon/Jeff</w:t>
      </w:r>
    </w:p>
  </w:comment>
  <w:comment w:id="37" w:author="Stig Syndergaard" w:date="2024-08-14T16:34:00Z" w:initials="SS">
    <w:p w14:paraId="4A7DFEFC" w14:textId="37AC9599" w:rsidR="000E26A5" w:rsidRDefault="000E26A5">
      <w:pPr>
        <w:pStyle w:val="CommentText"/>
      </w:pPr>
      <w:r>
        <w:rPr>
          <w:rStyle w:val="CommentReference"/>
        </w:rPr>
        <w:annotationRef/>
      </w:r>
      <w:r>
        <w:t>Each cent have their own table</w:t>
      </w:r>
    </w:p>
  </w:comment>
  <w:comment w:id="129" w:author="Stig Syndergaard" w:date="2024-06-22T13:51:00Z" w:initials="">
    <w:p w14:paraId="00000C17" w14:textId="6DDF5773"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I have made no attempt to hold track of the data field numbers in the following </w:t>
      </w:r>
      <w:r w:rsidR="00B672D2">
        <w:rPr>
          <w:rFonts w:ascii="Arial" w:eastAsia="Arial" w:hAnsi="Arial" w:cs="Arial"/>
          <w:sz w:val="22"/>
          <w:szCs w:val="22"/>
        </w:rPr>
        <w:t xml:space="preserve">when there are variables like </w:t>
      </w:r>
      <w:r w:rsidR="00B672D2" w:rsidRPr="00B672D2">
        <w:rPr>
          <w:rFonts w:ascii="Arial" w:eastAsia="Arial" w:hAnsi="Arial" w:cs="Arial"/>
          <w:i/>
          <w:iCs/>
          <w:sz w:val="22"/>
          <w:szCs w:val="22"/>
        </w:rPr>
        <w:t>n0</w:t>
      </w:r>
      <w:r w:rsidR="00B672D2">
        <w:rPr>
          <w:rFonts w:ascii="Arial" w:eastAsia="Arial" w:hAnsi="Arial" w:cs="Arial"/>
          <w:sz w:val="22"/>
          <w:szCs w:val="22"/>
        </w:rPr>
        <w:t xml:space="preserve"> here, </w:t>
      </w:r>
      <w:r w:rsidR="00205D42">
        <w:rPr>
          <w:rFonts w:ascii="Arial" w:eastAsia="Arial" w:hAnsi="Arial" w:cs="Arial"/>
          <w:sz w:val="22"/>
          <w:szCs w:val="22"/>
        </w:rPr>
        <w:t xml:space="preserve">but </w:t>
      </w:r>
      <w:r w:rsidR="00B672D2">
        <w:rPr>
          <w:rFonts w:ascii="Arial" w:eastAsia="Arial" w:hAnsi="Arial" w:cs="Arial"/>
          <w:sz w:val="22"/>
          <w:szCs w:val="22"/>
        </w:rPr>
        <w:t>I have put in preliminary consecutive field numbers for now</w:t>
      </w:r>
      <w:r>
        <w:rPr>
          <w:rFonts w:ascii="Arial" w:eastAsia="Arial" w:hAnsi="Arial" w:cs="Arial"/>
          <w:sz w:val="22"/>
          <w:szCs w:val="22"/>
        </w:rPr>
        <w:t>.</w:t>
      </w:r>
    </w:p>
  </w:comment>
  <w:comment w:id="138" w:author="Stig Syndergaard" w:date="2024-08-14T16:14:00Z" w:initials="SS">
    <w:p w14:paraId="09683211" w14:textId="77777777" w:rsidR="0072533C" w:rsidRDefault="0072533C">
      <w:pPr>
        <w:pStyle w:val="CommentText"/>
      </w:pPr>
      <w:r>
        <w:rPr>
          <w:rStyle w:val="CommentReference"/>
        </w:rPr>
        <w:annotationRef/>
      </w:r>
      <w:r>
        <w:t>We should include specific identifier for Aircraft</w:t>
      </w:r>
    </w:p>
    <w:p w14:paraId="53EAB900" w14:textId="77777777" w:rsidR="0072533C" w:rsidRDefault="0072533C">
      <w:pPr>
        <w:pStyle w:val="CommentText"/>
      </w:pPr>
    </w:p>
    <w:p w14:paraId="71C1DBA7" w14:textId="2B2A70F0" w:rsidR="0072533C" w:rsidRDefault="0072533C">
      <w:pPr>
        <w:pStyle w:val="CommentText"/>
      </w:pPr>
      <w:r>
        <w:t>Distinguish if balloon or ground based or aircraft</w:t>
      </w:r>
    </w:p>
  </w:comment>
  <w:comment w:id="143" w:author="Stig Syndergaard" w:date="2024-07-17T15:23:00Z" w:initials="SS">
    <w:p w14:paraId="1E0A400E" w14:textId="11C02750" w:rsidR="00FD667C" w:rsidRDefault="00FD667C">
      <w:pPr>
        <w:pStyle w:val="CommentText"/>
      </w:pPr>
      <w:r>
        <w:rPr>
          <w:rStyle w:val="CommentReference"/>
        </w:rPr>
        <w:annotationRef/>
      </w:r>
      <w:r>
        <w:t xml:space="preserve">Harald: Should we use the short version? </w:t>
      </w:r>
    </w:p>
    <w:p w14:paraId="271ABA06" w14:textId="77777777" w:rsidR="00FD667C" w:rsidRDefault="00FD667C">
      <w:pPr>
        <w:pStyle w:val="CommentText"/>
      </w:pPr>
    </w:p>
    <w:p w14:paraId="7E5745F5" w14:textId="1324C620" w:rsidR="00FD667C" w:rsidRPr="00FD667C" w:rsidRDefault="00FD667C">
      <w:pPr>
        <w:pStyle w:val="CommentText"/>
        <w:rPr>
          <w:b/>
          <w:bCs/>
        </w:rPr>
      </w:pPr>
      <w:r w:rsidRPr="00FD667C">
        <w:rPr>
          <w:b/>
          <w:bCs/>
        </w:rPr>
        <w:t>We will ask Simon/Jeff</w:t>
      </w:r>
    </w:p>
  </w:comment>
  <w:comment w:id="144" w:author="Stig Syndergaard" w:date="2024-08-14T16:50:00Z" w:initials="SS">
    <w:p w14:paraId="096F2A7E" w14:textId="7457953F" w:rsidR="00A67D9A" w:rsidRDefault="00A67D9A">
      <w:pPr>
        <w:pStyle w:val="CommentText"/>
      </w:pPr>
      <w:r>
        <w:rPr>
          <w:rStyle w:val="CommentReference"/>
        </w:rPr>
        <w:annotationRef/>
      </w:r>
      <w:r>
        <w:t>Yes! We should use the short version if ok with everybody.</w:t>
      </w:r>
    </w:p>
  </w:comment>
  <w:comment w:id="148" w:author="Stig Syndergaard" w:date="2024-08-14T16:44:00Z" w:initials="SS">
    <w:p w14:paraId="31CAF9CF" w14:textId="5069349E" w:rsidR="003F6442" w:rsidRDefault="003F6442">
      <w:pPr>
        <w:pStyle w:val="CommentText"/>
      </w:pPr>
      <w:r>
        <w:rPr>
          <w:rStyle w:val="CommentReference"/>
        </w:rPr>
        <w:annotationRef/>
      </w:r>
      <w:r>
        <w:t>Do we suggest a generic name or what do we actually need?</w:t>
      </w:r>
      <w:r w:rsidR="00A67D9A">
        <w:t xml:space="preserve"> Do we need a new table to indicate specific instrument model?</w:t>
      </w:r>
    </w:p>
  </w:comment>
  <w:comment w:id="153" w:author="Stig Syndergaard" w:date="2024-07-17T16:17:00Z" w:initials="SS">
    <w:p w14:paraId="68B093E1" w14:textId="5C7E7A98" w:rsidR="0046429A" w:rsidRDefault="0046429A">
      <w:pPr>
        <w:pStyle w:val="CommentText"/>
      </w:pPr>
      <w:r>
        <w:rPr>
          <w:rStyle w:val="CommentReference"/>
        </w:rPr>
        <w:annotationRef/>
      </w:r>
      <w:r>
        <w:rPr>
          <w:rStyle w:val="CommentReference"/>
        </w:rPr>
        <w:annotationRef/>
      </w:r>
      <w:r>
        <w:t>Could be different from the one in section 1.</w:t>
      </w:r>
    </w:p>
  </w:comment>
  <w:comment w:id="154" w:author="Stig Syndergaard" w:date="2024-08-14T16:53:00Z" w:initials="SS">
    <w:p w14:paraId="350EB6F7" w14:textId="77777777" w:rsidR="00F777C2" w:rsidRDefault="00F777C2">
      <w:pPr>
        <w:pStyle w:val="CommentText"/>
      </w:pPr>
      <w:r>
        <w:rPr>
          <w:rStyle w:val="CommentReference"/>
        </w:rPr>
        <w:annotationRef/>
      </w:r>
      <w:r>
        <w:t>Include also sub-centre here.</w:t>
      </w:r>
    </w:p>
    <w:p w14:paraId="3BDB929F" w14:textId="77777777" w:rsidR="00F777C2" w:rsidRDefault="00F777C2">
      <w:pPr>
        <w:pStyle w:val="CommentText"/>
      </w:pPr>
      <w:r>
        <w:t xml:space="preserve">We can </w:t>
      </w:r>
      <w:r w:rsidR="0039652D">
        <w:t>use these two fields independently of the ones in section 1 if for example one centre process level 1b, and another level 2a, or add on QC etc.</w:t>
      </w:r>
    </w:p>
    <w:p w14:paraId="1C86207C" w14:textId="3FEE0897" w:rsidR="0039652D" w:rsidRDefault="0039652D">
      <w:pPr>
        <w:pStyle w:val="CommentText"/>
      </w:pPr>
    </w:p>
  </w:comment>
  <w:comment w:id="178" w:author="Stig Syndergaard" w:date="2024-06-23T14:05:00Z" w:initials="">
    <w:p w14:paraId="00000BED"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suggest to move the new ‘SLTA of reference time’ down to local Earth parameters.</w:t>
      </w:r>
    </w:p>
    <w:p w14:paraId="00000BEE"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BEF"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suggest to still have Time Significance here. Should we let it be up to the provider if it is 17 or 25?</w:t>
      </w:r>
    </w:p>
    <w:p w14:paraId="00000BF0"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BF1"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think UCAR defines the reference time where the excess phase exceeds 500 m. EUMETSAT and DMI defines it based on SLTA = 0. Should we have a new code table telling how the provider defines the reference time?</w:t>
      </w:r>
    </w:p>
  </w:comment>
  <w:comment w:id="179" w:author="Neill Bowler" w:date="2024-06-26T15:32:00Z" w:initials="">
    <w:p w14:paraId="00000BF2"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Summary: I think we agreed that the nominal time will be used (i.e. the time at which the processing is done (corresponding to where the local radius of curvature is chosen)).  Therefore, we could retire the Time Significance descriptor. However, </w:t>
      </w:r>
      <w:proofErr w:type="spellStart"/>
      <w:r>
        <w:rPr>
          <w:rFonts w:ascii="Arial" w:eastAsia="Arial" w:hAnsi="Arial" w:cs="Arial"/>
          <w:sz w:val="22"/>
          <w:szCs w:val="22"/>
        </w:rPr>
        <w:t>Josep</w:t>
      </w:r>
      <w:proofErr w:type="spellEnd"/>
      <w:r>
        <w:rPr>
          <w:rFonts w:ascii="Arial" w:eastAsia="Arial" w:hAnsi="Arial" w:cs="Arial"/>
          <w:sz w:val="22"/>
          <w:szCs w:val="22"/>
        </w:rPr>
        <w:t xml:space="preserve"> suggested that we could have a new code table which states how that time was chosen.</w:t>
      </w:r>
    </w:p>
    <w:p w14:paraId="00000BF3"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BF4"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Nominal time, SLTA=0, other time.  What times would we like, and be relevant for all </w:t>
      </w:r>
      <w:proofErr w:type="spellStart"/>
      <w:r>
        <w:rPr>
          <w:rFonts w:ascii="Arial" w:eastAsia="Arial" w:hAnsi="Arial" w:cs="Arial"/>
          <w:sz w:val="22"/>
          <w:szCs w:val="22"/>
        </w:rPr>
        <w:t>obs</w:t>
      </w:r>
      <w:proofErr w:type="spellEnd"/>
      <w:r>
        <w:rPr>
          <w:rFonts w:ascii="Arial" w:eastAsia="Arial" w:hAnsi="Arial" w:cs="Arial"/>
          <w:sz w:val="22"/>
          <w:szCs w:val="22"/>
        </w:rPr>
        <w:t xml:space="preserve"> types? SLTA can be a bit tricky because you need to know the precise curvature of the earth in that direction. Side occultations would not necessarily reach SLTA=0 at any point.</w:t>
      </w:r>
      <w:r>
        <w:rPr>
          <w:rFonts w:ascii="Arial" w:eastAsia="Arial" w:hAnsi="Arial" w:cs="Arial"/>
          <w:sz w:val="22"/>
          <w:szCs w:val="22"/>
        </w:rPr>
        <w:br/>
      </w:r>
      <w:proofErr w:type="spellStart"/>
      <w:r>
        <w:rPr>
          <w:rFonts w:ascii="Arial" w:eastAsia="Arial" w:hAnsi="Arial" w:cs="Arial"/>
          <w:sz w:val="22"/>
          <w:szCs w:val="22"/>
        </w:rPr>
        <w:t>Josep</w:t>
      </w:r>
      <w:proofErr w:type="spellEnd"/>
      <w:r>
        <w:rPr>
          <w:rFonts w:ascii="Arial" w:eastAsia="Arial" w:hAnsi="Arial" w:cs="Arial"/>
          <w:sz w:val="22"/>
          <w:szCs w:val="22"/>
        </w:rPr>
        <w:t xml:space="preserve"> would recommend SLTA=0 as an interesting reference, as it is precisely defined.  Jennifer: time of the lowest point in the profile.</w:t>
      </w:r>
      <w:r>
        <w:rPr>
          <w:rFonts w:ascii="Arial" w:eastAsia="Arial" w:hAnsi="Arial" w:cs="Arial"/>
          <w:sz w:val="22"/>
          <w:szCs w:val="22"/>
        </w:rPr>
        <w:br/>
        <w:t>Nominal point (Jennifer: lowest point in profile, Stig: SLTA=0). The time at which you’re choosing the local radius of curvature.</w:t>
      </w:r>
      <w:r>
        <w:rPr>
          <w:rFonts w:ascii="Arial" w:eastAsia="Arial" w:hAnsi="Arial" w:cs="Arial"/>
          <w:sz w:val="22"/>
          <w:szCs w:val="22"/>
        </w:rPr>
        <w:br/>
        <w:t>Time significance would then indicate what criterion the provider used to choose the nominal point. We would have to create a new code table, and survey the different providers about what they used… (perhaps)</w:t>
      </w:r>
    </w:p>
  </w:comment>
  <w:comment w:id="233" w:author="Stig Syndergaard" w:date="2024-07-03T16:41:00Z" w:initials="SS">
    <w:p w14:paraId="57B666E1" w14:textId="35DFA509" w:rsidR="002D62AA" w:rsidRDefault="002D62AA">
      <w:pPr>
        <w:pStyle w:val="CommentText"/>
      </w:pPr>
      <w:r>
        <w:rPr>
          <w:rStyle w:val="CommentReference"/>
        </w:rPr>
        <w:annotationRef/>
      </w:r>
      <w:r>
        <w:t>Code table to describe which method.</w:t>
      </w:r>
    </w:p>
  </w:comment>
  <w:comment w:id="260" w:author="Stig Syndergaard" w:date="2024-06-23T16:33:00Z" w:initials="">
    <w:p w14:paraId="00000BF7" w14:textId="77777777" w:rsidR="0038055D" w:rsidRDefault="0038055D">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This may need update in the end.</w:t>
      </w:r>
    </w:p>
  </w:comment>
  <w:comment w:id="312" w:author="Stig Syndergaard" w:date="2024-03-19T19:20:00Z" w:initials="">
    <w:p w14:paraId="00000C02" w14:textId="77777777" w:rsidR="0038055D" w:rsidRDefault="0038055D">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I'm getting uncertain about this. In https://www.eumetnet.eu/wp-content/uploads/2017/04/OPERA_BUFR_template_primer_V1.4.pdf, page 13, it says this: “A quick scan of Table B will show that it does contain a few descriptors that contain modifiers in their definition. Generally this is considered legacy, not current practice.” So maybe we shouldn’t, and maybe that’s why Dave </w:t>
      </w:r>
      <w:proofErr w:type="spellStart"/>
      <w:r>
        <w:rPr>
          <w:rFonts w:ascii="Arial" w:eastAsia="Arial" w:hAnsi="Arial" w:cs="Arial"/>
          <w:sz w:val="22"/>
          <w:szCs w:val="22"/>
        </w:rPr>
        <w:t>Offiler</w:t>
      </w:r>
      <w:proofErr w:type="spellEnd"/>
      <w:r>
        <w:rPr>
          <w:rFonts w:ascii="Arial" w:eastAsia="Arial" w:hAnsi="Arial" w:cs="Arial"/>
          <w:sz w:val="22"/>
          <w:szCs w:val="22"/>
        </w:rPr>
        <w:t xml:space="preserve"> chose the current way of doing it. Basically the current way says:</w:t>
      </w:r>
    </w:p>
    <w:p w14:paraId="099743AB" w14:textId="77777777" w:rsidR="0038055D" w:rsidRDefault="0038055D">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The next descriptor is an RMS. Then comes BA (so it is RMS of BA), and then RMS is turned off again. However, RMS is not really right. None of the options in code table 0 08 023 are really right for our purpose, but RMS error (number 14) would be better.</w:t>
      </w:r>
    </w:p>
    <w:p w14:paraId="5A1DDB6F" w14:textId="77777777" w:rsidR="0038055D" w:rsidRDefault="0038055D">
      <w:pPr>
        <w:pBdr>
          <w:top w:val="nil"/>
          <w:left w:val="nil"/>
          <w:bottom w:val="nil"/>
          <w:right w:val="nil"/>
          <w:between w:val="nil"/>
        </w:pBdr>
        <w:spacing w:line="240" w:lineRule="auto"/>
        <w:rPr>
          <w:rFonts w:ascii="Arial" w:eastAsia="Arial" w:hAnsi="Arial" w:cs="Arial"/>
          <w:sz w:val="22"/>
          <w:szCs w:val="22"/>
        </w:rPr>
      </w:pPr>
    </w:p>
    <w:p w14:paraId="2CF7998B" w14:textId="77777777" w:rsidR="0038055D" w:rsidRDefault="0038055D">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Harald suggest to check 0 08 092 descriptor, measurement uncertainty. 0 08 093 uncertainty significance.</w:t>
      </w:r>
    </w:p>
    <w:p w14:paraId="32E2E154" w14:textId="77777777" w:rsidR="0038055D" w:rsidRDefault="0038055D">
      <w:pPr>
        <w:pBdr>
          <w:top w:val="nil"/>
          <w:left w:val="nil"/>
          <w:bottom w:val="nil"/>
          <w:right w:val="nil"/>
          <w:between w:val="nil"/>
        </w:pBdr>
        <w:spacing w:line="240" w:lineRule="auto"/>
        <w:rPr>
          <w:rFonts w:ascii="Arial" w:eastAsia="Arial" w:hAnsi="Arial" w:cs="Arial"/>
          <w:sz w:val="22"/>
          <w:szCs w:val="22"/>
        </w:rPr>
      </w:pPr>
    </w:p>
    <w:p w14:paraId="00000C03" w14:textId="758A73D6" w:rsidR="0038055D" w:rsidRPr="00325B97" w:rsidRDefault="0038055D">
      <w:pPr>
        <w:pBdr>
          <w:top w:val="nil"/>
          <w:left w:val="nil"/>
          <w:bottom w:val="nil"/>
          <w:right w:val="nil"/>
          <w:between w:val="nil"/>
        </w:pBdr>
        <w:spacing w:line="240" w:lineRule="auto"/>
        <w:rPr>
          <w:rFonts w:ascii="Arial" w:eastAsia="Arial" w:hAnsi="Arial" w:cs="Arial"/>
          <w:b/>
          <w:bCs/>
          <w:sz w:val="22"/>
          <w:szCs w:val="22"/>
        </w:rPr>
      </w:pPr>
      <w:r w:rsidRPr="00325B97">
        <w:rPr>
          <w:rFonts w:ascii="Arial" w:eastAsia="Arial" w:hAnsi="Arial" w:cs="Arial"/>
          <w:b/>
          <w:bCs/>
          <w:sz w:val="22"/>
          <w:szCs w:val="22"/>
        </w:rPr>
        <w:t>We will ask Simon/Jeff.</w:t>
      </w:r>
    </w:p>
  </w:comment>
  <w:comment w:id="317" w:author="Stig Syndergaard" w:date="2024-07-15T18:48:00Z" w:initials="SS">
    <w:p w14:paraId="0E237C8B" w14:textId="5536170B" w:rsidR="0038055D" w:rsidRDefault="0038055D">
      <w:pPr>
        <w:pStyle w:val="CommentText"/>
      </w:pPr>
      <w:r>
        <w:rPr>
          <w:rStyle w:val="CommentReference"/>
        </w:rPr>
        <w:annotationRef/>
      </w:r>
      <w:r>
        <w:t>This likely needs revision when we hear from Doug Hunt or others.</w:t>
      </w:r>
    </w:p>
  </w:comment>
  <w:comment w:id="578" w:author="Stig Syndergaard" w:date="2024-07-17T15:40:00Z" w:initials="SS">
    <w:p w14:paraId="56658CE4" w14:textId="77777777" w:rsidR="00B42887" w:rsidRDefault="00B42887">
      <w:pPr>
        <w:pStyle w:val="CommentText"/>
      </w:pPr>
      <w:r>
        <w:rPr>
          <w:rStyle w:val="CommentReference"/>
        </w:rPr>
        <w:annotationRef/>
      </w:r>
      <w:r w:rsidR="00045CCD">
        <w:t>Maybe not:</w:t>
      </w:r>
    </w:p>
    <w:p w14:paraId="638E0BD1" w14:textId="77777777" w:rsidR="00045CCD" w:rsidRDefault="00045CCD">
      <w:pPr>
        <w:pStyle w:val="CommentText"/>
      </w:pPr>
      <w:r>
        <w:t>Backlog</w:t>
      </w:r>
    </w:p>
    <w:p w14:paraId="24B59A8B" w14:textId="77777777" w:rsidR="00045CCD" w:rsidRDefault="00045CCD">
      <w:pPr>
        <w:pStyle w:val="CommentText"/>
      </w:pPr>
      <w:r>
        <w:t>Global</w:t>
      </w:r>
    </w:p>
    <w:p w14:paraId="49865611" w14:textId="77777777" w:rsidR="00045CCD" w:rsidRDefault="00045CCD">
      <w:pPr>
        <w:pStyle w:val="CommentText"/>
      </w:pPr>
      <w:r>
        <w:t>Regional</w:t>
      </w:r>
    </w:p>
    <w:p w14:paraId="50E79ED7" w14:textId="77777777" w:rsidR="00045CCD" w:rsidRDefault="00045CCD">
      <w:pPr>
        <w:pStyle w:val="CommentText"/>
      </w:pPr>
      <w:r>
        <w:t>Local</w:t>
      </w:r>
    </w:p>
    <w:p w14:paraId="67F85ABA" w14:textId="77777777" w:rsidR="00045CCD" w:rsidRDefault="00045CCD">
      <w:pPr>
        <w:pStyle w:val="CommentText"/>
      </w:pPr>
      <w:r>
        <w:t>Development</w:t>
      </w:r>
    </w:p>
    <w:p w14:paraId="156680B3" w14:textId="77777777" w:rsidR="00045CCD" w:rsidRDefault="00045CCD">
      <w:pPr>
        <w:pStyle w:val="CommentText"/>
      </w:pPr>
    </w:p>
    <w:p w14:paraId="0DE2698C" w14:textId="092517F1" w:rsidR="00045CCD" w:rsidRDefault="00045CCD">
      <w:pPr>
        <w:pStyle w:val="CommentText"/>
      </w:pPr>
      <w:r>
        <w:t>How to d</w:t>
      </w:r>
      <w:r w:rsidR="0046429A">
        <w:t>i</w:t>
      </w:r>
      <w:r>
        <w:t xml:space="preserve">stinguish between global and regional? </w:t>
      </w:r>
    </w:p>
    <w:p w14:paraId="5DCC20E2" w14:textId="77777777" w:rsidR="00045CCD" w:rsidRDefault="00045CCD">
      <w:pPr>
        <w:pStyle w:val="CommentText"/>
      </w:pPr>
    </w:p>
    <w:p w14:paraId="16B6B3D8" w14:textId="77777777" w:rsidR="00045CCD" w:rsidRDefault="00045CCD">
      <w:pPr>
        <w:pStyle w:val="CommentText"/>
      </w:pPr>
      <w:r>
        <w:t xml:space="preserve">Should it be a flag Table? To be able to say </w:t>
      </w:r>
      <w:proofErr w:type="spellStart"/>
      <w:r>
        <w:t>e.g</w:t>
      </w:r>
      <w:proofErr w:type="spellEnd"/>
      <w:r>
        <w:t xml:space="preserve"> global NRT or Regional NRT </w:t>
      </w:r>
    </w:p>
    <w:p w14:paraId="2522BE25" w14:textId="77777777" w:rsidR="00197574" w:rsidRDefault="00197574">
      <w:pPr>
        <w:pStyle w:val="CommentText"/>
      </w:pPr>
    </w:p>
    <w:p w14:paraId="454CE71D" w14:textId="77777777" w:rsidR="00197574" w:rsidRDefault="00197574">
      <w:pPr>
        <w:pStyle w:val="CommentText"/>
      </w:pPr>
      <w:r>
        <w:t>Global/Regional maybe in the flag Table</w:t>
      </w:r>
    </w:p>
    <w:p w14:paraId="26F4DC78" w14:textId="77777777" w:rsidR="00197574" w:rsidRDefault="00197574">
      <w:pPr>
        <w:pStyle w:val="CommentText"/>
      </w:pPr>
    </w:p>
    <w:p w14:paraId="4CABA941" w14:textId="7439FFA3" w:rsidR="00197574" w:rsidRPr="00197574" w:rsidRDefault="00197574">
      <w:pPr>
        <w:pStyle w:val="CommentText"/>
        <w:rPr>
          <w:b/>
          <w:bCs/>
        </w:rPr>
      </w:pPr>
      <w:r>
        <w:rPr>
          <w:b/>
          <w:bCs/>
        </w:rPr>
        <w:t>We will</w:t>
      </w:r>
      <w:r w:rsidRPr="00197574">
        <w:rPr>
          <w:b/>
          <w:bCs/>
        </w:rPr>
        <w:t xml:space="preserve"> ask Simon</w:t>
      </w:r>
      <w:r>
        <w:rPr>
          <w:b/>
          <w:bCs/>
        </w:rPr>
        <w:t xml:space="preserve"> how it is done for other instruments</w:t>
      </w:r>
    </w:p>
  </w:comment>
  <w:comment w:id="589" w:author="Stig Syndergaard" w:date="2024-07-17T09:28:00Z" w:initials="SS">
    <w:p w14:paraId="64BF2573" w14:textId="4A0B5569" w:rsidR="00CC54C8" w:rsidRPr="00CC54C8" w:rsidRDefault="00CC54C8" w:rsidP="00CC54C8">
      <w:pPr>
        <w:pStyle w:val="NormalWeb"/>
        <w:jc w:val="left"/>
        <w:textAlignment w:val="baseline"/>
        <w:rPr>
          <w:rFonts w:ascii="Calibri" w:hAnsi="Calibri" w:cs="Calibri"/>
          <w:color w:val="000000"/>
          <w:sz w:val="24"/>
          <w:lang w:val="en-US"/>
        </w:rPr>
      </w:pPr>
      <w:r>
        <w:rPr>
          <w:rFonts w:ascii="Calibri" w:hAnsi="Calibri" w:cs="Calibri"/>
          <w:color w:val="000000"/>
          <w:sz w:val="24"/>
          <w:lang w:val="en-US"/>
        </w:rPr>
        <w:t>Notes from Chris:</w:t>
      </w:r>
    </w:p>
    <w:p w14:paraId="6E432DED" w14:textId="2B7375DD" w:rsidR="00CC54C8" w:rsidRPr="00CC54C8" w:rsidRDefault="00CC54C8" w:rsidP="00CC54C8">
      <w:pPr>
        <w:pStyle w:val="NormalWeb"/>
        <w:numPr>
          <w:ilvl w:val="0"/>
          <w:numId w:val="21"/>
        </w:numPr>
        <w:jc w:val="left"/>
        <w:textAlignment w:val="baseline"/>
        <w:rPr>
          <w:rFonts w:ascii="Calibri" w:hAnsi="Calibri" w:cs="Calibri"/>
          <w:color w:val="000000"/>
          <w:sz w:val="24"/>
          <w:lang w:val="en-DK"/>
        </w:rPr>
      </w:pPr>
      <w:r>
        <w:rPr>
          <w:rStyle w:val="CommentReference"/>
        </w:rPr>
        <w:annotationRef/>
      </w:r>
      <w:r w:rsidRPr="00CC54C8">
        <w:rPr>
          <w:rFonts w:ascii="Calibri" w:hAnsi="Calibri" w:cs="Calibri"/>
          <w:color w:val="000000"/>
          <w:sz w:val="24"/>
          <w:lang w:val="en-DK"/>
        </w:rPr>
        <w:t>If we keep flags for the successful completion of excess phase, bending angle and refractivity processing, one could also add a flag describing the successful POD processing. However: If POD goes wrong, excess phase goes wrong; if excess phase goes wrong, bending angle goes wrong etc. On the other hand, there seems to be a preference of NWP centres to not get any degraded data as bufr. In that case, these flags will never be set in products disseminated to users, and their information content is effectively zero…</w:t>
      </w:r>
    </w:p>
    <w:p w14:paraId="2245CBFE" w14:textId="77777777" w:rsidR="00CC54C8" w:rsidRPr="00CC54C8" w:rsidRDefault="00CC54C8" w:rsidP="00CC54C8">
      <w:pPr>
        <w:widowControl/>
        <w:numPr>
          <w:ilvl w:val="0"/>
          <w:numId w:val="21"/>
        </w:numPr>
        <w:spacing w:line="240" w:lineRule="auto"/>
        <w:textAlignment w:val="baseline"/>
        <w:rPr>
          <w:rFonts w:ascii="Calibri" w:eastAsia="Times New Roman" w:hAnsi="Calibri" w:cs="Calibri"/>
          <w:sz w:val="24"/>
          <w:szCs w:val="24"/>
          <w:lang w:val="en-DK"/>
        </w:rPr>
      </w:pPr>
      <w:r w:rsidRPr="00CC54C8">
        <w:rPr>
          <w:rFonts w:ascii="Calibri" w:eastAsia="Times New Roman" w:hAnsi="Calibri" w:cs="Calibri"/>
          <w:sz w:val="24"/>
          <w:szCs w:val="24"/>
          <w:lang w:val="en-DK"/>
        </w:rPr>
        <w:t>Closed vs. open loop data: Most modern receivers use open loop data everywhere. If receivers use both, a more interesting quantity would be where the transition between closed and open loop takes places. Only some very old receivers (GPS/MET, CHAMP, GRACE, maybe more?) exclusively use closed loop tracking.</w:t>
      </w:r>
    </w:p>
    <w:p w14:paraId="6AAFA284" w14:textId="77777777" w:rsidR="00CC54C8" w:rsidRPr="00CC54C8" w:rsidRDefault="00CC54C8" w:rsidP="00CC54C8">
      <w:pPr>
        <w:widowControl/>
        <w:numPr>
          <w:ilvl w:val="0"/>
          <w:numId w:val="21"/>
        </w:numPr>
        <w:spacing w:line="240" w:lineRule="auto"/>
        <w:textAlignment w:val="baseline"/>
        <w:rPr>
          <w:rFonts w:ascii="Calibri" w:eastAsia="Times New Roman" w:hAnsi="Calibri" w:cs="Calibri"/>
          <w:sz w:val="24"/>
          <w:szCs w:val="24"/>
          <w:lang w:val="en-DK"/>
        </w:rPr>
      </w:pPr>
      <w:r w:rsidRPr="00CC54C8">
        <w:rPr>
          <w:rFonts w:ascii="Calibri" w:eastAsia="Times New Roman" w:hAnsi="Calibri" w:cs="Calibri"/>
          <w:sz w:val="24"/>
          <w:szCs w:val="24"/>
          <w:lang w:val="en-DK"/>
        </w:rPr>
        <w:t>I’m not aware of anyone actively flagging surface reflections.</w:t>
      </w:r>
    </w:p>
    <w:p w14:paraId="3BC6CBD2" w14:textId="77777777" w:rsidR="00CC54C8" w:rsidRPr="00CC54C8" w:rsidRDefault="00CC54C8" w:rsidP="00CC54C8">
      <w:pPr>
        <w:widowControl/>
        <w:numPr>
          <w:ilvl w:val="0"/>
          <w:numId w:val="21"/>
        </w:numPr>
        <w:spacing w:line="240" w:lineRule="auto"/>
        <w:textAlignment w:val="baseline"/>
        <w:rPr>
          <w:rFonts w:ascii="Calibri" w:eastAsia="Times New Roman" w:hAnsi="Calibri" w:cs="Calibri"/>
          <w:sz w:val="24"/>
          <w:szCs w:val="24"/>
          <w:lang w:val="en-DK"/>
        </w:rPr>
      </w:pPr>
      <w:r w:rsidRPr="00CC54C8">
        <w:rPr>
          <w:rFonts w:ascii="Calibri" w:eastAsia="Times New Roman" w:hAnsi="Calibri" w:cs="Calibri"/>
          <w:sz w:val="24"/>
          <w:szCs w:val="24"/>
          <w:lang w:val="en-DK"/>
        </w:rPr>
        <w:t>L2P vs. L2C: When introduced in GPS and first exploited by COSMIC-1, this was exciting because the new civil signal promised higher SNRs. Nowadays, many modern receivers are not capable of doing codeless tracking (as required for the encrypted L2P signals), and encrypted legacy GPS signals will disappear at the end of the 2020’s. Instead, modern receivers increasingly make use of pilot signals, i.e. signals without any data modulation. This cannot be mapped with a single (or a few) binary flags; using a new entry similar to the frequencies together with a code table identifying the signals being exploited by the instrument would be better. One could stick to RINEX conventions; IGS lists 109 different signal types across the major GNSS systems (GPS, Galileo, GLONASS, Beidou, QZSS, IRSS) in their RINEX 3.05 specification. Or instead of a code table, use a 3-char text field…</w:t>
      </w:r>
    </w:p>
    <w:p w14:paraId="52126985" w14:textId="26BC58AB" w:rsidR="00CC54C8" w:rsidRPr="00CC54C8" w:rsidRDefault="00CC54C8" w:rsidP="00CC54C8">
      <w:pPr>
        <w:widowControl/>
        <w:numPr>
          <w:ilvl w:val="0"/>
          <w:numId w:val="21"/>
        </w:numPr>
        <w:spacing w:line="240" w:lineRule="auto"/>
        <w:textAlignment w:val="baseline"/>
        <w:rPr>
          <w:rFonts w:ascii="Calibri" w:eastAsia="Times New Roman" w:hAnsi="Calibri" w:cs="Calibri"/>
          <w:sz w:val="24"/>
          <w:szCs w:val="24"/>
          <w:lang w:val="en-DK"/>
        </w:rPr>
      </w:pPr>
      <w:r w:rsidRPr="00CC54C8">
        <w:rPr>
          <w:rFonts w:ascii="Calibri" w:eastAsia="Times New Roman" w:hAnsi="Calibri" w:cs="Calibri"/>
          <w:sz w:val="24"/>
          <w:szCs w:val="24"/>
          <w:lang w:val="en-DK"/>
        </w:rPr>
        <w:t>If we follow Stig’s suggestion to remove level 2 products (Temperature, moisture and surface pressure), we can also drop bits 7, 14 and 15.</w:t>
      </w:r>
    </w:p>
  </w:comment>
  <w:comment w:id="590" w:author="Bowler, Neill" w:date="2022-09-30T16:25:00Z" w:initials="">
    <w:p w14:paraId="00000C30"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Values to be reviewed.</w:t>
      </w:r>
    </w:p>
  </w:comment>
  <w:comment w:id="610" w:author="Stig Syndergaard" w:date="2024-07-17T15:57:00Z" w:initials="SS">
    <w:p w14:paraId="3C3DC5EB" w14:textId="0D12BA55" w:rsidR="00197574" w:rsidRDefault="00197574">
      <w:pPr>
        <w:pStyle w:val="CommentText"/>
      </w:pPr>
      <w:r>
        <w:rPr>
          <w:rStyle w:val="CommentReference"/>
        </w:rPr>
        <w:annotationRef/>
      </w:r>
      <w:r w:rsidR="0046429A">
        <w:t xml:space="preserve">Harald: </w:t>
      </w:r>
      <w:r>
        <w:t>If we go with a new table</w:t>
      </w:r>
      <w:r w:rsidR="0046429A">
        <w:t>, then</w:t>
      </w:r>
      <w:r>
        <w:t xml:space="preserve"> extend it to 31 bits.</w:t>
      </w:r>
    </w:p>
    <w:p w14:paraId="24CF3DBC" w14:textId="77777777" w:rsidR="00197574" w:rsidRDefault="00197574">
      <w:pPr>
        <w:pStyle w:val="CommentText"/>
      </w:pPr>
    </w:p>
    <w:p w14:paraId="67A052A1" w14:textId="33C6DE8F" w:rsidR="00197574" w:rsidRPr="00197574" w:rsidRDefault="00197574">
      <w:pPr>
        <w:pStyle w:val="CommentText"/>
        <w:rPr>
          <w:b/>
          <w:bCs/>
        </w:rPr>
      </w:pPr>
      <w:r w:rsidRPr="00197574">
        <w:rPr>
          <w:b/>
          <w:bCs/>
        </w:rPr>
        <w:t>Check with Simon/Jeff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C2D" w15:done="0"/>
  <w15:commentEx w15:paraId="4F8AB7BC" w15:done="0"/>
  <w15:commentEx w15:paraId="30E77160" w15:done="0"/>
  <w15:commentEx w15:paraId="00000C23" w15:done="0"/>
  <w15:commentEx w15:paraId="4A7DFEFC" w15:paraIdParent="00000C23" w15:done="0"/>
  <w15:commentEx w15:paraId="00000C17" w15:done="0"/>
  <w15:commentEx w15:paraId="71C1DBA7" w15:done="0"/>
  <w15:commentEx w15:paraId="7E5745F5" w15:done="0"/>
  <w15:commentEx w15:paraId="096F2A7E" w15:paraIdParent="7E5745F5" w15:done="0"/>
  <w15:commentEx w15:paraId="31CAF9CF" w15:done="0"/>
  <w15:commentEx w15:paraId="68B093E1" w15:done="0"/>
  <w15:commentEx w15:paraId="1C86207C" w15:paraIdParent="68B093E1" w15:done="0"/>
  <w15:commentEx w15:paraId="00000BF1" w15:done="0"/>
  <w15:commentEx w15:paraId="00000BF4" w15:paraIdParent="00000BF1" w15:done="0"/>
  <w15:commentEx w15:paraId="57B666E1" w15:done="0"/>
  <w15:commentEx w15:paraId="00000BF7" w15:done="0"/>
  <w15:commentEx w15:paraId="00000C03" w15:done="0"/>
  <w15:commentEx w15:paraId="0E237C8B" w15:done="0"/>
  <w15:commentEx w15:paraId="4CABA941" w15:done="0"/>
  <w15:commentEx w15:paraId="52126985" w15:done="0"/>
  <w15:commentEx w15:paraId="00000C30" w15:done="0"/>
  <w15:commentEx w15:paraId="67A052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4AABA6B" w16cex:dateUtc="2024-07-17T13:34:00Z"/>
  <w16cex:commentExtensible w16cex:durableId="76D16C8C" w16cex:dateUtc="2024-08-14T14:26:00Z"/>
  <w16cex:commentExtensible w16cex:durableId="2A120F4C" w16cex:dateUtc="2024-08-14T14:34:00Z"/>
  <w16cex:commentExtensible w16cex:durableId="126398F7" w16cex:dateUtc="2024-08-14T14:14:00Z"/>
  <w16cex:commentExtensible w16cex:durableId="52ED98EB" w16cex:dateUtc="2024-07-17T13:23:00Z"/>
  <w16cex:commentExtensible w16cex:durableId="53070BCA" w16cex:dateUtc="2024-08-14T14:50:00Z"/>
  <w16cex:commentExtensible w16cex:durableId="292C811A" w16cex:dateUtc="2024-08-14T14:44:00Z"/>
  <w16cex:commentExtensible w16cex:durableId="77F792CA" w16cex:dateUtc="2024-07-17T14:17:00Z"/>
  <w16cex:commentExtensible w16cex:durableId="6136CED1" w16cex:dateUtc="2024-08-14T14:53:00Z"/>
  <w16cex:commentExtensible w16cex:durableId="3DF4B664" w16cex:dateUtc="2024-07-03T14:41:00Z"/>
  <w16cex:commentExtensible w16cex:durableId="6F02DD5B" w16cex:dateUtc="2024-07-15T16:48:00Z"/>
  <w16cex:commentExtensible w16cex:durableId="76FE3F4E" w16cex:dateUtc="2024-07-17T13:40:00Z"/>
  <w16cex:commentExtensible w16cex:durableId="6CC30E5D" w16cex:dateUtc="2024-07-17T07:28:00Z"/>
  <w16cex:commentExtensible w16cex:durableId="3AB8EA5D" w16cex:dateUtc="2024-07-17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C2D" w16cid:durableId="6A95F158"/>
  <w16cid:commentId w16cid:paraId="4F8AB7BC" w16cid:durableId="14AABA6B"/>
  <w16cid:commentId w16cid:paraId="30E77160" w16cid:durableId="76D16C8C"/>
  <w16cid:commentId w16cid:paraId="00000C23" w16cid:durableId="3CD57FF1"/>
  <w16cid:commentId w16cid:paraId="4A7DFEFC" w16cid:durableId="2A120F4C"/>
  <w16cid:commentId w16cid:paraId="00000C17" w16cid:durableId="696F17CE"/>
  <w16cid:commentId w16cid:paraId="71C1DBA7" w16cid:durableId="126398F7"/>
  <w16cid:commentId w16cid:paraId="7E5745F5" w16cid:durableId="52ED98EB"/>
  <w16cid:commentId w16cid:paraId="096F2A7E" w16cid:durableId="53070BCA"/>
  <w16cid:commentId w16cid:paraId="31CAF9CF" w16cid:durableId="292C811A"/>
  <w16cid:commentId w16cid:paraId="68B093E1" w16cid:durableId="77F792CA"/>
  <w16cid:commentId w16cid:paraId="1C86207C" w16cid:durableId="6136CED1"/>
  <w16cid:commentId w16cid:paraId="00000BF1" w16cid:durableId="4A850C27"/>
  <w16cid:commentId w16cid:paraId="00000BF4" w16cid:durableId="10B2C59F"/>
  <w16cid:commentId w16cid:paraId="57B666E1" w16cid:durableId="3DF4B664"/>
  <w16cid:commentId w16cid:paraId="00000BF7" w16cid:durableId="3CFB42C7"/>
  <w16cid:commentId w16cid:paraId="00000C03" w16cid:durableId="5D92C11E"/>
  <w16cid:commentId w16cid:paraId="0E237C8B" w16cid:durableId="6F02DD5B"/>
  <w16cid:commentId w16cid:paraId="4CABA941" w16cid:durableId="76FE3F4E"/>
  <w16cid:commentId w16cid:paraId="52126985" w16cid:durableId="6CC30E5D"/>
  <w16cid:commentId w16cid:paraId="00000C30" w16cid:durableId="66911CA6"/>
  <w16cid:commentId w16cid:paraId="67A052A1" w16cid:durableId="3AB8EA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6F505" w14:textId="77777777" w:rsidR="00250CC9" w:rsidRDefault="00250CC9">
      <w:pPr>
        <w:spacing w:line="240" w:lineRule="auto"/>
      </w:pPr>
      <w:r>
        <w:separator/>
      </w:r>
    </w:p>
  </w:endnote>
  <w:endnote w:type="continuationSeparator" w:id="0">
    <w:p w14:paraId="58F3FF5B" w14:textId="77777777" w:rsidR="00250CC9" w:rsidRDefault="00250C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3" w:csb1="00000000"/>
  </w:font>
  <w:font w:name="Courier, 'Courier New'">
    <w:altName w:val="Courier New"/>
    <w:panose1 w:val="020B0604020202020204"/>
    <w:charset w:val="00"/>
    <w:family w:val="modern"/>
    <w:pitch w:val="default"/>
  </w:font>
  <w:font w:name="Arial">
    <w:panose1 w:val="020B0604020202020204"/>
    <w:charset w:val="01"/>
    <w:family w:val="swiss"/>
    <w:pitch w:val="variable"/>
    <w:sig w:usb0="E0002AFF" w:usb1="C0007843" w:usb2="00000009" w:usb3="00000000" w:csb0="000001FF" w:csb1="00000000"/>
  </w:font>
  <w:font w:name="Lohit Devanagar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Times">
    <w:panose1 w:val="02000500000000000000"/>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Nimbus Roman No9 L">
    <w:panose1 w:val="020B0604020202020204"/>
    <w:charset w:val="00"/>
    <w:family w:val="roman"/>
    <w:pitch w:val="variable"/>
  </w:font>
  <w:font w:name="Bitstream Vera Sans">
    <w:panose1 w:val="020B0604020202020204"/>
    <w:charset w:val="00"/>
    <w:family w:val="auto"/>
    <w:pitch w:val="variable"/>
  </w:font>
  <w:font w:name="Lucidasans, 'Times New Roman'">
    <w:panose1 w:val="020B0604020202020204"/>
    <w:charset w:val="00"/>
    <w:family w:val="auto"/>
    <w:pitch w:val="variable"/>
  </w:font>
  <w:font w:name="OpenSymbol">
    <w:altName w:val="Calibri"/>
    <w:panose1 w:val="020B0604020202020204"/>
    <w:charset w:val="00"/>
    <w:family w:val="auto"/>
    <w:pitch w:val="default"/>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Oi">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BDE" w14:textId="77777777" w:rsidR="00191D38" w:rsidRDefault="00000000">
    <w:pPr>
      <w:widowControl/>
      <w:pBdr>
        <w:top w:val="nil"/>
        <w:left w:val="nil"/>
        <w:bottom w:val="nil"/>
        <w:right w:val="nil"/>
        <w:between w:val="nil"/>
      </w:pBdr>
      <w:tabs>
        <w:tab w:val="center" w:pos="4819"/>
        <w:tab w:val="right" w:pos="9638"/>
        <w:tab w:val="center" w:pos="4536"/>
        <w:tab w:val="right" w:pos="9072"/>
      </w:tabs>
      <w:spacing w:line="240" w:lineRule="auto"/>
      <w:rPr>
        <w:rFonts w:ascii="Arial" w:eastAsia="Arial" w:hAnsi="Arial" w:cs="Arial"/>
        <w:sz w:val="16"/>
        <w:szCs w:val="16"/>
      </w:rPr>
    </w:pPr>
    <w:r>
      <w:rPr>
        <w:rFonts w:ascii="Arial" w:eastAsia="Arial" w:hAnsi="Arial" w:cs="Arial"/>
        <w:sz w:val="16"/>
        <w:szCs w:val="16"/>
      </w:rPr>
      <w:tab/>
    </w:r>
  </w:p>
  <w:p w14:paraId="00000BDF" w14:textId="5F27AF21" w:rsidR="00191D38" w:rsidRDefault="00000000">
    <w:pPr>
      <w:widowControl/>
      <w:pBdr>
        <w:top w:val="nil"/>
        <w:left w:val="nil"/>
        <w:bottom w:val="nil"/>
        <w:right w:val="nil"/>
        <w:between w:val="nil"/>
      </w:pBdr>
      <w:tabs>
        <w:tab w:val="center" w:pos="4819"/>
        <w:tab w:val="right" w:pos="9638"/>
        <w:tab w:val="center" w:pos="4536"/>
        <w:tab w:val="right" w:pos="9072"/>
      </w:tabs>
      <w:spacing w:line="240" w:lineRule="auto"/>
      <w:rPr>
        <w:rFonts w:ascii="Times New Roman" w:eastAsia="Times New Roman" w:hAnsi="Times New Roman" w:cs="Times New Roman"/>
        <w:sz w:val="24"/>
        <w:szCs w:val="24"/>
      </w:rPr>
    </w:pPr>
    <w:r>
      <w:rPr>
        <w:rFonts w:ascii="Arial" w:eastAsia="Arial" w:hAnsi="Arial" w:cs="Arial"/>
        <w:sz w:val="16"/>
        <w:szCs w:val="16"/>
      </w:rPr>
      <w:tab/>
    </w: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5316F1">
      <w:rPr>
        <w:rFonts w:ascii="Arial" w:eastAsia="Arial" w:hAnsi="Arial" w:cs="Arial"/>
        <w:noProof/>
      </w:rPr>
      <w:t>2</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BE0" w14:textId="77777777" w:rsidR="00191D38" w:rsidRPr="005316F1" w:rsidRDefault="00000000">
    <w:pPr>
      <w:widowControl/>
      <w:pBdr>
        <w:top w:val="nil"/>
        <w:left w:val="nil"/>
        <w:bottom w:val="nil"/>
        <w:right w:val="nil"/>
        <w:between w:val="nil"/>
      </w:pBdr>
      <w:tabs>
        <w:tab w:val="center" w:pos="4819"/>
        <w:tab w:val="right" w:pos="9638"/>
      </w:tabs>
      <w:spacing w:line="240" w:lineRule="auto"/>
      <w:rPr>
        <w:rFonts w:ascii="Times New Roman" w:eastAsia="Times New Roman" w:hAnsi="Times New Roman" w:cs="Times New Roman"/>
        <w:sz w:val="24"/>
        <w:szCs w:val="24"/>
        <w:lang w:val="da-DK"/>
      </w:rPr>
    </w:pPr>
    <w:proofErr w:type="spellStart"/>
    <w:r w:rsidRPr="005316F1">
      <w:rPr>
        <w:rFonts w:ascii="Arial" w:eastAsia="Arial" w:hAnsi="Arial" w:cs="Arial"/>
        <w:lang w:val="da-DK"/>
      </w:rPr>
      <w:t>Ref</w:t>
    </w:r>
    <w:proofErr w:type="spellEnd"/>
    <w:r w:rsidRPr="005316F1">
      <w:rPr>
        <w:rFonts w:ascii="Arial" w:eastAsia="Arial" w:hAnsi="Arial" w:cs="Arial"/>
        <w:lang w:val="da-DK"/>
      </w:rPr>
      <w:t>: SAF/ROM/METO/FMT/BUFR/001</w:t>
    </w:r>
  </w:p>
  <w:p w14:paraId="00000BE1" w14:textId="77777777" w:rsidR="00191D38" w:rsidRPr="005316F1"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lang w:val="da-D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40DC7" w14:textId="77777777" w:rsidR="00250CC9" w:rsidRDefault="00250CC9">
      <w:pPr>
        <w:spacing w:line="240" w:lineRule="auto"/>
      </w:pPr>
      <w:r>
        <w:separator/>
      </w:r>
    </w:p>
  </w:footnote>
  <w:footnote w:type="continuationSeparator" w:id="0">
    <w:p w14:paraId="20388F97" w14:textId="77777777" w:rsidR="00250CC9" w:rsidRDefault="00250CC9">
      <w:pPr>
        <w:spacing w:line="240" w:lineRule="auto"/>
      </w:pPr>
      <w:r>
        <w:continuationSeparator/>
      </w:r>
    </w:p>
  </w:footnote>
  <w:footnote w:id="1">
    <w:p w14:paraId="00000BBD"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In this document, we will refer to the ‘GTS’ meaning the generic WMO-controlled networks used to exchange data between meteorological centres whatever the topology, technology or provider/owner. For our purposes, RMDCN and future WIS and similar network implementations can be considered to be part of ‘The GTS’.</w:t>
      </w:r>
    </w:p>
  </w:footnote>
  <w:footnote w:id="2">
    <w:p w14:paraId="00000BBE" w14:textId="77777777" w:rsidR="00191D38" w:rsidRDefault="00000000">
      <w:pPr>
        <w:widowControl/>
        <w:pBdr>
          <w:top w:val="nil"/>
          <w:left w:val="nil"/>
          <w:bottom w:val="nil"/>
          <w:right w:val="nil"/>
          <w:between w:val="nil"/>
        </w:pBdr>
        <w:spacing w:line="240" w:lineRule="auto"/>
        <w:rPr>
          <w:rFonts w:ascii="Arial" w:eastAsia="Arial" w:hAnsi="Arial" w:cs="Arial"/>
          <w:i/>
          <w:sz w:val="18"/>
          <w:szCs w:val="18"/>
        </w:rPr>
      </w:pPr>
      <w:r>
        <w:rPr>
          <w:rStyle w:val="FootnoteReference"/>
        </w:rPr>
        <w:footnoteRef/>
      </w:r>
      <w:r>
        <w:rPr>
          <w:rFonts w:ascii="Arial" w:eastAsia="Arial" w:hAnsi="Arial" w:cs="Arial"/>
          <w:i/>
          <w:sz w:val="18"/>
          <w:szCs w:val="18"/>
        </w:rPr>
        <w:t xml:space="preserve"> Note that the level definitions differ partly from the WMO definitions: </w:t>
      </w:r>
      <w:hyperlink r:id="rId1">
        <w:r>
          <w:rPr>
            <w:rFonts w:ascii="Arial" w:eastAsia="Arial" w:hAnsi="Arial" w:cs="Arial"/>
            <w:i/>
            <w:sz w:val="18"/>
            <w:szCs w:val="18"/>
          </w:rPr>
          <w:t>http://www.wmo.int/pages/prog/sat/dataandproducts_en.php</w:t>
        </w:r>
      </w:hyperlink>
    </w:p>
  </w:footnote>
  <w:footnote w:id="3">
    <w:p w14:paraId="00000BBF"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rPr>
        <w:t xml:space="preserve"> </w:t>
      </w:r>
      <w:r>
        <w:rPr>
          <w:rFonts w:ascii="Arial" w:eastAsia="Arial" w:hAnsi="Arial" w:cs="Arial"/>
          <w:i/>
          <w:sz w:val="18"/>
          <w:szCs w:val="18"/>
        </w:rPr>
        <w:t xml:space="preserve">(i) GCOS 2016 Implementation Plan; (ii) </w:t>
      </w:r>
      <w:hyperlink r:id="rId2">
        <w:r>
          <w:rPr>
            <w:rFonts w:ascii="Arial" w:eastAsia="Arial" w:hAnsi="Arial" w:cs="Arial"/>
            <w:i/>
            <w:sz w:val="18"/>
            <w:szCs w:val="18"/>
          </w:rPr>
          <w:t>http://climatemonitoring.info/home/terminology/</w:t>
        </w:r>
      </w:hyperlink>
    </w:p>
    <w:bookmarkStart w:id="10" w:name="_heading=h.1rvwp1q" w:colFirst="0" w:colLast="0"/>
    <w:bookmarkEnd w:id="10"/>
  </w:footnote>
  <w:footnote w:id="4">
    <w:p w14:paraId="00000BC0" w14:textId="77777777" w:rsidR="00191D38" w:rsidRDefault="00000000">
      <w:pPr>
        <w:widowControl/>
        <w:pBdr>
          <w:top w:val="nil"/>
          <w:left w:val="nil"/>
          <w:bottom w:val="nil"/>
          <w:right w:val="nil"/>
          <w:between w:val="nil"/>
        </w:pBdr>
        <w:spacing w:line="240" w:lineRule="auto"/>
        <w:rPr>
          <w:rFonts w:ascii="Arial" w:eastAsia="Arial" w:hAnsi="Arial" w:cs="Arial"/>
          <w:i/>
        </w:rPr>
      </w:pPr>
      <w:bookmarkStart w:id="11" w:name="_heading=h.1rvwp1q" w:colFirst="0" w:colLast="0"/>
      <w:bookmarkEnd w:id="11"/>
      <w:r>
        <w:rPr>
          <w:rStyle w:val="FootnoteReference"/>
        </w:rPr>
        <w:footnoteRef/>
      </w:r>
      <w:r>
        <w:rPr>
          <w:rFonts w:ascii="Arial" w:eastAsia="Arial" w:hAnsi="Arial" w:cs="Arial"/>
          <w:i/>
        </w:rPr>
        <w:t xml:space="preserve"> </w:t>
      </w:r>
      <w:hyperlink r:id="rId3">
        <w:r>
          <w:rPr>
            <w:rFonts w:ascii="Arial" w:eastAsia="Arial" w:hAnsi="Arial" w:cs="Arial"/>
            <w:i/>
            <w:sz w:val="18"/>
            <w:szCs w:val="18"/>
          </w:rPr>
          <w:t>http://climatemonitoring.info/home/terminology/</w:t>
        </w:r>
      </w:hyperlink>
      <w:r>
        <w:rPr>
          <w:rFonts w:ascii="Arial" w:eastAsia="Arial" w:hAnsi="Arial" w:cs="Arial"/>
          <w:i/>
          <w:sz w:val="18"/>
          <w:szCs w:val="18"/>
        </w:rPr>
        <w:t xml:space="preserve"> (the ICDR definition was endorsed at the </w:t>
      </w:r>
      <w:hyperlink r:id="rId4">
        <w:r>
          <w:rPr>
            <w:rFonts w:ascii="Arial" w:eastAsia="Arial" w:hAnsi="Arial" w:cs="Arial"/>
            <w:i/>
            <w:sz w:val="18"/>
            <w:szCs w:val="18"/>
          </w:rPr>
          <w:t>9th session of the joint CEOS/CGMS Working Group Climate Meeting on 29 March 2018</w:t>
        </w:r>
      </w:hyperlink>
      <w:r>
        <w:rPr>
          <w:rFonts w:ascii="Arial" w:eastAsia="Arial" w:hAnsi="Arial" w:cs="Arial"/>
          <w:i/>
          <w:sz w:val="18"/>
          <w:szCs w:val="18"/>
        </w:rPr>
        <w:t>)</w:t>
      </w:r>
    </w:p>
  </w:footnote>
  <w:footnote w:id="5">
    <w:p w14:paraId="00000BC1" w14:textId="77777777" w:rsidR="00191D38" w:rsidRDefault="00000000">
      <w:pPr>
        <w:widowControl/>
        <w:pBdr>
          <w:top w:val="nil"/>
          <w:left w:val="nil"/>
          <w:bottom w:val="nil"/>
          <w:right w:val="nil"/>
          <w:between w:val="nil"/>
        </w:pBdr>
        <w:spacing w:line="240" w:lineRule="auto"/>
        <w:jc w:val="both"/>
        <w:rPr>
          <w:rFonts w:ascii="Arial" w:eastAsia="Arial" w:hAnsi="Arial" w:cs="Arial"/>
          <w:i/>
        </w:rPr>
      </w:pPr>
      <w:r>
        <w:rPr>
          <w:rStyle w:val="FootnoteReference"/>
        </w:rPr>
        <w:footnoteRef/>
      </w:r>
      <w:r>
        <w:rPr>
          <w:rFonts w:ascii="Arial" w:eastAsia="Arial" w:hAnsi="Arial" w:cs="Arial"/>
          <w:i/>
          <w:sz w:val="18"/>
          <w:szCs w:val="18"/>
        </w:rPr>
        <w:t xml:space="preserve"> The term 'interpreting' in this context means presenting decoded data in human-readable form. Interpretation is usually for diagnostic purposes and is not necessary to the decoding process itself.</w:t>
      </w:r>
    </w:p>
  </w:footnote>
  <w:footnote w:id="6">
    <w:p w14:paraId="00000BC2"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Style w:val="FootnoteReference"/>
        </w:rPr>
        <w:footnoteRef/>
      </w:r>
      <w:r>
        <w:rPr>
          <w:rFonts w:ascii="Arial" w:eastAsia="Arial" w:hAnsi="Arial" w:cs="Arial"/>
          <w:i/>
          <w:sz w:val="18"/>
          <w:szCs w:val="18"/>
        </w:rPr>
        <w:t xml:space="preserve"> </w:t>
      </w:r>
      <w:r>
        <w:rPr>
          <w:rFonts w:ascii="Arial" w:eastAsia="Arial" w:hAnsi="Arial" w:cs="Arial"/>
          <w:sz w:val="18"/>
          <w:szCs w:val="18"/>
        </w:rPr>
        <w:t>Missing or invalid data must still be encoded, as BUFR data is positional. This is accomplished by setting all the bits defined for that parameter to '1'. This implies that the maximum valid range of values of any parameter after scaling and applying the reference offset is zero to 2</w:t>
      </w:r>
      <w:r>
        <w:rPr>
          <w:rFonts w:ascii="Arial" w:eastAsia="Arial" w:hAnsi="Arial" w:cs="Arial"/>
          <w:sz w:val="18"/>
          <w:szCs w:val="18"/>
          <w:vertAlign w:val="superscript"/>
        </w:rPr>
        <w:t>width</w:t>
      </w:r>
      <w:r>
        <w:rPr>
          <w:rFonts w:ascii="Arial" w:eastAsia="Arial" w:hAnsi="Arial" w:cs="Arial"/>
          <w:sz w:val="18"/>
          <w:szCs w:val="18"/>
        </w:rPr>
        <w:t>–2. On decoding, 'all bits set' in the BUFR message is decoded and returned to the user as missing data indicator values, usually -32768, -2147483647 or -9999999, depending on the implementation.</w:t>
      </w:r>
    </w:p>
  </w:footnote>
  <w:footnote w:id="7">
    <w:p w14:paraId="00000BC3" w14:textId="77777777" w:rsidR="00191D38" w:rsidRDefault="00000000">
      <w:pPr>
        <w:widowControl/>
        <w:pBdr>
          <w:top w:val="nil"/>
          <w:left w:val="nil"/>
          <w:bottom w:val="nil"/>
          <w:right w:val="nil"/>
          <w:between w:val="nil"/>
        </w:pBdr>
        <w:spacing w:line="240" w:lineRule="auto"/>
        <w:jc w:val="both"/>
        <w:rPr>
          <w:rFonts w:ascii="Arial" w:eastAsia="Arial" w:hAnsi="Arial" w:cs="Arial"/>
          <w:i/>
        </w:rPr>
      </w:pPr>
      <w:r>
        <w:rPr>
          <w:rStyle w:val="FootnoteReference"/>
        </w:rPr>
        <w:footnoteRef/>
      </w:r>
      <w:r>
        <w:rPr>
          <w:rFonts w:ascii="Arial" w:eastAsia="Arial" w:hAnsi="Arial" w:cs="Arial"/>
          <w:i/>
          <w:sz w:val="18"/>
          <w:szCs w:val="18"/>
        </w:rPr>
        <w:t xml:space="preserve"> A bulletin is the BUFR (or GRIB, CREX or other WMO format) message with a wrapper or ‘Abbreviated Routing Header’ containing coded information on the message content for GTS routing purposes. The ARH adds some 35 bytes  to the BUFR message length – see Section 5.</w:t>
      </w:r>
    </w:p>
  </w:footnote>
  <w:footnote w:id="8">
    <w:p w14:paraId="00000BC4"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Style w:val="FootnoteReference"/>
        </w:rPr>
        <w:footnoteRef/>
      </w:r>
      <w:r>
        <w:rPr>
          <w:rFonts w:ascii="Arial" w:eastAsia="Arial" w:hAnsi="Arial" w:cs="Arial"/>
          <w:i/>
          <w:sz w:val="18"/>
          <w:szCs w:val="18"/>
        </w:rPr>
        <w:t xml:space="preserve"> BUFR Edition 3 is deprecated and only Edition 4 messages have been permitted on the GTS since 6</w:t>
      </w:r>
      <w:r>
        <w:rPr>
          <w:rFonts w:ascii="Arial" w:eastAsia="Arial" w:hAnsi="Arial" w:cs="Arial"/>
          <w:i/>
          <w:sz w:val="18"/>
          <w:szCs w:val="18"/>
          <w:vertAlign w:val="superscript"/>
        </w:rPr>
        <w:t>th</w:t>
      </w:r>
      <w:r>
        <w:rPr>
          <w:rFonts w:ascii="Arial" w:eastAsia="Arial" w:hAnsi="Arial" w:cs="Arial"/>
          <w:i/>
          <w:sz w:val="18"/>
          <w:szCs w:val="18"/>
        </w:rPr>
        <w:t xml:space="preserve"> November 2012. RO data is currently encoded in Edition 4, but we include Edition 3 details here to document older BUFR messages that may be archived.</w:t>
      </w:r>
    </w:p>
  </w:footnote>
  <w:footnote w:id="9">
    <w:p w14:paraId="00000BC5"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Depends on the BUFR encoder implementation as to whether an optional Edition 4 even pad byte is inserted or not; e.g. the MetDB encoder inserts this byte and the ECMWF encoder doesn’t. Edition 3 required this pad byte.</w:t>
      </w:r>
    </w:p>
  </w:footnote>
  <w:footnote w:id="10">
    <w:p w14:paraId="00000BC6"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Maximum bulletin length on GTS up to 4 November 2007 was 15,000 bytes. It is now 500,000 bytes so in principle, higher resolution profiles can be transmitted.</w:t>
      </w:r>
    </w:p>
  </w:footnote>
  <w:footnote w:id="11">
    <w:p w14:paraId="00000BC7"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Nominal ROM SAF NRT product (e.g. Metop-B)</w:t>
      </w:r>
    </w:p>
  </w:footnote>
  <w:footnote w:id="12">
    <w:p w14:paraId="00000BC8"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Nominal UCAR NRT product (e.g. COSMIC-2)</w:t>
      </w:r>
    </w:p>
  </w:footnote>
  <w:footnote w:id="13">
    <w:p w14:paraId="00000BC9"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Nominal GFZ NRT product (e.g. TerraSAR-X, TanDEM-X)</w:t>
      </w:r>
    </w:p>
  </w:footnote>
  <w:footnote w:id="14">
    <w:p w14:paraId="00000BCA" w14:textId="77777777" w:rsidR="00191D38" w:rsidRDefault="00000000">
      <w:pPr>
        <w:widowControl/>
        <w:pBdr>
          <w:top w:val="nil"/>
          <w:left w:val="nil"/>
          <w:bottom w:val="nil"/>
          <w:right w:val="nil"/>
          <w:between w:val="nil"/>
        </w:pBdr>
        <w:spacing w:before="240" w:line="240" w:lineRule="auto"/>
        <w:rPr>
          <w:rFonts w:ascii="Times New Roman" w:eastAsia="Times New Roman" w:hAnsi="Times New Roman" w:cs="Times New Roman"/>
          <w:sz w:val="24"/>
          <w:szCs w:val="24"/>
        </w:rPr>
      </w:pPr>
      <w:r>
        <w:rPr>
          <w:rStyle w:val="FootnoteReference"/>
        </w:rPr>
        <w:footnoteRef/>
      </w:r>
      <w:r>
        <w:rPr>
          <w:rFonts w:ascii="Times New Roman" w:eastAsia="Times New Roman" w:hAnsi="Times New Roman" w:cs="Times New Roman"/>
          <w:sz w:val="18"/>
          <w:szCs w:val="18"/>
        </w:rPr>
        <w:t xml:space="preserve"> </w:t>
      </w:r>
      <w:r>
        <w:rPr>
          <w:rFonts w:ascii="Courier" w:eastAsia="Courier" w:hAnsi="Courier" w:cs="Courier"/>
          <w:b/>
          <w:i/>
          <w:sz w:val="18"/>
          <w:szCs w:val="18"/>
        </w:rPr>
        <w:t>ii=14</w:t>
      </w:r>
      <w:r>
        <w:rPr>
          <w:rFonts w:ascii="Arial" w:eastAsia="Arial" w:hAnsi="Arial" w:cs="Arial"/>
          <w:i/>
          <w:sz w:val="18"/>
          <w:szCs w:val="18"/>
        </w:rPr>
        <w:t xml:space="preserve"> is also used for ground-based GNSS bulletins, but with </w:t>
      </w:r>
      <w:r>
        <w:rPr>
          <w:rFonts w:ascii="Courier" w:eastAsia="Courier" w:hAnsi="Courier" w:cs="Courier"/>
          <w:b/>
          <w:i/>
          <w:sz w:val="18"/>
          <w:szCs w:val="18"/>
        </w:rPr>
        <w:t>T</w:t>
      </w:r>
      <w:r>
        <w:rPr>
          <w:rFonts w:ascii="Courier" w:eastAsia="Courier" w:hAnsi="Courier" w:cs="Courier"/>
          <w:b/>
          <w:i/>
          <w:sz w:val="18"/>
          <w:szCs w:val="18"/>
          <w:vertAlign w:val="subscript"/>
        </w:rPr>
        <w:t>1</w:t>
      </w:r>
      <w:r>
        <w:rPr>
          <w:rFonts w:ascii="Courier" w:eastAsia="Courier" w:hAnsi="Courier" w:cs="Courier"/>
          <w:b/>
          <w:i/>
          <w:sz w:val="18"/>
          <w:szCs w:val="18"/>
        </w:rPr>
        <w:t>T</w:t>
      </w:r>
      <w:r>
        <w:rPr>
          <w:rFonts w:ascii="Courier" w:eastAsia="Courier" w:hAnsi="Courier" w:cs="Courier"/>
          <w:b/>
          <w:i/>
          <w:sz w:val="18"/>
          <w:szCs w:val="18"/>
          <w:vertAlign w:val="subscript"/>
        </w:rPr>
        <w:t>2</w:t>
      </w:r>
      <w:r>
        <w:rPr>
          <w:rFonts w:ascii="Courier" w:eastAsia="Courier" w:hAnsi="Courier" w:cs="Courier"/>
          <w:b/>
          <w:i/>
          <w:sz w:val="18"/>
          <w:szCs w:val="18"/>
        </w:rPr>
        <w:t>A</w:t>
      </w:r>
      <w:r>
        <w:rPr>
          <w:rFonts w:ascii="Courier" w:eastAsia="Courier" w:hAnsi="Courier" w:cs="Courier"/>
          <w:b/>
          <w:i/>
          <w:sz w:val="18"/>
          <w:szCs w:val="18"/>
          <w:vertAlign w:val="subscript"/>
        </w:rPr>
        <w:t>1</w:t>
      </w:r>
      <w:r>
        <w:rPr>
          <w:rFonts w:ascii="Courier" w:eastAsia="Courier" w:hAnsi="Courier" w:cs="Courier"/>
          <w:b/>
          <w:i/>
          <w:sz w:val="18"/>
          <w:szCs w:val="18"/>
        </w:rPr>
        <w:t>=ISX</w:t>
      </w:r>
      <w:r>
        <w:rPr>
          <w:rFonts w:ascii="Courier" w:eastAsia="Courier" w:hAnsi="Courier" w:cs="Courier"/>
          <w:i/>
          <w:sz w:val="18"/>
          <w:szCs w:val="18"/>
        </w:rPr>
        <w:t>.</w:t>
      </w:r>
      <w:r>
        <w:rPr>
          <w:rFonts w:ascii="Arial" w:eastAsia="Arial" w:hAnsi="Arial" w:cs="Arial"/>
          <w:i/>
          <w:sz w:val="18"/>
          <w:szCs w:val="18"/>
        </w:rPr>
        <w:t>However, this value is not reserved for, or unique to, GNSS (The origins of this value derive from the EU COST Action 716</w:t>
      </w:r>
      <w:r>
        <w:rPr>
          <w:rFonts w:ascii="Courier New" w:eastAsia="Courier New" w:hAnsi="Courier New" w:cs="Courier New"/>
          <w:i/>
          <w:sz w:val="18"/>
          <w:szCs w:val="18"/>
        </w:rPr>
        <w:t xml:space="preserve">: </w:t>
      </w:r>
      <w:r>
        <w:rPr>
          <w:rFonts w:ascii="Courier New" w:eastAsia="Courier New" w:hAnsi="Courier New" w:cs="Courier New"/>
          <w:b/>
          <w:i/>
          <w:sz w:val="18"/>
          <w:szCs w:val="18"/>
        </w:rPr>
        <w:t>7+1+6=14</w:t>
      </w:r>
      <w:r>
        <w:rPr>
          <w:rFonts w:ascii="Arial" w:eastAsia="Arial" w:hAnsi="Arial" w:cs="Arial"/>
          <w:i/>
          <w:sz w:val="18"/>
          <w:szCs w:val="18"/>
        </w:rPr>
        <w:t>).</w:t>
      </w:r>
    </w:p>
  </w:footnote>
  <w:footnote w:id="15">
    <w:p w14:paraId="00000BCB"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In reality UCAR/CDAAC, Boulder, CO via NOAA/NWS</w:t>
      </w:r>
    </w:p>
  </w:footnote>
  <w:footnote w:id="16">
    <w:p w14:paraId="00000BCC" w14:textId="77777777" w:rsidR="00191D38" w:rsidRDefault="00000000">
      <w:pPr>
        <w:widowControl/>
        <w:pBdr>
          <w:top w:val="nil"/>
          <w:left w:val="nil"/>
          <w:bottom w:val="nil"/>
          <w:right w:val="nil"/>
          <w:between w:val="nil"/>
        </w:pBdr>
        <w:spacing w:line="240" w:lineRule="auto"/>
        <w:rPr>
          <w:rFonts w:ascii="Arial" w:eastAsia="Arial" w:hAnsi="Arial" w:cs="Arial"/>
          <w:i/>
          <w:sz w:val="18"/>
          <w:szCs w:val="18"/>
        </w:rPr>
      </w:pPr>
      <w:r>
        <w:rPr>
          <w:rStyle w:val="FootnoteReference"/>
        </w:rPr>
        <w:footnoteRef/>
      </w:r>
      <w:r>
        <w:rPr>
          <w:rFonts w:ascii="Arial" w:eastAsia="Arial" w:hAnsi="Arial" w:cs="Arial"/>
          <w:i/>
          <w:sz w:val="18"/>
          <w:szCs w:val="18"/>
        </w:rPr>
        <w:t xml:space="preserve"> EUMETSAT, Metop-A – BUFR contains only Level 1b (Bending Angle) profiles</w:t>
      </w:r>
    </w:p>
  </w:footnote>
  <w:footnote w:id="17">
    <w:p w14:paraId="00000BCD" w14:textId="77777777" w:rsidR="00191D38" w:rsidRDefault="00000000">
      <w:pPr>
        <w:widowControl/>
        <w:pBdr>
          <w:top w:val="nil"/>
          <w:left w:val="nil"/>
          <w:bottom w:val="nil"/>
          <w:right w:val="nil"/>
          <w:between w:val="nil"/>
        </w:pBdr>
        <w:spacing w:line="240" w:lineRule="auto"/>
        <w:rPr>
          <w:rFonts w:ascii="Arial" w:eastAsia="Arial" w:hAnsi="Arial" w:cs="Arial"/>
          <w:i/>
          <w:sz w:val="18"/>
          <w:szCs w:val="18"/>
        </w:rPr>
      </w:pPr>
      <w:r>
        <w:rPr>
          <w:rStyle w:val="FootnoteReference"/>
        </w:rPr>
        <w:footnoteRef/>
      </w:r>
      <w:r>
        <w:rPr>
          <w:rFonts w:ascii="Arial" w:eastAsia="Arial" w:hAnsi="Arial" w:cs="Arial"/>
          <w:i/>
          <w:sz w:val="18"/>
          <w:szCs w:val="18"/>
        </w:rPr>
        <w:t xml:space="preserve"> EUMETSAT, Metop-B – BUFR contains only Level 1b (Bending Angle) profiles</w:t>
      </w:r>
    </w:p>
  </w:footnote>
  <w:footnote w:id="18">
    <w:p w14:paraId="00000BCE" w14:textId="77777777" w:rsidR="00191D38" w:rsidRDefault="00000000">
      <w:pPr>
        <w:widowControl/>
        <w:pBdr>
          <w:top w:val="nil"/>
          <w:left w:val="nil"/>
          <w:bottom w:val="nil"/>
          <w:right w:val="nil"/>
          <w:between w:val="nil"/>
        </w:pBdr>
        <w:spacing w:line="240" w:lineRule="auto"/>
        <w:rPr>
          <w:rFonts w:ascii="Arial" w:eastAsia="Arial" w:hAnsi="Arial" w:cs="Arial"/>
          <w:i/>
          <w:sz w:val="18"/>
          <w:szCs w:val="18"/>
        </w:rPr>
      </w:pPr>
      <w:r>
        <w:rPr>
          <w:rStyle w:val="FootnoteReference"/>
        </w:rPr>
        <w:footnoteRef/>
      </w:r>
      <w:r>
        <w:rPr>
          <w:rFonts w:ascii="Arial" w:eastAsia="Arial" w:hAnsi="Arial" w:cs="Arial"/>
          <w:i/>
          <w:sz w:val="18"/>
          <w:szCs w:val="18"/>
        </w:rPr>
        <w:t xml:space="preserve"> EUMETSAT, Metop-C – BUFR contains only Level 1b (Bending Angle) profiles</w:t>
      </w:r>
    </w:p>
  </w:footnote>
  <w:footnote w:id="19">
    <w:p w14:paraId="00000BCF"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NESDIS</w:t>
      </w:r>
    </w:p>
  </w:footnote>
  <w:footnote w:id="20">
    <w:p w14:paraId="00000BD0"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Here, NH means north of 30°N, SH means south of 30°S and Tropics means everywhere else.</w:t>
      </w:r>
    </w:p>
  </w:footnote>
  <w:footnote w:id="21">
    <w:p w14:paraId="00000BD1"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rPr>
        <w:t xml:space="preserve"> </w:t>
      </w:r>
      <w:r>
        <w:rPr>
          <w:rFonts w:ascii="Arial" w:eastAsia="Arial" w:hAnsi="Arial" w:cs="Arial"/>
          <w:i/>
          <w:sz w:val="18"/>
          <w:szCs w:val="18"/>
        </w:rPr>
        <w:t>Here, NH means north of the equator, SH means south of the equator and Global means unspecified latitude.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BD2" w14:textId="77777777" w:rsidR="00191D38" w:rsidRDefault="00191D38">
    <w:pPr>
      <w:pBdr>
        <w:top w:val="nil"/>
        <w:left w:val="nil"/>
        <w:bottom w:val="nil"/>
        <w:right w:val="nil"/>
        <w:between w:val="nil"/>
      </w:pBdr>
      <w:spacing w:line="276" w:lineRule="auto"/>
      <w:rPr>
        <w:rFonts w:ascii="Arial" w:eastAsia="Arial" w:hAnsi="Arial" w:cs="Arial"/>
        <w:i/>
      </w:rPr>
    </w:pPr>
  </w:p>
  <w:tbl>
    <w:tblPr>
      <w:tblStyle w:val="af5"/>
      <w:tblW w:w="9082" w:type="dxa"/>
      <w:tblLayout w:type="fixed"/>
      <w:tblLook w:val="0000" w:firstRow="0" w:lastRow="0" w:firstColumn="0" w:lastColumn="0" w:noHBand="0" w:noVBand="0"/>
    </w:tblPr>
    <w:tblGrid>
      <w:gridCol w:w="3402"/>
      <w:gridCol w:w="2835"/>
      <w:gridCol w:w="2845"/>
    </w:tblGrid>
    <w:tr w:rsidR="00191D38" w14:paraId="440D4138" w14:textId="77777777">
      <w:trPr>
        <w:trHeight w:val="565"/>
      </w:trPr>
      <w:tc>
        <w:tcPr>
          <w:tcW w:w="3402"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0000BD3" w14:textId="77777777" w:rsidR="00191D38" w:rsidRDefault="00191D38">
          <w:pPr>
            <w:widowControl/>
            <w:pBdr>
              <w:top w:val="nil"/>
              <w:left w:val="nil"/>
              <w:bottom w:val="nil"/>
              <w:right w:val="nil"/>
              <w:between w:val="nil"/>
            </w:pBdr>
            <w:tabs>
              <w:tab w:val="center" w:pos="4819"/>
              <w:tab w:val="right" w:pos="9638"/>
            </w:tabs>
            <w:spacing w:line="240" w:lineRule="auto"/>
            <w:rPr>
              <w:rFonts w:ascii="Arial" w:eastAsia="Arial" w:hAnsi="Arial" w:cs="Arial"/>
              <w:sz w:val="12"/>
              <w:szCs w:val="12"/>
            </w:rPr>
          </w:pPr>
        </w:p>
        <w:p w14:paraId="00000BD4" w14:textId="77777777" w:rsidR="00191D38" w:rsidRPr="005316F1" w:rsidRDefault="00000000">
          <w:pPr>
            <w:widowControl/>
            <w:pBdr>
              <w:top w:val="nil"/>
              <w:left w:val="nil"/>
              <w:bottom w:val="nil"/>
              <w:right w:val="nil"/>
              <w:between w:val="nil"/>
            </w:pBdr>
            <w:tabs>
              <w:tab w:val="center" w:pos="4819"/>
              <w:tab w:val="right" w:pos="9638"/>
            </w:tabs>
            <w:spacing w:line="240" w:lineRule="auto"/>
            <w:rPr>
              <w:rFonts w:ascii="Arial" w:eastAsia="Arial" w:hAnsi="Arial" w:cs="Arial"/>
              <w:sz w:val="18"/>
              <w:szCs w:val="18"/>
              <w:lang w:val="da-DK"/>
            </w:rPr>
          </w:pPr>
          <w:proofErr w:type="spellStart"/>
          <w:r w:rsidRPr="005316F1">
            <w:rPr>
              <w:rFonts w:ascii="Arial" w:eastAsia="Arial" w:hAnsi="Arial" w:cs="Arial"/>
              <w:sz w:val="18"/>
              <w:szCs w:val="18"/>
              <w:lang w:val="da-DK"/>
            </w:rPr>
            <w:t>Ref</w:t>
          </w:r>
          <w:proofErr w:type="spellEnd"/>
          <w:r w:rsidRPr="005316F1">
            <w:rPr>
              <w:rFonts w:ascii="Arial" w:eastAsia="Arial" w:hAnsi="Arial" w:cs="Arial"/>
              <w:sz w:val="18"/>
              <w:szCs w:val="18"/>
              <w:lang w:val="da-DK"/>
            </w:rPr>
            <w:t>: SAF/ROM/METO/FMT/BUFR/001</w:t>
          </w:r>
        </w:p>
        <w:p w14:paraId="00000BD5" w14:textId="77777777" w:rsidR="00191D38" w:rsidRDefault="00000000">
          <w:pPr>
            <w:widowControl/>
            <w:pBdr>
              <w:top w:val="nil"/>
              <w:left w:val="nil"/>
              <w:bottom w:val="nil"/>
              <w:right w:val="nil"/>
              <w:between w:val="nil"/>
            </w:pBdr>
            <w:tabs>
              <w:tab w:val="center" w:pos="4819"/>
              <w:tab w:val="right" w:pos="9638"/>
            </w:tabs>
            <w:spacing w:line="240" w:lineRule="auto"/>
            <w:rPr>
              <w:rFonts w:ascii="Arial" w:eastAsia="Arial" w:hAnsi="Arial" w:cs="Arial"/>
              <w:sz w:val="18"/>
              <w:szCs w:val="18"/>
            </w:rPr>
          </w:pPr>
          <w:r>
            <w:rPr>
              <w:rFonts w:ascii="Arial" w:eastAsia="Arial" w:hAnsi="Arial" w:cs="Arial"/>
              <w:sz w:val="18"/>
              <w:szCs w:val="18"/>
            </w:rPr>
            <w:t>Version: 2.7</w:t>
          </w:r>
        </w:p>
        <w:p w14:paraId="00000BD6" w14:textId="77777777" w:rsidR="00191D38" w:rsidRDefault="00000000">
          <w:pPr>
            <w:widowControl/>
            <w:pBdr>
              <w:top w:val="nil"/>
              <w:left w:val="nil"/>
              <w:bottom w:val="nil"/>
              <w:right w:val="nil"/>
              <w:between w:val="nil"/>
            </w:pBdr>
            <w:tabs>
              <w:tab w:val="center" w:pos="4819"/>
              <w:tab w:val="right" w:pos="9638"/>
            </w:tabs>
            <w:spacing w:line="240" w:lineRule="auto"/>
            <w:rPr>
              <w:rFonts w:ascii="Times New Roman" w:eastAsia="Times New Roman" w:hAnsi="Times New Roman" w:cs="Times New Roman"/>
              <w:sz w:val="24"/>
              <w:szCs w:val="24"/>
            </w:rPr>
          </w:pPr>
          <w:r>
            <w:rPr>
              <w:rFonts w:ascii="Arial" w:eastAsia="Arial" w:hAnsi="Arial" w:cs="Arial"/>
              <w:sz w:val="18"/>
              <w:szCs w:val="18"/>
            </w:rPr>
            <w:t>Date: 31 December 2021</w:t>
          </w:r>
        </w:p>
        <w:p w14:paraId="00000BD7" w14:textId="77777777" w:rsidR="00191D38" w:rsidRDefault="00191D38">
          <w:pPr>
            <w:widowControl/>
            <w:pBdr>
              <w:top w:val="nil"/>
              <w:left w:val="nil"/>
              <w:bottom w:val="nil"/>
              <w:right w:val="nil"/>
              <w:between w:val="nil"/>
            </w:pBdr>
            <w:tabs>
              <w:tab w:val="center" w:pos="4819"/>
              <w:tab w:val="right" w:pos="9638"/>
            </w:tabs>
            <w:spacing w:line="240" w:lineRule="auto"/>
            <w:rPr>
              <w:rFonts w:ascii="Arial" w:eastAsia="Arial" w:hAnsi="Arial" w:cs="Arial"/>
              <w:sz w:val="12"/>
              <w:szCs w:val="12"/>
            </w:rPr>
          </w:pPr>
        </w:p>
      </w:tc>
      <w:tc>
        <w:tcPr>
          <w:tcW w:w="2835" w:type="dxa"/>
          <w:tcBorders>
            <w:top w:val="single" w:sz="4" w:space="0" w:color="000000"/>
            <w:left w:val="single" w:sz="4" w:space="0" w:color="000000"/>
            <w:bottom w:val="single" w:sz="4" w:space="0" w:color="000000"/>
          </w:tcBorders>
          <w:tcMar>
            <w:top w:w="0" w:type="dxa"/>
            <w:left w:w="108" w:type="dxa"/>
            <w:bottom w:w="0" w:type="dxa"/>
            <w:right w:w="108" w:type="dxa"/>
          </w:tcMar>
        </w:tcPr>
        <w:p w14:paraId="00000BD8" w14:textId="77777777" w:rsidR="00191D38" w:rsidRDefault="00191D38">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12"/>
              <w:szCs w:val="12"/>
            </w:rPr>
          </w:pPr>
        </w:p>
        <w:p w14:paraId="00000BD9" w14:textId="77777777" w:rsidR="00191D38" w:rsidRDefault="00000000">
          <w:pPr>
            <w:widowControl/>
            <w:pBdr>
              <w:top w:val="nil"/>
              <w:left w:val="nil"/>
              <w:bottom w:val="nil"/>
              <w:right w:val="nil"/>
              <w:between w:val="nil"/>
            </w:pBdr>
            <w:tabs>
              <w:tab w:val="center" w:pos="4819"/>
              <w:tab w:val="right" w:pos="9638"/>
              <w:tab w:val="left" w:pos="525"/>
              <w:tab w:val="center" w:pos="1380"/>
            </w:tabs>
            <w:spacing w:line="240" w:lineRule="auto"/>
            <w:jc w:val="center"/>
            <w:rPr>
              <w:rFonts w:ascii="Arial" w:eastAsia="Arial" w:hAnsi="Arial" w:cs="Arial"/>
            </w:rPr>
          </w:pPr>
          <w:r>
            <w:rPr>
              <w:rFonts w:ascii="Arial" w:eastAsia="Arial" w:hAnsi="Arial" w:cs="Arial"/>
            </w:rPr>
            <w:t>WMO FM94 (BUFR)</w:t>
          </w:r>
        </w:p>
        <w:p w14:paraId="00000BDA" w14:textId="77777777" w:rsidR="00191D38" w:rsidRDefault="00000000">
          <w:pPr>
            <w:widowControl/>
            <w:pBdr>
              <w:top w:val="nil"/>
              <w:left w:val="nil"/>
              <w:bottom w:val="nil"/>
              <w:right w:val="nil"/>
              <w:between w:val="nil"/>
            </w:pBdr>
            <w:tabs>
              <w:tab w:val="center" w:pos="4819"/>
              <w:tab w:val="right" w:pos="9638"/>
              <w:tab w:val="left" w:pos="525"/>
              <w:tab w:val="center" w:pos="1380"/>
            </w:tabs>
            <w:spacing w:line="240" w:lineRule="auto"/>
            <w:jc w:val="center"/>
            <w:rPr>
              <w:rFonts w:ascii="Times New Roman" w:eastAsia="Times New Roman" w:hAnsi="Times New Roman" w:cs="Times New Roman"/>
              <w:sz w:val="24"/>
              <w:szCs w:val="24"/>
            </w:rPr>
          </w:pPr>
          <w:r>
            <w:rPr>
              <w:rFonts w:ascii="Arial" w:eastAsia="Arial" w:hAnsi="Arial" w:cs="Arial"/>
            </w:rPr>
            <w:t xml:space="preserve">Specification for Radio </w:t>
          </w:r>
          <w:r>
            <w:rPr>
              <w:rFonts w:ascii="Arial" w:eastAsia="Arial" w:hAnsi="Arial" w:cs="Arial"/>
            </w:rPr>
            <w:br/>
            <w:t>Occultation Data</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BDB"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12"/>
              <w:szCs w:val="12"/>
            </w:rPr>
          </w:pPr>
          <w:r>
            <w:rPr>
              <w:noProof/>
            </w:rPr>
            <w:drawing>
              <wp:anchor distT="0" distB="0" distL="114300" distR="114300" simplePos="0" relativeHeight="251658240" behindDoc="0" locked="0" layoutInCell="1" hidden="0" allowOverlap="1" wp14:anchorId="6D5D5270" wp14:editId="30308FF8">
                <wp:simplePos x="0" y="0"/>
                <wp:positionH relativeFrom="column">
                  <wp:posOffset>164500</wp:posOffset>
                </wp:positionH>
                <wp:positionV relativeFrom="paragraph">
                  <wp:posOffset>36758</wp:posOffset>
                </wp:positionV>
                <wp:extent cx="1341699" cy="495330"/>
                <wp:effectExtent l="0" t="0" r="0" b="0"/>
                <wp:wrapTopAndBottom distT="0" dist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341699" cy="495330"/>
                        </a:xfrm>
                        <a:prstGeom prst="rect">
                          <a:avLst/>
                        </a:prstGeom>
                        <a:ln/>
                      </pic:spPr>
                    </pic:pic>
                  </a:graphicData>
                </a:graphic>
              </wp:anchor>
            </w:drawing>
          </w:r>
        </w:p>
      </w:tc>
    </w:tr>
  </w:tbl>
  <w:p w14:paraId="00000BDC" w14:textId="77777777" w:rsidR="00191D38" w:rsidRDefault="00191D38">
    <w:pPr>
      <w:widowControl/>
      <w:pBdr>
        <w:top w:val="nil"/>
        <w:left w:val="nil"/>
        <w:bottom w:val="nil"/>
        <w:right w:val="nil"/>
        <w:between w:val="nil"/>
      </w:pBdr>
      <w:tabs>
        <w:tab w:val="center" w:pos="4819"/>
        <w:tab w:val="right" w:pos="9638"/>
        <w:tab w:val="right" w:pos="8931"/>
      </w:tabs>
      <w:spacing w:line="240" w:lineRule="auto"/>
      <w:rPr>
        <w:rFonts w:ascii="Times New Roman" w:eastAsia="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BDD" w14:textId="77777777" w:rsidR="00191D38" w:rsidRDefault="00191D38">
    <w:pPr>
      <w:widowControl/>
      <w:pBdr>
        <w:top w:val="nil"/>
        <w:left w:val="nil"/>
        <w:bottom w:val="nil"/>
        <w:right w:val="nil"/>
        <w:between w:val="nil"/>
      </w:pBdr>
      <w:tabs>
        <w:tab w:val="center" w:pos="4819"/>
        <w:tab w:val="right" w:pos="9638"/>
      </w:tabs>
      <w:spacing w:line="240" w:lineRule="auto"/>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0165"/>
    <w:multiLevelType w:val="multilevel"/>
    <w:tmpl w:val="3A6A54D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413B7F"/>
    <w:multiLevelType w:val="multilevel"/>
    <w:tmpl w:val="4D680198"/>
    <w:lvl w:ilvl="0">
      <w:numFmt w:val="bullet"/>
      <w:lvlText w:val="▪"/>
      <w:lvlJc w:val="left"/>
      <w:pPr>
        <w:ind w:left="862" w:hanging="360"/>
      </w:pPr>
      <w:rPr>
        <w:rFonts w:ascii="Noto Sans Symbols" w:eastAsia="Noto Sans Symbols" w:hAnsi="Noto Sans Symbols" w:cs="Noto Sans Symbols"/>
        <w:color w:val="000000"/>
      </w:rPr>
    </w:lvl>
    <w:lvl w:ilvl="1">
      <w:numFmt w:val="bullet"/>
      <w:lvlText w:val="o"/>
      <w:lvlJc w:val="left"/>
      <w:pPr>
        <w:ind w:left="1582" w:hanging="360"/>
      </w:pPr>
      <w:rPr>
        <w:rFonts w:ascii="Courier New" w:eastAsia="Courier New" w:hAnsi="Courier New" w:cs="Courier New"/>
      </w:rPr>
    </w:lvl>
    <w:lvl w:ilvl="2">
      <w:numFmt w:val="bullet"/>
      <w:lvlText w:val="▪"/>
      <w:lvlJc w:val="left"/>
      <w:pPr>
        <w:ind w:left="2302" w:hanging="360"/>
      </w:pPr>
      <w:rPr>
        <w:rFonts w:ascii="Noto Sans Symbols" w:eastAsia="Noto Sans Symbols" w:hAnsi="Noto Sans Symbols" w:cs="Noto Sans Symbols"/>
      </w:rPr>
    </w:lvl>
    <w:lvl w:ilvl="3">
      <w:numFmt w:val="bullet"/>
      <w:lvlText w:val="●"/>
      <w:lvlJc w:val="left"/>
      <w:pPr>
        <w:ind w:left="3022" w:hanging="360"/>
      </w:pPr>
      <w:rPr>
        <w:rFonts w:ascii="Noto Sans Symbols" w:eastAsia="Noto Sans Symbols" w:hAnsi="Noto Sans Symbols" w:cs="Noto Sans Symbols"/>
      </w:rPr>
    </w:lvl>
    <w:lvl w:ilvl="4">
      <w:numFmt w:val="bullet"/>
      <w:lvlText w:val="o"/>
      <w:lvlJc w:val="left"/>
      <w:pPr>
        <w:ind w:left="3742" w:hanging="360"/>
      </w:pPr>
      <w:rPr>
        <w:rFonts w:ascii="Courier New" w:eastAsia="Courier New" w:hAnsi="Courier New" w:cs="Courier New"/>
      </w:rPr>
    </w:lvl>
    <w:lvl w:ilvl="5">
      <w:numFmt w:val="bullet"/>
      <w:lvlText w:val="▪"/>
      <w:lvlJc w:val="left"/>
      <w:pPr>
        <w:ind w:left="4462" w:hanging="360"/>
      </w:pPr>
      <w:rPr>
        <w:rFonts w:ascii="Noto Sans Symbols" w:eastAsia="Noto Sans Symbols" w:hAnsi="Noto Sans Symbols" w:cs="Noto Sans Symbols"/>
      </w:rPr>
    </w:lvl>
    <w:lvl w:ilvl="6">
      <w:numFmt w:val="bullet"/>
      <w:lvlText w:val="●"/>
      <w:lvlJc w:val="left"/>
      <w:pPr>
        <w:ind w:left="5182" w:hanging="360"/>
      </w:pPr>
      <w:rPr>
        <w:rFonts w:ascii="Noto Sans Symbols" w:eastAsia="Noto Sans Symbols" w:hAnsi="Noto Sans Symbols" w:cs="Noto Sans Symbols"/>
      </w:rPr>
    </w:lvl>
    <w:lvl w:ilvl="7">
      <w:numFmt w:val="bullet"/>
      <w:lvlText w:val="o"/>
      <w:lvlJc w:val="left"/>
      <w:pPr>
        <w:ind w:left="5902" w:hanging="360"/>
      </w:pPr>
      <w:rPr>
        <w:rFonts w:ascii="Courier New" w:eastAsia="Courier New" w:hAnsi="Courier New" w:cs="Courier New"/>
      </w:rPr>
    </w:lvl>
    <w:lvl w:ilvl="8">
      <w:numFmt w:val="bullet"/>
      <w:lvlText w:val="▪"/>
      <w:lvlJc w:val="left"/>
      <w:pPr>
        <w:ind w:left="6622" w:hanging="360"/>
      </w:pPr>
      <w:rPr>
        <w:rFonts w:ascii="Noto Sans Symbols" w:eastAsia="Noto Sans Symbols" w:hAnsi="Noto Sans Symbols" w:cs="Noto Sans Symbols"/>
      </w:rPr>
    </w:lvl>
  </w:abstractNum>
  <w:abstractNum w:abstractNumId="2" w15:restartNumberingAfterBreak="0">
    <w:nsid w:val="11A759BB"/>
    <w:multiLevelType w:val="multilevel"/>
    <w:tmpl w:val="39A02174"/>
    <w:lvl w:ilvl="0">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FB5BD3"/>
    <w:multiLevelType w:val="multilevel"/>
    <w:tmpl w:val="F126D204"/>
    <w:lvl w:ilvl="0">
      <w:numFmt w:val="bullet"/>
      <w:pStyle w:val="Figurtekst"/>
      <w:lvlText w:val="▪"/>
      <w:lvlJc w:val="left"/>
      <w:pPr>
        <w:ind w:left="862" w:hanging="360"/>
      </w:pPr>
      <w:rPr>
        <w:rFonts w:ascii="Noto Sans Symbols" w:eastAsia="Noto Sans Symbols" w:hAnsi="Noto Sans Symbols" w:cs="Noto Sans Symbols"/>
        <w:color w:val="000000"/>
      </w:rPr>
    </w:lvl>
    <w:lvl w:ilvl="1">
      <w:numFmt w:val="bullet"/>
      <w:lvlText w:val="o"/>
      <w:lvlJc w:val="left"/>
      <w:pPr>
        <w:ind w:left="1582" w:hanging="360"/>
      </w:pPr>
      <w:rPr>
        <w:rFonts w:ascii="Courier New" w:eastAsia="Courier New" w:hAnsi="Courier New" w:cs="Courier New"/>
      </w:rPr>
    </w:lvl>
    <w:lvl w:ilvl="2">
      <w:numFmt w:val="bullet"/>
      <w:lvlText w:val="▪"/>
      <w:lvlJc w:val="left"/>
      <w:pPr>
        <w:ind w:left="2302" w:hanging="360"/>
      </w:pPr>
      <w:rPr>
        <w:rFonts w:ascii="Noto Sans Symbols" w:eastAsia="Noto Sans Symbols" w:hAnsi="Noto Sans Symbols" w:cs="Noto Sans Symbols"/>
      </w:rPr>
    </w:lvl>
    <w:lvl w:ilvl="3">
      <w:numFmt w:val="bullet"/>
      <w:lvlText w:val="●"/>
      <w:lvlJc w:val="left"/>
      <w:pPr>
        <w:ind w:left="3022" w:hanging="360"/>
      </w:pPr>
      <w:rPr>
        <w:rFonts w:ascii="Noto Sans Symbols" w:eastAsia="Noto Sans Symbols" w:hAnsi="Noto Sans Symbols" w:cs="Noto Sans Symbols"/>
      </w:rPr>
    </w:lvl>
    <w:lvl w:ilvl="4">
      <w:numFmt w:val="bullet"/>
      <w:lvlText w:val="o"/>
      <w:lvlJc w:val="left"/>
      <w:pPr>
        <w:ind w:left="3742" w:hanging="360"/>
      </w:pPr>
      <w:rPr>
        <w:rFonts w:ascii="Courier New" w:eastAsia="Courier New" w:hAnsi="Courier New" w:cs="Courier New"/>
      </w:rPr>
    </w:lvl>
    <w:lvl w:ilvl="5">
      <w:numFmt w:val="bullet"/>
      <w:lvlText w:val="▪"/>
      <w:lvlJc w:val="left"/>
      <w:pPr>
        <w:ind w:left="4462" w:hanging="360"/>
      </w:pPr>
      <w:rPr>
        <w:rFonts w:ascii="Noto Sans Symbols" w:eastAsia="Noto Sans Symbols" w:hAnsi="Noto Sans Symbols" w:cs="Noto Sans Symbols"/>
      </w:rPr>
    </w:lvl>
    <w:lvl w:ilvl="6">
      <w:numFmt w:val="bullet"/>
      <w:lvlText w:val="●"/>
      <w:lvlJc w:val="left"/>
      <w:pPr>
        <w:ind w:left="5182" w:hanging="360"/>
      </w:pPr>
      <w:rPr>
        <w:rFonts w:ascii="Noto Sans Symbols" w:eastAsia="Noto Sans Symbols" w:hAnsi="Noto Sans Symbols" w:cs="Noto Sans Symbols"/>
      </w:rPr>
    </w:lvl>
    <w:lvl w:ilvl="7">
      <w:numFmt w:val="bullet"/>
      <w:lvlText w:val="o"/>
      <w:lvlJc w:val="left"/>
      <w:pPr>
        <w:ind w:left="5902" w:hanging="360"/>
      </w:pPr>
      <w:rPr>
        <w:rFonts w:ascii="Courier New" w:eastAsia="Courier New" w:hAnsi="Courier New" w:cs="Courier New"/>
      </w:rPr>
    </w:lvl>
    <w:lvl w:ilvl="8">
      <w:numFmt w:val="bullet"/>
      <w:lvlText w:val="▪"/>
      <w:lvlJc w:val="left"/>
      <w:pPr>
        <w:ind w:left="6622" w:hanging="360"/>
      </w:pPr>
      <w:rPr>
        <w:rFonts w:ascii="Noto Sans Symbols" w:eastAsia="Noto Sans Symbols" w:hAnsi="Noto Sans Symbols" w:cs="Noto Sans Symbols"/>
      </w:rPr>
    </w:lvl>
  </w:abstractNum>
  <w:abstractNum w:abstractNumId="4" w15:restartNumberingAfterBreak="0">
    <w:nsid w:val="18471670"/>
    <w:multiLevelType w:val="multilevel"/>
    <w:tmpl w:val="118EE4B4"/>
    <w:lvl w:ilvl="0">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C6E6F3E"/>
    <w:multiLevelType w:val="multilevel"/>
    <w:tmpl w:val="BB3A0FD2"/>
    <w:lvl w:ilvl="0">
      <w:numFmt w:val="bullet"/>
      <w:lvlText w:val="•"/>
      <w:lvlJc w:val="left"/>
      <w:pPr>
        <w:ind w:left="792" w:hanging="360"/>
      </w:pPr>
      <w:rPr>
        <w:rFonts w:ascii="Noto Sans Symbols" w:eastAsia="Noto Sans Symbols" w:hAnsi="Noto Sans Symbols" w:cs="Noto Sans Symbols"/>
      </w:rPr>
    </w:lvl>
    <w:lvl w:ilvl="1">
      <w:numFmt w:val="bullet"/>
      <w:lvlText w:val="◦"/>
      <w:lvlJc w:val="left"/>
      <w:pPr>
        <w:ind w:left="1152" w:hanging="360"/>
      </w:pPr>
      <w:rPr>
        <w:rFonts w:ascii="Noto Sans Symbols" w:eastAsia="Noto Sans Symbols" w:hAnsi="Noto Sans Symbols" w:cs="Noto Sans Symbols"/>
      </w:rPr>
    </w:lvl>
    <w:lvl w:ilvl="2">
      <w:numFmt w:val="bullet"/>
      <w:lvlText w:val="▪"/>
      <w:lvlJc w:val="left"/>
      <w:pPr>
        <w:ind w:left="1512" w:hanging="360"/>
      </w:pPr>
      <w:rPr>
        <w:rFonts w:ascii="Noto Sans Symbols" w:eastAsia="Noto Sans Symbols" w:hAnsi="Noto Sans Symbols" w:cs="Noto Sans Symbols"/>
      </w:rPr>
    </w:lvl>
    <w:lvl w:ilvl="3">
      <w:numFmt w:val="bullet"/>
      <w:lvlText w:val="•"/>
      <w:lvlJc w:val="left"/>
      <w:pPr>
        <w:ind w:left="1872" w:hanging="360"/>
      </w:pPr>
      <w:rPr>
        <w:rFonts w:ascii="Noto Sans Symbols" w:eastAsia="Noto Sans Symbols" w:hAnsi="Noto Sans Symbols" w:cs="Noto Sans Symbols"/>
      </w:rPr>
    </w:lvl>
    <w:lvl w:ilvl="4">
      <w:numFmt w:val="bullet"/>
      <w:lvlText w:val="◦"/>
      <w:lvlJc w:val="left"/>
      <w:pPr>
        <w:ind w:left="2232" w:hanging="360"/>
      </w:pPr>
      <w:rPr>
        <w:rFonts w:ascii="Noto Sans Symbols" w:eastAsia="Noto Sans Symbols" w:hAnsi="Noto Sans Symbols" w:cs="Noto Sans Symbols"/>
      </w:rPr>
    </w:lvl>
    <w:lvl w:ilvl="5">
      <w:numFmt w:val="bullet"/>
      <w:lvlText w:val="▪"/>
      <w:lvlJc w:val="left"/>
      <w:pPr>
        <w:ind w:left="2592" w:hanging="360"/>
      </w:pPr>
      <w:rPr>
        <w:rFonts w:ascii="Noto Sans Symbols" w:eastAsia="Noto Sans Symbols" w:hAnsi="Noto Sans Symbols" w:cs="Noto Sans Symbols"/>
      </w:rPr>
    </w:lvl>
    <w:lvl w:ilvl="6">
      <w:numFmt w:val="bullet"/>
      <w:lvlText w:val="•"/>
      <w:lvlJc w:val="left"/>
      <w:pPr>
        <w:ind w:left="2952" w:hanging="360"/>
      </w:pPr>
      <w:rPr>
        <w:rFonts w:ascii="Noto Sans Symbols" w:eastAsia="Noto Sans Symbols" w:hAnsi="Noto Sans Symbols" w:cs="Noto Sans Symbols"/>
      </w:rPr>
    </w:lvl>
    <w:lvl w:ilvl="7">
      <w:numFmt w:val="bullet"/>
      <w:lvlText w:val="◦"/>
      <w:lvlJc w:val="left"/>
      <w:pPr>
        <w:ind w:left="3312" w:hanging="360"/>
      </w:pPr>
      <w:rPr>
        <w:rFonts w:ascii="Noto Sans Symbols" w:eastAsia="Noto Sans Symbols" w:hAnsi="Noto Sans Symbols" w:cs="Noto Sans Symbols"/>
      </w:rPr>
    </w:lvl>
    <w:lvl w:ilvl="8">
      <w:numFmt w:val="bullet"/>
      <w:lvlText w:val="▪"/>
      <w:lvlJc w:val="left"/>
      <w:pPr>
        <w:ind w:left="3672" w:hanging="360"/>
      </w:pPr>
      <w:rPr>
        <w:rFonts w:ascii="Noto Sans Symbols" w:eastAsia="Noto Sans Symbols" w:hAnsi="Noto Sans Symbols" w:cs="Noto Sans Symbols"/>
      </w:rPr>
    </w:lvl>
  </w:abstractNum>
  <w:abstractNum w:abstractNumId="6" w15:restartNumberingAfterBreak="0">
    <w:nsid w:val="31007E01"/>
    <w:multiLevelType w:val="multilevel"/>
    <w:tmpl w:val="6518C8F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C721063"/>
    <w:multiLevelType w:val="multilevel"/>
    <w:tmpl w:val="C7F452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258670F"/>
    <w:multiLevelType w:val="multilevel"/>
    <w:tmpl w:val="FE84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578A8"/>
    <w:multiLevelType w:val="multilevel"/>
    <w:tmpl w:val="5396115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55A4973"/>
    <w:multiLevelType w:val="multilevel"/>
    <w:tmpl w:val="F08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177AE"/>
    <w:multiLevelType w:val="multilevel"/>
    <w:tmpl w:val="4230BC80"/>
    <w:lvl w:ilvl="0">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4B665311"/>
    <w:multiLevelType w:val="multilevel"/>
    <w:tmpl w:val="056E8B2E"/>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13" w15:restartNumberingAfterBreak="0">
    <w:nsid w:val="4D237D5F"/>
    <w:multiLevelType w:val="multilevel"/>
    <w:tmpl w:val="DE6A3EF8"/>
    <w:lvl w:ilvl="0">
      <w:numFmt w:val="bullet"/>
      <w:pStyle w:val="Heading1"/>
      <w:lvlText w:val="●"/>
      <w:lvlJc w:val="left"/>
      <w:pPr>
        <w:ind w:left="360" w:hanging="360"/>
      </w:pPr>
      <w:rPr>
        <w:rFonts w:ascii="Noto Sans Symbols" w:eastAsia="Noto Sans Symbols" w:hAnsi="Noto Sans Symbols" w:cs="Noto Sans Symbols"/>
      </w:rPr>
    </w:lvl>
    <w:lvl w:ilvl="1">
      <w:start w:val="1"/>
      <w:numFmt w:val="decimal"/>
      <w:pStyle w:val="Heading2"/>
      <w:lvlText w:val="%2."/>
      <w:lvlJc w:val="left"/>
      <w:pPr>
        <w:ind w:left="1080" w:hanging="360"/>
      </w:pPr>
    </w:lvl>
    <w:lvl w:ilvl="2">
      <w:start w:val="1"/>
      <w:numFmt w:val="decimal"/>
      <w:pStyle w:val="Heading3"/>
      <w:lvlText w:val="%3."/>
      <w:lvlJc w:val="left"/>
      <w:pPr>
        <w:ind w:left="1440" w:hanging="360"/>
      </w:pPr>
    </w:lvl>
    <w:lvl w:ilvl="3">
      <w:start w:val="1"/>
      <w:numFmt w:val="decimal"/>
      <w:pStyle w:val="Heading4"/>
      <w:lvlText w:val="%4."/>
      <w:lvlJc w:val="left"/>
      <w:pPr>
        <w:ind w:left="1800" w:hanging="360"/>
      </w:pPr>
    </w:lvl>
    <w:lvl w:ilvl="4">
      <w:start w:val="1"/>
      <w:numFmt w:val="decimal"/>
      <w:pStyle w:val="Heading5"/>
      <w:lvlText w:val="%5."/>
      <w:lvlJc w:val="left"/>
      <w:pPr>
        <w:ind w:left="2160" w:hanging="360"/>
      </w:pPr>
    </w:lvl>
    <w:lvl w:ilvl="5">
      <w:start w:val="1"/>
      <w:numFmt w:val="decimal"/>
      <w:pStyle w:val="Heading6"/>
      <w:lvlText w:val="%6."/>
      <w:lvlJc w:val="left"/>
      <w:pPr>
        <w:ind w:left="2520" w:hanging="360"/>
      </w:pPr>
    </w:lvl>
    <w:lvl w:ilvl="6">
      <w:start w:val="1"/>
      <w:numFmt w:val="decimal"/>
      <w:pStyle w:val="Heading7"/>
      <w:lvlText w:val="%7."/>
      <w:lvlJc w:val="left"/>
      <w:pPr>
        <w:ind w:left="2880" w:hanging="360"/>
      </w:pPr>
    </w:lvl>
    <w:lvl w:ilvl="7">
      <w:start w:val="1"/>
      <w:numFmt w:val="decimal"/>
      <w:pStyle w:val="Heading8"/>
      <w:lvlText w:val="%8."/>
      <w:lvlJc w:val="left"/>
      <w:pPr>
        <w:ind w:left="3240" w:hanging="360"/>
      </w:pPr>
    </w:lvl>
    <w:lvl w:ilvl="8">
      <w:start w:val="1"/>
      <w:numFmt w:val="decimal"/>
      <w:pStyle w:val="Heading9"/>
      <w:lvlText w:val="%9."/>
      <w:lvlJc w:val="left"/>
      <w:pPr>
        <w:ind w:left="3600" w:hanging="360"/>
      </w:pPr>
    </w:lvl>
  </w:abstractNum>
  <w:abstractNum w:abstractNumId="14" w15:restartNumberingAfterBreak="0">
    <w:nsid w:val="56607032"/>
    <w:multiLevelType w:val="multilevel"/>
    <w:tmpl w:val="D9E2762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E73371F"/>
    <w:multiLevelType w:val="multilevel"/>
    <w:tmpl w:val="E050F95C"/>
    <w:lvl w:ilvl="0">
      <w:start w:val="1"/>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70E40A8"/>
    <w:multiLevelType w:val="multilevel"/>
    <w:tmpl w:val="7A50CEB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7DD5F9B"/>
    <w:multiLevelType w:val="multilevel"/>
    <w:tmpl w:val="17F0CC7A"/>
    <w:lvl w:ilvl="0">
      <w:start w:val="1"/>
      <w:numFmt w:val="bullet"/>
      <w:lvlText w:val="•"/>
      <w:lvlJc w:val="left"/>
      <w:pPr>
        <w:ind w:left="792" w:hanging="360"/>
      </w:pPr>
      <w:rPr>
        <w:rFonts w:ascii="Noto Sans Symbols" w:eastAsia="Noto Sans Symbols" w:hAnsi="Noto Sans Symbols" w:cs="Noto Sans Symbols"/>
      </w:rPr>
    </w:lvl>
    <w:lvl w:ilvl="1">
      <w:numFmt w:val="bullet"/>
      <w:lvlText w:val="◦"/>
      <w:lvlJc w:val="left"/>
      <w:pPr>
        <w:ind w:left="1152" w:hanging="360"/>
      </w:pPr>
      <w:rPr>
        <w:rFonts w:ascii="Noto Sans Symbols" w:eastAsia="Noto Sans Symbols" w:hAnsi="Noto Sans Symbols" w:cs="Noto Sans Symbols"/>
      </w:rPr>
    </w:lvl>
    <w:lvl w:ilvl="2">
      <w:numFmt w:val="bullet"/>
      <w:lvlText w:val="▪"/>
      <w:lvlJc w:val="left"/>
      <w:pPr>
        <w:ind w:left="1512" w:hanging="360"/>
      </w:pPr>
      <w:rPr>
        <w:rFonts w:ascii="Noto Sans Symbols" w:eastAsia="Noto Sans Symbols" w:hAnsi="Noto Sans Symbols" w:cs="Noto Sans Symbols"/>
      </w:rPr>
    </w:lvl>
    <w:lvl w:ilvl="3">
      <w:numFmt w:val="bullet"/>
      <w:lvlText w:val="•"/>
      <w:lvlJc w:val="left"/>
      <w:pPr>
        <w:ind w:left="1872" w:hanging="360"/>
      </w:pPr>
      <w:rPr>
        <w:rFonts w:ascii="Noto Sans Symbols" w:eastAsia="Noto Sans Symbols" w:hAnsi="Noto Sans Symbols" w:cs="Noto Sans Symbols"/>
      </w:rPr>
    </w:lvl>
    <w:lvl w:ilvl="4">
      <w:numFmt w:val="bullet"/>
      <w:lvlText w:val="◦"/>
      <w:lvlJc w:val="left"/>
      <w:pPr>
        <w:ind w:left="2232" w:hanging="360"/>
      </w:pPr>
      <w:rPr>
        <w:rFonts w:ascii="Noto Sans Symbols" w:eastAsia="Noto Sans Symbols" w:hAnsi="Noto Sans Symbols" w:cs="Noto Sans Symbols"/>
      </w:rPr>
    </w:lvl>
    <w:lvl w:ilvl="5">
      <w:numFmt w:val="bullet"/>
      <w:lvlText w:val="▪"/>
      <w:lvlJc w:val="left"/>
      <w:pPr>
        <w:ind w:left="2592" w:hanging="360"/>
      </w:pPr>
      <w:rPr>
        <w:rFonts w:ascii="Noto Sans Symbols" w:eastAsia="Noto Sans Symbols" w:hAnsi="Noto Sans Symbols" w:cs="Noto Sans Symbols"/>
      </w:rPr>
    </w:lvl>
    <w:lvl w:ilvl="6">
      <w:numFmt w:val="bullet"/>
      <w:lvlText w:val="•"/>
      <w:lvlJc w:val="left"/>
      <w:pPr>
        <w:ind w:left="2952" w:hanging="360"/>
      </w:pPr>
      <w:rPr>
        <w:rFonts w:ascii="Noto Sans Symbols" w:eastAsia="Noto Sans Symbols" w:hAnsi="Noto Sans Symbols" w:cs="Noto Sans Symbols"/>
      </w:rPr>
    </w:lvl>
    <w:lvl w:ilvl="7">
      <w:numFmt w:val="bullet"/>
      <w:lvlText w:val="◦"/>
      <w:lvlJc w:val="left"/>
      <w:pPr>
        <w:ind w:left="3312" w:hanging="360"/>
      </w:pPr>
      <w:rPr>
        <w:rFonts w:ascii="Noto Sans Symbols" w:eastAsia="Noto Sans Symbols" w:hAnsi="Noto Sans Symbols" w:cs="Noto Sans Symbols"/>
      </w:rPr>
    </w:lvl>
    <w:lvl w:ilvl="8">
      <w:numFmt w:val="bullet"/>
      <w:lvlText w:val="▪"/>
      <w:lvlJc w:val="left"/>
      <w:pPr>
        <w:ind w:left="3672" w:hanging="360"/>
      </w:pPr>
      <w:rPr>
        <w:rFonts w:ascii="Noto Sans Symbols" w:eastAsia="Noto Sans Symbols" w:hAnsi="Noto Sans Symbols" w:cs="Noto Sans Symbols"/>
      </w:rPr>
    </w:lvl>
  </w:abstractNum>
  <w:abstractNum w:abstractNumId="18" w15:restartNumberingAfterBreak="0">
    <w:nsid w:val="699370D4"/>
    <w:multiLevelType w:val="multilevel"/>
    <w:tmpl w:val="67F6C1F2"/>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9" w15:restartNumberingAfterBreak="0">
    <w:nsid w:val="6A2A089B"/>
    <w:multiLevelType w:val="multilevel"/>
    <w:tmpl w:val="A0987BCC"/>
    <w:lvl w:ilvl="0">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69C139C"/>
    <w:multiLevelType w:val="multilevel"/>
    <w:tmpl w:val="FB9418C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90050D4"/>
    <w:multiLevelType w:val="multilevel"/>
    <w:tmpl w:val="1CA6949A"/>
    <w:lvl w:ilvl="0">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18230600">
    <w:abstractNumId w:val="13"/>
  </w:num>
  <w:num w:numId="2" w16cid:durableId="184683094">
    <w:abstractNumId w:val="9"/>
  </w:num>
  <w:num w:numId="3" w16cid:durableId="139730702">
    <w:abstractNumId w:val="3"/>
  </w:num>
  <w:num w:numId="4" w16cid:durableId="70540194">
    <w:abstractNumId w:val="7"/>
  </w:num>
  <w:num w:numId="5" w16cid:durableId="1133868112">
    <w:abstractNumId w:val="0"/>
  </w:num>
  <w:num w:numId="6" w16cid:durableId="91629472">
    <w:abstractNumId w:val="16"/>
  </w:num>
  <w:num w:numId="7" w16cid:durableId="1023552769">
    <w:abstractNumId w:val="4"/>
  </w:num>
  <w:num w:numId="8" w16cid:durableId="542715179">
    <w:abstractNumId w:val="19"/>
  </w:num>
  <w:num w:numId="9" w16cid:durableId="2110928327">
    <w:abstractNumId w:val="5"/>
  </w:num>
  <w:num w:numId="10" w16cid:durableId="464587929">
    <w:abstractNumId w:val="2"/>
  </w:num>
  <w:num w:numId="11" w16cid:durableId="1225532521">
    <w:abstractNumId w:val="17"/>
  </w:num>
  <w:num w:numId="12" w16cid:durableId="74673240">
    <w:abstractNumId w:val="14"/>
  </w:num>
  <w:num w:numId="13" w16cid:durableId="1626698196">
    <w:abstractNumId w:val="20"/>
  </w:num>
  <w:num w:numId="14" w16cid:durableId="726806991">
    <w:abstractNumId w:val="15"/>
  </w:num>
  <w:num w:numId="15" w16cid:durableId="833378412">
    <w:abstractNumId w:val="18"/>
  </w:num>
  <w:num w:numId="16" w16cid:durableId="1983608107">
    <w:abstractNumId w:val="1"/>
  </w:num>
  <w:num w:numId="17" w16cid:durableId="1578400985">
    <w:abstractNumId w:val="11"/>
  </w:num>
  <w:num w:numId="18" w16cid:durableId="291524896">
    <w:abstractNumId w:val="21"/>
  </w:num>
  <w:num w:numId="19" w16cid:durableId="1154613793">
    <w:abstractNumId w:val="12"/>
  </w:num>
  <w:num w:numId="20" w16cid:durableId="729881645">
    <w:abstractNumId w:val="6"/>
  </w:num>
  <w:num w:numId="21" w16cid:durableId="1334064303">
    <w:abstractNumId w:val="8"/>
  </w:num>
  <w:num w:numId="22" w16cid:durableId="85442058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ig Syndergaard">
    <w15:presenceInfo w15:providerId="Windows Live" w15:userId="aefbacfa7d63dd1b"/>
  </w15:person>
  <w15:person w15:author="Bowler, Neill">
    <w15:presenceInfo w15:providerId="AD" w15:userId="S::neill.bowler@metoffice.gov.uk::25fda8e4-4fe5-466a-837f-b88bd89463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D38"/>
    <w:rsid w:val="00005F69"/>
    <w:rsid w:val="00014EE0"/>
    <w:rsid w:val="00020F27"/>
    <w:rsid w:val="00045CCD"/>
    <w:rsid w:val="00061FD1"/>
    <w:rsid w:val="000D2EF0"/>
    <w:rsid w:val="000D76FB"/>
    <w:rsid w:val="000E26A5"/>
    <w:rsid w:val="00137576"/>
    <w:rsid w:val="001544B9"/>
    <w:rsid w:val="00176FB8"/>
    <w:rsid w:val="00191D38"/>
    <w:rsid w:val="00194499"/>
    <w:rsid w:val="00197574"/>
    <w:rsid w:val="001A019B"/>
    <w:rsid w:val="001C5477"/>
    <w:rsid w:val="00205D42"/>
    <w:rsid w:val="00206771"/>
    <w:rsid w:val="00250CC9"/>
    <w:rsid w:val="00261327"/>
    <w:rsid w:val="0026599E"/>
    <w:rsid w:val="002D063F"/>
    <w:rsid w:val="002D2F14"/>
    <w:rsid w:val="002D62AA"/>
    <w:rsid w:val="00315908"/>
    <w:rsid w:val="00325B97"/>
    <w:rsid w:val="00332263"/>
    <w:rsid w:val="00335E8C"/>
    <w:rsid w:val="00337296"/>
    <w:rsid w:val="00350CB1"/>
    <w:rsid w:val="00363096"/>
    <w:rsid w:val="00380388"/>
    <w:rsid w:val="0038055D"/>
    <w:rsid w:val="003956E5"/>
    <w:rsid w:val="0039652D"/>
    <w:rsid w:val="003F2023"/>
    <w:rsid w:val="003F6442"/>
    <w:rsid w:val="004244F2"/>
    <w:rsid w:val="00433BA7"/>
    <w:rsid w:val="0044240A"/>
    <w:rsid w:val="00450F4E"/>
    <w:rsid w:val="0046429A"/>
    <w:rsid w:val="00480721"/>
    <w:rsid w:val="004B1153"/>
    <w:rsid w:val="004B6541"/>
    <w:rsid w:val="005237C9"/>
    <w:rsid w:val="005316F1"/>
    <w:rsid w:val="0057073E"/>
    <w:rsid w:val="005976BB"/>
    <w:rsid w:val="005D43B1"/>
    <w:rsid w:val="005E1FBD"/>
    <w:rsid w:val="005E2664"/>
    <w:rsid w:val="005E34D0"/>
    <w:rsid w:val="00605DE8"/>
    <w:rsid w:val="00653CE2"/>
    <w:rsid w:val="006A49D9"/>
    <w:rsid w:val="006D13AE"/>
    <w:rsid w:val="006D480C"/>
    <w:rsid w:val="007035B2"/>
    <w:rsid w:val="0072533C"/>
    <w:rsid w:val="00754133"/>
    <w:rsid w:val="007A39DA"/>
    <w:rsid w:val="007D0B83"/>
    <w:rsid w:val="007D7FA4"/>
    <w:rsid w:val="007F352E"/>
    <w:rsid w:val="00872F14"/>
    <w:rsid w:val="0089654A"/>
    <w:rsid w:val="008C1152"/>
    <w:rsid w:val="00910D59"/>
    <w:rsid w:val="00926AB6"/>
    <w:rsid w:val="009666EB"/>
    <w:rsid w:val="009F30D1"/>
    <w:rsid w:val="00A009C8"/>
    <w:rsid w:val="00A04676"/>
    <w:rsid w:val="00A434B7"/>
    <w:rsid w:val="00A67D9A"/>
    <w:rsid w:val="00A92701"/>
    <w:rsid w:val="00AC4DB9"/>
    <w:rsid w:val="00B36A6E"/>
    <w:rsid w:val="00B42887"/>
    <w:rsid w:val="00B64F5D"/>
    <w:rsid w:val="00B672D2"/>
    <w:rsid w:val="00B75D0C"/>
    <w:rsid w:val="00B80F4D"/>
    <w:rsid w:val="00BE11F6"/>
    <w:rsid w:val="00BF4813"/>
    <w:rsid w:val="00C67B29"/>
    <w:rsid w:val="00C8654A"/>
    <w:rsid w:val="00CB47D4"/>
    <w:rsid w:val="00CC54C8"/>
    <w:rsid w:val="00CE61B5"/>
    <w:rsid w:val="00D03C9A"/>
    <w:rsid w:val="00D05043"/>
    <w:rsid w:val="00D65CAC"/>
    <w:rsid w:val="00D81126"/>
    <w:rsid w:val="00E01BD4"/>
    <w:rsid w:val="00E046DD"/>
    <w:rsid w:val="00E716DF"/>
    <w:rsid w:val="00EE1AC3"/>
    <w:rsid w:val="00EF194B"/>
    <w:rsid w:val="00F17794"/>
    <w:rsid w:val="00F21A23"/>
    <w:rsid w:val="00F45857"/>
    <w:rsid w:val="00F777C2"/>
    <w:rsid w:val="00F973FC"/>
    <w:rsid w:val="00FC2ED7"/>
    <w:rsid w:val="00FC3A38"/>
    <w:rsid w:val="00FD667C"/>
    <w:rsid w:val="00FE0B5C"/>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634D04FF"/>
  <w15:docId w15:val="{22DF63B5-D73F-7C44-8CFA-C913676F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w:eastAsia="Courier" w:hAnsi="Courier" w:cs="Courier"/>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98" w:lineRule="atLeast"/>
    </w:pPr>
    <w:rPr>
      <w:rFonts w:ascii="Courier, 'Courier New'" w:eastAsia="Courier, 'Courier New'" w:hAnsi="Courier, 'Courier New'" w:cs="Courier, 'Courier New'"/>
      <w:color w:val="000000"/>
    </w:rPr>
  </w:style>
  <w:style w:type="paragraph" w:styleId="Heading1">
    <w:name w:val="heading 1"/>
    <w:basedOn w:val="Standard"/>
    <w:next w:val="Standard"/>
    <w:uiPriority w:val="9"/>
    <w:qFormat/>
    <w:pPr>
      <w:pageBreakBefore/>
      <w:numPr>
        <w:numId w:val="1"/>
      </w:numPr>
      <w:spacing w:after="240"/>
      <w:outlineLvl w:val="0"/>
    </w:pPr>
    <w:rPr>
      <w:b/>
      <w:sz w:val="36"/>
    </w:rPr>
  </w:style>
  <w:style w:type="paragraph" w:styleId="Heading2">
    <w:name w:val="heading 2"/>
    <w:basedOn w:val="Standard"/>
    <w:next w:val="Standard"/>
    <w:uiPriority w:val="9"/>
    <w:unhideWhenUsed/>
    <w:qFormat/>
    <w:pPr>
      <w:keepNext/>
      <w:numPr>
        <w:ilvl w:val="1"/>
        <w:numId w:val="1"/>
      </w:numPr>
      <w:spacing w:before="120" w:after="240"/>
      <w:outlineLvl w:val="1"/>
    </w:pPr>
    <w:rPr>
      <w:b/>
      <w:sz w:val="28"/>
    </w:rPr>
  </w:style>
  <w:style w:type="paragraph" w:styleId="Heading3">
    <w:name w:val="heading 3"/>
    <w:basedOn w:val="Standard"/>
    <w:next w:val="Standard"/>
    <w:uiPriority w:val="9"/>
    <w:unhideWhenUsed/>
    <w:qFormat/>
    <w:pPr>
      <w:keepNext/>
      <w:numPr>
        <w:ilvl w:val="2"/>
        <w:numId w:val="1"/>
      </w:numPr>
      <w:spacing w:before="240" w:after="60"/>
      <w:outlineLvl w:val="2"/>
    </w:pPr>
    <w:rPr>
      <w:b/>
      <w:sz w:val="28"/>
    </w:rPr>
  </w:style>
  <w:style w:type="paragraph" w:styleId="Heading4">
    <w:name w:val="heading 4"/>
    <w:basedOn w:val="Standard"/>
    <w:next w:val="Standard"/>
    <w:uiPriority w:val="9"/>
    <w:semiHidden/>
    <w:unhideWhenUsed/>
    <w:qFormat/>
    <w:pPr>
      <w:keepNext/>
      <w:numPr>
        <w:ilvl w:val="3"/>
        <w:numId w:val="1"/>
      </w:numPr>
      <w:spacing w:before="240" w:after="60"/>
      <w:outlineLvl w:val="3"/>
    </w:pPr>
    <w:rPr>
      <w:b/>
      <w:sz w:val="28"/>
    </w:rPr>
  </w:style>
  <w:style w:type="paragraph" w:styleId="Heading5">
    <w:name w:val="heading 5"/>
    <w:basedOn w:val="Standard"/>
    <w:next w:val="Standard"/>
    <w:uiPriority w:val="9"/>
    <w:semiHidden/>
    <w:unhideWhenUsed/>
    <w:qFormat/>
    <w:pPr>
      <w:numPr>
        <w:ilvl w:val="4"/>
        <w:numId w:val="1"/>
      </w:numPr>
      <w:spacing w:before="240" w:after="60"/>
      <w:outlineLvl w:val="4"/>
    </w:pPr>
    <w:rPr>
      <w:b/>
    </w:rPr>
  </w:style>
  <w:style w:type="paragraph" w:styleId="Heading6">
    <w:name w:val="heading 6"/>
    <w:basedOn w:val="Standard"/>
    <w:next w:val="Standard"/>
    <w:uiPriority w:val="9"/>
    <w:semiHidden/>
    <w:unhideWhenUsed/>
    <w:qFormat/>
    <w:pPr>
      <w:numPr>
        <w:ilvl w:val="5"/>
        <w:numId w:val="1"/>
      </w:numPr>
      <w:spacing w:before="240" w:after="60"/>
      <w:outlineLvl w:val="5"/>
    </w:pPr>
    <w:rPr>
      <w:i/>
    </w:rPr>
  </w:style>
  <w:style w:type="paragraph" w:styleId="Heading7">
    <w:name w:val="heading 7"/>
    <w:basedOn w:val="Standard"/>
    <w:next w:val="Standard"/>
    <w:pPr>
      <w:numPr>
        <w:ilvl w:val="6"/>
        <w:numId w:val="1"/>
      </w:numPr>
      <w:spacing w:before="240" w:after="60"/>
      <w:outlineLvl w:val="6"/>
    </w:pPr>
    <w:rPr>
      <w:rFonts w:ascii="Arial" w:eastAsia="Arial" w:hAnsi="Arial" w:cs="Arial"/>
    </w:rPr>
  </w:style>
  <w:style w:type="paragraph" w:styleId="Heading8">
    <w:name w:val="heading 8"/>
    <w:basedOn w:val="Standard"/>
    <w:next w:val="Standard"/>
    <w:pPr>
      <w:numPr>
        <w:ilvl w:val="7"/>
        <w:numId w:val="1"/>
      </w:numPr>
      <w:spacing w:before="240" w:after="60"/>
      <w:outlineLvl w:val="7"/>
    </w:pPr>
    <w:rPr>
      <w:rFonts w:ascii="Arial" w:eastAsia="Arial" w:hAnsi="Arial" w:cs="Arial"/>
      <w:i/>
    </w:rPr>
  </w:style>
  <w:style w:type="paragraph" w:styleId="Heading9">
    <w:name w:val="heading 9"/>
    <w:basedOn w:val="Standard"/>
    <w:next w:val="Standard"/>
    <w:pPr>
      <w:numPr>
        <w:ilvl w:val="8"/>
        <w:numId w:val="1"/>
      </w:numPr>
      <w:spacing w:before="240" w:after="60"/>
      <w:outlineLvl w:val="8"/>
    </w:pPr>
    <w:rPr>
      <w:rFonts w:ascii="Arial" w:eastAsia="Arial"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Outline">
    <w:name w:val="Outline"/>
    <w:basedOn w:val="NoList"/>
  </w:style>
  <w:style w:type="paragraph" w:customStyle="1" w:styleId="Standard">
    <w:name w:val="Standard"/>
    <w:pPr>
      <w:widowControl/>
    </w:pPr>
    <w:rPr>
      <w:rFonts w:eastAsia="Times New Roman" w:cs="Times New Roman"/>
    </w:rPr>
  </w:style>
  <w:style w:type="paragraph" w:customStyle="1" w:styleId="Heading">
    <w:name w:val="Heading"/>
    <w:basedOn w:val="Standard"/>
    <w:next w:val="Textbody"/>
    <w:pPr>
      <w:spacing w:before="240" w:after="60"/>
    </w:pPr>
    <w:rPr>
      <w:rFonts w:ascii="Arial" w:eastAsia="Arial" w:hAnsi="Arial" w:cs="Arial"/>
      <w:b/>
      <w:bCs/>
      <w:sz w:val="28"/>
      <w:szCs w:val="28"/>
    </w:rPr>
  </w:style>
  <w:style w:type="paragraph" w:customStyle="1" w:styleId="Textbody">
    <w:name w:val="Text body"/>
    <w:basedOn w:val="Standard"/>
    <w:pPr>
      <w:spacing w:before="240"/>
    </w:pPr>
  </w:style>
  <w:style w:type="paragraph" w:styleId="List">
    <w:name w:val="List"/>
    <w:basedOn w:val="Standard"/>
    <w:pPr>
      <w:ind w:left="283" w:hanging="283"/>
      <w:jc w:val="both"/>
    </w:pPr>
    <w:rPr>
      <w:rFonts w:ascii="Arial" w:eastAsia="Arial" w:hAnsi="Arial" w:cs="Arial"/>
    </w:rPr>
  </w:style>
  <w:style w:type="paragraph" w:styleId="Caption">
    <w:name w:val="caption"/>
    <w:basedOn w:val="Standard"/>
    <w:next w:val="Standard"/>
    <w:pPr>
      <w:suppressAutoHyphens/>
      <w:spacing w:before="120" w:after="120"/>
      <w:jc w:val="both"/>
    </w:pPr>
    <w:rPr>
      <w:i/>
    </w:rPr>
  </w:style>
  <w:style w:type="paragraph" w:customStyle="1" w:styleId="Index">
    <w:name w:val="Index"/>
    <w:basedOn w:val="Standard"/>
    <w:pPr>
      <w:suppressLineNumbers/>
    </w:pPr>
    <w:rPr>
      <w:rFonts w:cs="Lohit Devanagari"/>
    </w:rPr>
  </w:style>
  <w:style w:type="paragraph" w:styleId="ListBullet">
    <w:name w:val="List Bullet"/>
    <w:basedOn w:val="Standard"/>
    <w:pPr>
      <w:numPr>
        <w:numId w:val="20"/>
      </w:numPr>
    </w:pPr>
  </w:style>
  <w:style w:type="paragraph" w:customStyle="1" w:styleId="Contents2">
    <w:name w:val="Contents 2"/>
    <w:basedOn w:val="Standard"/>
    <w:next w:val="Standard"/>
    <w:pPr>
      <w:ind w:left="240"/>
    </w:pPr>
    <w:rPr>
      <w:rFonts w:ascii="Arial" w:eastAsia="Arial" w:hAnsi="Arial" w:cs="Arial"/>
    </w:rPr>
  </w:style>
  <w:style w:type="paragraph" w:customStyle="1" w:styleId="Footnote">
    <w:name w:val="Footnote"/>
    <w:basedOn w:val="Standard"/>
    <w:rPr>
      <w:rFonts w:ascii="Arial" w:eastAsia="Arial" w:hAnsi="Arial" w:cs="Arial"/>
      <w:i/>
    </w:rPr>
  </w:style>
  <w:style w:type="paragraph" w:customStyle="1" w:styleId="Contents1">
    <w:name w:val="Contents 1"/>
    <w:basedOn w:val="Standard"/>
    <w:next w:val="Standard"/>
    <w:autoRedefine/>
    <w:rPr>
      <w:rFonts w:ascii="Arial" w:eastAsia="Arial" w:hAnsi="Arial" w:cs="Arial"/>
      <w:b/>
    </w:rPr>
  </w:style>
  <w:style w:type="paragraph" w:customStyle="1" w:styleId="Contents3">
    <w:name w:val="Contents 3"/>
    <w:basedOn w:val="Standard"/>
    <w:next w:val="Standard"/>
    <w:pPr>
      <w:ind w:left="480"/>
    </w:pPr>
    <w:rPr>
      <w:rFonts w:ascii="Arial" w:eastAsia="Arial" w:hAnsi="Arial" w:cs="Arial"/>
      <w:i/>
    </w:rPr>
  </w:style>
  <w:style w:type="paragraph" w:customStyle="1" w:styleId="Contents4">
    <w:name w:val="Contents 4"/>
    <w:basedOn w:val="Standard"/>
    <w:next w:val="Standard"/>
    <w:pPr>
      <w:ind w:left="720"/>
    </w:pPr>
    <w:rPr>
      <w:sz w:val="18"/>
    </w:rPr>
  </w:style>
  <w:style w:type="paragraph" w:customStyle="1" w:styleId="Contents5">
    <w:name w:val="Contents 5"/>
    <w:basedOn w:val="Standard"/>
    <w:next w:val="Standard"/>
    <w:pPr>
      <w:ind w:left="960"/>
    </w:pPr>
    <w:rPr>
      <w:sz w:val="18"/>
    </w:rPr>
  </w:style>
  <w:style w:type="paragraph" w:customStyle="1" w:styleId="Contents6">
    <w:name w:val="Contents 6"/>
    <w:basedOn w:val="Standard"/>
    <w:next w:val="Standard"/>
    <w:pPr>
      <w:ind w:left="1200"/>
    </w:pPr>
    <w:rPr>
      <w:sz w:val="18"/>
    </w:rPr>
  </w:style>
  <w:style w:type="paragraph" w:customStyle="1" w:styleId="Contents7">
    <w:name w:val="Contents 7"/>
    <w:basedOn w:val="Standard"/>
    <w:next w:val="Standard"/>
    <w:pPr>
      <w:ind w:left="1440"/>
    </w:pPr>
    <w:rPr>
      <w:sz w:val="18"/>
    </w:rPr>
  </w:style>
  <w:style w:type="paragraph" w:customStyle="1" w:styleId="Contents8">
    <w:name w:val="Contents 8"/>
    <w:basedOn w:val="Standard"/>
    <w:next w:val="Standard"/>
    <w:pPr>
      <w:ind w:left="1680"/>
    </w:pPr>
    <w:rPr>
      <w:sz w:val="18"/>
    </w:rPr>
  </w:style>
  <w:style w:type="paragraph" w:customStyle="1" w:styleId="Contents9">
    <w:name w:val="Contents 9"/>
    <w:basedOn w:val="Standard"/>
    <w:next w:val="Standard"/>
    <w:pPr>
      <w:ind w:left="1920"/>
    </w:pPr>
    <w:rPr>
      <w:sz w:val="18"/>
    </w:rPr>
  </w:style>
  <w:style w:type="paragraph" w:styleId="Header">
    <w:name w:val="header"/>
    <w:basedOn w:val="Standard"/>
    <w:pPr>
      <w:tabs>
        <w:tab w:val="center" w:pos="4819"/>
        <w:tab w:val="right" w:pos="9638"/>
      </w:tabs>
    </w:pPr>
  </w:style>
  <w:style w:type="paragraph" w:styleId="Footer">
    <w:name w:val="footer"/>
    <w:basedOn w:val="Standard"/>
    <w:pPr>
      <w:tabs>
        <w:tab w:val="center" w:pos="4819"/>
        <w:tab w:val="right" w:pos="9638"/>
      </w:tabs>
    </w:pPr>
  </w:style>
  <w:style w:type="paragraph" w:customStyle="1" w:styleId="Figurtekst">
    <w:name w:val="Figurtekst"/>
    <w:basedOn w:val="Standard"/>
    <w:next w:val="Standard"/>
    <w:pPr>
      <w:numPr>
        <w:numId w:val="3"/>
      </w:numPr>
    </w:pPr>
    <w:rPr>
      <w:i/>
    </w:rPr>
  </w:style>
  <w:style w:type="paragraph" w:styleId="DocumentMap">
    <w:name w:val="Document Map"/>
    <w:basedOn w:val="Standard"/>
    <w:pPr>
      <w:shd w:val="clear" w:color="auto" w:fill="000080"/>
    </w:pPr>
    <w:rPr>
      <w:rFonts w:ascii="Tahoma" w:eastAsia="Tahoma" w:hAnsi="Tahoma" w:cs="Tahoma"/>
    </w:rPr>
  </w:style>
  <w:style w:type="paragraph" w:customStyle="1" w:styleId="WBDescriptionHeading">
    <w:name w:val="WB Description Heading"/>
    <w:basedOn w:val="Standard"/>
    <w:pPr>
      <w:pageBreakBefore/>
      <w:spacing w:after="240"/>
      <w:jc w:val="center"/>
    </w:pPr>
    <w:rPr>
      <w:rFonts w:ascii="Arial" w:eastAsia="Arial" w:hAnsi="Arial" w:cs="Arial"/>
    </w:rPr>
  </w:style>
  <w:style w:type="paragraph" w:customStyle="1" w:styleId="titresecondaire">
    <w:name w:val="titre secondaire"/>
    <w:basedOn w:val="Standard"/>
    <w:next w:val="Heading1"/>
    <w:pPr>
      <w:keepNext/>
      <w:pBdr>
        <w:top w:val="double" w:sz="6" w:space="1" w:color="000000"/>
        <w:bottom w:val="double" w:sz="6" w:space="1" w:color="000000"/>
      </w:pBdr>
      <w:shd w:val="clear" w:color="auto" w:fill="E5E5E5"/>
      <w:spacing w:before="120" w:after="360" w:line="240" w:lineRule="atLeast"/>
      <w:jc w:val="center"/>
    </w:pPr>
    <w:rPr>
      <w:rFonts w:ascii="Garamond" w:eastAsia="Garamond" w:hAnsi="Garamond" w:cs="Garamond"/>
      <w:b/>
      <w:caps/>
      <w:sz w:val="28"/>
      <w:lang w:val="fr-FR"/>
    </w:rPr>
  </w:style>
  <w:style w:type="paragraph" w:styleId="NormalIndent">
    <w:name w:val="Normal Indent"/>
    <w:basedOn w:val="Standard"/>
    <w:pPr>
      <w:ind w:left="720"/>
    </w:pPr>
  </w:style>
  <w:style w:type="paragraph" w:customStyle="1" w:styleId="Retraita">
    <w:name w:val="Retrait a"/>
    <w:basedOn w:val="NormalIndent"/>
    <w:pPr>
      <w:spacing w:before="120" w:after="120"/>
      <w:ind w:left="1418" w:hanging="709"/>
      <w:jc w:val="both"/>
    </w:pPr>
    <w:rPr>
      <w:rFonts w:ascii="Garamond" w:eastAsia="Garamond" w:hAnsi="Garamond" w:cs="Garamond"/>
    </w:rPr>
  </w:style>
  <w:style w:type="paragraph" w:styleId="IndexHeading">
    <w:name w:val="index heading"/>
    <w:basedOn w:val="Standard"/>
    <w:next w:val="Standard"/>
    <w:pPr>
      <w:tabs>
        <w:tab w:val="left" w:pos="567"/>
        <w:tab w:val="left" w:pos="1276"/>
        <w:tab w:val="left" w:pos="2552"/>
        <w:tab w:val="left" w:pos="3828"/>
        <w:tab w:val="left" w:pos="5103"/>
        <w:tab w:val="left" w:pos="6379"/>
      </w:tabs>
      <w:spacing w:before="240" w:after="120"/>
    </w:pPr>
    <w:rPr>
      <w:b/>
    </w:rPr>
  </w:style>
  <w:style w:type="paragraph" w:styleId="Index1">
    <w:name w:val="index 1"/>
    <w:basedOn w:val="IndexHeading"/>
    <w:next w:val="Standard"/>
    <w:pPr>
      <w:tabs>
        <w:tab w:val="left" w:leader="dot" w:pos="6804"/>
      </w:tabs>
      <w:spacing w:before="0" w:after="0"/>
    </w:pPr>
    <w:rPr>
      <w:b w:val="0"/>
    </w:rPr>
  </w:style>
  <w:style w:type="paragraph" w:styleId="BodyText2">
    <w:name w:val="Body Text 2"/>
    <w:basedOn w:val="Standard"/>
    <w:pPr>
      <w:jc w:val="both"/>
    </w:pPr>
  </w:style>
  <w:style w:type="paragraph" w:customStyle="1" w:styleId="Textbodyindent">
    <w:name w:val="Text body indent"/>
    <w:basedOn w:val="Standard"/>
    <w:pPr>
      <w:widowControl w:val="0"/>
      <w:tabs>
        <w:tab w:val="left" w:pos="1843"/>
        <w:tab w:val="left" w:pos="2552"/>
        <w:tab w:val="left" w:pos="3828"/>
        <w:tab w:val="left" w:pos="5104"/>
        <w:tab w:val="left" w:pos="6379"/>
        <w:tab w:val="left" w:pos="7655"/>
        <w:tab w:val="left" w:pos="8931"/>
        <w:tab w:val="left" w:pos="10207"/>
        <w:tab w:val="left" w:pos="11482"/>
        <w:tab w:val="left" w:pos="12758"/>
        <w:tab w:val="left" w:pos="14034"/>
      </w:tabs>
      <w:ind w:left="1276" w:hanging="1276"/>
      <w:jc w:val="both"/>
    </w:pPr>
  </w:style>
  <w:style w:type="paragraph" w:customStyle="1" w:styleId="Paragraphe">
    <w:name w:val="Paragraphe"/>
    <w:basedOn w:val="Standard"/>
    <w:pPr>
      <w:widowControl w:val="0"/>
      <w:spacing w:after="144"/>
    </w:pPr>
    <w:rPr>
      <w:rFonts w:ascii="Times" w:eastAsia="Times" w:hAnsi="Times" w:cs="Times"/>
      <w:color w:val="000000"/>
      <w:lang w:val="en-US"/>
    </w:rPr>
  </w:style>
  <w:style w:type="paragraph" w:customStyle="1" w:styleId="WPDescription">
    <w:name w:val="WP Description"/>
    <w:basedOn w:val="Standard"/>
    <w:pPr>
      <w:jc w:val="both"/>
    </w:pPr>
    <w:rPr>
      <w:rFonts w:ascii="Arial" w:eastAsia="Arial" w:hAnsi="Arial" w:cs="Arial"/>
    </w:rPr>
  </w:style>
  <w:style w:type="paragraph" w:styleId="CommentText">
    <w:name w:val="annotation text"/>
    <w:basedOn w:val="Standard"/>
    <w:pPr>
      <w:spacing w:after="240"/>
      <w:jc w:val="both"/>
    </w:pPr>
  </w:style>
  <w:style w:type="paragraph" w:styleId="TableofFigures">
    <w:name w:val="table of figures"/>
    <w:basedOn w:val="Standard"/>
    <w:next w:val="Standard"/>
    <w:pPr>
      <w:ind w:left="480" w:hanging="480"/>
    </w:pPr>
    <w:rPr>
      <w:rFonts w:ascii="Arial" w:eastAsia="Arial" w:hAnsi="Arial" w:cs="Arial"/>
    </w:rPr>
  </w:style>
  <w:style w:type="paragraph" w:styleId="BodyText3">
    <w:name w:val="Body Text 3"/>
    <w:basedOn w:val="Standard"/>
    <w:rPr>
      <w:rFonts w:ascii="Arial" w:eastAsia="Arial" w:hAnsi="Arial" w:cs="Arial"/>
      <w:lang w:val="en-US"/>
    </w:rPr>
  </w:style>
  <w:style w:type="paragraph" w:styleId="PlainText">
    <w:name w:val="Plain Text"/>
    <w:basedOn w:val="Standard"/>
    <w:rPr>
      <w:rFonts w:ascii="Courier New" w:eastAsia="Courier New" w:hAnsi="Courier New" w:cs="Courier New"/>
      <w:lang w:val="da-DK"/>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paragraph" w:styleId="Date">
    <w:name w:val="Date"/>
    <w:basedOn w:val="Standard"/>
    <w:next w:val="Standard"/>
  </w:style>
  <w:style w:type="paragraph" w:customStyle="1" w:styleId="CommentSubject1">
    <w:name w:val="Comment Subject1"/>
    <w:basedOn w:val="CommentText"/>
    <w:next w:val="CommentText"/>
    <w:pPr>
      <w:spacing w:after="0"/>
      <w:jc w:val="left"/>
    </w:pPr>
    <w:rPr>
      <w:b/>
      <w:bCs/>
    </w:rPr>
  </w:style>
  <w:style w:type="paragraph" w:customStyle="1" w:styleId="WW-TableHeading">
    <w:name w:val="WW-Table Heading"/>
    <w:basedOn w:val="Standard"/>
    <w:pPr>
      <w:widowControl w:val="0"/>
      <w:suppressLineNumbers/>
      <w:suppressAutoHyphens/>
      <w:spacing w:after="120"/>
      <w:jc w:val="center"/>
    </w:pPr>
    <w:rPr>
      <w:rFonts w:ascii="Nimbus Roman No9 L" w:eastAsia="Bitstream Vera Sans" w:hAnsi="Nimbus Roman No9 L" w:cs="Nimbus Roman No9 L"/>
      <w:b/>
      <w:bCs/>
      <w:i/>
      <w:iCs/>
      <w:lang w:val="en-US"/>
    </w:rPr>
  </w:style>
  <w:style w:type="paragraph" w:customStyle="1" w:styleId="Illustration">
    <w:name w:val="Illustration"/>
    <w:basedOn w:val="Standard"/>
    <w:pPr>
      <w:suppressLineNumbers/>
      <w:spacing w:before="120" w:after="120"/>
    </w:pPr>
    <w:rPr>
      <w:rFonts w:cs="Lucidasans, 'Times New Roman'"/>
      <w:i/>
      <w:iCs/>
      <w:szCs w:val="24"/>
    </w:rPr>
  </w:style>
  <w:style w:type="paragraph" w:customStyle="1" w:styleId="BalloonText1">
    <w:name w:val="Balloon Text1"/>
    <w:basedOn w:val="Standard"/>
    <w:rPr>
      <w:rFonts w:ascii="Tahoma" w:eastAsia="Tahoma" w:hAnsi="Tahoma" w:cs="Tahoma"/>
      <w:sz w:val="16"/>
      <w:szCs w:val="16"/>
    </w:rPr>
  </w:style>
  <w:style w:type="paragraph" w:styleId="BalloonText">
    <w:name w:val="Balloon Text"/>
    <w:basedOn w:val="Standard"/>
    <w:rPr>
      <w:rFonts w:ascii="Tahoma" w:eastAsia="Tahoma" w:hAnsi="Tahoma" w:cs="Tahoma"/>
      <w:sz w:val="16"/>
      <w:szCs w:val="16"/>
    </w:rPr>
  </w:style>
  <w:style w:type="paragraph" w:customStyle="1" w:styleId="cell">
    <w:name w:val="cell"/>
    <w:basedOn w:val="Standard"/>
    <w:pPr>
      <w:spacing w:line="198" w:lineRule="atLeast"/>
    </w:pPr>
    <w:rPr>
      <w:rFonts w:ascii="Courier, 'Courier New'" w:eastAsia="Courier, 'Courier New'" w:hAnsi="Courier, 'Courier New'" w:cs="Courier, 'Courier New'"/>
      <w:color w:val="000000"/>
    </w:rPr>
  </w:style>
  <w:style w:type="paragraph" w:styleId="BlockText">
    <w:name w:val="Block Text"/>
    <w:basedOn w:val="Standard"/>
    <w:pPr>
      <w:tabs>
        <w:tab w:val="left" w:pos="9639"/>
      </w:tabs>
      <w:ind w:left="567" w:right="567"/>
      <w:jc w:val="both"/>
    </w:pPr>
    <w:rPr>
      <w:rFonts w:ascii="Arial" w:eastAsia="Arial" w:hAnsi="Arial" w:cs="Arial"/>
      <w:i/>
      <w:sz w:val="18"/>
    </w:rPr>
  </w:style>
  <w:style w:type="paragraph" w:styleId="BodyTextFirstIndent">
    <w:name w:val="Body Text First Indent"/>
    <w:basedOn w:val="Textbody"/>
    <w:pPr>
      <w:spacing w:before="0" w:after="120"/>
      <w:ind w:firstLine="210"/>
      <w:jc w:val="both"/>
    </w:pPr>
    <w:rPr>
      <w:rFonts w:ascii="Arial" w:eastAsia="Arial" w:hAnsi="Arial" w:cs="Arial"/>
    </w:rPr>
  </w:style>
  <w:style w:type="paragraph" w:styleId="BodyTextFirstIndent2">
    <w:name w:val="Body Text First Indent 2"/>
    <w:basedOn w:val="Textbodyindent"/>
    <w:pPr>
      <w:widowControl/>
      <w:tabs>
        <w:tab w:val="clear" w:pos="1843"/>
        <w:tab w:val="clear" w:pos="2552"/>
        <w:tab w:val="clear" w:pos="3828"/>
        <w:tab w:val="clear" w:pos="5104"/>
        <w:tab w:val="clear" w:pos="6379"/>
        <w:tab w:val="clear" w:pos="7655"/>
        <w:tab w:val="clear" w:pos="8931"/>
        <w:tab w:val="clear" w:pos="10207"/>
        <w:tab w:val="clear" w:pos="11482"/>
        <w:tab w:val="clear" w:pos="12758"/>
        <w:tab w:val="clear" w:pos="14034"/>
      </w:tabs>
      <w:spacing w:after="120"/>
      <w:ind w:left="283" w:firstLine="210"/>
    </w:pPr>
    <w:rPr>
      <w:rFonts w:ascii="Arial" w:eastAsia="Arial" w:hAnsi="Arial" w:cs="Arial"/>
    </w:rPr>
  </w:style>
  <w:style w:type="paragraph" w:styleId="BodyTextIndent2">
    <w:name w:val="Body Text Indent 2"/>
    <w:basedOn w:val="Standard"/>
    <w:pPr>
      <w:spacing w:after="120" w:line="480" w:lineRule="auto"/>
      <w:ind w:left="283"/>
      <w:jc w:val="both"/>
    </w:pPr>
    <w:rPr>
      <w:rFonts w:ascii="Arial" w:eastAsia="Arial" w:hAnsi="Arial" w:cs="Arial"/>
    </w:rPr>
  </w:style>
  <w:style w:type="paragraph" w:styleId="BodyTextIndent3">
    <w:name w:val="Body Text Indent 3"/>
    <w:basedOn w:val="Standard"/>
    <w:pPr>
      <w:spacing w:after="120"/>
      <w:ind w:left="283"/>
      <w:jc w:val="both"/>
    </w:pPr>
    <w:rPr>
      <w:rFonts w:ascii="Arial" w:eastAsia="Arial" w:hAnsi="Arial" w:cs="Arial"/>
      <w:sz w:val="16"/>
      <w:szCs w:val="16"/>
    </w:rPr>
  </w:style>
  <w:style w:type="paragraph" w:styleId="Closing">
    <w:name w:val="Closing"/>
    <w:basedOn w:val="Standard"/>
    <w:pPr>
      <w:ind w:left="4252"/>
      <w:jc w:val="both"/>
    </w:pPr>
    <w:rPr>
      <w:rFonts w:ascii="Arial" w:eastAsia="Arial" w:hAnsi="Arial" w:cs="Arial"/>
    </w:rPr>
  </w:style>
  <w:style w:type="paragraph" w:styleId="EmailSignature">
    <w:name w:val="E-mail Signature"/>
    <w:basedOn w:val="Standard"/>
    <w:pPr>
      <w:jc w:val="both"/>
    </w:pPr>
    <w:rPr>
      <w:rFonts w:ascii="Arial" w:eastAsia="Arial" w:hAnsi="Arial" w:cs="Arial"/>
    </w:rPr>
  </w:style>
  <w:style w:type="paragraph" w:customStyle="1" w:styleId="Addressee">
    <w:name w:val="Addressee"/>
    <w:basedOn w:val="Standard"/>
    <w:pPr>
      <w:ind w:left="2880"/>
      <w:jc w:val="both"/>
    </w:pPr>
    <w:rPr>
      <w:rFonts w:ascii="Arial" w:eastAsia="Arial" w:hAnsi="Arial" w:cs="Arial"/>
      <w:szCs w:val="24"/>
    </w:rPr>
  </w:style>
  <w:style w:type="paragraph" w:customStyle="1" w:styleId="Sender">
    <w:name w:val="Sender"/>
    <w:basedOn w:val="Standard"/>
    <w:pPr>
      <w:jc w:val="both"/>
    </w:pPr>
    <w:rPr>
      <w:rFonts w:ascii="Arial" w:eastAsia="Arial" w:hAnsi="Arial" w:cs="Arial"/>
    </w:rPr>
  </w:style>
  <w:style w:type="paragraph" w:styleId="HTMLAddress">
    <w:name w:val="HTML Address"/>
    <w:basedOn w:val="Standard"/>
    <w:pPr>
      <w:jc w:val="both"/>
    </w:pPr>
    <w:rPr>
      <w:rFonts w:ascii="Arial" w:eastAsia="Arial" w:hAnsi="Arial" w:cs="Arial"/>
      <w:i/>
      <w:iCs/>
    </w:rPr>
  </w:style>
  <w:style w:type="paragraph" w:styleId="List2">
    <w:name w:val="List 2"/>
    <w:basedOn w:val="Standard"/>
    <w:pPr>
      <w:ind w:left="566" w:hanging="283"/>
      <w:jc w:val="both"/>
    </w:pPr>
    <w:rPr>
      <w:rFonts w:ascii="Arial" w:eastAsia="Arial" w:hAnsi="Arial" w:cs="Arial"/>
    </w:rPr>
  </w:style>
  <w:style w:type="paragraph" w:styleId="List3">
    <w:name w:val="List 3"/>
    <w:basedOn w:val="Standard"/>
    <w:pPr>
      <w:ind w:left="849" w:hanging="283"/>
      <w:jc w:val="both"/>
    </w:pPr>
    <w:rPr>
      <w:rFonts w:ascii="Arial" w:eastAsia="Arial" w:hAnsi="Arial" w:cs="Arial"/>
    </w:rPr>
  </w:style>
  <w:style w:type="paragraph" w:styleId="List4">
    <w:name w:val="List 4"/>
    <w:basedOn w:val="Standard"/>
    <w:pPr>
      <w:ind w:left="1132" w:hanging="283"/>
      <w:jc w:val="both"/>
    </w:pPr>
    <w:rPr>
      <w:rFonts w:ascii="Arial" w:eastAsia="Arial" w:hAnsi="Arial" w:cs="Arial"/>
    </w:rPr>
  </w:style>
  <w:style w:type="paragraph" w:styleId="List5">
    <w:name w:val="List 5"/>
    <w:basedOn w:val="Standard"/>
    <w:pPr>
      <w:ind w:left="1415" w:hanging="283"/>
      <w:jc w:val="both"/>
    </w:pPr>
    <w:rPr>
      <w:rFonts w:ascii="Arial" w:eastAsia="Arial" w:hAnsi="Arial" w:cs="Arial"/>
    </w:rPr>
  </w:style>
  <w:style w:type="paragraph" w:styleId="ListBullet2">
    <w:name w:val="List Bullet 2"/>
    <w:basedOn w:val="Standard"/>
    <w:pPr>
      <w:tabs>
        <w:tab w:val="left" w:pos="1286"/>
      </w:tabs>
      <w:ind w:left="643" w:hanging="360"/>
      <w:jc w:val="both"/>
    </w:pPr>
    <w:rPr>
      <w:rFonts w:ascii="Arial" w:eastAsia="Arial" w:hAnsi="Arial" w:cs="Arial"/>
    </w:rPr>
  </w:style>
  <w:style w:type="paragraph" w:styleId="ListBullet3">
    <w:name w:val="List Bullet 3"/>
    <w:basedOn w:val="Standard"/>
    <w:pPr>
      <w:tabs>
        <w:tab w:val="left" w:pos="1852"/>
      </w:tabs>
      <w:ind w:left="926" w:hanging="360"/>
      <w:jc w:val="both"/>
    </w:pPr>
    <w:rPr>
      <w:rFonts w:ascii="Arial" w:eastAsia="Arial" w:hAnsi="Arial" w:cs="Arial"/>
    </w:rPr>
  </w:style>
  <w:style w:type="paragraph" w:styleId="ListBullet4">
    <w:name w:val="List Bullet 4"/>
    <w:basedOn w:val="Standard"/>
    <w:pPr>
      <w:tabs>
        <w:tab w:val="left" w:pos="2418"/>
      </w:tabs>
      <w:ind w:left="1209" w:hanging="360"/>
      <w:jc w:val="both"/>
    </w:pPr>
    <w:rPr>
      <w:rFonts w:ascii="Arial" w:eastAsia="Arial" w:hAnsi="Arial" w:cs="Arial"/>
    </w:rPr>
  </w:style>
  <w:style w:type="paragraph" w:styleId="ListBullet5">
    <w:name w:val="List Bullet 5"/>
    <w:basedOn w:val="Standard"/>
    <w:pPr>
      <w:tabs>
        <w:tab w:val="left" w:pos="2984"/>
      </w:tabs>
      <w:ind w:left="1492" w:hanging="360"/>
      <w:jc w:val="both"/>
    </w:pPr>
    <w:rPr>
      <w:rFonts w:ascii="Arial" w:eastAsia="Arial" w:hAnsi="Arial" w:cs="Arial"/>
    </w:rPr>
  </w:style>
  <w:style w:type="paragraph" w:styleId="ListContinue">
    <w:name w:val="List Continue"/>
    <w:basedOn w:val="Standard"/>
    <w:pPr>
      <w:spacing w:after="120"/>
      <w:ind w:left="283"/>
      <w:jc w:val="both"/>
    </w:pPr>
    <w:rPr>
      <w:rFonts w:ascii="Arial" w:eastAsia="Arial" w:hAnsi="Arial" w:cs="Arial"/>
    </w:rPr>
  </w:style>
  <w:style w:type="paragraph" w:styleId="ListContinue2">
    <w:name w:val="List Continue 2"/>
    <w:basedOn w:val="Standard"/>
    <w:pPr>
      <w:spacing w:after="120"/>
      <w:ind w:left="566"/>
      <w:jc w:val="both"/>
    </w:pPr>
    <w:rPr>
      <w:rFonts w:ascii="Arial" w:eastAsia="Arial" w:hAnsi="Arial" w:cs="Arial"/>
    </w:rPr>
  </w:style>
  <w:style w:type="paragraph" w:styleId="ListContinue3">
    <w:name w:val="List Continue 3"/>
    <w:basedOn w:val="Standard"/>
    <w:pPr>
      <w:spacing w:after="120"/>
      <w:ind w:left="849"/>
      <w:jc w:val="both"/>
    </w:pPr>
    <w:rPr>
      <w:rFonts w:ascii="Arial" w:eastAsia="Arial" w:hAnsi="Arial" w:cs="Arial"/>
    </w:rPr>
  </w:style>
  <w:style w:type="paragraph" w:styleId="ListContinue4">
    <w:name w:val="List Continue 4"/>
    <w:basedOn w:val="Standard"/>
    <w:pPr>
      <w:spacing w:after="120"/>
      <w:ind w:left="1132"/>
      <w:jc w:val="both"/>
    </w:pPr>
    <w:rPr>
      <w:rFonts w:ascii="Arial" w:eastAsia="Arial" w:hAnsi="Arial" w:cs="Arial"/>
    </w:rPr>
  </w:style>
  <w:style w:type="paragraph" w:styleId="ListContinue5">
    <w:name w:val="List Continue 5"/>
    <w:basedOn w:val="Standard"/>
    <w:pPr>
      <w:spacing w:after="120"/>
      <w:ind w:left="1415"/>
      <w:jc w:val="both"/>
    </w:pPr>
    <w:rPr>
      <w:rFonts w:ascii="Arial" w:eastAsia="Arial" w:hAnsi="Arial" w:cs="Arial"/>
    </w:rPr>
  </w:style>
  <w:style w:type="paragraph" w:styleId="ListNumber">
    <w:name w:val="List Number"/>
    <w:basedOn w:val="Standard"/>
    <w:pPr>
      <w:tabs>
        <w:tab w:val="left" w:pos="720"/>
      </w:tabs>
      <w:ind w:left="360" w:hanging="360"/>
      <w:jc w:val="both"/>
    </w:pPr>
    <w:rPr>
      <w:rFonts w:ascii="Arial" w:eastAsia="Arial" w:hAnsi="Arial" w:cs="Arial"/>
    </w:rPr>
  </w:style>
  <w:style w:type="paragraph" w:styleId="ListNumber2">
    <w:name w:val="List Number 2"/>
    <w:basedOn w:val="Standard"/>
    <w:pPr>
      <w:tabs>
        <w:tab w:val="left" w:pos="1286"/>
      </w:tabs>
      <w:ind w:left="643" w:hanging="360"/>
      <w:jc w:val="both"/>
    </w:pPr>
    <w:rPr>
      <w:rFonts w:ascii="Arial" w:eastAsia="Arial" w:hAnsi="Arial" w:cs="Arial"/>
    </w:rPr>
  </w:style>
  <w:style w:type="paragraph" w:styleId="ListNumber3">
    <w:name w:val="List Number 3"/>
    <w:basedOn w:val="Standard"/>
    <w:pPr>
      <w:tabs>
        <w:tab w:val="left" w:pos="1852"/>
      </w:tabs>
      <w:ind w:left="926" w:hanging="360"/>
      <w:jc w:val="both"/>
    </w:pPr>
    <w:rPr>
      <w:rFonts w:ascii="Arial" w:eastAsia="Arial" w:hAnsi="Arial" w:cs="Arial"/>
    </w:rPr>
  </w:style>
  <w:style w:type="paragraph" w:styleId="ListNumber4">
    <w:name w:val="List Number 4"/>
    <w:basedOn w:val="Standard"/>
    <w:pPr>
      <w:tabs>
        <w:tab w:val="left" w:pos="2418"/>
      </w:tabs>
      <w:ind w:left="1209" w:hanging="360"/>
      <w:jc w:val="both"/>
    </w:pPr>
    <w:rPr>
      <w:rFonts w:ascii="Arial" w:eastAsia="Arial" w:hAnsi="Arial" w:cs="Arial"/>
    </w:rPr>
  </w:style>
  <w:style w:type="paragraph" w:styleId="ListNumber5">
    <w:name w:val="List Number 5"/>
    <w:basedOn w:val="Standard"/>
    <w:pPr>
      <w:tabs>
        <w:tab w:val="left" w:pos="2984"/>
      </w:tabs>
      <w:ind w:left="1492" w:hanging="360"/>
      <w:jc w:val="both"/>
    </w:pPr>
    <w:rPr>
      <w:rFonts w:ascii="Arial" w:eastAsia="Arial" w:hAnsi="Arial" w:cs="Arial"/>
    </w:rPr>
  </w:style>
  <w:style w:type="paragraph" w:styleId="MessageHeader">
    <w:name w:val="Message Header"/>
    <w:basedOn w:val="Standard"/>
    <w:pPr>
      <w:pBdr>
        <w:top w:val="single" w:sz="6" w:space="1" w:color="000000"/>
        <w:left w:val="single" w:sz="6" w:space="1" w:color="000000"/>
        <w:bottom w:val="single" w:sz="6" w:space="1" w:color="000000"/>
        <w:right w:val="single" w:sz="6" w:space="1" w:color="000000"/>
      </w:pBdr>
      <w:shd w:val="clear" w:color="auto" w:fill="CCCCCC"/>
      <w:ind w:left="1134" w:hanging="1134"/>
      <w:jc w:val="both"/>
    </w:pPr>
    <w:rPr>
      <w:rFonts w:ascii="Arial" w:eastAsia="Arial" w:hAnsi="Arial" w:cs="Arial"/>
      <w:szCs w:val="24"/>
    </w:rPr>
  </w:style>
  <w:style w:type="paragraph" w:styleId="NormalWeb">
    <w:name w:val="Normal (Web)"/>
    <w:basedOn w:val="Standard"/>
    <w:uiPriority w:val="99"/>
    <w:pPr>
      <w:jc w:val="both"/>
    </w:pPr>
    <w:rPr>
      <w:szCs w:val="24"/>
    </w:rPr>
  </w:style>
  <w:style w:type="paragraph" w:styleId="NoteHeading">
    <w:name w:val="Note Heading"/>
    <w:basedOn w:val="Standard"/>
    <w:next w:val="Standard"/>
    <w:pPr>
      <w:jc w:val="both"/>
    </w:pPr>
    <w:rPr>
      <w:rFonts w:ascii="Arial" w:eastAsia="Arial" w:hAnsi="Arial" w:cs="Arial"/>
    </w:rPr>
  </w:style>
  <w:style w:type="paragraph" w:customStyle="1" w:styleId="Salutationuser">
    <w:name w:val="Salutation (user)"/>
    <w:basedOn w:val="Standard"/>
    <w:next w:val="Standard"/>
    <w:pPr>
      <w:jc w:val="both"/>
    </w:pPr>
    <w:rPr>
      <w:rFonts w:ascii="Arial" w:eastAsia="Arial" w:hAnsi="Arial" w:cs="Arial"/>
    </w:rPr>
  </w:style>
  <w:style w:type="paragraph" w:styleId="Signature">
    <w:name w:val="Signature"/>
    <w:basedOn w:val="Standard"/>
    <w:pPr>
      <w:ind w:left="4252"/>
      <w:jc w:val="both"/>
    </w:pPr>
    <w:rPr>
      <w:rFonts w:ascii="Arial" w:eastAsia="Arial" w:hAnsi="Arial" w:cs="Arial"/>
    </w:rPr>
  </w:style>
  <w:style w:type="paragraph" w:styleId="Subtitle">
    <w:name w:val="Subtitle"/>
    <w:basedOn w:val="Normal"/>
    <w:next w:val="Normal"/>
    <w:uiPriority w:val="11"/>
    <w:qFormat/>
    <w:pPr>
      <w:widowControl/>
      <w:pBdr>
        <w:top w:val="nil"/>
        <w:left w:val="nil"/>
        <w:bottom w:val="nil"/>
        <w:right w:val="nil"/>
        <w:between w:val="nil"/>
      </w:pBdr>
      <w:spacing w:after="60" w:line="240" w:lineRule="auto"/>
      <w:jc w:val="center"/>
    </w:pPr>
    <w:rPr>
      <w:rFonts w:ascii="Arial" w:eastAsia="Arial" w:hAnsi="Arial" w:cs="Arial"/>
      <w:sz w:val="24"/>
      <w:szCs w:val="24"/>
    </w:rPr>
  </w:style>
  <w:style w:type="paragraph" w:styleId="CommentSubject">
    <w:name w:val="annotation subject"/>
    <w:basedOn w:val="CommentText"/>
    <w:next w:val="CommentText"/>
    <w:pPr>
      <w:spacing w:after="0"/>
    </w:pPr>
    <w:rPr>
      <w:rFonts w:ascii="Arial" w:eastAsia="Arial" w:hAnsi="Arial" w:cs="Arial"/>
      <w:b/>
      <w:bCs/>
    </w:rPr>
  </w:style>
  <w:style w:type="paragraph" w:customStyle="1" w:styleId="StyleHeading2ArialBefore3ptAfter3pt">
    <w:name w:val="Style Heading 2 + Arial Before:  3 pt After:  3 pt"/>
    <w:basedOn w:val="Heading2"/>
    <w:pPr>
      <w:numPr>
        <w:ilvl w:val="0"/>
        <w:numId w:val="0"/>
      </w:numPr>
      <w:spacing w:before="0" w:after="0"/>
    </w:pPr>
    <w:rPr>
      <w:rFonts w:ascii="Arial" w:eastAsia="Arial" w:hAnsi="Arial" w:cs="Arial"/>
      <w:bCs/>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638"/>
      </w:tabs>
      <w:ind w:left="2547"/>
    </w:pPr>
  </w:style>
  <w:style w:type="paragraph" w:customStyle="1" w:styleId="Framecontents">
    <w:name w:val="Frame contents"/>
    <w:basedOn w:val="Textbody"/>
  </w:style>
  <w:style w:type="paragraph" w:customStyle="1" w:styleId="IllustrationIndexHeading">
    <w:name w:val="Illustration Index Heading"/>
    <w:basedOn w:val="Heading"/>
    <w:pPr>
      <w:suppressLineNumbers/>
      <w:jc w:val="center"/>
    </w:pPr>
    <w:rPr>
      <w:sz w:val="32"/>
      <w:szCs w:val="32"/>
    </w:rPr>
  </w:style>
  <w:style w:type="paragraph" w:customStyle="1" w:styleId="ContentsHeading">
    <w:name w:val="Contents Heading"/>
    <w:basedOn w:val="Heading"/>
    <w:pPr>
      <w:suppressLineNumbers/>
      <w:jc w:val="center"/>
    </w:pPr>
    <w:rPr>
      <w:sz w:val="32"/>
      <w:szCs w:val="32"/>
    </w:rPr>
  </w:style>
  <w:style w:type="paragraph" w:customStyle="1" w:styleId="IllustrationIndex1">
    <w:name w:val="Illustration Index 1"/>
    <w:basedOn w:val="IndexHeading"/>
    <w:autoRedefine/>
    <w:pPr>
      <w:tabs>
        <w:tab w:val="clear" w:pos="567"/>
        <w:tab w:val="clear" w:pos="1276"/>
        <w:tab w:val="clear" w:pos="2552"/>
        <w:tab w:val="clear" w:pos="3828"/>
        <w:tab w:val="clear" w:pos="5103"/>
        <w:tab w:val="clear" w:pos="6379"/>
        <w:tab w:val="right" w:leader="dot" w:pos="9070"/>
      </w:tabs>
    </w:pPr>
    <w:rPr>
      <w:rFonts w:ascii="Arial" w:eastAsia="Arial" w:hAnsi="Arial" w:cs="Arial"/>
      <w:b w:val="0"/>
    </w:rPr>
  </w:style>
  <w:style w:type="paragraph" w:customStyle="1" w:styleId="Figure">
    <w:name w:val="Figure"/>
    <w:basedOn w:val="Caption"/>
    <w:autoRedefine/>
    <w:pPr>
      <w:spacing w:before="0" w:after="0"/>
    </w:pPr>
    <w:rPr>
      <w:rFonts w:ascii="Arial" w:eastAsia="Arial" w:hAnsi="Arial" w:cs="Arial"/>
      <w:sz w:val="4"/>
    </w:rPr>
  </w:style>
  <w:style w:type="paragraph" w:customStyle="1" w:styleId="Table">
    <w:name w:val="Table"/>
    <w:basedOn w:val="Caption"/>
  </w:style>
  <w:style w:type="paragraph" w:customStyle="1" w:styleId="Tableindexheading">
    <w:name w:val="Table index heading"/>
    <w:basedOn w:val="Heading"/>
    <w:pPr>
      <w:suppressLineNumbers/>
    </w:pPr>
    <w:rPr>
      <w:sz w:val="32"/>
      <w:szCs w:val="32"/>
    </w:rPr>
  </w:style>
  <w:style w:type="paragraph" w:customStyle="1" w:styleId="Text">
    <w:name w:val="Text"/>
    <w:basedOn w:val="Caption"/>
  </w:style>
  <w:style w:type="paragraph" w:customStyle="1" w:styleId="Endnote">
    <w:name w:val="Endnote"/>
    <w:basedOn w:val="Standard"/>
    <w:pPr>
      <w:suppressLineNumbers/>
      <w:ind w:left="339" w:hanging="339"/>
    </w:pPr>
  </w:style>
  <w:style w:type="character" w:customStyle="1" w:styleId="WW8Num4z0">
    <w:name w:val="WW8Num4z0"/>
    <w:rPr>
      <w:rFonts w:ascii="Symbol" w:eastAsia="Symbol" w:hAnsi="Symbol" w:cs="Symbol"/>
    </w:rPr>
  </w:style>
  <w:style w:type="character" w:customStyle="1" w:styleId="WW8Num5z0">
    <w:name w:val="WW8Num5z0"/>
    <w:rPr>
      <w:rFonts w:ascii="Wingdings" w:eastAsia="Wingdings" w:hAnsi="Wingdings" w:cs="Wingdings"/>
      <w:color w:val="000000"/>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5z3">
    <w:name w:val="WW8Num5z3"/>
    <w:rPr>
      <w:rFonts w:ascii="Symbol" w:eastAsia="Symbol" w:hAnsi="Symbol" w:cs="Symbol"/>
    </w:rPr>
  </w:style>
  <w:style w:type="character" w:customStyle="1" w:styleId="WW8Num6z0">
    <w:name w:val="WW8Num6z0"/>
    <w:rPr>
      <w:rFonts w:ascii="Symbol" w:eastAsia="Symbol" w:hAnsi="Symbol" w:cs="Symbol"/>
    </w:rPr>
  </w:style>
  <w:style w:type="character" w:customStyle="1" w:styleId="WW8Num7z0">
    <w:name w:val="WW8Num7z0"/>
    <w:rPr>
      <w:rFonts w:ascii="Wingdings" w:eastAsia="Wingdings" w:hAnsi="Wingdings" w:cs="Wingdings"/>
    </w:rPr>
  </w:style>
  <w:style w:type="character" w:customStyle="1" w:styleId="WW8Num8z0">
    <w:name w:val="WW8Num8z0"/>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8z3">
    <w:name w:val="WW8Num8z3"/>
    <w:rPr>
      <w:rFonts w:ascii="Symbol" w:eastAsia="Symbol" w:hAnsi="Symbol" w:cs="Symbol"/>
    </w:rPr>
  </w:style>
  <w:style w:type="character" w:customStyle="1" w:styleId="WW8Num9z0">
    <w:name w:val="WW8Num9z0"/>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WW8Num9z3">
    <w:name w:val="WW8Num9z3"/>
    <w:rPr>
      <w:rFonts w:ascii="Symbol" w:eastAsia="Symbol" w:hAnsi="Symbol" w:cs="Symbol"/>
    </w:rPr>
  </w:style>
  <w:style w:type="character" w:customStyle="1" w:styleId="WW8Num10z0">
    <w:name w:val="WW8Num10z0"/>
    <w:rPr>
      <w:rFonts w:ascii="Symbol" w:eastAsia="Symbol" w:hAnsi="Symbol" w:cs="Symbol"/>
    </w:rPr>
  </w:style>
  <w:style w:type="character" w:customStyle="1" w:styleId="WW8Num11z0">
    <w:name w:val="WW8Num11z0"/>
    <w:rPr>
      <w:rFonts w:ascii="Symbol" w:eastAsia="Symbol" w:hAnsi="Symbol" w:cs="Symbol"/>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3z0">
    <w:name w:val="WW8Num13z0"/>
    <w:rPr>
      <w:rFonts w:ascii="Courier New" w:eastAsia="Courier New" w:hAnsi="Courier New" w:cs="Courier New"/>
    </w:rPr>
  </w:style>
  <w:style w:type="character" w:customStyle="1" w:styleId="WW8Num13z2">
    <w:name w:val="WW8Num13z2"/>
    <w:rPr>
      <w:rFonts w:ascii="Wingdings" w:eastAsia="Wingdings" w:hAnsi="Wingdings" w:cs="Wingdings"/>
    </w:rPr>
  </w:style>
  <w:style w:type="character" w:customStyle="1" w:styleId="WW8Num13z3">
    <w:name w:val="WW8Num13z3"/>
    <w:rPr>
      <w:rFonts w:ascii="Symbol" w:eastAsia="Symbol" w:hAnsi="Symbol" w:cs="Symbol"/>
    </w:rPr>
  </w:style>
  <w:style w:type="character" w:customStyle="1" w:styleId="WW8Num14z0">
    <w:name w:val="WW8Num14z0"/>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4z3">
    <w:name w:val="WW8Num14z3"/>
    <w:rPr>
      <w:rFonts w:ascii="Symbol" w:eastAsia="Symbol" w:hAnsi="Symbol" w:cs="Symbol"/>
    </w:rPr>
  </w:style>
  <w:style w:type="character" w:customStyle="1" w:styleId="WW8Num15z0">
    <w:name w:val="WW8Num15z0"/>
    <w:rPr>
      <w:rFonts w:ascii="Symbol" w:eastAsia="Symbol" w:hAnsi="Symbol" w:cs="Symbol"/>
    </w:rPr>
  </w:style>
  <w:style w:type="character" w:customStyle="1" w:styleId="WW8Num16z0">
    <w:name w:val="WW8Num16z0"/>
    <w:rPr>
      <w:rFonts w:ascii="Courier New" w:eastAsia="Courier New" w:hAnsi="Courier New" w:cs="Courier New"/>
    </w:rPr>
  </w:style>
  <w:style w:type="character" w:customStyle="1" w:styleId="WW8Num16z2">
    <w:name w:val="WW8Num16z2"/>
    <w:rPr>
      <w:rFonts w:ascii="Wingdings" w:eastAsia="Wingdings" w:hAnsi="Wingdings" w:cs="Wingdings"/>
    </w:rPr>
  </w:style>
  <w:style w:type="character" w:customStyle="1" w:styleId="WW8Num16z3">
    <w:name w:val="WW8Num16z3"/>
    <w:rPr>
      <w:rFonts w:ascii="Symbol" w:eastAsia="Symbol" w:hAnsi="Symbol" w:cs="Symbol"/>
    </w:rPr>
  </w:style>
  <w:style w:type="character" w:customStyle="1" w:styleId="WW8Num17z0">
    <w:name w:val="WW8Num17z0"/>
    <w:rPr>
      <w:rFonts w:ascii="Courier New" w:eastAsia="Courier New" w:hAnsi="Courier New" w:cs="Courier New"/>
    </w:rPr>
  </w:style>
  <w:style w:type="character" w:customStyle="1" w:styleId="WW8Num17z2">
    <w:name w:val="WW8Num17z2"/>
    <w:rPr>
      <w:rFonts w:ascii="Wingdings" w:eastAsia="Wingdings" w:hAnsi="Wingdings" w:cs="Wingdings"/>
    </w:rPr>
  </w:style>
  <w:style w:type="character" w:customStyle="1" w:styleId="WW8Num17z3">
    <w:name w:val="WW8Num17z3"/>
    <w:rPr>
      <w:rFonts w:ascii="Symbol" w:eastAsia="Symbol" w:hAnsi="Symbol" w:cs="Symbol"/>
    </w:rPr>
  </w:style>
  <w:style w:type="character" w:styleId="PageNumber">
    <w:name w:val="page number"/>
    <w:basedOn w:val="DefaultParagraphFont"/>
  </w:style>
  <w:style w:type="character" w:customStyle="1" w:styleId="FootnoteSymbol">
    <w:name w:val="Footnote Symbol"/>
    <w:basedOn w:val="DefaultParagraphFont"/>
    <w:rPr>
      <w:position w:val="0"/>
      <w:vertAlign w:val="superscript"/>
    </w:rPr>
  </w:style>
  <w:style w:type="character" w:styleId="CommentReference">
    <w:name w:val="annotation reference"/>
    <w:basedOn w:val="DefaultParagraphFont"/>
    <w:rPr>
      <w:sz w:val="16"/>
    </w:rPr>
  </w:style>
  <w:style w:type="character" w:customStyle="1" w:styleId="Internetlink">
    <w:name w:val="Internet link"/>
    <w:basedOn w:val="DefaultParagraphFont"/>
    <w:rPr>
      <w:color w:val="0000FF"/>
      <w:u w:val="single"/>
    </w:rPr>
  </w:style>
  <w:style w:type="character" w:customStyle="1" w:styleId="VisitedInternetLink">
    <w:name w:val="Visited Internet Link"/>
    <w:basedOn w:val="DefaultParagraphFont"/>
    <w:rPr>
      <w:color w:val="800080"/>
      <w:u w:val="single"/>
    </w:rPr>
  </w:style>
  <w:style w:type="character" w:customStyle="1" w:styleId="moz-txt-citetags">
    <w:name w:val="moz-txt-citetags"/>
    <w:basedOn w:val="DefaultParagraphFont"/>
  </w:style>
  <w:style w:type="character" w:customStyle="1" w:styleId="BodyTextChar">
    <w:name w:val="Body Text Char"/>
    <w:basedOn w:val="DefaultParagraphFont"/>
    <w:rPr>
      <w:rFonts w:ascii="Arial" w:eastAsia="Arial" w:hAnsi="Arial" w:cs="Arial"/>
      <w:lang w:val="en-GB" w:bidi="ar-SA"/>
    </w:rPr>
  </w:style>
  <w:style w:type="character" w:customStyle="1" w:styleId="Footnoteanchor">
    <w:name w:val="Footnote anchor"/>
    <w:rPr>
      <w:position w:val="0"/>
      <w:vertAlign w:val="superscript"/>
    </w:rPr>
  </w:style>
  <w:style w:type="character" w:customStyle="1" w:styleId="BulletSymbols">
    <w:name w:val="Bullet Symbols"/>
    <w:rPr>
      <w:rFonts w:ascii="OpenSymbol" w:eastAsia="OpenSymbol" w:hAnsi="OpenSymbol" w:cs="OpenSymbol"/>
    </w:rPr>
  </w:style>
  <w:style w:type="character" w:customStyle="1" w:styleId="Captioncharacters">
    <w:name w:val="Caption characters"/>
  </w:style>
  <w:style w:type="character" w:customStyle="1" w:styleId="Mainindexentry">
    <w:name w:val="Main index entry"/>
    <w:rPr>
      <w:b/>
      <w:bCs/>
    </w:rPr>
  </w:style>
  <w:style w:type="character" w:customStyle="1" w:styleId="NumberingSymbols">
    <w:name w:val="Numbering Symbols"/>
  </w:style>
  <w:style w:type="character" w:customStyle="1" w:styleId="EndnoteSymbol">
    <w:name w:val="Endnote Symbol"/>
  </w:style>
  <w:style w:type="character" w:customStyle="1" w:styleId="Endnoteanchor">
    <w:name w:val="Endnote anchor"/>
    <w:rPr>
      <w:position w:val="0"/>
      <w:vertAlign w:val="superscript"/>
    </w:rPr>
  </w:style>
  <w:style w:type="numbering" w:customStyle="1" w:styleId="WW8Num1">
    <w:name w:val="WW8Num1"/>
    <w:basedOn w:val="NoList"/>
  </w:style>
  <w:style w:type="numbering" w:customStyle="1" w:styleId="WW8Num2">
    <w:name w:val="WW8Num2"/>
    <w:basedOn w:val="NoList"/>
  </w:style>
  <w:style w:type="numbering" w:customStyle="1" w:styleId="WW8Num3">
    <w:name w:val="WW8Num3"/>
    <w:basedOn w:val="NoList"/>
  </w:style>
  <w:style w:type="numbering" w:customStyle="1" w:styleId="WW8Num4">
    <w:name w:val="WW8Num4"/>
    <w:basedOn w:val="NoList"/>
  </w:style>
  <w:style w:type="numbering" w:customStyle="1" w:styleId="WW8Num5">
    <w:name w:val="WW8Num5"/>
    <w:basedOn w:val="NoList"/>
  </w:style>
  <w:style w:type="numbering" w:customStyle="1" w:styleId="WW8Num6">
    <w:name w:val="WW8Num6"/>
    <w:basedOn w:val="NoList"/>
  </w:style>
  <w:style w:type="numbering" w:customStyle="1" w:styleId="WW8Num7">
    <w:name w:val="WW8Num7"/>
    <w:basedOn w:val="NoList"/>
  </w:style>
  <w:style w:type="numbering" w:customStyle="1" w:styleId="WW8Num8">
    <w:name w:val="WW8Num8"/>
    <w:basedOn w:val="NoList"/>
  </w:style>
  <w:style w:type="numbering" w:customStyle="1" w:styleId="WW8Num9">
    <w:name w:val="WW8Num9"/>
    <w:basedOn w:val="NoList"/>
  </w:style>
  <w:style w:type="numbering" w:customStyle="1" w:styleId="WW8Num10">
    <w:name w:val="WW8Num10"/>
    <w:basedOn w:val="NoList"/>
  </w:style>
  <w:style w:type="numbering" w:customStyle="1" w:styleId="WW8Num11">
    <w:name w:val="WW8Num11"/>
    <w:basedOn w:val="NoList"/>
  </w:style>
  <w:style w:type="numbering" w:customStyle="1" w:styleId="WW8Num12">
    <w:name w:val="WW8Num12"/>
    <w:basedOn w:val="NoList"/>
  </w:style>
  <w:style w:type="numbering" w:customStyle="1" w:styleId="WW8Num13">
    <w:name w:val="WW8Num13"/>
    <w:basedOn w:val="NoList"/>
  </w:style>
  <w:style w:type="numbering" w:customStyle="1" w:styleId="WW8Num14">
    <w:name w:val="WW8Num14"/>
    <w:basedOn w:val="NoList"/>
  </w:style>
  <w:style w:type="numbering" w:customStyle="1" w:styleId="WW8Num15">
    <w:name w:val="WW8Num15"/>
    <w:basedOn w:val="NoList"/>
  </w:style>
  <w:style w:type="numbering" w:customStyle="1" w:styleId="WW8Num16">
    <w:name w:val="WW8Num16"/>
    <w:basedOn w:val="NoList"/>
  </w:style>
  <w:style w:type="numbering" w:customStyle="1" w:styleId="WW8Num17">
    <w:name w:val="WW8Num17"/>
    <w:basedOn w:val="NoList"/>
  </w:style>
  <w:style w:type="numbering" w:customStyle="1" w:styleId="WW8Num18">
    <w:name w:val="WW8Num18"/>
    <w:basedOn w:val="NoList"/>
  </w:style>
  <w:style w:type="numbering" w:customStyle="1" w:styleId="WW8StyleNum">
    <w:name w:val="WW8StyleNum"/>
    <w:basedOn w:val="NoList"/>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rsid w:val="00107262"/>
    <w:pPr>
      <w:widowControl/>
    </w:pPr>
    <w:rPr>
      <w:rFonts w:ascii="Courier, 'Courier New'" w:eastAsia="Courier, 'Courier New'" w:hAnsi="Courier, 'Courier New'" w:cs="Mangal"/>
      <w:color w:val="000000"/>
    </w:rPr>
  </w:style>
  <w:style w:type="paragraph" w:styleId="ListParagraph">
    <w:name w:val="List Paragraph"/>
    <w:basedOn w:val="Normal"/>
    <w:uiPriority w:val="34"/>
    <w:qFormat/>
    <w:rsid w:val="000B147C"/>
    <w:pPr>
      <w:ind w:left="720"/>
      <w:contextualSpacing/>
    </w:pPr>
    <w:rPr>
      <w:rFonts w:cs="Mangal"/>
    </w:rPr>
  </w:style>
  <w:style w:type="character" w:styleId="PlaceholderText">
    <w:name w:val="Placeholder Text"/>
    <w:basedOn w:val="DefaultParagraphFont"/>
    <w:uiPriority w:val="99"/>
    <w:semiHidden/>
    <w:rsid w:val="009965DA"/>
    <w:rPr>
      <w:color w:val="808080"/>
    </w:rPr>
  </w:style>
  <w:style w:type="character" w:styleId="Hyperlink">
    <w:name w:val="Hyperlink"/>
    <w:basedOn w:val="DefaultParagraphFont"/>
    <w:uiPriority w:val="99"/>
    <w:unhideWhenUsed/>
    <w:rsid w:val="001219F4"/>
    <w:rPr>
      <w:color w:val="0563C1" w:themeColor="hyperlink"/>
      <w:u w:val="single"/>
    </w:rPr>
  </w:style>
  <w:style w:type="character" w:styleId="UnresolvedMention">
    <w:name w:val="Unresolved Mention"/>
    <w:basedOn w:val="DefaultParagraphFont"/>
    <w:uiPriority w:val="99"/>
    <w:semiHidden/>
    <w:unhideWhenUsed/>
    <w:rsid w:val="001219F4"/>
    <w:rPr>
      <w:color w:val="605E5C"/>
      <w:shd w:val="clear" w:color="auto" w:fill="E1DFDD"/>
    </w:rPr>
  </w:style>
  <w:style w:type="character" w:styleId="FollowedHyperlink">
    <w:name w:val="FollowedHyperlink"/>
    <w:basedOn w:val="DefaultParagraphFont"/>
    <w:uiPriority w:val="99"/>
    <w:semiHidden/>
    <w:unhideWhenUsed/>
    <w:rsid w:val="00B458E3"/>
    <w:rPr>
      <w:color w:val="954F72" w:themeColor="followedHyperlink"/>
      <w:u w:val="single"/>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081468">
      <w:bodyDiv w:val="1"/>
      <w:marLeft w:val="0"/>
      <w:marRight w:val="0"/>
      <w:marTop w:val="0"/>
      <w:marBottom w:val="0"/>
      <w:divBdr>
        <w:top w:val="none" w:sz="0" w:space="0" w:color="auto"/>
        <w:left w:val="none" w:sz="0" w:space="0" w:color="auto"/>
        <w:bottom w:val="none" w:sz="0" w:space="0" w:color="auto"/>
        <w:right w:val="none" w:sz="0" w:space="0" w:color="auto"/>
      </w:divBdr>
    </w:div>
    <w:div w:id="1580015432">
      <w:bodyDiv w:val="1"/>
      <w:marLeft w:val="0"/>
      <w:marRight w:val="0"/>
      <w:marTop w:val="0"/>
      <w:marBottom w:val="0"/>
      <w:divBdr>
        <w:top w:val="none" w:sz="0" w:space="0" w:color="auto"/>
        <w:left w:val="none" w:sz="0" w:space="0" w:color="auto"/>
        <w:bottom w:val="none" w:sz="0" w:space="0" w:color="auto"/>
        <w:right w:val="none" w:sz="0" w:space="0" w:color="auto"/>
      </w:divBdr>
    </w:div>
    <w:div w:id="1911886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mo.int/e-catalog/detail_en.php?PUB_ID=498&amp;SORT=N&amp;q"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wmo.int/pages/prog/www/WMOCodes/WMO306_vI2/LatestVERSION/LatestVERSION.html" TargetMode="Externa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mo.int/pages/prog/www/WMOCodes/WMO306_vI2/VolumeI.2.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hyperlink" Target="http://www.wmo.int/pages/prog/www/WMOCodes.html"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www.romsaf.org/" TargetMode="External"/><Relationship Id="rId14" Type="http://schemas.openxmlformats.org/officeDocument/2006/relationships/hyperlink" Target="http://www.unidata.ucar.edu/packages/netcdf/" TargetMode="External"/><Relationship Id="rId22"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climatemonitoring.info/home/terminology/" TargetMode="External"/><Relationship Id="rId2" Type="http://schemas.openxmlformats.org/officeDocument/2006/relationships/hyperlink" Target="http://climatemonitoring.info/home/terminology/" TargetMode="External"/><Relationship Id="rId1" Type="http://schemas.openxmlformats.org/officeDocument/2006/relationships/hyperlink" Target="http://www.wmo.int/pages/prog/sat/dataandproducts_en.php" TargetMode="External"/><Relationship Id="rId4" Type="http://schemas.openxmlformats.org/officeDocument/2006/relationships/hyperlink" Target="http://ceos.org/meetings/wgclimate-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0enhW0Q/UM09f5O+5BLD3kaGeA==">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PGJyPjxicj5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izQgKCnRleHQvcGxhaW4Svg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Cgp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KaWQuMnAyY3NyeTIJaC40OXgyaWs1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OAByITEtRTJ3SmNBYWg1MVZsUjc5NWc0QlNrWlBCTWwtQ1oy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39</Pages>
  <Words>12242</Words>
  <Characters>69785</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Kent B. Lauritsen</dc:creator>
  <cp:lastModifiedBy>Stig Syndergaard</cp:lastModifiedBy>
  <cp:revision>57</cp:revision>
  <dcterms:created xsi:type="dcterms:W3CDTF">2024-06-26T15:29:00Z</dcterms:created>
  <dcterms:modified xsi:type="dcterms:W3CDTF">2024-08-14T15:02:00Z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dave.offiler@metoffice.gov.uk</vt:lpwstr>
  </property>
  <property fmtid="{D5CDD505-2E9C-101B-9397-08002B2CF9AE}" pid="3" name="Editor">
    <vt:lpwstr>Dave Offiler</vt:lpwstr>
  </property>
</Properties>
</file>