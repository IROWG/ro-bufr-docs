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8F34" w14:textId="77777777" w:rsidR="00086DB9" w:rsidRDefault="00086DB9">
      <w:pPr>
        <w:pStyle w:val="Standard"/>
        <w:jc w:val="center"/>
      </w:pPr>
    </w:p>
    <w:p w14:paraId="76808F35" w14:textId="77777777" w:rsidR="00086DB9" w:rsidRDefault="00086DB9">
      <w:pPr>
        <w:pStyle w:val="Standard"/>
        <w:jc w:val="center"/>
      </w:pPr>
    </w:p>
    <w:p w14:paraId="76808F36" w14:textId="77777777" w:rsidR="00086DB9" w:rsidRDefault="00986FBA">
      <w:pPr>
        <w:pStyle w:val="Standard"/>
        <w:jc w:val="center"/>
      </w:pPr>
      <w:r>
        <w:rPr>
          <w:noProof/>
        </w:rPr>
        <w:drawing>
          <wp:anchor distT="0" distB="0" distL="114300" distR="114300" simplePos="0" relativeHeight="34" behindDoc="0" locked="0" layoutInCell="1" allowOverlap="1" wp14:anchorId="76808F34" wp14:editId="76808F35">
            <wp:simplePos x="0" y="0"/>
            <wp:positionH relativeFrom="column">
              <wp:align>center</wp:align>
            </wp:positionH>
            <wp:positionV relativeFrom="paragraph">
              <wp:align>top</wp:align>
            </wp:positionV>
            <wp:extent cx="5759256" cy="2390790"/>
            <wp:effectExtent l="0" t="0" r="0" b="951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59256" cy="2390790"/>
                    </a:xfrm>
                    <a:prstGeom prst="rect">
                      <a:avLst/>
                    </a:prstGeom>
                  </pic:spPr>
                </pic:pic>
              </a:graphicData>
            </a:graphic>
          </wp:anchor>
        </w:drawing>
      </w:r>
    </w:p>
    <w:p w14:paraId="76808F37" w14:textId="77777777" w:rsidR="00086DB9" w:rsidRDefault="00086DB9">
      <w:pPr>
        <w:pStyle w:val="Standard"/>
        <w:jc w:val="center"/>
        <w:rPr>
          <w:rFonts w:ascii="Arial" w:hAnsi="Arial" w:cs="Arial"/>
        </w:rPr>
      </w:pPr>
    </w:p>
    <w:p w14:paraId="76808F38" w14:textId="77777777" w:rsidR="00086DB9" w:rsidRDefault="00086DB9">
      <w:pPr>
        <w:pStyle w:val="Standard"/>
        <w:jc w:val="center"/>
        <w:rPr>
          <w:rFonts w:ascii="Arial" w:hAnsi="Arial" w:cs="Arial"/>
        </w:rPr>
      </w:pPr>
    </w:p>
    <w:p w14:paraId="76808F39" w14:textId="77777777" w:rsidR="00086DB9" w:rsidRDefault="00086DB9">
      <w:pPr>
        <w:pStyle w:val="Standard"/>
        <w:jc w:val="center"/>
        <w:rPr>
          <w:rFonts w:ascii="Arial" w:hAnsi="Arial" w:cs="Arial"/>
        </w:rPr>
      </w:pPr>
    </w:p>
    <w:p w14:paraId="76808F3A" w14:textId="77777777" w:rsidR="00086DB9" w:rsidRDefault="00086DB9">
      <w:pPr>
        <w:pStyle w:val="Standard"/>
        <w:jc w:val="center"/>
        <w:rPr>
          <w:rFonts w:ascii="Arial" w:hAnsi="Arial" w:cs="Arial"/>
        </w:rPr>
      </w:pPr>
    </w:p>
    <w:p w14:paraId="76808F3B" w14:textId="77777777" w:rsidR="00086DB9" w:rsidRDefault="00086DB9">
      <w:pPr>
        <w:pStyle w:val="Standard"/>
        <w:jc w:val="center"/>
        <w:rPr>
          <w:rFonts w:ascii="Arial" w:hAnsi="Arial" w:cs="Arial"/>
        </w:rPr>
      </w:pPr>
    </w:p>
    <w:p w14:paraId="76808F3C" w14:textId="77777777" w:rsidR="00086DB9" w:rsidRDefault="00086DB9">
      <w:pPr>
        <w:pStyle w:val="Standard"/>
        <w:jc w:val="center"/>
        <w:rPr>
          <w:rFonts w:ascii="Arial" w:hAnsi="Arial" w:cs="Arial"/>
          <w:b/>
          <w:sz w:val="44"/>
          <w:szCs w:val="44"/>
        </w:rPr>
      </w:pPr>
    </w:p>
    <w:p w14:paraId="76808F3D" w14:textId="77777777" w:rsidR="00086DB9" w:rsidRDefault="00086DB9">
      <w:pPr>
        <w:pStyle w:val="Standard"/>
        <w:jc w:val="center"/>
        <w:rPr>
          <w:rFonts w:ascii="Arial" w:hAnsi="Arial" w:cs="Arial"/>
          <w:b/>
        </w:rPr>
      </w:pPr>
    </w:p>
    <w:p w14:paraId="76808F3E" w14:textId="77777777" w:rsidR="00086DB9" w:rsidRDefault="00086DB9">
      <w:pPr>
        <w:pStyle w:val="Standard"/>
        <w:jc w:val="center"/>
        <w:rPr>
          <w:rFonts w:ascii="Arial" w:hAnsi="Arial" w:cs="Arial"/>
          <w:b/>
        </w:rPr>
      </w:pPr>
    </w:p>
    <w:p w14:paraId="76808F3F" w14:textId="77777777" w:rsidR="00086DB9" w:rsidRDefault="00986FBA">
      <w:pPr>
        <w:pStyle w:val="Standard"/>
        <w:jc w:val="center"/>
        <w:rPr>
          <w:rFonts w:ascii="Arial" w:hAnsi="Arial" w:cs="Arial"/>
          <w:b/>
          <w:sz w:val="44"/>
          <w:szCs w:val="44"/>
        </w:rPr>
      </w:pPr>
      <w:bookmarkStart w:id="0" w:name="Rapporttype"/>
      <w:r>
        <w:rPr>
          <w:rFonts w:ascii="Arial" w:hAnsi="Arial" w:cs="Arial"/>
          <w:b/>
          <w:sz w:val="44"/>
          <w:szCs w:val="44"/>
        </w:rPr>
        <w:t>WMO</w:t>
      </w:r>
      <w:bookmarkEnd w:id="0"/>
      <w:r>
        <w:rPr>
          <w:rFonts w:ascii="Arial" w:eastAsia="Arial" w:hAnsi="Arial" w:cs="Arial"/>
          <w:b/>
          <w:sz w:val="44"/>
          <w:szCs w:val="44"/>
        </w:rPr>
        <w:t xml:space="preserve"> </w:t>
      </w:r>
      <w:r>
        <w:rPr>
          <w:rFonts w:ascii="Arial" w:hAnsi="Arial" w:cs="Arial"/>
          <w:b/>
          <w:sz w:val="44"/>
          <w:szCs w:val="44"/>
        </w:rPr>
        <w:t>FM94</w:t>
      </w:r>
      <w:r>
        <w:rPr>
          <w:rFonts w:ascii="Arial" w:eastAsia="Arial" w:hAnsi="Arial" w:cs="Arial"/>
          <w:b/>
          <w:sz w:val="44"/>
          <w:szCs w:val="44"/>
        </w:rPr>
        <w:t xml:space="preserve"> </w:t>
      </w:r>
      <w:r>
        <w:rPr>
          <w:rFonts w:ascii="Arial" w:hAnsi="Arial" w:cs="Arial"/>
          <w:b/>
          <w:sz w:val="44"/>
          <w:szCs w:val="44"/>
        </w:rPr>
        <w:t>(BUFR)</w:t>
      </w:r>
      <w:r>
        <w:rPr>
          <w:rFonts w:ascii="Arial" w:eastAsia="Arial" w:hAnsi="Arial" w:cs="Arial"/>
          <w:b/>
          <w:sz w:val="44"/>
          <w:szCs w:val="44"/>
        </w:rPr>
        <w:t xml:space="preserve"> </w:t>
      </w:r>
      <w:r>
        <w:rPr>
          <w:rFonts w:ascii="Arial" w:hAnsi="Arial" w:cs="Arial"/>
          <w:b/>
          <w:sz w:val="44"/>
          <w:szCs w:val="44"/>
        </w:rPr>
        <w:t>Specification</w:t>
      </w:r>
    </w:p>
    <w:p w14:paraId="76808F40" w14:textId="77777777" w:rsidR="00086DB9" w:rsidRDefault="00986FBA">
      <w:pPr>
        <w:pStyle w:val="Standard"/>
        <w:jc w:val="center"/>
      </w:pPr>
      <w:r>
        <w:rPr>
          <w:rFonts w:ascii="Arial" w:hAnsi="Arial" w:cs="Arial"/>
          <w:b/>
          <w:sz w:val="44"/>
          <w:szCs w:val="44"/>
        </w:rPr>
        <w:t>For</w:t>
      </w:r>
      <w:r>
        <w:rPr>
          <w:rFonts w:ascii="Arial" w:eastAsia="Arial" w:hAnsi="Arial" w:cs="Arial"/>
          <w:b/>
          <w:sz w:val="44"/>
          <w:szCs w:val="44"/>
        </w:rPr>
        <w:t xml:space="preserve"> </w:t>
      </w:r>
      <w:r>
        <w:rPr>
          <w:rFonts w:ascii="Arial" w:hAnsi="Arial" w:cs="Arial"/>
          <w:b/>
          <w:sz w:val="44"/>
          <w:szCs w:val="44"/>
        </w:rPr>
        <w:t>Radio</w:t>
      </w:r>
      <w:r>
        <w:rPr>
          <w:rFonts w:ascii="Arial" w:eastAsia="Arial" w:hAnsi="Arial" w:cs="Arial"/>
          <w:b/>
          <w:sz w:val="44"/>
          <w:szCs w:val="44"/>
        </w:rPr>
        <w:t xml:space="preserve"> </w:t>
      </w:r>
      <w:r>
        <w:rPr>
          <w:rFonts w:ascii="Arial" w:hAnsi="Arial" w:cs="Arial"/>
          <w:b/>
          <w:sz w:val="44"/>
          <w:szCs w:val="44"/>
        </w:rPr>
        <w:t>Occultation</w:t>
      </w:r>
      <w:r>
        <w:rPr>
          <w:rFonts w:ascii="Arial" w:eastAsia="Arial" w:hAnsi="Arial" w:cs="Arial"/>
          <w:b/>
          <w:sz w:val="44"/>
          <w:szCs w:val="44"/>
        </w:rPr>
        <w:t xml:space="preserve"> </w:t>
      </w:r>
      <w:r>
        <w:rPr>
          <w:rFonts w:ascii="Arial" w:hAnsi="Arial" w:cs="Arial"/>
          <w:b/>
          <w:sz w:val="44"/>
          <w:szCs w:val="44"/>
        </w:rPr>
        <w:t>Data</w:t>
      </w:r>
    </w:p>
    <w:p w14:paraId="76808F41" w14:textId="77777777" w:rsidR="00086DB9" w:rsidRDefault="00086DB9">
      <w:pPr>
        <w:pStyle w:val="Standard"/>
        <w:jc w:val="center"/>
        <w:rPr>
          <w:rFonts w:ascii="Arial" w:hAnsi="Arial" w:cs="Arial"/>
          <w:b/>
        </w:rPr>
      </w:pPr>
    </w:p>
    <w:p w14:paraId="76808F42" w14:textId="77777777" w:rsidR="00086DB9" w:rsidRDefault="00986FBA">
      <w:pPr>
        <w:pStyle w:val="Standard"/>
        <w:jc w:val="center"/>
      </w:pPr>
      <w:r>
        <w:rPr>
          <w:rFonts w:ascii="Arial" w:hAnsi="Arial" w:cs="Arial"/>
          <w:b/>
          <w:sz w:val="32"/>
          <w:szCs w:val="32"/>
        </w:rPr>
        <w:t>Version</w:t>
      </w:r>
      <w:r>
        <w:rPr>
          <w:rFonts w:ascii="Arial" w:eastAsia="Arial" w:hAnsi="Arial" w:cs="Arial"/>
          <w:b/>
          <w:sz w:val="32"/>
          <w:szCs w:val="32"/>
        </w:rPr>
        <w:t xml:space="preserve"> </w:t>
      </w:r>
      <w:r>
        <w:rPr>
          <w:rFonts w:ascii="Arial" w:hAnsi="Arial" w:cs="Arial"/>
          <w:b/>
          <w:sz w:val="32"/>
          <w:szCs w:val="32"/>
        </w:rPr>
        <w:t>2.7</w:t>
      </w:r>
    </w:p>
    <w:p w14:paraId="76808F43" w14:textId="77777777" w:rsidR="00086DB9" w:rsidRDefault="00086DB9">
      <w:pPr>
        <w:pStyle w:val="Standard"/>
        <w:jc w:val="center"/>
        <w:rPr>
          <w:rFonts w:ascii="Arial" w:hAnsi="Arial" w:cs="Arial"/>
          <w:b/>
          <w:sz w:val="32"/>
          <w:szCs w:val="32"/>
        </w:rPr>
      </w:pPr>
    </w:p>
    <w:p w14:paraId="76808F44" w14:textId="77777777" w:rsidR="00086DB9" w:rsidRDefault="00986FBA">
      <w:pPr>
        <w:pStyle w:val="Standard"/>
        <w:jc w:val="cente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w:t>
      </w:r>
      <w:r>
        <w:rPr>
          <w:rFonts w:ascii="Arial" w:hAnsi="Arial" w:cs="Arial"/>
          <w:b/>
          <w:sz w:val="32"/>
          <w:szCs w:val="32"/>
        </w:rPr>
        <w:t>2021</w:t>
      </w:r>
    </w:p>
    <w:p w14:paraId="76808F45" w14:textId="77777777" w:rsidR="00086DB9" w:rsidRDefault="00086DB9">
      <w:pPr>
        <w:pStyle w:val="Standard"/>
        <w:jc w:val="center"/>
        <w:rPr>
          <w:rFonts w:ascii="Arial" w:hAnsi="Arial" w:cs="Arial"/>
        </w:rPr>
      </w:pPr>
    </w:p>
    <w:p w14:paraId="76808F46" w14:textId="77777777" w:rsidR="00086DB9" w:rsidRDefault="00086DB9">
      <w:pPr>
        <w:pStyle w:val="Header"/>
        <w:tabs>
          <w:tab w:val="clear" w:pos="4819"/>
          <w:tab w:val="clear" w:pos="9638"/>
        </w:tabs>
        <w:jc w:val="center"/>
        <w:rPr>
          <w:rFonts w:ascii="Arial" w:hAnsi="Arial" w:cs="Arial"/>
          <w:lang w:val="en-US"/>
        </w:rPr>
      </w:pPr>
    </w:p>
    <w:p w14:paraId="76808F47" w14:textId="77777777" w:rsidR="00086DB9" w:rsidRDefault="00086DB9">
      <w:pPr>
        <w:pStyle w:val="Header"/>
        <w:tabs>
          <w:tab w:val="clear" w:pos="4819"/>
          <w:tab w:val="clear" w:pos="9638"/>
        </w:tabs>
        <w:jc w:val="center"/>
        <w:rPr>
          <w:rFonts w:ascii="Arial" w:hAnsi="Arial" w:cs="Arial"/>
          <w:lang w:val="en-US"/>
        </w:rPr>
      </w:pPr>
    </w:p>
    <w:p w14:paraId="76808F48" w14:textId="77777777" w:rsidR="00086DB9" w:rsidRDefault="00086DB9">
      <w:pPr>
        <w:pStyle w:val="Header"/>
        <w:tabs>
          <w:tab w:val="clear" w:pos="4819"/>
          <w:tab w:val="clear" w:pos="9638"/>
        </w:tabs>
        <w:jc w:val="center"/>
        <w:rPr>
          <w:rFonts w:ascii="Arial" w:hAnsi="Arial" w:cs="Arial"/>
          <w:lang w:val="en-US"/>
        </w:rPr>
      </w:pPr>
    </w:p>
    <w:p w14:paraId="76808F49" w14:textId="77777777" w:rsidR="00086DB9" w:rsidRDefault="00086DB9">
      <w:pPr>
        <w:pStyle w:val="Header"/>
        <w:tabs>
          <w:tab w:val="clear" w:pos="4819"/>
          <w:tab w:val="clear" w:pos="9638"/>
        </w:tabs>
        <w:jc w:val="center"/>
        <w:rPr>
          <w:rFonts w:ascii="Arial" w:hAnsi="Arial" w:cs="Arial"/>
        </w:rPr>
      </w:pPr>
    </w:p>
    <w:p w14:paraId="76808F4A" w14:textId="77777777" w:rsidR="00086DB9" w:rsidRDefault="00086DB9">
      <w:pPr>
        <w:pStyle w:val="Standard"/>
        <w:jc w:val="center"/>
        <w:rPr>
          <w:rFonts w:ascii="Arial" w:hAnsi="Arial" w:cs="Arial"/>
        </w:rPr>
      </w:pPr>
    </w:p>
    <w:p w14:paraId="76808F4B" w14:textId="77777777" w:rsidR="00086DB9" w:rsidRDefault="00086DB9">
      <w:pPr>
        <w:pStyle w:val="Standard"/>
        <w:jc w:val="center"/>
        <w:rPr>
          <w:rFonts w:ascii="Arial" w:hAnsi="Arial" w:cs="Arial"/>
        </w:rPr>
      </w:pPr>
    </w:p>
    <w:p w14:paraId="76808F4C" w14:textId="77777777" w:rsidR="00086DB9" w:rsidRDefault="00986FBA">
      <w:pPr>
        <w:pStyle w:val="Standard"/>
        <w:jc w:val="center"/>
        <w:rPr>
          <w:rFonts w:ascii="Arial" w:hAnsi="Arial" w:cs="Arial"/>
          <w:b/>
          <w:bCs/>
        </w:rPr>
      </w:pPr>
      <w:r>
        <w:rPr>
          <w:rFonts w:ascii="Arial" w:hAnsi="Arial" w:cs="Arial"/>
          <w:b/>
          <w:bCs/>
        </w:rPr>
        <w:t>ROM SAF Consortium</w:t>
      </w:r>
    </w:p>
    <w:p w14:paraId="76808F4D" w14:textId="77777777" w:rsidR="00086DB9" w:rsidRDefault="00986FBA">
      <w:pPr>
        <w:pStyle w:val="Standard"/>
        <w:jc w:val="center"/>
        <w:rPr>
          <w:rFonts w:ascii="Arial" w:hAnsi="Arial" w:cs="Arial"/>
        </w:rPr>
      </w:pPr>
      <w:r>
        <w:rPr>
          <w:rFonts w:ascii="Arial" w:hAnsi="Arial" w:cs="Arial"/>
        </w:rPr>
        <w:t>Danish</w:t>
      </w:r>
      <w:r>
        <w:rPr>
          <w:rFonts w:ascii="Arial" w:eastAsia="Arial" w:hAnsi="Arial" w:cs="Arial"/>
        </w:rPr>
        <w:t xml:space="preserve"> </w:t>
      </w:r>
      <w:r>
        <w:rPr>
          <w:rFonts w:ascii="Arial" w:hAnsi="Arial" w:cs="Arial"/>
        </w:rPr>
        <w:t>Meteorological</w:t>
      </w:r>
      <w:r>
        <w:rPr>
          <w:rFonts w:ascii="Arial" w:eastAsia="Arial" w:hAnsi="Arial" w:cs="Arial"/>
        </w:rPr>
        <w:t xml:space="preserve"> </w:t>
      </w:r>
      <w:r>
        <w:rPr>
          <w:rFonts w:ascii="Arial" w:hAnsi="Arial" w:cs="Arial"/>
        </w:rPr>
        <w:t>Institute</w:t>
      </w:r>
      <w:r>
        <w:rPr>
          <w:rFonts w:ascii="Arial" w:eastAsia="Arial" w:hAnsi="Arial" w:cs="Arial"/>
        </w:rPr>
        <w:t xml:space="preserve"> </w:t>
      </w:r>
      <w:r>
        <w:rPr>
          <w:rFonts w:ascii="Arial" w:hAnsi="Arial" w:cs="Arial"/>
        </w:rPr>
        <w:t>(DMI)</w:t>
      </w:r>
    </w:p>
    <w:p w14:paraId="76808F4E" w14:textId="77777777" w:rsidR="00086DB9" w:rsidRDefault="00986FBA">
      <w:pPr>
        <w:pStyle w:val="Standard"/>
        <w:jc w:val="center"/>
        <w:rPr>
          <w:rFonts w:ascii="Arial" w:hAnsi="Arial" w:cs="Arial"/>
        </w:rPr>
      </w:pPr>
      <w:r>
        <w:rPr>
          <w:rFonts w:ascii="Arial" w:hAnsi="Arial" w:cs="Arial"/>
        </w:rPr>
        <w:t>European</w:t>
      </w:r>
      <w:r>
        <w:rPr>
          <w:rFonts w:ascii="Arial" w:eastAsia="Arial" w:hAnsi="Arial" w:cs="Arial"/>
        </w:rPr>
        <w:t xml:space="preserve"> </w:t>
      </w:r>
      <w:r>
        <w:rPr>
          <w:rFonts w:ascii="Arial" w:hAnsi="Arial" w:cs="Arial"/>
        </w:rPr>
        <w:t>Centre</w:t>
      </w:r>
      <w:r>
        <w:rPr>
          <w:rFonts w:ascii="Arial" w:eastAsia="Arial" w:hAnsi="Arial" w:cs="Arial"/>
        </w:rPr>
        <w:t xml:space="preserve"> </w:t>
      </w:r>
      <w:r>
        <w:rPr>
          <w:rFonts w:ascii="Arial" w:hAnsi="Arial" w:cs="Arial"/>
        </w:rPr>
        <w:t>for</w:t>
      </w:r>
      <w:r>
        <w:rPr>
          <w:rFonts w:ascii="Arial" w:eastAsia="Arial" w:hAnsi="Arial" w:cs="Arial"/>
        </w:rPr>
        <w:t xml:space="preserve"> </w:t>
      </w:r>
      <w:r>
        <w:rPr>
          <w:rFonts w:ascii="Arial" w:hAnsi="Arial" w:cs="Arial"/>
        </w:rPr>
        <w:t>Medium-Range</w:t>
      </w:r>
      <w:r>
        <w:rPr>
          <w:rFonts w:ascii="Arial" w:eastAsia="Arial" w:hAnsi="Arial" w:cs="Arial"/>
        </w:rPr>
        <w:t xml:space="preserve"> </w:t>
      </w:r>
      <w:r>
        <w:rPr>
          <w:rFonts w:ascii="Arial" w:hAnsi="Arial" w:cs="Arial"/>
        </w:rPr>
        <w:t>Weather</w:t>
      </w:r>
      <w:r>
        <w:rPr>
          <w:rFonts w:ascii="Arial" w:eastAsia="Arial" w:hAnsi="Arial" w:cs="Arial"/>
        </w:rPr>
        <w:t xml:space="preserve"> </w:t>
      </w:r>
      <w:r>
        <w:rPr>
          <w:rFonts w:ascii="Arial" w:hAnsi="Arial" w:cs="Arial"/>
        </w:rPr>
        <w:t>Forecasts</w:t>
      </w:r>
      <w:r>
        <w:rPr>
          <w:rFonts w:ascii="Arial" w:eastAsia="Arial" w:hAnsi="Arial" w:cs="Arial"/>
        </w:rPr>
        <w:t xml:space="preserve"> </w:t>
      </w:r>
      <w:r>
        <w:rPr>
          <w:rFonts w:ascii="Arial" w:hAnsi="Arial" w:cs="Arial"/>
        </w:rPr>
        <w:t>(ECMWF)</w:t>
      </w:r>
    </w:p>
    <w:p w14:paraId="76808F4F" w14:textId="77777777" w:rsidR="00086DB9" w:rsidRDefault="00986FBA">
      <w:pPr>
        <w:pStyle w:val="WBDescriptionHeading"/>
        <w:pageBreakBefore w:val="0"/>
        <w:spacing w:after="0"/>
      </w:pPr>
      <w:r>
        <w:rPr>
          <w:lang w:val="fr-FR" w:eastAsia="da-DK"/>
        </w:rPr>
        <w:t>Institut d’</w:t>
      </w:r>
      <w:proofErr w:type="spellStart"/>
      <w:r>
        <w:rPr>
          <w:lang w:val="fr-FR" w:eastAsia="da-DK"/>
        </w:rPr>
        <w:t>Estudis</w:t>
      </w:r>
      <w:proofErr w:type="spellEnd"/>
      <w:r>
        <w:rPr>
          <w:lang w:val="fr-FR" w:eastAsia="da-DK"/>
        </w:rPr>
        <w:t xml:space="preserve"> </w:t>
      </w:r>
      <w:proofErr w:type="spellStart"/>
      <w:r>
        <w:rPr>
          <w:lang w:val="fr-FR" w:eastAsia="da-DK"/>
        </w:rPr>
        <w:t>Espacials</w:t>
      </w:r>
      <w:proofErr w:type="spellEnd"/>
      <w:r>
        <w:rPr>
          <w:lang w:val="fr-FR" w:eastAsia="da-DK"/>
        </w:rPr>
        <w:t xml:space="preserve"> de </w:t>
      </w:r>
      <w:proofErr w:type="spellStart"/>
      <w:r>
        <w:rPr>
          <w:lang w:val="fr-FR" w:eastAsia="da-DK"/>
        </w:rPr>
        <w:t>Catalunya</w:t>
      </w:r>
      <w:proofErr w:type="spellEnd"/>
      <w:r>
        <w:rPr>
          <w:lang w:val="fr-FR" w:eastAsia="da-DK"/>
        </w:rPr>
        <w:t xml:space="preserve"> (IEEC)</w:t>
      </w:r>
    </w:p>
    <w:p w14:paraId="76808F50" w14:textId="77777777" w:rsidR="00086DB9" w:rsidRDefault="00986FBA">
      <w:pPr>
        <w:pStyle w:val="WBDescriptionHeading"/>
        <w:pageBreakBefore w:val="0"/>
        <w:spacing w:after="0"/>
      </w:pPr>
      <w:r>
        <w:rPr>
          <w:lang w:val="fr-FR"/>
        </w:rPr>
        <w:t>Met Office (</w:t>
      </w:r>
      <w:proofErr w:type="spellStart"/>
      <w:r>
        <w:rPr>
          <w:lang w:val="fr-FR"/>
        </w:rPr>
        <w:t>MetO</w:t>
      </w:r>
      <w:proofErr w:type="spellEnd"/>
      <w:r>
        <w:rPr>
          <w:lang w:val="fr-FR"/>
        </w:rPr>
        <w:t>)</w:t>
      </w:r>
    </w:p>
    <w:p w14:paraId="76808F51" w14:textId="77777777" w:rsidR="00086DB9" w:rsidRDefault="00086DB9">
      <w:pPr>
        <w:pStyle w:val="Standard"/>
        <w:pageBreakBefore/>
        <w:jc w:val="both"/>
        <w:rPr>
          <w:rFonts w:ascii="Arial" w:hAnsi="Arial" w:cs="Arial"/>
          <w:bCs/>
          <w:lang w:val="fr-FR"/>
        </w:rPr>
      </w:pPr>
      <w:bookmarkStart w:id="1" w:name="Prefaceoverskrift"/>
      <w:bookmarkEnd w:id="1"/>
    </w:p>
    <w:p w14:paraId="76808F52"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AUTHOR</w:t>
      </w:r>
      <w:r>
        <w:rPr>
          <w:rFonts w:ascii="Arial" w:eastAsia="Arial" w:hAnsi="Arial" w:cs="Arial"/>
          <w:b/>
        </w:rPr>
        <w:t xml:space="preserve"> </w:t>
      </w:r>
      <w:r>
        <w:rPr>
          <w:rFonts w:ascii="Arial" w:hAnsi="Arial" w:cs="Arial"/>
          <w:b/>
        </w:rPr>
        <w:t>TABLE</w:t>
      </w:r>
    </w:p>
    <w:p w14:paraId="76808F53" w14:textId="77777777" w:rsidR="00086DB9" w:rsidRDefault="00086DB9">
      <w:pPr>
        <w:pStyle w:val="Standard"/>
        <w:rPr>
          <w:rFonts w:ascii="Arial" w:hAnsi="Arial" w:cs="Arial"/>
          <w:b/>
        </w:rPr>
      </w:pPr>
    </w:p>
    <w:tbl>
      <w:tblPr>
        <w:tblW w:w="9087" w:type="dxa"/>
        <w:tblLayout w:type="fixed"/>
        <w:tblCellMar>
          <w:left w:w="10" w:type="dxa"/>
          <w:right w:w="10" w:type="dxa"/>
        </w:tblCellMar>
        <w:tblLook w:val="0000" w:firstRow="0" w:lastRow="0" w:firstColumn="0" w:lastColumn="0" w:noHBand="0" w:noVBand="0"/>
      </w:tblPr>
      <w:tblGrid>
        <w:gridCol w:w="1418"/>
        <w:gridCol w:w="2629"/>
        <w:gridCol w:w="2974"/>
        <w:gridCol w:w="2066"/>
      </w:tblGrid>
      <w:tr w:rsidR="00086DB9" w14:paraId="76808F58"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76808F54" w14:textId="77777777" w:rsidR="00086DB9" w:rsidRDefault="00086DB9">
            <w:pPr>
              <w:pStyle w:val="Standard"/>
              <w:snapToGrid w:val="0"/>
              <w:rPr>
                <w:rFonts w:ascii="Arial" w:hAnsi="Arial" w:cs="Arial"/>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5" w14:textId="77777777" w:rsidR="00086DB9" w:rsidRDefault="00986FBA">
            <w:pPr>
              <w:pStyle w:val="Standard"/>
              <w:snapToGrid w:val="0"/>
              <w:jc w:val="center"/>
              <w:rPr>
                <w:rFonts w:ascii="Arial" w:hAnsi="Arial" w:cs="Arial"/>
                <w:b/>
                <w:i/>
              </w:rPr>
            </w:pPr>
            <w:r>
              <w:rPr>
                <w:rFonts w:ascii="Arial" w:hAnsi="Arial" w:cs="Arial"/>
                <w:b/>
                <w:i/>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6" w14:textId="77777777" w:rsidR="00086DB9" w:rsidRDefault="00986FBA">
            <w:pPr>
              <w:pStyle w:val="Standard"/>
              <w:snapToGrid w:val="0"/>
              <w:jc w:val="center"/>
              <w:rPr>
                <w:rFonts w:ascii="Arial" w:hAnsi="Arial" w:cs="Arial"/>
                <w:b/>
                <w:i/>
              </w:rPr>
            </w:pPr>
            <w:r>
              <w:rPr>
                <w:rFonts w:ascii="Arial" w:hAnsi="Arial" w:cs="Arial"/>
                <w:b/>
                <w:i/>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57" w14:textId="77777777" w:rsidR="00086DB9" w:rsidRDefault="00986FBA">
            <w:pPr>
              <w:pStyle w:val="Standard"/>
              <w:snapToGrid w:val="0"/>
              <w:jc w:val="center"/>
              <w:rPr>
                <w:rFonts w:ascii="Arial" w:hAnsi="Arial" w:cs="Arial"/>
                <w:b/>
                <w:i/>
              </w:rPr>
            </w:pPr>
            <w:r>
              <w:rPr>
                <w:rFonts w:ascii="Arial" w:hAnsi="Arial" w:cs="Arial"/>
                <w:b/>
                <w:i/>
              </w:rPr>
              <w:t>Date</w:t>
            </w:r>
          </w:p>
        </w:tc>
      </w:tr>
      <w:tr w:rsidR="00086DB9" w14:paraId="76808F5D"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76808F59" w14:textId="77777777" w:rsidR="00086DB9" w:rsidRDefault="00986FBA">
            <w:pPr>
              <w:pStyle w:val="Standard"/>
              <w:snapToGrid w:val="0"/>
              <w:rPr>
                <w:rFonts w:ascii="Arial" w:hAnsi="Arial" w:cs="Arial"/>
                <w:sz w:val="20"/>
              </w:rPr>
            </w:pPr>
            <w:r>
              <w:rPr>
                <w:rFonts w:ascii="Arial" w:hAnsi="Arial" w:cs="Arial"/>
                <w:sz w:val="20"/>
              </w:rPr>
              <w:t>Prepared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5A" w14:textId="77777777" w:rsidR="00086DB9" w:rsidRDefault="00986FBA">
            <w:pPr>
              <w:pStyle w:val="Standard"/>
              <w:snapToGrid w:val="0"/>
              <w:rPr>
                <w:rFonts w:ascii="Arial" w:hAnsi="Arial" w:cs="Arial"/>
                <w:sz w:val="20"/>
              </w:rPr>
            </w:pPr>
            <w:r>
              <w:rPr>
                <w:rFonts w:ascii="Arial" w:hAnsi="Arial" w:cs="Arial"/>
                <w:sz w:val="20"/>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76808F5B"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5C"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2"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76808F5E" w14:textId="77777777" w:rsidR="00086DB9" w:rsidRDefault="00986FBA">
            <w:pPr>
              <w:pStyle w:val="Standard"/>
              <w:snapToGrid w:val="0"/>
              <w:rPr>
                <w:rFonts w:ascii="Arial" w:hAnsi="Arial" w:cs="Arial"/>
                <w:sz w:val="20"/>
              </w:rPr>
            </w:pPr>
            <w:r>
              <w:rPr>
                <w:rFonts w:ascii="Arial" w:hAnsi="Arial" w:cs="Arial"/>
                <w:sz w:val="20"/>
              </w:rPr>
              <w:t>Reviewed</w:t>
            </w:r>
            <w:r>
              <w:rPr>
                <w:rFonts w:ascii="Arial" w:eastAsia="Arial" w:hAnsi="Arial" w:cs="Arial"/>
                <w:sz w:val="20"/>
              </w:rPr>
              <w:t xml:space="preserve"> </w:t>
            </w:r>
            <w:r>
              <w:rPr>
                <w:rFonts w:ascii="Arial" w:hAnsi="Arial" w:cs="Arial"/>
                <w:sz w:val="20"/>
              </w:rPr>
              <w:t>by (internal):</w:t>
            </w:r>
          </w:p>
        </w:tc>
        <w:tc>
          <w:tcPr>
            <w:tcW w:w="2629" w:type="dxa"/>
            <w:tcBorders>
              <w:left w:val="single" w:sz="6" w:space="0" w:color="000000"/>
              <w:bottom w:val="single" w:sz="6" w:space="0" w:color="000000"/>
            </w:tcBorders>
            <w:tcMar>
              <w:top w:w="0" w:type="dxa"/>
              <w:left w:w="70" w:type="dxa"/>
              <w:bottom w:w="0" w:type="dxa"/>
              <w:right w:w="70" w:type="dxa"/>
            </w:tcMar>
          </w:tcPr>
          <w:p w14:paraId="76808F5F" w14:textId="77777777" w:rsidR="00086DB9" w:rsidRDefault="00986FBA">
            <w:pPr>
              <w:pStyle w:val="Standard"/>
              <w:snapToGrid w:val="0"/>
              <w:rPr>
                <w:rFonts w:ascii="Arial" w:hAnsi="Arial" w:cs="Arial"/>
                <w:sz w:val="20"/>
              </w:rPr>
            </w:pPr>
            <w:r>
              <w:rPr>
                <w:rFonts w:ascii="Arial" w:hAnsi="Arial" w:cs="Arial"/>
                <w:sz w:val="20"/>
              </w:rPr>
              <w:t xml:space="preserve">Axel von </w:t>
            </w:r>
            <w:proofErr w:type="spellStart"/>
            <w:r>
              <w:rPr>
                <w:rFonts w:ascii="Arial" w:hAnsi="Arial" w:cs="Arial"/>
                <w:sz w:val="20"/>
              </w:rPr>
              <w:t>Engeln</w:t>
            </w:r>
            <w:proofErr w:type="spellEnd"/>
          </w:p>
        </w:tc>
        <w:tc>
          <w:tcPr>
            <w:tcW w:w="2974" w:type="dxa"/>
            <w:tcBorders>
              <w:left w:val="single" w:sz="6" w:space="0" w:color="000000"/>
              <w:bottom w:val="single" w:sz="6" w:space="0" w:color="000000"/>
            </w:tcBorders>
            <w:tcMar>
              <w:top w:w="0" w:type="dxa"/>
              <w:left w:w="70" w:type="dxa"/>
              <w:bottom w:w="0" w:type="dxa"/>
              <w:right w:w="70" w:type="dxa"/>
            </w:tcMar>
          </w:tcPr>
          <w:p w14:paraId="76808F60" w14:textId="77777777" w:rsidR="00086DB9" w:rsidRDefault="00986FBA">
            <w:pPr>
              <w:pStyle w:val="Standard"/>
              <w:snapToGrid w:val="0"/>
              <w:rPr>
                <w:rFonts w:ascii="Arial" w:hAnsi="Arial" w:cs="Arial"/>
                <w:sz w:val="20"/>
              </w:rPr>
            </w:pPr>
            <w:r>
              <w:rPr>
                <w:rFonts w:ascii="Arial" w:hAnsi="Arial" w:cs="Arial"/>
                <w:sz w:val="20"/>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1"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7"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76808F63" w14:textId="77777777" w:rsidR="00086DB9" w:rsidRDefault="00986FBA">
            <w:pPr>
              <w:pStyle w:val="Standard"/>
              <w:snapToGrid w:val="0"/>
              <w:rPr>
                <w:rFonts w:ascii="Arial" w:hAnsi="Arial" w:cs="Arial"/>
                <w:sz w:val="20"/>
              </w:rPr>
            </w:pPr>
            <w:r>
              <w:rPr>
                <w:rFonts w:ascii="Arial" w:hAnsi="Arial" w:cs="Arial"/>
                <w:sz w:val="20"/>
              </w:rPr>
              <w:t>Approved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64" w14:textId="77777777" w:rsidR="00086DB9" w:rsidRDefault="00986FBA">
            <w:pPr>
              <w:pStyle w:val="Standard"/>
              <w:snapToGrid w:val="0"/>
            </w:pPr>
            <w:r>
              <w:rPr>
                <w:rFonts w:ascii="Arial" w:hAnsi="Arial" w:cs="Arial"/>
                <w:sz w:val="20"/>
              </w:rPr>
              <w:t>Kent</w:t>
            </w:r>
            <w:r>
              <w:rPr>
                <w:rFonts w:ascii="Arial" w:eastAsia="Arial" w:hAnsi="Arial" w:cs="Arial"/>
                <w:sz w:val="20"/>
              </w:rPr>
              <w:t xml:space="preserve"> </w:t>
            </w:r>
            <w:proofErr w:type="spellStart"/>
            <w:r>
              <w:rPr>
                <w:rFonts w:ascii="Arial" w:hAnsi="Arial" w:cs="Arial"/>
                <w:sz w:val="20"/>
              </w:rPr>
              <w:t>Bækgaard</w:t>
            </w:r>
            <w:proofErr w:type="spellEnd"/>
            <w:r>
              <w:rPr>
                <w:rFonts w:ascii="Arial" w:hAnsi="Arial" w:cs="Arial"/>
                <w:sz w:val="20"/>
              </w:rPr>
              <w:t xml:space="preserve"> Lauritsen</w:t>
            </w:r>
          </w:p>
        </w:tc>
        <w:tc>
          <w:tcPr>
            <w:tcW w:w="2974" w:type="dxa"/>
            <w:tcBorders>
              <w:left w:val="single" w:sz="6" w:space="0" w:color="000000"/>
              <w:bottom w:val="single" w:sz="6" w:space="0" w:color="000000"/>
            </w:tcBorders>
            <w:tcMar>
              <w:top w:w="0" w:type="dxa"/>
              <w:left w:w="70" w:type="dxa"/>
              <w:bottom w:w="0" w:type="dxa"/>
              <w:right w:w="70" w:type="dxa"/>
            </w:tcMar>
          </w:tcPr>
          <w:p w14:paraId="76808F65"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6"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bl>
    <w:p w14:paraId="76808F68" w14:textId="77777777" w:rsidR="00086DB9" w:rsidRDefault="00086DB9">
      <w:pPr>
        <w:pStyle w:val="Standard"/>
        <w:jc w:val="both"/>
        <w:rPr>
          <w:rFonts w:ascii="Arial" w:hAnsi="Arial" w:cs="Arial"/>
          <w:bCs/>
        </w:rPr>
      </w:pPr>
    </w:p>
    <w:p w14:paraId="76808F69" w14:textId="77777777" w:rsidR="00086DB9" w:rsidRDefault="00086DB9">
      <w:pPr>
        <w:pStyle w:val="Standard"/>
        <w:jc w:val="both"/>
        <w:rPr>
          <w:rFonts w:ascii="Arial" w:hAnsi="Arial" w:cs="Arial"/>
          <w:bCs/>
        </w:rPr>
      </w:pPr>
    </w:p>
    <w:p w14:paraId="76808F6A" w14:textId="77777777" w:rsidR="00086DB9" w:rsidRDefault="00086DB9">
      <w:pPr>
        <w:pStyle w:val="Standard"/>
        <w:jc w:val="both"/>
        <w:rPr>
          <w:rFonts w:ascii="Arial" w:hAnsi="Arial" w:cs="Arial"/>
          <w:bCs/>
        </w:rPr>
      </w:pPr>
    </w:p>
    <w:p w14:paraId="76808F6B"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CHANGE</w:t>
      </w:r>
      <w:r>
        <w:rPr>
          <w:rFonts w:ascii="Arial" w:eastAsia="Arial" w:hAnsi="Arial" w:cs="Arial"/>
          <w:b/>
        </w:rPr>
        <w:t xml:space="preserve"> </w:t>
      </w:r>
      <w:r>
        <w:rPr>
          <w:rFonts w:ascii="Arial" w:hAnsi="Arial" w:cs="Arial"/>
          <w:b/>
        </w:rPr>
        <w:t>RECORD</w:t>
      </w:r>
    </w:p>
    <w:p w14:paraId="76808F6C" w14:textId="77777777" w:rsidR="00086DB9" w:rsidRDefault="00086DB9">
      <w:pPr>
        <w:pStyle w:val="Standard"/>
        <w:rPr>
          <w:rFonts w:ascii="Arial" w:hAnsi="Arial" w:cs="Arial"/>
        </w:rPr>
      </w:pPr>
    </w:p>
    <w:tbl>
      <w:tblPr>
        <w:tblW w:w="9078" w:type="dxa"/>
        <w:tblInd w:w="1" w:type="dxa"/>
        <w:tblLayout w:type="fixed"/>
        <w:tblCellMar>
          <w:left w:w="10" w:type="dxa"/>
          <w:right w:w="10" w:type="dxa"/>
        </w:tblCellMar>
        <w:tblLook w:val="0000" w:firstRow="0" w:lastRow="0" w:firstColumn="0" w:lastColumn="0" w:noHBand="0" w:noVBand="0"/>
      </w:tblPr>
      <w:tblGrid>
        <w:gridCol w:w="896"/>
        <w:gridCol w:w="1260"/>
        <w:gridCol w:w="637"/>
        <w:gridCol w:w="6285"/>
      </w:tblGrid>
      <w:tr w:rsidR="00086DB9" w14:paraId="76808F71"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D"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70"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Description</w:t>
            </w:r>
          </w:p>
        </w:tc>
      </w:tr>
      <w:tr w:rsidR="00086DB9" w14:paraId="76808F76"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2" w14:textId="77777777" w:rsidR="00086DB9" w:rsidRDefault="00986FBA">
            <w:pPr>
              <w:pStyle w:val="Standard"/>
              <w:snapToGrid w:val="0"/>
              <w:jc w:val="center"/>
              <w:rPr>
                <w:rFonts w:ascii="Arial" w:hAnsi="Arial" w:cs="Arial"/>
                <w:sz w:val="20"/>
              </w:rPr>
            </w:pPr>
            <w:r>
              <w:rPr>
                <w:rFonts w:ascii="Arial" w:hAnsi="Arial" w:cs="Arial"/>
                <w:sz w:val="20"/>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3" w14:textId="77777777" w:rsidR="00086DB9" w:rsidRDefault="00986FBA">
            <w:pPr>
              <w:pStyle w:val="Standard"/>
              <w:snapToGrid w:val="0"/>
              <w:jc w:val="center"/>
              <w:rPr>
                <w:rFonts w:ascii="Arial" w:hAnsi="Arial" w:cs="Arial"/>
                <w:sz w:val="20"/>
              </w:rPr>
            </w:pPr>
            <w:r>
              <w:rPr>
                <w:rFonts w:ascii="Arial" w:hAnsi="Arial" w:cs="Arial"/>
                <w:sz w:val="20"/>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4"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5" w14:textId="77777777" w:rsidR="00086DB9" w:rsidRDefault="00986FBA">
            <w:pPr>
              <w:pStyle w:val="Standard"/>
              <w:snapToGrid w:val="0"/>
              <w:rPr>
                <w:rFonts w:ascii="Arial" w:hAnsi="Arial" w:cs="Arial"/>
                <w:b/>
                <w:sz w:val="20"/>
              </w:rPr>
            </w:pPr>
            <w:r>
              <w:rPr>
                <w:rFonts w:ascii="Arial" w:hAnsi="Arial" w:cs="Arial"/>
                <w:b/>
                <w:sz w:val="20"/>
              </w:rPr>
              <w:t>First</w:t>
            </w:r>
            <w:r>
              <w:rPr>
                <w:rFonts w:ascii="Arial" w:eastAsia="Arial" w:hAnsi="Arial" w:cs="Arial"/>
                <w:b/>
                <w:sz w:val="20"/>
              </w:rPr>
              <w:t xml:space="preserve"> </w:t>
            </w:r>
            <w:r>
              <w:rPr>
                <w:rFonts w:ascii="Arial" w:hAnsi="Arial" w:cs="Arial"/>
                <w:b/>
                <w:sz w:val="20"/>
              </w:rPr>
              <w:t>release</w:t>
            </w:r>
            <w:r>
              <w:rPr>
                <w:rFonts w:ascii="Arial" w:eastAsia="Arial" w:hAnsi="Arial" w:cs="Arial"/>
                <w:b/>
                <w:sz w:val="20"/>
              </w:rPr>
              <w:t xml:space="preserve"> </w:t>
            </w: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general</w:t>
            </w:r>
            <w:r>
              <w:rPr>
                <w:rFonts w:ascii="Arial" w:eastAsia="Arial" w:hAnsi="Arial" w:cs="Arial"/>
                <w:b/>
                <w:sz w:val="20"/>
              </w:rPr>
              <w:t xml:space="preserve"> </w:t>
            </w:r>
            <w:r>
              <w:rPr>
                <w:rFonts w:ascii="Arial" w:hAnsi="Arial" w:cs="Arial"/>
                <w:b/>
                <w:sz w:val="20"/>
              </w:rPr>
              <w:t>user</w:t>
            </w:r>
            <w:r>
              <w:rPr>
                <w:rFonts w:ascii="Arial" w:eastAsia="Arial" w:hAnsi="Arial" w:cs="Arial"/>
                <w:b/>
                <w:sz w:val="20"/>
              </w:rPr>
              <w:t xml:space="preserve"> </w:t>
            </w:r>
            <w:r>
              <w:rPr>
                <w:rFonts w:ascii="Arial" w:hAnsi="Arial" w:cs="Arial"/>
                <w:b/>
                <w:sz w:val="20"/>
              </w:rPr>
              <w:t>community</w:t>
            </w:r>
            <w:r>
              <w:rPr>
                <w:rFonts w:ascii="Arial" w:eastAsia="Arial" w:hAnsi="Arial" w:cs="Arial"/>
                <w:b/>
                <w:sz w:val="20"/>
              </w:rPr>
              <w:t xml:space="preserve"> </w:t>
            </w:r>
            <w:r>
              <w:rPr>
                <w:rFonts w:ascii="Arial" w:hAnsi="Arial" w:cs="Arial"/>
                <w:b/>
                <w:sz w:val="20"/>
              </w:rPr>
              <w:t>comment.</w:t>
            </w:r>
          </w:p>
        </w:tc>
      </w:tr>
      <w:tr w:rsidR="00086DB9" w14:paraId="76808F7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7" w14:textId="77777777" w:rsidR="00086DB9" w:rsidRDefault="00986FBA">
            <w:pPr>
              <w:pStyle w:val="Standard"/>
              <w:snapToGrid w:val="0"/>
              <w:jc w:val="center"/>
              <w:rPr>
                <w:rFonts w:ascii="Arial" w:hAnsi="Arial" w:cs="Arial"/>
                <w:sz w:val="20"/>
              </w:rPr>
            </w:pPr>
            <w:r>
              <w:rPr>
                <w:rFonts w:ascii="Arial" w:hAnsi="Arial" w:cs="Arial"/>
                <w:sz w:val="20"/>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8" w14:textId="77777777" w:rsidR="00086DB9" w:rsidRDefault="00986FBA">
            <w:pPr>
              <w:pStyle w:val="Standard"/>
              <w:snapToGrid w:val="0"/>
              <w:jc w:val="center"/>
              <w:rPr>
                <w:rFonts w:ascii="Arial" w:hAnsi="Arial" w:cs="Arial"/>
                <w:sz w:val="20"/>
              </w:rPr>
            </w:pPr>
            <w:r>
              <w:rPr>
                <w:rFonts w:ascii="Arial" w:hAnsi="Arial" w:cs="Arial"/>
                <w:sz w:val="20"/>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9"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A"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presented</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proofErr w:type="spellStart"/>
            <w:r>
              <w:rPr>
                <w:rFonts w:ascii="Arial" w:hAnsi="Arial" w:cs="Arial"/>
                <w:b/>
                <w:sz w:val="20"/>
              </w:rPr>
              <w:t>MetDB</w:t>
            </w:r>
            <w:proofErr w:type="spellEnd"/>
            <w:r>
              <w:rPr>
                <w:rFonts w:ascii="Arial" w:eastAsia="Arial" w:hAnsi="Arial" w:cs="Arial"/>
                <w:b/>
                <w:sz w:val="20"/>
              </w:rPr>
              <w:t xml:space="preserve"> </w:t>
            </w:r>
            <w:r>
              <w:rPr>
                <w:rFonts w:ascii="Arial" w:hAnsi="Arial" w:cs="Arial"/>
                <w:b/>
                <w:sz w:val="20"/>
              </w:rPr>
              <w:t>Team</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submission</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WMO</w:t>
            </w:r>
          </w:p>
        </w:tc>
      </w:tr>
      <w:tr w:rsidR="00086DB9" w14:paraId="76808F80"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C" w14:textId="77777777" w:rsidR="00086DB9" w:rsidRDefault="00986FBA">
            <w:pPr>
              <w:pStyle w:val="Standard"/>
              <w:snapToGrid w:val="0"/>
              <w:jc w:val="center"/>
              <w:rPr>
                <w:rFonts w:ascii="Arial" w:hAnsi="Arial" w:cs="Arial"/>
                <w:sz w:val="20"/>
              </w:rPr>
            </w:pPr>
            <w:r>
              <w:rPr>
                <w:rFonts w:ascii="Arial" w:hAnsi="Arial" w:cs="Arial"/>
                <w:sz w:val="20"/>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D" w14:textId="77777777" w:rsidR="00086DB9" w:rsidRDefault="00986FBA">
            <w:pPr>
              <w:pStyle w:val="Standard"/>
              <w:snapToGrid w:val="0"/>
              <w:jc w:val="center"/>
              <w:rPr>
                <w:rFonts w:ascii="Arial" w:hAnsi="Arial" w:cs="Arial"/>
                <w:sz w:val="20"/>
              </w:rPr>
            </w:pPr>
            <w:r>
              <w:rPr>
                <w:rFonts w:ascii="Arial" w:hAnsi="Arial" w:cs="Arial"/>
                <w:sz w:val="20"/>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E"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F" w14:textId="77777777" w:rsidR="00086DB9" w:rsidRDefault="00986FBA">
            <w:pPr>
              <w:pStyle w:val="Standard"/>
              <w:snapToGrid w:val="0"/>
              <w:rPr>
                <w:sz w:val="20"/>
              </w:rPr>
            </w:pPr>
            <w:r>
              <w:rPr>
                <w:rFonts w:ascii="Arial" w:hAnsi="Arial" w:cs="Arial"/>
                <w:sz w:val="20"/>
              </w:rPr>
              <w:t>Updates</w:t>
            </w:r>
            <w:r>
              <w:rPr>
                <w:rFonts w:ascii="Arial" w:eastAsia="Arial" w:hAnsi="Arial" w:cs="Arial"/>
                <w:sz w:val="20"/>
              </w:rPr>
              <w:t xml:space="preserve"> </w:t>
            </w:r>
            <w:r>
              <w:rPr>
                <w:rFonts w:ascii="Arial" w:hAnsi="Arial" w:cs="Arial"/>
                <w:sz w:val="20"/>
              </w:rPr>
              <w:t>after</w:t>
            </w:r>
            <w:r>
              <w:rPr>
                <w:rFonts w:ascii="Arial" w:eastAsia="Arial" w:hAnsi="Arial" w:cs="Arial"/>
                <w:sz w:val="20"/>
              </w:rPr>
              <w:t xml:space="preserve"> </w:t>
            </w:r>
            <w:r>
              <w:rPr>
                <w:rFonts w:ascii="Arial" w:hAnsi="Arial" w:cs="Arial"/>
                <w:sz w:val="20"/>
              </w:rPr>
              <w:t>feedback</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proofErr w:type="spellStart"/>
            <w:r>
              <w:rPr>
                <w:rFonts w:ascii="Arial" w:hAnsi="Arial" w:cs="Arial"/>
                <w:sz w:val="20"/>
              </w:rPr>
              <w:t>MetDB</w:t>
            </w:r>
            <w:proofErr w:type="spellEnd"/>
            <w:r>
              <w:rPr>
                <w:rFonts w:ascii="Arial" w:eastAsia="Arial" w:hAnsi="Arial" w:cs="Arial"/>
                <w:sz w:val="20"/>
              </w:rPr>
              <w:t xml:space="preserve"> </w:t>
            </w:r>
            <w:r>
              <w:rPr>
                <w:rFonts w:ascii="Arial" w:hAnsi="Arial" w:cs="Arial"/>
                <w:sz w:val="20"/>
              </w:rPr>
              <w:t>Team</w:t>
            </w:r>
          </w:p>
        </w:tc>
      </w:tr>
      <w:tr w:rsidR="00086DB9" w14:paraId="76808F85"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1" w14:textId="77777777" w:rsidR="00086DB9" w:rsidRDefault="00986FBA">
            <w:pPr>
              <w:pStyle w:val="Standard"/>
              <w:snapToGrid w:val="0"/>
              <w:jc w:val="center"/>
              <w:rPr>
                <w:rFonts w:ascii="Arial" w:hAnsi="Arial" w:cs="Arial"/>
                <w:sz w:val="20"/>
              </w:rPr>
            </w:pPr>
            <w:r>
              <w:rPr>
                <w:rFonts w:ascii="Arial" w:hAnsi="Arial" w:cs="Arial"/>
                <w:sz w:val="20"/>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2" w14:textId="77777777" w:rsidR="00086DB9" w:rsidRDefault="00986FBA">
            <w:pPr>
              <w:pStyle w:val="Standard"/>
              <w:snapToGrid w:val="0"/>
              <w:jc w:val="center"/>
              <w:rPr>
                <w:rFonts w:ascii="Arial" w:hAnsi="Arial" w:cs="Arial"/>
                <w:sz w:val="20"/>
              </w:rPr>
            </w:pPr>
            <w:r>
              <w:rPr>
                <w:rFonts w:ascii="Arial" w:hAnsi="Arial" w:cs="Arial"/>
                <w:sz w:val="20"/>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3"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4"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formal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r>
              <w:rPr>
                <w:rFonts w:ascii="Arial" w:eastAsia="Arial" w:hAnsi="Arial" w:cs="Arial"/>
                <w:b/>
                <w:bCs/>
                <w:sz w:val="20"/>
              </w:rPr>
              <w:t xml:space="preserve"> </w:t>
            </w:r>
            <w:r>
              <w:rPr>
                <w:rFonts w:ascii="Arial" w:hAnsi="Arial" w:cs="Arial"/>
                <w:b/>
                <w:bCs/>
                <w:sz w:val="20"/>
              </w:rPr>
              <w:t>(see</w:t>
            </w:r>
            <w:r>
              <w:rPr>
                <w:rFonts w:ascii="Arial" w:eastAsia="Arial" w:hAnsi="Arial" w:cs="Arial"/>
                <w:b/>
                <w:bCs/>
                <w:sz w:val="20"/>
              </w:rPr>
              <w:t xml:space="preserve"> </w:t>
            </w:r>
            <w:r>
              <w:rPr>
                <w:rFonts w:ascii="Arial" w:hAnsi="Arial" w:cs="Arial"/>
                <w:b/>
                <w:bCs/>
                <w:sz w:val="20"/>
              </w:rPr>
              <w:t>[RD.10])</w:t>
            </w:r>
          </w:p>
        </w:tc>
      </w:tr>
      <w:tr w:rsidR="00086DB9" w14:paraId="76808F8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6" w14:textId="77777777" w:rsidR="00086DB9" w:rsidRDefault="00986FBA">
            <w:pPr>
              <w:pStyle w:val="Standard"/>
              <w:snapToGrid w:val="0"/>
              <w:jc w:val="center"/>
              <w:rPr>
                <w:rFonts w:ascii="Arial" w:hAnsi="Arial" w:cs="Arial"/>
                <w:sz w:val="20"/>
              </w:rPr>
            </w:pPr>
            <w:r>
              <w:rPr>
                <w:rFonts w:ascii="Arial" w:hAnsi="Arial" w:cs="Arial"/>
                <w:sz w:val="20"/>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7" w14:textId="77777777" w:rsidR="00086DB9" w:rsidRDefault="00986FBA">
            <w:pPr>
              <w:pStyle w:val="Standard"/>
              <w:snapToGrid w:val="0"/>
              <w:jc w:val="center"/>
              <w:rPr>
                <w:rFonts w:ascii="Arial" w:hAnsi="Arial" w:cs="Arial"/>
                <w:sz w:val="20"/>
              </w:rPr>
            </w:pPr>
            <w:r>
              <w:rPr>
                <w:rFonts w:ascii="Arial" w:hAnsi="Arial" w:cs="Arial"/>
                <w:sz w:val="20"/>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8" w14:textId="77777777" w:rsidR="00086DB9" w:rsidRDefault="00986FBA">
            <w:pPr>
              <w:pStyle w:val="Standard"/>
              <w:tabs>
                <w:tab w:val="left" w:pos="214"/>
              </w:tabs>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9" w14:textId="77777777" w:rsidR="00086DB9" w:rsidRDefault="00986FBA">
            <w:pPr>
              <w:pStyle w:val="Standard"/>
              <w:snapToGrid w:val="0"/>
              <w:rPr>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final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13</w:t>
            </w:r>
            <w:r>
              <w:rPr>
                <w:rFonts w:ascii="Arial" w:hAnsi="Arial" w:cs="Arial"/>
                <w:b/>
                <w:bCs/>
                <w:sz w:val="20"/>
                <w:vertAlign w:val="superscript"/>
              </w:rPr>
              <w:t>th</w:t>
            </w:r>
            <w:r>
              <w:rPr>
                <w:rFonts w:ascii="Arial" w:eastAsia="Arial" w:hAnsi="Arial" w:cs="Arial"/>
                <w:b/>
                <w:bCs/>
                <w:sz w:val="20"/>
              </w:rPr>
              <w:t xml:space="preserve"> </w:t>
            </w:r>
            <w:r>
              <w:rPr>
                <w:rFonts w:ascii="Arial" w:hAnsi="Arial" w:cs="Arial"/>
                <w:b/>
                <w:bCs/>
                <w:sz w:val="20"/>
              </w:rPr>
              <w:t>Session</w:t>
            </w:r>
            <w:r>
              <w:rPr>
                <w:rFonts w:ascii="Arial" w:eastAsia="Arial" w:hAnsi="Arial" w:cs="Arial"/>
                <w:b/>
                <w:bCs/>
                <w:sz w:val="20"/>
              </w:rPr>
              <w:t xml:space="preserve"> </w:t>
            </w:r>
            <w:r>
              <w:rPr>
                <w:rFonts w:ascii="Arial" w:hAnsi="Arial" w:cs="Arial"/>
                <w:b/>
                <w:bCs/>
                <w:sz w:val="20"/>
              </w:rPr>
              <w:t>of</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p>
        </w:tc>
      </w:tr>
      <w:tr w:rsidR="00086DB9" w14:paraId="76808F8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B" w14:textId="77777777" w:rsidR="00086DB9" w:rsidRDefault="00986FBA">
            <w:pPr>
              <w:pStyle w:val="Standard"/>
              <w:snapToGrid w:val="0"/>
              <w:jc w:val="center"/>
              <w:rPr>
                <w:rFonts w:ascii="Arial" w:hAnsi="Arial" w:cs="Arial"/>
                <w:sz w:val="20"/>
              </w:rPr>
            </w:pPr>
            <w:r>
              <w:rPr>
                <w:rFonts w:ascii="Arial" w:hAnsi="Arial" w:cs="Arial"/>
                <w:sz w:val="20"/>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C" w14:textId="77777777" w:rsidR="00086DB9" w:rsidRDefault="00986FBA">
            <w:pPr>
              <w:pStyle w:val="Standard"/>
              <w:snapToGrid w:val="0"/>
              <w:jc w:val="center"/>
              <w:rPr>
                <w:rFonts w:ascii="Arial" w:hAnsi="Arial" w:cs="Arial"/>
                <w:sz w:val="20"/>
              </w:rPr>
            </w:pPr>
            <w:r>
              <w:rPr>
                <w:rFonts w:ascii="Arial" w:hAnsi="Arial" w:cs="Arial"/>
                <w:sz w:val="20"/>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D"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E" w14:textId="77777777" w:rsidR="00086DB9" w:rsidRDefault="00986FBA">
            <w:pPr>
              <w:pStyle w:val="Standard"/>
              <w:snapToGrid w:val="0"/>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updates</w:t>
            </w:r>
          </w:p>
        </w:tc>
      </w:tr>
      <w:tr w:rsidR="00086DB9" w14:paraId="76808F94"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0" w14:textId="77777777" w:rsidR="00086DB9" w:rsidRDefault="00986FBA">
            <w:pPr>
              <w:pStyle w:val="Standard"/>
              <w:snapToGrid w:val="0"/>
              <w:jc w:val="center"/>
              <w:rPr>
                <w:rFonts w:ascii="Arial" w:hAnsi="Arial" w:cs="Arial"/>
                <w:sz w:val="20"/>
              </w:rPr>
            </w:pPr>
            <w:r>
              <w:rPr>
                <w:rFonts w:ascii="Arial" w:hAnsi="Arial" w:cs="Arial"/>
                <w:sz w:val="20"/>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1" w14:textId="77777777" w:rsidR="00086DB9" w:rsidRDefault="00986FBA">
            <w:pPr>
              <w:pStyle w:val="Standard"/>
              <w:snapToGrid w:val="0"/>
              <w:jc w:val="center"/>
              <w:rPr>
                <w:rFonts w:ascii="Arial" w:hAnsi="Arial" w:cs="Arial"/>
                <w:sz w:val="20"/>
              </w:rPr>
            </w:pPr>
            <w:r>
              <w:rPr>
                <w:rFonts w:ascii="Arial" w:hAnsi="Arial" w:cs="Arial"/>
                <w:sz w:val="20"/>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2"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3" w14:textId="77777777" w:rsidR="00086DB9" w:rsidRDefault="00986FBA">
            <w:pPr>
              <w:pStyle w:val="Standard"/>
              <w:snapToGrid w:val="0"/>
              <w:rPr>
                <w:rFonts w:ascii="Arial" w:hAnsi="Arial" w:cs="Arial"/>
                <w:bCs/>
                <w:sz w:val="20"/>
              </w:rPr>
            </w:pPr>
            <w:r>
              <w:rPr>
                <w:rFonts w:ascii="Arial" w:hAnsi="Arial" w:cs="Arial"/>
                <w:bCs/>
                <w:sz w:val="20"/>
              </w:rPr>
              <w:t>Minor</w:t>
            </w:r>
            <w:r>
              <w:rPr>
                <w:rFonts w:ascii="Arial" w:eastAsia="Arial" w:hAnsi="Arial" w:cs="Arial"/>
                <w:bCs/>
                <w:sz w:val="20"/>
              </w:rPr>
              <w:t xml:space="preserve"> </w:t>
            </w:r>
            <w:r>
              <w:rPr>
                <w:rFonts w:ascii="Arial" w:hAnsi="Arial" w:cs="Arial"/>
                <w:bCs/>
                <w:sz w:val="20"/>
              </w:rPr>
              <w:t>editorial</w:t>
            </w:r>
            <w:r>
              <w:rPr>
                <w:rFonts w:ascii="Arial" w:eastAsia="Arial" w:hAnsi="Arial" w:cs="Arial"/>
                <w:bCs/>
                <w:sz w:val="20"/>
              </w:rPr>
              <w:t xml:space="preserve"> </w:t>
            </w:r>
            <w:r>
              <w:rPr>
                <w:rFonts w:ascii="Arial" w:hAnsi="Arial" w:cs="Arial"/>
                <w:bCs/>
                <w:sz w:val="20"/>
              </w:rPr>
              <w:t>changes</w:t>
            </w:r>
          </w:p>
        </w:tc>
      </w:tr>
      <w:tr w:rsidR="00086DB9" w14:paraId="76808F99"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5" w14:textId="77777777" w:rsidR="00086DB9" w:rsidRDefault="00986FBA">
            <w:pPr>
              <w:pStyle w:val="Standard"/>
              <w:snapToGrid w:val="0"/>
              <w:jc w:val="center"/>
              <w:rPr>
                <w:rFonts w:ascii="Arial" w:hAnsi="Arial" w:cs="Arial"/>
                <w:sz w:val="20"/>
              </w:rPr>
            </w:pPr>
            <w:r>
              <w:rPr>
                <w:rFonts w:ascii="Arial" w:hAnsi="Arial" w:cs="Arial"/>
                <w:sz w:val="20"/>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6" w14:textId="77777777" w:rsidR="00086DB9" w:rsidRDefault="00986FBA">
            <w:pPr>
              <w:pStyle w:val="Standard"/>
              <w:snapToGrid w:val="0"/>
              <w:jc w:val="center"/>
              <w:rPr>
                <w:rFonts w:ascii="Arial" w:hAnsi="Arial" w:cs="Arial"/>
                <w:sz w:val="20"/>
              </w:rPr>
            </w:pPr>
            <w:r>
              <w:rPr>
                <w:rFonts w:ascii="Arial" w:hAnsi="Arial" w:cs="Arial"/>
                <w:sz w:val="20"/>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7"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8"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for</w:t>
            </w:r>
            <w:r>
              <w:rPr>
                <w:rFonts w:ascii="Arial" w:eastAsia="Arial" w:hAnsi="Arial" w:cs="Arial"/>
                <w:b/>
                <w:bCs/>
                <w:sz w:val="20"/>
              </w:rPr>
              <w:t xml:space="preserve"> </w:t>
            </w:r>
            <w:r>
              <w:rPr>
                <w:rFonts w:ascii="Arial" w:hAnsi="Arial" w:cs="Arial"/>
                <w:b/>
                <w:bCs/>
                <w:sz w:val="20"/>
              </w:rPr>
              <w:t>ROPP-1</w:t>
            </w:r>
            <w:r>
              <w:rPr>
                <w:rFonts w:ascii="Arial" w:eastAsia="Arial" w:hAnsi="Arial" w:cs="Arial"/>
                <w:b/>
                <w:bCs/>
                <w:sz w:val="20"/>
              </w:rPr>
              <w:t xml:space="preserve"> </w:t>
            </w:r>
            <w:r>
              <w:rPr>
                <w:rFonts w:ascii="Arial" w:hAnsi="Arial" w:cs="Arial"/>
                <w:b/>
                <w:bCs/>
                <w:sz w:val="20"/>
              </w:rPr>
              <w:t>(v1.0)</w:t>
            </w:r>
          </w:p>
        </w:tc>
      </w:tr>
      <w:tr w:rsidR="00086DB9" w14:paraId="76808F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A" w14:textId="77777777" w:rsidR="00086DB9" w:rsidRDefault="00986FBA">
            <w:pPr>
              <w:pStyle w:val="Standard"/>
              <w:snapToGrid w:val="0"/>
              <w:jc w:val="center"/>
              <w:rPr>
                <w:rFonts w:ascii="Arial" w:hAnsi="Arial" w:cs="Arial"/>
                <w:sz w:val="20"/>
              </w:rPr>
            </w:pPr>
            <w:r>
              <w:rPr>
                <w:rFonts w:ascii="Arial" w:hAnsi="Arial" w:cs="Arial"/>
                <w:sz w:val="20"/>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B" w14:textId="77777777" w:rsidR="00086DB9" w:rsidRDefault="00986FBA">
            <w:pPr>
              <w:pStyle w:val="Standard"/>
              <w:snapToGrid w:val="0"/>
              <w:jc w:val="center"/>
              <w:rPr>
                <w:rFonts w:ascii="Arial" w:hAnsi="Arial" w:cs="Arial"/>
                <w:sz w:val="20"/>
              </w:rPr>
            </w:pPr>
            <w:r>
              <w:rPr>
                <w:rFonts w:ascii="Arial" w:hAnsi="Arial" w:cs="Arial"/>
                <w:sz w:val="20"/>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C"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D"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ROPP-1</w:t>
            </w:r>
            <w:r>
              <w:rPr>
                <w:rFonts w:ascii="Arial" w:eastAsia="Arial" w:hAnsi="Arial" w:cs="Arial"/>
                <w:b/>
                <w:sz w:val="20"/>
              </w:rPr>
              <w:t xml:space="preserve"> </w:t>
            </w:r>
            <w:r>
              <w:rPr>
                <w:rFonts w:ascii="Arial" w:hAnsi="Arial" w:cs="Arial"/>
                <w:b/>
                <w:sz w:val="20"/>
              </w:rPr>
              <w:t>(v1.1)</w:t>
            </w:r>
          </w:p>
        </w:tc>
      </w:tr>
      <w:tr w:rsidR="00086DB9" w14:paraId="76808FA3"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F" w14:textId="77777777" w:rsidR="00086DB9" w:rsidRDefault="00986FBA">
            <w:pPr>
              <w:pStyle w:val="Standard"/>
              <w:snapToGrid w:val="0"/>
              <w:jc w:val="center"/>
              <w:rPr>
                <w:rFonts w:ascii="Arial" w:hAnsi="Arial" w:cs="Arial"/>
                <w:sz w:val="20"/>
              </w:rPr>
            </w:pPr>
            <w:r>
              <w:rPr>
                <w:rFonts w:ascii="Arial" w:hAnsi="Arial" w:cs="Arial"/>
                <w:sz w:val="20"/>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0" w14:textId="77777777" w:rsidR="00086DB9" w:rsidRDefault="00986FBA">
            <w:pPr>
              <w:pStyle w:val="Standard"/>
              <w:snapToGrid w:val="0"/>
              <w:jc w:val="center"/>
              <w:rPr>
                <w:rFonts w:ascii="Arial" w:hAnsi="Arial" w:cs="Arial"/>
                <w:sz w:val="20"/>
              </w:rPr>
            </w:pPr>
            <w:r>
              <w:rPr>
                <w:rFonts w:ascii="Arial" w:hAnsi="Arial" w:cs="Arial"/>
                <w:sz w:val="20"/>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1"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2"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ROPP-2</w:t>
            </w:r>
            <w:r>
              <w:rPr>
                <w:rFonts w:ascii="Arial" w:eastAsia="Arial" w:hAnsi="Arial" w:cs="Arial"/>
                <w:b/>
                <w:sz w:val="20"/>
              </w:rPr>
              <w:t xml:space="preserve"> </w:t>
            </w:r>
            <w:r>
              <w:rPr>
                <w:rFonts w:ascii="Arial" w:hAnsi="Arial" w:cs="Arial"/>
                <w:b/>
                <w:sz w:val="20"/>
              </w:rPr>
              <w:t>(v2.0)</w:t>
            </w:r>
          </w:p>
        </w:tc>
      </w:tr>
      <w:tr w:rsidR="00086DB9" w14:paraId="76808FA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4" w14:textId="77777777" w:rsidR="00086DB9" w:rsidRDefault="00986FBA">
            <w:pPr>
              <w:pStyle w:val="Standard"/>
              <w:snapToGrid w:val="0"/>
              <w:jc w:val="center"/>
              <w:rPr>
                <w:rFonts w:ascii="Arial" w:hAnsi="Arial" w:cs="Arial"/>
                <w:sz w:val="20"/>
              </w:rPr>
            </w:pPr>
            <w:r>
              <w:rPr>
                <w:rFonts w:ascii="Arial" w:hAnsi="Arial" w:cs="Arial"/>
                <w:sz w:val="20"/>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5" w14:textId="77777777" w:rsidR="00086DB9" w:rsidRDefault="00986FBA">
            <w:pPr>
              <w:pStyle w:val="Standard"/>
              <w:snapToGrid w:val="0"/>
              <w:jc w:val="center"/>
              <w:rPr>
                <w:rFonts w:ascii="Arial" w:hAnsi="Arial" w:cs="Arial"/>
                <w:sz w:val="20"/>
              </w:rPr>
            </w:pPr>
            <w:r>
              <w:rPr>
                <w:rFonts w:ascii="Arial" w:hAnsi="Arial" w:cs="Arial"/>
                <w:sz w:val="20"/>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6"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7" w14:textId="77777777" w:rsidR="00086DB9" w:rsidRDefault="00986FBA">
            <w:pPr>
              <w:pStyle w:val="Standard"/>
              <w:numPr>
                <w:ilvl w:val="0"/>
                <w:numId w:val="21"/>
              </w:numPr>
              <w:tabs>
                <w:tab w:val="left" w:pos="428"/>
              </w:tabs>
              <w:snapToGrid w:val="0"/>
              <w:ind w:left="214" w:hanging="142"/>
              <w:rPr>
                <w:rFonts w:ascii="Arial" w:hAnsi="Arial" w:cs="Arial"/>
                <w:sz w:val="20"/>
              </w:rPr>
            </w:pPr>
            <w:r>
              <w:rPr>
                <w:rFonts w:ascii="Arial" w:hAnsi="Arial" w:cs="Arial"/>
                <w:sz w:val="20"/>
              </w:rPr>
              <w:t>Apply</w:t>
            </w:r>
            <w:r>
              <w:rPr>
                <w:rFonts w:ascii="Arial" w:eastAsia="Arial" w:hAnsi="Arial" w:cs="Arial"/>
                <w:sz w:val="20"/>
              </w:rPr>
              <w:t xml:space="preserve"> </w:t>
            </w:r>
            <w:r>
              <w:rPr>
                <w:rFonts w:ascii="Arial" w:hAnsi="Arial" w:cs="Arial"/>
                <w:sz w:val="20"/>
              </w:rPr>
              <w:t>updated</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p>
          <w:p w14:paraId="76808FA8" w14:textId="77777777" w:rsidR="00086DB9" w:rsidRDefault="00986FBA">
            <w:pPr>
              <w:pStyle w:val="Standard"/>
              <w:numPr>
                <w:ilvl w:val="0"/>
                <w:numId w:val="10"/>
              </w:numPr>
              <w:tabs>
                <w:tab w:val="left" w:pos="428"/>
              </w:tabs>
              <w:ind w:left="214" w:hanging="142"/>
              <w:rPr>
                <w:sz w:val="20"/>
              </w:rPr>
            </w:pPr>
            <w:r>
              <w:rPr>
                <w:rFonts w:ascii="Arial" w:hAnsi="Arial" w:cs="Arial"/>
                <w:sz w:val="20"/>
              </w:rPr>
              <w:t>Split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separate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showing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details.</w:t>
            </w:r>
          </w:p>
          <w:p w14:paraId="76808FA9" w14:textId="77777777" w:rsidR="00086DB9" w:rsidRDefault="00986FBA">
            <w:pPr>
              <w:pStyle w:val="Standard"/>
              <w:numPr>
                <w:ilvl w:val="0"/>
                <w:numId w:val="10"/>
              </w:numPr>
              <w:tabs>
                <w:tab w:val="left" w:pos="428"/>
              </w:tabs>
              <w:ind w:left="214" w:hanging="142"/>
              <w:rPr>
                <w:sz w:val="20"/>
              </w:rPr>
            </w:pPr>
            <w:r>
              <w:rPr>
                <w:rFonts w:ascii="Arial" w:hAnsi="Arial" w:cs="Arial"/>
                <w:sz w:val="20"/>
              </w:rPr>
              <w:t>Added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p>
          <w:p w14:paraId="76808FAA"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New</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p>
          <w:p w14:paraId="76808FAB"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AC" w14:textId="77777777" w:rsidR="00086DB9" w:rsidRDefault="00986FBA">
            <w:pPr>
              <w:pStyle w:val="Standard"/>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ROPP-5</w:t>
            </w:r>
            <w:r>
              <w:rPr>
                <w:rFonts w:ascii="Arial" w:eastAsia="Arial" w:hAnsi="Arial" w:cs="Arial"/>
                <w:b/>
                <w:sz w:val="20"/>
              </w:rPr>
              <w:t xml:space="preserve"> </w:t>
            </w:r>
            <w:r>
              <w:rPr>
                <w:rFonts w:ascii="Arial" w:hAnsi="Arial" w:cs="Arial"/>
                <w:b/>
                <w:sz w:val="20"/>
              </w:rPr>
              <w:t>(v5.0)</w:t>
            </w:r>
          </w:p>
        </w:tc>
      </w:tr>
      <w:tr w:rsidR="00086DB9" w14:paraId="76808FB8"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E" w14:textId="77777777" w:rsidR="00086DB9" w:rsidRDefault="00986FBA">
            <w:pPr>
              <w:pStyle w:val="Standard"/>
              <w:snapToGrid w:val="0"/>
              <w:jc w:val="center"/>
              <w:rPr>
                <w:rFonts w:ascii="Arial" w:hAnsi="Arial" w:cs="Arial"/>
                <w:sz w:val="20"/>
              </w:rPr>
            </w:pPr>
            <w:r>
              <w:rPr>
                <w:rFonts w:ascii="Arial" w:hAnsi="Arial" w:cs="Arial"/>
                <w:sz w:val="20"/>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F" w14:textId="77777777" w:rsidR="00086DB9" w:rsidRDefault="00986FBA">
            <w:pPr>
              <w:pStyle w:val="Standard"/>
              <w:snapToGrid w:val="0"/>
              <w:jc w:val="center"/>
              <w:rPr>
                <w:rFonts w:ascii="Arial" w:hAnsi="Arial" w:cs="Arial"/>
                <w:sz w:val="20"/>
              </w:rPr>
            </w:pPr>
            <w:r>
              <w:rPr>
                <w:rFonts w:ascii="Arial" w:hAnsi="Arial" w:cs="Arial"/>
                <w:sz w:val="20"/>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0"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1" w14:textId="77777777" w:rsidR="00086DB9" w:rsidRDefault="00986FBA">
            <w:pPr>
              <w:pStyle w:val="Standard"/>
              <w:numPr>
                <w:ilvl w:val="0"/>
                <w:numId w:val="22"/>
              </w:numPr>
              <w:tabs>
                <w:tab w:val="left" w:pos="448"/>
              </w:tabs>
              <w:snapToGrid w:val="0"/>
              <w:ind w:left="234" w:right="-2" w:hanging="135"/>
              <w:rPr>
                <w:sz w:val="20"/>
              </w:rPr>
            </w:pPr>
            <w:r>
              <w:rPr>
                <w:rFonts w:ascii="Arial" w:hAnsi="Arial" w:cs="Arial"/>
                <w:sz w:val="20"/>
              </w:rPr>
              <w:t>Change</w:t>
            </w:r>
            <w:r>
              <w:rPr>
                <w:rFonts w:ascii="Arial" w:eastAsia="Arial" w:hAnsi="Arial" w:cs="Arial"/>
                <w:sz w:val="20"/>
              </w:rPr>
              <w:t xml:space="preserve"> </w:t>
            </w:r>
            <w:r>
              <w:rPr>
                <w:rFonts w:ascii="Arial" w:hAnsi="Arial" w:cs="Arial"/>
                <w:sz w:val="20"/>
              </w:rPr>
              <w:t>branding</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i/>
                <w:sz w:val="20"/>
              </w:rPr>
              <w:t>GRAS</w:t>
            </w:r>
            <w:r>
              <w:rPr>
                <w:rFonts w:ascii="Arial" w:eastAsia="Arial" w:hAnsi="Arial" w:cs="Arial"/>
                <w:i/>
                <w:sz w:val="20"/>
              </w:rPr>
              <w:t xml:space="preserve"> </w:t>
            </w:r>
            <w:r>
              <w:rPr>
                <w:rFonts w:ascii="Arial" w:hAnsi="Arial" w:cs="Arial"/>
                <w:i/>
                <w:sz w:val="20"/>
              </w:rPr>
              <w:t>SAF</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i/>
                <w:sz w:val="20"/>
              </w:rPr>
              <w:t>ROM</w:t>
            </w:r>
            <w:r>
              <w:rPr>
                <w:rFonts w:ascii="Arial" w:eastAsia="Arial" w:hAnsi="Arial" w:cs="Arial"/>
                <w:i/>
                <w:sz w:val="20"/>
              </w:rPr>
              <w:t xml:space="preserve"> </w:t>
            </w:r>
            <w:r>
              <w:rPr>
                <w:rFonts w:ascii="Arial" w:hAnsi="Arial" w:cs="Arial"/>
                <w:i/>
                <w:sz w:val="20"/>
              </w:rPr>
              <w:t>SAF</w:t>
            </w:r>
          </w:p>
          <w:p w14:paraId="76808FB2" w14:textId="77777777" w:rsidR="00086DB9" w:rsidRDefault="00986FBA">
            <w:pPr>
              <w:pStyle w:val="Standard"/>
              <w:numPr>
                <w:ilvl w:val="0"/>
                <w:numId w:val="22"/>
              </w:numPr>
              <w:tabs>
                <w:tab w:val="left" w:pos="448"/>
              </w:tabs>
              <w:ind w:left="234" w:right="-2" w:hanging="135"/>
              <w:rPr>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Edition</w:t>
            </w:r>
            <w:r>
              <w:rPr>
                <w:rFonts w:ascii="Arial" w:eastAsia="Arial" w:hAnsi="Arial" w:cs="Arial"/>
                <w:sz w:val="20"/>
              </w:rPr>
              <w:t> </w:t>
            </w:r>
            <w:r>
              <w:rPr>
                <w:rFonts w:ascii="Arial" w:hAnsi="Arial" w:cs="Arial"/>
                <w:sz w:val="20"/>
              </w:rPr>
              <w:t>3</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retained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8FB3"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Updated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URL</w:t>
            </w:r>
            <w:r>
              <w:rPr>
                <w:rFonts w:ascii="Arial" w:eastAsia="Arial" w:hAnsi="Arial" w:cs="Arial"/>
                <w:sz w:val="20"/>
              </w:rPr>
              <w:t xml:space="preserve"> </w:t>
            </w:r>
            <w:r>
              <w:rPr>
                <w:rFonts w:ascii="Arial" w:hAnsi="Arial" w:cs="Arial"/>
                <w:sz w:val="20"/>
              </w:rPr>
              <w:t>links</w:t>
            </w:r>
          </w:p>
          <w:p w14:paraId="76808FB4"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Acronyms</w:t>
            </w:r>
            <w:r>
              <w:rPr>
                <w:rFonts w:ascii="Arial" w:eastAsia="Arial" w:hAnsi="Arial" w:cs="Arial"/>
                <w:sz w:val="20"/>
              </w:rPr>
              <w:t xml:space="preserve"> </w:t>
            </w:r>
            <w:r>
              <w:rPr>
                <w:rFonts w:ascii="Arial" w:hAnsi="Arial" w:cs="Arial"/>
                <w:sz w:val="20"/>
              </w:rPr>
              <w:t>list</w:t>
            </w:r>
          </w:p>
          <w:p w14:paraId="76808FB5" w14:textId="77777777" w:rsidR="00086DB9" w:rsidRDefault="00986FBA">
            <w:pPr>
              <w:pStyle w:val="Standard"/>
              <w:numPr>
                <w:ilvl w:val="0"/>
                <w:numId w:val="23"/>
              </w:numPr>
              <w:tabs>
                <w:tab w:val="left" w:pos="448"/>
              </w:tabs>
              <w:ind w:left="234" w:right="-2" w:hanging="135"/>
              <w:rPr>
                <w:rFonts w:ascii="Arial" w:hAnsi="Arial" w:cs="Arial"/>
                <w:sz w:val="20"/>
              </w:rPr>
            </w:pPr>
            <w:r>
              <w:rPr>
                <w:rFonts w:ascii="Arial" w:hAnsi="Arial" w:cs="Arial"/>
                <w:sz w:val="20"/>
              </w:rPr>
              <w:t>Included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proofErr w:type="spellStart"/>
            <w:r>
              <w:rPr>
                <w:rFonts w:ascii="Arial" w:hAnsi="Arial" w:cs="Arial"/>
                <w:sz w:val="20"/>
              </w:rPr>
              <w:t>Megha-Tropiques</w:t>
            </w:r>
            <w:proofErr w:type="spellEnd"/>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6</w:t>
            </w:r>
          </w:p>
          <w:p w14:paraId="76808FB6"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B7"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ROPP-6</w:t>
            </w:r>
            <w:r>
              <w:rPr>
                <w:rFonts w:ascii="Arial" w:eastAsia="Arial" w:hAnsi="Arial" w:cs="Arial"/>
                <w:b/>
                <w:sz w:val="20"/>
              </w:rPr>
              <w:t xml:space="preserve"> </w:t>
            </w:r>
            <w:r>
              <w:rPr>
                <w:rFonts w:ascii="Arial" w:hAnsi="Arial" w:cs="Arial"/>
                <w:b/>
                <w:sz w:val="20"/>
              </w:rPr>
              <w:t>(v6.1)</w:t>
            </w:r>
          </w:p>
        </w:tc>
      </w:tr>
      <w:tr w:rsidR="00086DB9" w14:paraId="76808FC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9" w14:textId="77777777" w:rsidR="00086DB9" w:rsidRDefault="00986FBA">
            <w:pPr>
              <w:pStyle w:val="Standard"/>
              <w:snapToGrid w:val="0"/>
              <w:jc w:val="center"/>
              <w:rPr>
                <w:rFonts w:ascii="Arial" w:hAnsi="Arial" w:cs="Arial"/>
                <w:sz w:val="20"/>
              </w:rPr>
            </w:pPr>
            <w:r>
              <w:rPr>
                <w:rFonts w:ascii="Arial" w:hAnsi="Arial" w:cs="Arial"/>
                <w:sz w:val="20"/>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A" w14:textId="77777777" w:rsidR="00086DB9" w:rsidRDefault="00986FBA">
            <w:pPr>
              <w:pStyle w:val="Standard"/>
              <w:snapToGrid w:val="0"/>
              <w:jc w:val="center"/>
              <w:rPr>
                <w:rFonts w:ascii="Arial" w:hAnsi="Arial" w:cs="Arial"/>
                <w:sz w:val="20"/>
              </w:rPr>
            </w:pPr>
            <w:r>
              <w:rPr>
                <w:rFonts w:ascii="Arial" w:hAnsi="Arial" w:cs="Arial"/>
                <w:sz w:val="20"/>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B"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C" w14:textId="77777777" w:rsidR="00086DB9" w:rsidRDefault="00986FBA">
            <w:pPr>
              <w:pStyle w:val="Standard"/>
              <w:numPr>
                <w:ilvl w:val="0"/>
                <w:numId w:val="24"/>
              </w:numPr>
              <w:tabs>
                <w:tab w:val="left" w:pos="428"/>
              </w:tabs>
              <w:snapToGrid w:val="0"/>
              <w:ind w:left="214" w:hanging="142"/>
              <w:rPr>
                <w:sz w:val="20"/>
              </w:rPr>
            </w:pPr>
            <w:r>
              <w:rPr>
                <w:rFonts w:ascii="Arial" w:hAnsi="Arial" w:cs="Arial"/>
                <w:sz w:val="20"/>
              </w:rPr>
              <w:t>Inserted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page</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D" w14:textId="77777777" w:rsidR="00086DB9" w:rsidRDefault="00986FBA">
            <w:pPr>
              <w:pStyle w:val="Standard"/>
              <w:numPr>
                <w:ilvl w:val="0"/>
                <w:numId w:val="14"/>
              </w:numPr>
              <w:tabs>
                <w:tab w:val="left" w:pos="428"/>
              </w:tabs>
              <w:ind w:left="214" w:hanging="142"/>
              <w:rPr>
                <w:sz w:val="20"/>
              </w:rPr>
            </w:pPr>
            <w:proofErr w:type="spellStart"/>
            <w:r>
              <w:rPr>
                <w:rFonts w:ascii="Arial" w:hAnsi="Arial" w:cs="Arial"/>
                <w:sz w:val="20"/>
              </w:rPr>
              <w:t>MetO</w:t>
            </w:r>
            <w:proofErr w:type="spellEnd"/>
            <w:r>
              <w:rPr>
                <w:rFonts w:ascii="Arial" w:eastAsia="Arial" w:hAnsi="Arial" w:cs="Arial"/>
                <w:sz w:val="20"/>
              </w:rPr>
              <w:t xml:space="preserve"> </w:t>
            </w:r>
            <w:proofErr w:type="spellStart"/>
            <w:r>
              <w:rPr>
                <w:rFonts w:ascii="Arial" w:hAnsi="Arial" w:cs="Arial"/>
                <w:sz w:val="20"/>
              </w:rPr>
              <w:t>MetDB</w:t>
            </w:r>
            <w:proofErr w:type="spellEnd"/>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handle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500,000</w:t>
            </w:r>
            <w:r>
              <w:rPr>
                <w:rFonts w:ascii="Arial" w:eastAsia="Arial" w:hAnsi="Arial" w:cs="Arial"/>
                <w:sz w:val="20"/>
              </w:rPr>
              <w:t xml:space="preserve"> </w:t>
            </w:r>
            <w:r>
              <w:rPr>
                <w:rFonts w:ascii="Arial" w:hAnsi="Arial" w:cs="Arial"/>
                <w:sz w:val="20"/>
              </w:rPr>
              <w:t>bytes,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removed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27,000</w:t>
            </w:r>
            <w:r>
              <w:rPr>
                <w:rFonts w:ascii="Arial" w:eastAsia="Arial" w:hAnsi="Arial" w:cs="Arial"/>
                <w:sz w:val="20"/>
              </w:rPr>
              <w:t xml:space="preserve"> </w:t>
            </w:r>
            <w:r>
              <w:rPr>
                <w:rFonts w:ascii="Arial" w:hAnsi="Arial" w:cs="Arial"/>
                <w:sz w:val="20"/>
              </w:rPr>
              <w:t>byte</w:t>
            </w:r>
            <w:r>
              <w:rPr>
                <w:rFonts w:ascii="Arial" w:eastAsia="Arial" w:hAnsi="Arial" w:cs="Arial"/>
                <w:sz w:val="20"/>
              </w:rPr>
              <w:t xml:space="preserve"> </w:t>
            </w:r>
            <w:r>
              <w:rPr>
                <w:rFonts w:ascii="Arial" w:hAnsi="Arial" w:cs="Arial"/>
                <w:sz w:val="20"/>
              </w:rPr>
              <w:t>limit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2.5</w:t>
            </w:r>
          </w:p>
          <w:p w14:paraId="76808FBE" w14:textId="77777777" w:rsidR="00086DB9" w:rsidRDefault="00986FBA">
            <w:pPr>
              <w:pStyle w:val="Standard"/>
              <w:numPr>
                <w:ilvl w:val="0"/>
                <w:numId w:val="14"/>
              </w:numPr>
              <w:tabs>
                <w:tab w:val="left" w:pos="428"/>
              </w:tabs>
              <w:ind w:left="214" w:hanging="142"/>
              <w:rPr>
                <w:sz w:val="20"/>
              </w:rPr>
            </w:pPr>
            <w:r>
              <w:rPr>
                <w:rFonts w:ascii="Arial" w:hAnsi="Arial" w:cs="Arial"/>
                <w:sz w:val="20"/>
              </w:rPr>
              <w:t>Updated</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Levels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3.4</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F"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Split</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sub-sections</w:t>
            </w:r>
          </w:p>
          <w:p w14:paraId="76808FC0"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Corrected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typos</w:t>
            </w:r>
          </w:p>
          <w:p w14:paraId="76808FC1"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ROPP-7</w:t>
            </w:r>
            <w:r>
              <w:rPr>
                <w:rFonts w:ascii="Arial" w:eastAsia="Arial" w:hAnsi="Arial" w:cs="Arial"/>
                <w:b/>
                <w:sz w:val="20"/>
              </w:rPr>
              <w:t xml:space="preserve"> </w:t>
            </w:r>
            <w:r>
              <w:rPr>
                <w:rFonts w:ascii="Arial" w:hAnsi="Arial" w:cs="Arial"/>
                <w:b/>
                <w:sz w:val="20"/>
              </w:rPr>
              <w:t>(v7.0)</w:t>
            </w:r>
          </w:p>
        </w:tc>
      </w:tr>
      <w:tr w:rsidR="00086DB9" w14:paraId="76808FCC"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3" w14:textId="77777777" w:rsidR="00086DB9" w:rsidRDefault="00986FBA">
            <w:pPr>
              <w:pStyle w:val="Standard"/>
              <w:snapToGrid w:val="0"/>
              <w:jc w:val="center"/>
              <w:rPr>
                <w:rFonts w:ascii="Arial" w:hAnsi="Arial"/>
                <w:sz w:val="20"/>
              </w:rPr>
            </w:pPr>
            <w:r>
              <w:rPr>
                <w:rFonts w:ascii="Arial" w:hAnsi="Arial"/>
                <w:sz w:val="20"/>
              </w:rPr>
              <w:t>2.4</w:t>
            </w:r>
          </w:p>
        </w:tc>
        <w:tc>
          <w:tcPr>
            <w:tcW w:w="1260" w:type="dxa"/>
            <w:tcBorders>
              <w:left w:val="single" w:sz="6" w:space="0" w:color="000000"/>
              <w:bottom w:val="single" w:sz="6" w:space="0" w:color="000000"/>
            </w:tcBorders>
            <w:tcMar>
              <w:top w:w="0" w:type="dxa"/>
              <w:left w:w="70" w:type="dxa"/>
              <w:bottom w:w="0" w:type="dxa"/>
              <w:right w:w="70" w:type="dxa"/>
            </w:tcMar>
          </w:tcPr>
          <w:p w14:paraId="76808FC4" w14:textId="77777777" w:rsidR="00086DB9" w:rsidRDefault="00986FBA">
            <w:pPr>
              <w:pStyle w:val="Standard"/>
              <w:snapToGrid w:val="0"/>
              <w:jc w:val="center"/>
              <w:rPr>
                <w:rFonts w:ascii="Arial" w:hAnsi="Arial" w:cs="Arial"/>
                <w:sz w:val="20"/>
              </w:rPr>
            </w:pPr>
            <w:r>
              <w:rPr>
                <w:rFonts w:ascii="Arial" w:hAnsi="Arial" w:cs="Arial"/>
                <w:sz w:val="20"/>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76808FC5"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C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Inserted new Table 6 'Satellite Classification' showing GNSS/Tx satellite codes</w:t>
            </w:r>
          </w:p>
          <w:p w14:paraId="76808FC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 7 'Satellite Identifier' including new LEO/Rx satellite codes</w:t>
            </w:r>
          </w:p>
          <w:p w14:paraId="76808FC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 xml:space="preserve">Updated Table 8 'Satellite Instruments' with </w:t>
            </w:r>
            <w:proofErr w:type="spellStart"/>
            <w:r>
              <w:rPr>
                <w:rFonts w:ascii="Arial" w:hAnsi="Arial"/>
                <w:sz w:val="20"/>
              </w:rPr>
              <w:t>apporved</w:t>
            </w:r>
            <w:proofErr w:type="spellEnd"/>
            <w:r>
              <w:rPr>
                <w:rFonts w:ascii="Arial" w:hAnsi="Arial"/>
                <w:sz w:val="20"/>
              </w:rPr>
              <w:t xml:space="preserve"> code for GPSOS (was provisional)</w:t>
            </w:r>
          </w:p>
          <w:p w14:paraId="76808FC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&amp; 14 with actual ARHs from EUMETSAT (was provisional)</w:t>
            </w:r>
          </w:p>
          <w:p w14:paraId="76808FC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Minor editorial changes to body text</w:t>
            </w:r>
          </w:p>
          <w:p w14:paraId="76808FCB" w14:textId="77777777" w:rsidR="00086DB9" w:rsidRDefault="00986FBA">
            <w:pPr>
              <w:pStyle w:val="Standard"/>
              <w:tabs>
                <w:tab w:val="left" w:pos="214"/>
              </w:tabs>
              <w:snapToGrid w:val="0"/>
              <w:rPr>
                <w:rFonts w:ascii="Arial" w:hAnsi="Arial"/>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ROPP-9</w:t>
            </w:r>
            <w:r>
              <w:rPr>
                <w:rFonts w:ascii="Arial" w:eastAsia="Arial" w:hAnsi="Arial" w:cs="Arial"/>
                <w:b/>
                <w:sz w:val="20"/>
              </w:rPr>
              <w:t xml:space="preserve"> </w:t>
            </w:r>
            <w:r>
              <w:rPr>
                <w:rFonts w:ascii="Arial" w:hAnsi="Arial" w:cs="Arial"/>
                <w:b/>
                <w:sz w:val="20"/>
              </w:rPr>
              <w:t>(v9.0)</w:t>
            </w:r>
          </w:p>
        </w:tc>
      </w:tr>
      <w:tr w:rsidR="00086DB9" w14:paraId="76808FD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D" w14:textId="77777777" w:rsidR="00086DB9" w:rsidRDefault="00986FBA">
            <w:pPr>
              <w:pStyle w:val="Standard"/>
              <w:snapToGrid w:val="0"/>
              <w:jc w:val="center"/>
              <w:rPr>
                <w:rFonts w:ascii="Arial" w:hAnsi="Arial"/>
                <w:sz w:val="20"/>
              </w:rPr>
            </w:pPr>
            <w:r>
              <w:rPr>
                <w:rFonts w:ascii="Arial" w:hAnsi="Arial"/>
                <w:sz w:val="20"/>
              </w:rPr>
              <w:t>2.5</w:t>
            </w:r>
          </w:p>
        </w:tc>
        <w:tc>
          <w:tcPr>
            <w:tcW w:w="1260" w:type="dxa"/>
            <w:tcBorders>
              <w:left w:val="single" w:sz="6" w:space="0" w:color="000000"/>
              <w:bottom w:val="single" w:sz="6" w:space="0" w:color="000000"/>
            </w:tcBorders>
            <w:tcMar>
              <w:top w:w="0" w:type="dxa"/>
              <w:left w:w="70" w:type="dxa"/>
              <w:bottom w:w="0" w:type="dxa"/>
              <w:right w:w="70" w:type="dxa"/>
            </w:tcMar>
          </w:tcPr>
          <w:p w14:paraId="76808FCE" w14:textId="77777777" w:rsidR="00086DB9" w:rsidRDefault="00986FBA">
            <w:pPr>
              <w:pStyle w:val="Standard"/>
              <w:snapToGrid w:val="0"/>
              <w:jc w:val="center"/>
              <w:rPr>
                <w:rFonts w:ascii="Arial" w:hAnsi="Arial" w:cs="Arial"/>
                <w:sz w:val="20"/>
              </w:rPr>
            </w:pPr>
            <w:r>
              <w:rPr>
                <w:rFonts w:ascii="Arial" w:hAnsi="Arial" w:cs="Arial"/>
                <w:sz w:val="20"/>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76808FCF"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0"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2, 3, 7, 8 and 14 to include new GNSS, LEO and generating centre codes, even if only provisional.</w:t>
            </w:r>
          </w:p>
          <w:p w14:paraId="76808FD1"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LEO and GNSS POD definitions clarified in Table 5.</w:t>
            </w:r>
          </w:p>
          <w:p w14:paraId="76808FD2" w14:textId="77777777" w:rsidR="00086DB9" w:rsidRDefault="00986FBA">
            <w:pPr>
              <w:pStyle w:val="Standard"/>
              <w:tabs>
                <w:tab w:val="left" w:pos="214"/>
              </w:tabs>
              <w:snapToGrid w:val="0"/>
              <w:rPr>
                <w:rFonts w:ascii="Arial" w:hAnsi="Arial"/>
                <w:b/>
                <w:bCs/>
                <w:sz w:val="20"/>
              </w:rPr>
            </w:pPr>
            <w:r>
              <w:rPr>
                <w:rFonts w:ascii="Arial" w:hAnsi="Arial"/>
                <w:b/>
                <w:bCs/>
                <w:sz w:val="20"/>
              </w:rPr>
              <w:t>Version for ROPP-9 (v9.1)</w:t>
            </w:r>
          </w:p>
        </w:tc>
      </w:tr>
      <w:tr w:rsidR="00086DB9" w14:paraId="76808FDE"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4" w14:textId="77777777" w:rsidR="00086DB9" w:rsidRDefault="00986FBA">
            <w:pPr>
              <w:pStyle w:val="Standard"/>
              <w:snapToGrid w:val="0"/>
              <w:jc w:val="center"/>
              <w:rPr>
                <w:rFonts w:ascii="Arial" w:hAnsi="Arial"/>
                <w:sz w:val="20"/>
              </w:rPr>
            </w:pPr>
            <w:r>
              <w:rPr>
                <w:rFonts w:ascii="Arial" w:hAnsi="Arial"/>
                <w:sz w:val="20"/>
              </w:rPr>
              <w:t>2.6</w:t>
            </w:r>
          </w:p>
        </w:tc>
        <w:tc>
          <w:tcPr>
            <w:tcW w:w="1260" w:type="dxa"/>
            <w:tcBorders>
              <w:left w:val="single" w:sz="6" w:space="0" w:color="000000"/>
              <w:bottom w:val="single" w:sz="6" w:space="0" w:color="000000"/>
            </w:tcBorders>
            <w:tcMar>
              <w:top w:w="0" w:type="dxa"/>
              <w:left w:w="70" w:type="dxa"/>
              <w:bottom w:w="0" w:type="dxa"/>
              <w:right w:w="70" w:type="dxa"/>
            </w:tcMar>
          </w:tcPr>
          <w:p w14:paraId="76808FD5" w14:textId="77777777" w:rsidR="00086DB9" w:rsidRDefault="00986FBA">
            <w:pPr>
              <w:pStyle w:val="Standard"/>
              <w:snapToGrid w:val="0"/>
              <w:jc w:val="center"/>
              <w:rPr>
                <w:rFonts w:ascii="Arial" w:hAnsi="Arial" w:cs="Arial"/>
                <w:sz w:val="20"/>
              </w:rPr>
            </w:pPr>
            <w:r>
              <w:rPr>
                <w:rFonts w:ascii="Arial" w:hAnsi="Arial" w:cs="Arial"/>
                <w:sz w:val="20"/>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76808FD6"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and 14 to include ARHs for PAZ data.</w:t>
            </w:r>
          </w:p>
          <w:p w14:paraId="76808FD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Revised definition of NRT product in Sec 1.4.</w:t>
            </w:r>
          </w:p>
          <w:p w14:paraId="76808FD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Specify WGS-84 and EGM-96 as the ellipsoid and geoid references.</w:t>
            </w:r>
          </w:p>
          <w:p w14:paraId="76808FD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Confirmed satellite ID of 104 for Tri-G receiver in Table 8.</w:t>
            </w:r>
          </w:p>
          <w:p w14:paraId="76808FDB" w14:textId="77777777" w:rsidR="00086DB9" w:rsidRDefault="00986FBA">
            <w:pPr>
              <w:pStyle w:val="Standard"/>
              <w:numPr>
                <w:ilvl w:val="0"/>
                <w:numId w:val="25"/>
              </w:numPr>
              <w:tabs>
                <w:tab w:val="left" w:pos="428"/>
              </w:tabs>
              <w:snapToGrid w:val="0"/>
              <w:ind w:left="214" w:hanging="142"/>
              <w:rPr>
                <w:rFonts w:ascii="Arial" w:hAnsi="Arial"/>
                <w:sz w:val="20"/>
              </w:rPr>
            </w:pPr>
            <w:r>
              <w:rPr>
                <w:rFonts w:ascii="Arial" w:hAnsi="Arial"/>
                <w:sz w:val="20"/>
              </w:rPr>
              <w:t>Updated Master Table Version Number in Table 3.</w:t>
            </w:r>
          </w:p>
          <w:p w14:paraId="76808FDC"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Provisional status of bits 8-10 of Quality Flag in Table 9 stressed.</w:t>
            </w:r>
          </w:p>
          <w:p w14:paraId="76808FDD"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ROPP-10 (v10.0)</w:t>
            </w:r>
          </w:p>
        </w:tc>
      </w:tr>
      <w:tr w:rsidR="00086DB9" w14:paraId="76808FE9"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F" w14:textId="77777777" w:rsidR="00086DB9" w:rsidRDefault="00986FBA">
            <w:pPr>
              <w:pStyle w:val="Standard"/>
              <w:snapToGrid w:val="0"/>
              <w:jc w:val="center"/>
              <w:rPr>
                <w:rFonts w:ascii="Arial" w:hAnsi="Arial"/>
                <w:sz w:val="20"/>
              </w:rPr>
            </w:pPr>
            <w:r>
              <w:rPr>
                <w:rFonts w:ascii="Arial" w:hAnsi="Arial"/>
                <w:sz w:val="20"/>
              </w:rPr>
              <w:t>2.7</w:t>
            </w:r>
          </w:p>
        </w:tc>
        <w:tc>
          <w:tcPr>
            <w:tcW w:w="1260" w:type="dxa"/>
            <w:tcBorders>
              <w:left w:val="single" w:sz="6" w:space="0" w:color="000000"/>
              <w:bottom w:val="single" w:sz="6" w:space="0" w:color="000000"/>
            </w:tcBorders>
            <w:tcMar>
              <w:top w:w="0" w:type="dxa"/>
              <w:left w:w="70" w:type="dxa"/>
              <w:bottom w:w="0" w:type="dxa"/>
              <w:right w:w="70" w:type="dxa"/>
            </w:tcMar>
          </w:tcPr>
          <w:p w14:paraId="76808FE0" w14:textId="77777777" w:rsidR="00086DB9" w:rsidRDefault="00986FBA">
            <w:pPr>
              <w:pStyle w:val="Standard"/>
              <w:snapToGrid w:val="0"/>
              <w:jc w:val="center"/>
              <w:rPr>
                <w:rFonts w:ascii="Arial" w:hAnsi="Arial" w:cs="Arial"/>
                <w:sz w:val="20"/>
              </w:rPr>
            </w:pPr>
            <w:r>
              <w:rPr>
                <w:rFonts w:ascii="Arial" w:hAnsi="Arial" w:cs="Arial"/>
                <w:sz w:val="20"/>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76808FE1"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E2"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Remove comment about provisional status of bits 8-10 of Quality Flag (Table 9) following their adoption by WMO on 15/11/2021.</w:t>
            </w:r>
          </w:p>
          <w:p w14:paraId="76808FE3" w14:textId="77777777" w:rsidR="00086DB9" w:rsidRDefault="00986FBA">
            <w:pPr>
              <w:pStyle w:val="Standard"/>
              <w:numPr>
                <w:ilvl w:val="0"/>
                <w:numId w:val="14"/>
              </w:numPr>
              <w:tabs>
                <w:tab w:val="left" w:pos="428"/>
              </w:tabs>
              <w:snapToGrid w:val="0"/>
              <w:ind w:left="214" w:hanging="142"/>
              <w:rPr>
                <w:rFonts w:ascii="Arial" w:hAnsi="Arial"/>
                <w:sz w:val="20"/>
              </w:rPr>
            </w:pPr>
            <w:proofErr w:type="spellStart"/>
            <w:r>
              <w:rPr>
                <w:rFonts w:ascii="Arial" w:hAnsi="Arial"/>
                <w:sz w:val="20"/>
              </w:rPr>
              <w:t>Metop</w:t>
            </w:r>
            <w:proofErr w:type="spellEnd"/>
            <w:r>
              <w:rPr>
                <w:rFonts w:ascii="Arial" w:hAnsi="Arial"/>
                <w:sz w:val="20"/>
              </w:rPr>
              <w:t>-A and COSMIC-1 marked as no longer operational.</w:t>
            </w:r>
          </w:p>
          <w:p w14:paraId="76808FE4"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Include new LEO satellite and instrument IDs in Tables 7 and 8.</w:t>
            </w:r>
          </w:p>
          <w:p w14:paraId="76808FE5"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COSMIC-2 polar satellites removed from Table 7.</w:t>
            </w:r>
          </w:p>
          <w:p w14:paraId="76808FE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Sentinel-6 ARHs added to Table 14.</w:t>
            </w:r>
          </w:p>
          <w:p w14:paraId="76808FE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A few small, future-proofing, editorial changes.</w:t>
            </w:r>
          </w:p>
          <w:p w14:paraId="76808FE8"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ROPP-11 (v11.0)</w:t>
            </w:r>
          </w:p>
        </w:tc>
      </w:tr>
    </w:tbl>
    <w:p w14:paraId="76808FEA" w14:textId="77777777" w:rsidR="00086DB9" w:rsidRDefault="00086DB9">
      <w:pPr>
        <w:pStyle w:val="Standard"/>
        <w:jc w:val="both"/>
        <w:rPr>
          <w:rFonts w:ascii="Arial" w:hAnsi="Arial" w:cs="Arial"/>
          <w:bCs/>
        </w:rPr>
      </w:pPr>
    </w:p>
    <w:p w14:paraId="76808FEB" w14:textId="77777777" w:rsidR="00086DB9" w:rsidRDefault="00986FBA">
      <w:pPr>
        <w:pStyle w:val="Standard"/>
        <w:pageBreakBefore/>
        <w:spacing w:line="360" w:lineRule="auto"/>
        <w:rPr>
          <w:rFonts w:ascii="Arial" w:hAnsi="Arial" w:cs="Arial"/>
          <w:b/>
          <w:sz w:val="20"/>
        </w:rPr>
      </w:pPr>
      <w:r>
        <w:rPr>
          <w:rFonts w:ascii="Arial" w:hAnsi="Arial" w:cs="Arial"/>
          <w:b/>
          <w:sz w:val="20"/>
        </w:rPr>
        <w:lastRenderedPageBreak/>
        <w:t>ROM</w:t>
      </w:r>
      <w:r>
        <w:rPr>
          <w:rFonts w:ascii="Arial" w:eastAsia="Arial" w:hAnsi="Arial" w:cs="Arial"/>
          <w:b/>
          <w:sz w:val="20"/>
        </w:rPr>
        <w:t xml:space="preserve"> </w:t>
      </w:r>
      <w:r>
        <w:rPr>
          <w:rFonts w:ascii="Arial" w:hAnsi="Arial" w:cs="Arial"/>
          <w:b/>
          <w:sz w:val="20"/>
        </w:rPr>
        <w:t>SAF</w:t>
      </w:r>
    </w:p>
    <w:p w14:paraId="76808FEC" w14:textId="77777777" w:rsidR="00086DB9" w:rsidRDefault="00986FBA">
      <w:pPr>
        <w:pStyle w:val="Standard"/>
        <w:jc w:val="both"/>
        <w:rPr>
          <w:rFonts w:ascii="Arial" w:hAnsi="Arial" w:cs="Arial"/>
          <w:sz w:val="20"/>
        </w:rPr>
      </w:pPr>
      <w:r>
        <w:rPr>
          <w:rFonts w:ascii="Arial" w:hAnsi="Arial" w:cs="Arial"/>
          <w:sz w:val="20"/>
        </w:rPr>
        <w:t xml:space="preserve">The Radio Occultation Meteorology Satellite Application Facility (ROM SAF) is a decentralised processing centre under EUMETSAT which is responsible for operational processing of radio occultation (RO) data from the </w:t>
      </w:r>
      <w:proofErr w:type="spellStart"/>
      <w:r>
        <w:rPr>
          <w:rFonts w:ascii="Arial" w:hAnsi="Arial" w:cs="Arial"/>
          <w:sz w:val="20"/>
        </w:rPr>
        <w:t>Metop</w:t>
      </w:r>
      <w:proofErr w:type="spellEnd"/>
      <w:r>
        <w:rPr>
          <w:rFonts w:ascii="Arial" w:hAnsi="Arial" w:cs="Arial"/>
          <w:sz w:val="20"/>
        </w:rPr>
        <w:t xml:space="preserve">, </w:t>
      </w:r>
      <w:proofErr w:type="spellStart"/>
      <w:r>
        <w:rPr>
          <w:rFonts w:ascii="Arial" w:hAnsi="Arial" w:cs="Arial"/>
          <w:sz w:val="20"/>
        </w:rPr>
        <w:t>Metop</w:t>
      </w:r>
      <w:proofErr w:type="spellEnd"/>
      <w:r>
        <w:rPr>
          <w:rFonts w:ascii="Arial" w:hAnsi="Arial" w:cs="Arial"/>
          <w:sz w:val="20"/>
        </w:rPr>
        <w:t>-SG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76808FED" w14:textId="77777777" w:rsidR="00086DB9" w:rsidRDefault="00086DB9">
      <w:pPr>
        <w:pStyle w:val="Standard"/>
        <w:jc w:val="both"/>
        <w:rPr>
          <w:rFonts w:ascii="Arial" w:hAnsi="Arial" w:cs="Arial"/>
          <w:sz w:val="20"/>
        </w:rPr>
      </w:pPr>
    </w:p>
    <w:p w14:paraId="76808FEE" w14:textId="77777777" w:rsidR="00086DB9" w:rsidRDefault="00986FBA">
      <w:pPr>
        <w:pStyle w:val="Standard"/>
        <w:jc w:val="both"/>
        <w:rPr>
          <w:rFonts w:ascii="Arial" w:hAnsi="Arial" w:cs="Arial"/>
          <w:sz w:val="20"/>
        </w:rPr>
      </w:pPr>
      <w:r>
        <w:rPr>
          <w:rFonts w:ascii="Arial" w:hAnsi="Arial" w:cs="Arial"/>
          <w:sz w:val="20"/>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76808FEF" w14:textId="77777777" w:rsidR="00086DB9" w:rsidRDefault="00086DB9">
      <w:pPr>
        <w:pStyle w:val="Standard"/>
        <w:jc w:val="both"/>
        <w:rPr>
          <w:rFonts w:ascii="Arial" w:hAnsi="Arial" w:cs="Arial"/>
          <w:sz w:val="20"/>
        </w:rPr>
      </w:pPr>
    </w:p>
    <w:p w14:paraId="76808FF0" w14:textId="77777777" w:rsidR="00086DB9" w:rsidRDefault="00986FBA">
      <w:pPr>
        <w:pStyle w:val="Standard"/>
        <w:jc w:val="both"/>
        <w:rPr>
          <w:rFonts w:ascii="Arial" w:hAnsi="Arial" w:cs="Arial"/>
          <w:sz w:val="20"/>
        </w:rPr>
      </w:pPr>
      <w:r>
        <w:rPr>
          <w:rFonts w:ascii="Arial" w:hAnsi="Arial" w:cs="Arial"/>
          <w:sz w:val="20"/>
        </w:rPr>
        <w:t xml:space="preserve">The ROM SAF Leading Entity is the Danish Meteorological Institute (DMI), with Cooperating Entities: </w:t>
      </w:r>
      <w:proofErr w:type="spellStart"/>
      <w:r>
        <w:rPr>
          <w:rFonts w:ascii="Arial" w:hAnsi="Arial" w:cs="Arial"/>
          <w:sz w:val="20"/>
        </w:rPr>
        <w:t>i</w:t>
      </w:r>
      <w:proofErr w:type="spellEnd"/>
      <w:r>
        <w:rPr>
          <w:rFonts w:ascii="Arial" w:hAnsi="Arial" w:cs="Arial"/>
          <w:sz w:val="20"/>
        </w:rPr>
        <w:t xml:space="preserve">) European Centre for Medium-Range Weather Forecasts (ECMWF) in Reading, United Kingdom, ii) </w:t>
      </w:r>
      <w:proofErr w:type="spellStart"/>
      <w:r>
        <w:rPr>
          <w:rFonts w:ascii="Arial" w:hAnsi="Arial" w:cs="Arial"/>
          <w:sz w:val="20"/>
        </w:rPr>
        <w:t>Institut</w:t>
      </w:r>
      <w:proofErr w:type="spellEnd"/>
      <w:r>
        <w:rPr>
          <w:rFonts w:ascii="Arial" w:hAnsi="Arial" w:cs="Arial"/>
          <w:sz w:val="20"/>
        </w:rPr>
        <w:t xml:space="preserve"> </w:t>
      </w:r>
      <w:proofErr w:type="spellStart"/>
      <w:r>
        <w:rPr>
          <w:rFonts w:ascii="Arial" w:hAnsi="Arial" w:cs="Arial"/>
          <w:sz w:val="20"/>
        </w:rPr>
        <w:t>D'Estudis</w:t>
      </w:r>
      <w:proofErr w:type="spellEnd"/>
      <w:r>
        <w:rPr>
          <w:rFonts w:ascii="Arial" w:hAnsi="Arial" w:cs="Arial"/>
          <w:sz w:val="20"/>
        </w:rPr>
        <w:t xml:space="preserve"> </w:t>
      </w:r>
      <w:proofErr w:type="spellStart"/>
      <w:r>
        <w:rPr>
          <w:rFonts w:ascii="Arial" w:hAnsi="Arial" w:cs="Arial"/>
          <w:sz w:val="20"/>
        </w:rPr>
        <w:t>Espacials</w:t>
      </w:r>
      <w:proofErr w:type="spellEnd"/>
      <w:r>
        <w:rPr>
          <w:rFonts w:ascii="Arial" w:hAnsi="Arial" w:cs="Arial"/>
          <w:sz w:val="20"/>
        </w:rPr>
        <w:t xml:space="preserve"> de Catalunya (IEEC) in Barcelona, Spain, and iii) Met Office in Exeter, United Kingdom. To get access to our products or to read more about the ROM SAF please go to: </w:t>
      </w:r>
      <w:hyperlink r:id="rId8" w:history="1">
        <w:r>
          <w:rPr>
            <w:rFonts w:ascii="Arial" w:hAnsi="Arial" w:cs="Arial"/>
            <w:sz w:val="20"/>
          </w:rPr>
          <w:t>http://www.romsaf.org</w:t>
        </w:r>
      </w:hyperlink>
      <w:r>
        <w:rPr>
          <w:rFonts w:ascii="Arial" w:hAnsi="Arial" w:cs="Arial"/>
          <w:sz w:val="20"/>
        </w:rPr>
        <w:t>.</w:t>
      </w:r>
    </w:p>
    <w:p w14:paraId="76808FF1" w14:textId="77777777" w:rsidR="00086DB9" w:rsidRDefault="00086DB9">
      <w:pPr>
        <w:pStyle w:val="Standard"/>
        <w:jc w:val="both"/>
      </w:pPr>
    </w:p>
    <w:p w14:paraId="76808FF2" w14:textId="77777777" w:rsidR="00086DB9" w:rsidRDefault="00086DB9">
      <w:pPr>
        <w:pStyle w:val="Standard"/>
        <w:jc w:val="both"/>
        <w:rPr>
          <w:rFonts w:ascii="Arial" w:hAnsi="Arial" w:cs="Arial"/>
          <w:sz w:val="20"/>
        </w:rPr>
      </w:pPr>
    </w:p>
    <w:p w14:paraId="76808FF3" w14:textId="77777777" w:rsidR="00086DB9" w:rsidRDefault="00086DB9">
      <w:pPr>
        <w:pStyle w:val="Standard"/>
        <w:jc w:val="both"/>
        <w:rPr>
          <w:rFonts w:ascii="Arial" w:eastAsia="Arial" w:hAnsi="Arial" w:cs="Arial"/>
          <w:sz w:val="20"/>
        </w:rPr>
      </w:pPr>
    </w:p>
    <w:p w14:paraId="76808FF4" w14:textId="77777777" w:rsidR="00086DB9" w:rsidRDefault="00986FBA">
      <w:pPr>
        <w:pStyle w:val="Standard"/>
        <w:spacing w:line="360" w:lineRule="auto"/>
        <w:rPr>
          <w:rFonts w:ascii="Arial" w:hAnsi="Arial" w:cs="Arial"/>
          <w:b/>
          <w:sz w:val="20"/>
          <w:lang w:val="en-US"/>
        </w:rPr>
      </w:pPr>
      <w:r>
        <w:rPr>
          <w:rFonts w:ascii="Arial" w:hAnsi="Arial" w:cs="Arial"/>
          <w:b/>
          <w:sz w:val="20"/>
          <w:lang w:val="en-US"/>
        </w:rPr>
        <w:t>Intellectual</w:t>
      </w:r>
      <w:r>
        <w:rPr>
          <w:rFonts w:ascii="Arial" w:eastAsia="Arial" w:hAnsi="Arial" w:cs="Arial"/>
          <w:b/>
          <w:sz w:val="20"/>
          <w:lang w:val="en-US"/>
        </w:rPr>
        <w:t xml:space="preserve"> </w:t>
      </w:r>
      <w:r>
        <w:rPr>
          <w:rFonts w:ascii="Arial" w:hAnsi="Arial" w:cs="Arial"/>
          <w:b/>
          <w:sz w:val="20"/>
          <w:lang w:val="en-US"/>
        </w:rPr>
        <w:t>Property</w:t>
      </w:r>
      <w:r>
        <w:rPr>
          <w:rFonts w:ascii="Arial" w:eastAsia="Arial" w:hAnsi="Arial" w:cs="Arial"/>
          <w:b/>
          <w:sz w:val="20"/>
          <w:lang w:val="en-US"/>
        </w:rPr>
        <w:t xml:space="preserve"> </w:t>
      </w:r>
      <w:r>
        <w:rPr>
          <w:rFonts w:ascii="Arial" w:hAnsi="Arial" w:cs="Arial"/>
          <w:b/>
          <w:sz w:val="20"/>
          <w:lang w:val="en-US"/>
        </w:rPr>
        <w:t>Rights</w:t>
      </w:r>
    </w:p>
    <w:p w14:paraId="76808FF5" w14:textId="77777777" w:rsidR="00086DB9" w:rsidRDefault="00986FBA">
      <w:pPr>
        <w:pStyle w:val="Standard"/>
        <w:jc w:val="both"/>
        <w:rPr>
          <w:rFonts w:ascii="Arial" w:hAnsi="Arial" w:cs="Arial"/>
          <w:sz w:val="20"/>
          <w:lang w:val="en-US"/>
        </w:rPr>
      </w:pPr>
      <w:r>
        <w:rPr>
          <w:rFonts w:ascii="Arial" w:hAnsi="Arial" w:cs="Arial"/>
          <w:sz w:val="20"/>
          <w:lang w:val="en-US"/>
        </w:rPr>
        <w:t>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14:paraId="76808FF6" w14:textId="77777777" w:rsidR="00086DB9" w:rsidRDefault="00086DB9">
      <w:pPr>
        <w:pStyle w:val="Standard"/>
        <w:jc w:val="both"/>
        <w:rPr>
          <w:rFonts w:ascii="Arial" w:hAnsi="Arial" w:cs="Arial"/>
          <w:sz w:val="20"/>
          <w:lang w:val="en-US"/>
        </w:rPr>
      </w:pPr>
    </w:p>
    <w:p w14:paraId="76808FF7" w14:textId="77777777" w:rsidR="00086DB9" w:rsidRDefault="00086DB9">
      <w:pPr>
        <w:pStyle w:val="Standard"/>
        <w:pageBreakBefore/>
        <w:jc w:val="both"/>
        <w:rPr>
          <w:rFonts w:ascii="Arial" w:hAnsi="Arial" w:cs="Arial"/>
          <w:sz w:val="20"/>
          <w:lang w:val="en-US"/>
        </w:rPr>
      </w:pPr>
    </w:p>
    <w:p w14:paraId="76808FF8" w14:textId="77777777" w:rsidR="00086DB9" w:rsidRDefault="00986FBA">
      <w:pPr>
        <w:pStyle w:val="ContentsHeading"/>
        <w:tabs>
          <w:tab w:val="right" w:leader="dot" w:pos="9360"/>
        </w:tabs>
      </w:pPr>
      <w:r>
        <w:rPr>
          <w:rFonts w:ascii="Times New Roman" w:eastAsia="Times New Roman" w:hAnsi="Times New Roman" w:cs="Times New Roman"/>
          <w:b w:val="0"/>
          <w:bCs w:val="0"/>
          <w:sz w:val="24"/>
          <w:szCs w:val="20"/>
        </w:rPr>
        <w:fldChar w:fldCharType="begin"/>
      </w:r>
      <w:r>
        <w:instrText xml:space="preserve"> TOC \o "1-3" \u \t "Heading,1,Subtitle,2,Style Heading 2 + Arial Before:  3 pt After:  3 pt,2" \h </w:instrText>
      </w:r>
      <w:r>
        <w:rPr>
          <w:rFonts w:ascii="Times New Roman" w:eastAsia="Times New Roman" w:hAnsi="Times New Roman" w:cs="Times New Roman"/>
          <w:b w:val="0"/>
          <w:bCs w:val="0"/>
          <w:sz w:val="24"/>
          <w:szCs w:val="20"/>
        </w:rPr>
        <w:fldChar w:fldCharType="separate"/>
      </w:r>
      <w:r>
        <w:t>List of Contents</w:t>
      </w:r>
    </w:p>
    <w:p w14:paraId="76808FF9" w14:textId="77777777" w:rsidR="00086DB9" w:rsidRDefault="00986FBA">
      <w:pPr>
        <w:pStyle w:val="Contents1"/>
        <w:tabs>
          <w:tab w:val="right" w:leader="dot" w:pos="9070"/>
        </w:tabs>
      </w:pPr>
      <w:r>
        <w:t xml:space="preserve"> Executive Summary</w:t>
      </w:r>
      <w:r>
        <w:tab/>
        <w:t>7</w:t>
      </w:r>
    </w:p>
    <w:p w14:paraId="76808FFA" w14:textId="77777777" w:rsidR="00086DB9" w:rsidRDefault="00986FBA">
      <w:pPr>
        <w:pStyle w:val="Contents1"/>
        <w:tabs>
          <w:tab w:val="right" w:leader="dot" w:pos="9070"/>
        </w:tabs>
      </w:pPr>
      <w:r>
        <w:t>1.  Introduction</w:t>
      </w:r>
      <w:r>
        <w:tab/>
        <w:t>8</w:t>
      </w:r>
    </w:p>
    <w:p w14:paraId="76808FFB" w14:textId="77777777" w:rsidR="00086DB9" w:rsidRDefault="00986FBA">
      <w:pPr>
        <w:pStyle w:val="Contents2"/>
        <w:tabs>
          <w:tab w:val="right" w:leader="dot" w:pos="9310"/>
        </w:tabs>
      </w:pPr>
      <w:r>
        <w:t>1.1  Purpose of document</w:t>
      </w:r>
      <w:r>
        <w:tab/>
        <w:t>8</w:t>
      </w:r>
    </w:p>
    <w:p w14:paraId="76808FFC" w14:textId="77777777" w:rsidR="00086DB9" w:rsidRDefault="00986FBA">
      <w:pPr>
        <w:pStyle w:val="Contents2"/>
        <w:tabs>
          <w:tab w:val="right" w:leader="dot" w:pos="9310"/>
        </w:tabs>
      </w:pPr>
      <w:r>
        <w:t>1.2  Applicable and reference documents</w:t>
      </w:r>
      <w:r>
        <w:tab/>
        <w:t>8</w:t>
      </w:r>
    </w:p>
    <w:p w14:paraId="76808FFD" w14:textId="77777777" w:rsidR="00086DB9" w:rsidRDefault="00986FBA">
      <w:pPr>
        <w:pStyle w:val="Contents3"/>
        <w:tabs>
          <w:tab w:val="right" w:leader="dot" w:pos="9550"/>
        </w:tabs>
      </w:pPr>
      <w:r>
        <w:t>1.2.1  Applicable documents</w:t>
      </w:r>
      <w:r>
        <w:tab/>
        <w:t>8</w:t>
      </w:r>
    </w:p>
    <w:p w14:paraId="76808FFE" w14:textId="77777777" w:rsidR="00086DB9" w:rsidRDefault="00986FBA">
      <w:pPr>
        <w:pStyle w:val="Contents3"/>
        <w:tabs>
          <w:tab w:val="right" w:leader="dot" w:pos="9550"/>
        </w:tabs>
      </w:pPr>
      <w:r>
        <w:t>1.2.2  Reference documents</w:t>
      </w:r>
      <w:r>
        <w:tab/>
        <w:t>8</w:t>
      </w:r>
    </w:p>
    <w:p w14:paraId="76808FFF" w14:textId="77777777" w:rsidR="00086DB9" w:rsidRDefault="00986FBA">
      <w:pPr>
        <w:pStyle w:val="Contents2"/>
        <w:tabs>
          <w:tab w:val="right" w:leader="dot" w:pos="9310"/>
        </w:tabs>
      </w:pPr>
      <w:r>
        <w:t>1.3  Acronyms and abbreviations</w:t>
      </w:r>
      <w:r>
        <w:tab/>
        <w:t>10</w:t>
      </w:r>
    </w:p>
    <w:p w14:paraId="76809000" w14:textId="77777777" w:rsidR="00086DB9" w:rsidRDefault="00986FBA">
      <w:pPr>
        <w:pStyle w:val="Contents2"/>
        <w:tabs>
          <w:tab w:val="right" w:leader="dot" w:pos="9310"/>
        </w:tabs>
      </w:pPr>
      <w:r>
        <w:t>1.4  Definitions, levels and types</w:t>
      </w:r>
      <w:r>
        <w:tab/>
        <w:t>12</w:t>
      </w:r>
    </w:p>
    <w:p w14:paraId="76809001" w14:textId="77777777" w:rsidR="00086DB9" w:rsidRDefault="00986FBA">
      <w:pPr>
        <w:pStyle w:val="Contents2"/>
        <w:tabs>
          <w:tab w:val="right" w:leader="dot" w:pos="9310"/>
        </w:tabs>
      </w:pPr>
      <w:r>
        <w:t>1.5  Overview of this document</w:t>
      </w:r>
      <w:r>
        <w:tab/>
        <w:t>13</w:t>
      </w:r>
    </w:p>
    <w:p w14:paraId="76809002" w14:textId="77777777" w:rsidR="00086DB9" w:rsidRDefault="00986FBA">
      <w:pPr>
        <w:pStyle w:val="Contents1"/>
        <w:tabs>
          <w:tab w:val="right" w:leader="dot" w:pos="9070"/>
        </w:tabs>
      </w:pPr>
      <w:r>
        <w:t>2.  BUFR – a brief overview</w:t>
      </w:r>
      <w:r>
        <w:tab/>
        <w:t>14</w:t>
      </w:r>
    </w:p>
    <w:p w14:paraId="76809003" w14:textId="77777777" w:rsidR="00086DB9" w:rsidRDefault="00986FBA">
      <w:pPr>
        <w:pStyle w:val="Contents2"/>
        <w:tabs>
          <w:tab w:val="right" w:leader="dot" w:pos="9310"/>
        </w:tabs>
      </w:pPr>
      <w:r>
        <w:t>2.1  What is BUFR?</w:t>
      </w:r>
      <w:r>
        <w:tab/>
        <w:t>14</w:t>
      </w:r>
    </w:p>
    <w:p w14:paraId="76809004" w14:textId="77777777" w:rsidR="00086DB9" w:rsidRDefault="00986FBA">
      <w:pPr>
        <w:pStyle w:val="Contents2"/>
        <w:tabs>
          <w:tab w:val="right" w:leader="dot" w:pos="9310"/>
        </w:tabs>
      </w:pPr>
      <w:r>
        <w:t>2.2  Sections of a BUFR message</w:t>
      </w:r>
      <w:r>
        <w:tab/>
        <w:t>14</w:t>
      </w:r>
    </w:p>
    <w:p w14:paraId="76809005" w14:textId="77777777" w:rsidR="00086DB9" w:rsidRDefault="00986FBA">
      <w:pPr>
        <w:pStyle w:val="Contents2"/>
        <w:tabs>
          <w:tab w:val="right" w:leader="dot" w:pos="9310"/>
        </w:tabs>
      </w:pPr>
      <w:r>
        <w:t>2.3  BUFR Tables</w:t>
      </w:r>
      <w:r>
        <w:tab/>
        <w:t>15</w:t>
      </w:r>
    </w:p>
    <w:p w14:paraId="76809006" w14:textId="77777777" w:rsidR="00086DB9" w:rsidRDefault="00986FBA">
      <w:pPr>
        <w:pStyle w:val="Contents2"/>
        <w:tabs>
          <w:tab w:val="right" w:leader="dot" w:pos="9310"/>
        </w:tabs>
      </w:pPr>
      <w:r>
        <w:t>2.4  BUFR descriptors</w:t>
      </w:r>
      <w:r>
        <w:tab/>
        <w:t>15</w:t>
      </w:r>
    </w:p>
    <w:p w14:paraId="76809007" w14:textId="77777777" w:rsidR="00086DB9" w:rsidRDefault="00986FBA">
      <w:pPr>
        <w:pStyle w:val="Contents2"/>
        <w:tabs>
          <w:tab w:val="right" w:leader="dot" w:pos="9310"/>
        </w:tabs>
      </w:pPr>
      <w:r>
        <w:t>2.5  BUFR compression</w:t>
      </w:r>
      <w:r>
        <w:tab/>
        <w:t>16</w:t>
      </w:r>
    </w:p>
    <w:p w14:paraId="76809008" w14:textId="77777777" w:rsidR="00086DB9" w:rsidRDefault="00986FBA">
      <w:pPr>
        <w:pStyle w:val="Contents2"/>
        <w:tabs>
          <w:tab w:val="right" w:leader="dot" w:pos="9310"/>
        </w:tabs>
      </w:pPr>
      <w:r>
        <w:t>2.6  BUFR message length</w:t>
      </w:r>
      <w:r>
        <w:tab/>
        <w:t>16</w:t>
      </w:r>
    </w:p>
    <w:p w14:paraId="76809009" w14:textId="77777777" w:rsidR="00086DB9" w:rsidRDefault="00986FBA">
      <w:pPr>
        <w:pStyle w:val="Contents1"/>
        <w:tabs>
          <w:tab w:val="right" w:leader="dot" w:pos="9070"/>
        </w:tabs>
      </w:pPr>
      <w:r>
        <w:t>3.  Radio occultation data in BUFR</w:t>
      </w:r>
      <w:r>
        <w:tab/>
        <w:t>17</w:t>
      </w:r>
    </w:p>
    <w:p w14:paraId="7680900A" w14:textId="77777777" w:rsidR="00086DB9" w:rsidRDefault="00986FBA">
      <w:pPr>
        <w:pStyle w:val="Contents2"/>
        <w:tabs>
          <w:tab w:val="right" w:leader="dot" w:pos="9310"/>
        </w:tabs>
      </w:pPr>
      <w:r>
        <w:t>3.1  Key Parameters</w:t>
      </w:r>
      <w:r>
        <w:tab/>
        <w:t>17</w:t>
      </w:r>
    </w:p>
    <w:p w14:paraId="7680900B" w14:textId="77777777" w:rsidR="00086DB9" w:rsidRDefault="00986FBA">
      <w:pPr>
        <w:pStyle w:val="Contents2"/>
        <w:tabs>
          <w:tab w:val="right" w:leader="dot" w:pos="9310"/>
        </w:tabs>
      </w:pPr>
      <w:r>
        <w:t>3.2  Design Guidelines</w:t>
      </w:r>
      <w:r>
        <w:tab/>
        <w:t>17</w:t>
      </w:r>
    </w:p>
    <w:p w14:paraId="7680900C" w14:textId="77777777" w:rsidR="00086DB9" w:rsidRDefault="00986FBA">
      <w:pPr>
        <w:pStyle w:val="Contents2"/>
        <w:tabs>
          <w:tab w:val="right" w:leader="dot" w:pos="9310"/>
        </w:tabs>
      </w:pPr>
      <w:r>
        <w:t>3.3  Rationale</w:t>
      </w:r>
      <w:r>
        <w:tab/>
        <w:t>18</w:t>
      </w:r>
    </w:p>
    <w:p w14:paraId="7680900D" w14:textId="77777777" w:rsidR="00086DB9" w:rsidRDefault="00986FBA">
      <w:pPr>
        <w:pStyle w:val="Contents2"/>
        <w:tabs>
          <w:tab w:val="right" w:leader="dot" w:pos="9310"/>
        </w:tabs>
      </w:pPr>
      <w:r>
        <w:t>3.4  Levels and Steps</w:t>
      </w:r>
      <w:r>
        <w:tab/>
        <w:t>19</w:t>
      </w:r>
    </w:p>
    <w:p w14:paraId="7680900E" w14:textId="77777777" w:rsidR="00086DB9" w:rsidRDefault="00986FBA">
      <w:pPr>
        <w:pStyle w:val="Contents1"/>
        <w:tabs>
          <w:tab w:val="right" w:leader="dot" w:pos="9070"/>
        </w:tabs>
      </w:pPr>
      <w:r>
        <w:t>4.  BUFR Template Specification</w:t>
      </w:r>
      <w:r>
        <w:tab/>
        <w:t>20</w:t>
      </w:r>
    </w:p>
    <w:p w14:paraId="7680900F" w14:textId="77777777" w:rsidR="00086DB9" w:rsidRDefault="00986FBA">
      <w:pPr>
        <w:pStyle w:val="Contents2"/>
        <w:tabs>
          <w:tab w:val="right" w:leader="dot" w:pos="9310"/>
        </w:tabs>
      </w:pPr>
      <w:r>
        <w:t>4.1  BUFR Section 0 (Indicator)</w:t>
      </w:r>
      <w:r>
        <w:tab/>
        <w:t>20</w:t>
      </w:r>
    </w:p>
    <w:p w14:paraId="76809010" w14:textId="77777777" w:rsidR="00086DB9" w:rsidRDefault="00986FBA">
      <w:pPr>
        <w:pStyle w:val="Contents2"/>
        <w:tabs>
          <w:tab w:val="right" w:leader="dot" w:pos="9310"/>
        </w:tabs>
      </w:pPr>
      <w:r>
        <w:t>4.2  BUFR Section 1 (Identification)</w:t>
      </w:r>
      <w:r>
        <w:tab/>
        <w:t>20</w:t>
      </w:r>
    </w:p>
    <w:p w14:paraId="76809011" w14:textId="77777777" w:rsidR="00086DB9" w:rsidRDefault="00986FBA">
      <w:pPr>
        <w:pStyle w:val="Contents2"/>
        <w:tabs>
          <w:tab w:val="right" w:leader="dot" w:pos="9310"/>
        </w:tabs>
      </w:pPr>
      <w:r>
        <w:t>4.3  BUFR Section 2 (Optional Data)</w:t>
      </w:r>
      <w:r>
        <w:tab/>
        <w:t>22</w:t>
      </w:r>
    </w:p>
    <w:p w14:paraId="76809012" w14:textId="77777777" w:rsidR="00086DB9" w:rsidRDefault="00986FBA">
      <w:pPr>
        <w:pStyle w:val="Contents2"/>
        <w:tabs>
          <w:tab w:val="right" w:leader="dot" w:pos="9310"/>
        </w:tabs>
      </w:pPr>
      <w:r>
        <w:t>4.4  BUFR Section 3 (Data Description)</w:t>
      </w:r>
      <w:r>
        <w:tab/>
        <w:t>22</w:t>
      </w:r>
    </w:p>
    <w:p w14:paraId="76809013" w14:textId="77777777" w:rsidR="00086DB9" w:rsidRDefault="00986FBA">
      <w:pPr>
        <w:pStyle w:val="Contents2"/>
        <w:tabs>
          <w:tab w:val="right" w:leader="dot" w:pos="9310"/>
        </w:tabs>
      </w:pPr>
      <w:r>
        <w:t>4.5  BUFR Section 4 (Data Template)</w:t>
      </w:r>
      <w:r>
        <w:tab/>
        <w:t>22</w:t>
      </w:r>
    </w:p>
    <w:p w14:paraId="76809014" w14:textId="77777777" w:rsidR="00086DB9" w:rsidRDefault="00986FBA">
      <w:pPr>
        <w:pStyle w:val="Contents3"/>
        <w:tabs>
          <w:tab w:val="right" w:leader="dot" w:pos="9550"/>
        </w:tabs>
      </w:pPr>
      <w:r>
        <w:t>4.5.1  New Satellite and Instrument Codes</w:t>
      </w:r>
      <w:r>
        <w:tab/>
        <w:t>26</w:t>
      </w:r>
    </w:p>
    <w:p w14:paraId="76809015" w14:textId="77777777" w:rsidR="00086DB9" w:rsidRDefault="00986FBA">
      <w:pPr>
        <w:pStyle w:val="Contents3"/>
        <w:tabs>
          <w:tab w:val="right" w:leader="dot" w:pos="9550"/>
        </w:tabs>
      </w:pPr>
      <w:r>
        <w:t>4.5.2  Quality Flags</w:t>
      </w:r>
      <w:r>
        <w:tab/>
        <w:t>28</w:t>
      </w:r>
    </w:p>
    <w:p w14:paraId="76809016" w14:textId="77777777" w:rsidR="00086DB9" w:rsidRDefault="00986FBA">
      <w:pPr>
        <w:pStyle w:val="Contents3"/>
        <w:tabs>
          <w:tab w:val="right" w:leader="dot" w:pos="9550"/>
        </w:tabs>
      </w:pPr>
      <w:r>
        <w:t>4.5.3  Quality parameter</w:t>
      </w:r>
      <w:r>
        <w:tab/>
        <w:t>28</w:t>
      </w:r>
    </w:p>
    <w:p w14:paraId="76809017" w14:textId="77777777" w:rsidR="00086DB9" w:rsidRDefault="00986FBA">
      <w:pPr>
        <w:pStyle w:val="Contents2"/>
        <w:tabs>
          <w:tab w:val="right" w:leader="dot" w:pos="9310"/>
        </w:tabs>
      </w:pPr>
      <w:r>
        <w:t>4.6  BUFR Section 5 (End of Message)</w:t>
      </w:r>
      <w:r>
        <w:tab/>
        <w:t>29</w:t>
      </w:r>
    </w:p>
    <w:p w14:paraId="76809018" w14:textId="77777777" w:rsidR="00086DB9" w:rsidRDefault="00986FBA">
      <w:pPr>
        <w:pStyle w:val="Contents2"/>
        <w:tabs>
          <w:tab w:val="right" w:leader="dot" w:pos="9310"/>
        </w:tabs>
      </w:pPr>
      <w:r>
        <w:t>4.7  Indicative BUFR Message Lengths</w:t>
      </w:r>
      <w:r>
        <w:tab/>
        <w:t>29</w:t>
      </w:r>
    </w:p>
    <w:p w14:paraId="76809019" w14:textId="77777777" w:rsidR="00086DB9" w:rsidRDefault="00986FBA">
      <w:pPr>
        <w:pStyle w:val="Contents1"/>
        <w:tabs>
          <w:tab w:val="right" w:leader="dot" w:pos="9070"/>
        </w:tabs>
      </w:pPr>
      <w:r>
        <w:t>5.  GTS dissemination</w:t>
      </w:r>
      <w:r>
        <w:tab/>
        <w:t>30</w:t>
      </w:r>
    </w:p>
    <w:p w14:paraId="7680901A" w14:textId="77777777" w:rsidR="00086DB9" w:rsidRDefault="00986FBA">
      <w:pPr>
        <w:pStyle w:val="Contents2"/>
        <w:tabs>
          <w:tab w:val="right" w:leader="dot" w:pos="9310"/>
        </w:tabs>
      </w:pPr>
      <w:r>
        <w:t>5.1  Channel Sequence Number</w:t>
      </w:r>
      <w:r>
        <w:tab/>
        <w:t>30</w:t>
      </w:r>
    </w:p>
    <w:p w14:paraId="7680901B" w14:textId="77777777" w:rsidR="00086DB9" w:rsidRDefault="00986FBA">
      <w:pPr>
        <w:pStyle w:val="Contents2"/>
        <w:tabs>
          <w:tab w:val="right" w:leader="dot" w:pos="9310"/>
        </w:tabs>
      </w:pPr>
      <w:r>
        <w:t>5.2  Geographic Area Designator</w:t>
      </w:r>
      <w:r>
        <w:tab/>
        <w:t>30</w:t>
      </w:r>
    </w:p>
    <w:p w14:paraId="7680901C" w14:textId="77777777" w:rsidR="00086DB9" w:rsidRDefault="00986FBA">
      <w:pPr>
        <w:pStyle w:val="Contents2"/>
        <w:tabs>
          <w:tab w:val="right" w:leader="dot" w:pos="9310"/>
        </w:tabs>
      </w:pPr>
      <w:r>
        <w:t>5.3  Data Identifier</w:t>
      </w:r>
      <w:r>
        <w:tab/>
        <w:t>30</w:t>
      </w:r>
    </w:p>
    <w:p w14:paraId="7680901D" w14:textId="77777777" w:rsidR="00086DB9" w:rsidRDefault="00986FBA">
      <w:pPr>
        <w:pStyle w:val="Contents2"/>
        <w:tabs>
          <w:tab w:val="right" w:leader="dot" w:pos="9310"/>
        </w:tabs>
      </w:pPr>
      <w:r>
        <w:t>5.4  ICAO Location Indicator</w:t>
      </w:r>
      <w:r>
        <w:tab/>
        <w:t>32</w:t>
      </w:r>
    </w:p>
    <w:p w14:paraId="7680901E" w14:textId="77777777" w:rsidR="00086DB9" w:rsidRDefault="00986FBA">
      <w:pPr>
        <w:pStyle w:val="Contents2"/>
        <w:tabs>
          <w:tab w:val="right" w:leader="dot" w:pos="9310"/>
        </w:tabs>
      </w:pPr>
      <w:r>
        <w:t>5.5  Date and Time</w:t>
      </w:r>
      <w:r>
        <w:tab/>
        <w:t>32</w:t>
      </w:r>
    </w:p>
    <w:p w14:paraId="7680901F" w14:textId="77777777" w:rsidR="00086DB9" w:rsidRDefault="00986FBA">
      <w:pPr>
        <w:pStyle w:val="Contents2"/>
        <w:tabs>
          <w:tab w:val="right" w:leader="dot" w:pos="9310"/>
        </w:tabs>
      </w:pPr>
      <w:r>
        <w:t>5.6  Current routing headers</w:t>
      </w:r>
      <w:r>
        <w:tab/>
        <w:t>32</w:t>
      </w:r>
    </w:p>
    <w:p w14:paraId="76809020" w14:textId="77777777" w:rsidR="00086DB9" w:rsidRDefault="00986FBA">
      <w:pPr>
        <w:pStyle w:val="Contents1"/>
        <w:tabs>
          <w:tab w:val="right" w:leader="dot" w:pos="9070"/>
        </w:tabs>
      </w:pPr>
      <w:r>
        <w:t>6.  Software Applications</w:t>
      </w:r>
      <w:r>
        <w:tab/>
        <w:t>33</w:t>
      </w:r>
    </w:p>
    <w:p w14:paraId="76809021" w14:textId="77777777" w:rsidR="00086DB9" w:rsidRDefault="00986FBA">
      <w:pPr>
        <w:pStyle w:val="Standard"/>
        <w:tabs>
          <w:tab w:val="right" w:leader="dot" w:pos="9061"/>
        </w:tabs>
        <w:jc w:val="center"/>
        <w:rPr>
          <w:rFonts w:ascii="Arial" w:hAnsi="Arial" w:cs="Arial"/>
          <w:b/>
          <w:sz w:val="36"/>
        </w:rPr>
      </w:pPr>
      <w:r>
        <w:rPr>
          <w:rFonts w:ascii="Arial" w:eastAsia="Arial" w:hAnsi="Arial" w:cs="Arial"/>
          <w:b/>
        </w:rPr>
        <w:fldChar w:fldCharType="end"/>
      </w:r>
    </w:p>
    <w:p w14:paraId="76809022" w14:textId="77777777" w:rsidR="00086DB9" w:rsidRDefault="00086DB9">
      <w:pPr>
        <w:pStyle w:val="Standard"/>
        <w:tabs>
          <w:tab w:val="right" w:leader="dot" w:pos="9061"/>
        </w:tabs>
        <w:jc w:val="center"/>
        <w:rPr>
          <w:rFonts w:ascii="Arial" w:hAnsi="Arial" w:cs="Arial"/>
          <w:b/>
          <w:sz w:val="36"/>
        </w:rPr>
      </w:pPr>
    </w:p>
    <w:p w14:paraId="76809023" w14:textId="77777777" w:rsidR="00086DB9" w:rsidRDefault="00086DB9">
      <w:pPr>
        <w:pStyle w:val="Standard"/>
        <w:jc w:val="center"/>
        <w:rPr>
          <w:rFonts w:ascii="Arial" w:hAnsi="Arial" w:cs="Arial"/>
          <w:b/>
          <w:sz w:val="36"/>
        </w:rPr>
      </w:pPr>
    </w:p>
    <w:p w14:paraId="76809024" w14:textId="77777777" w:rsidR="00086DB9" w:rsidRDefault="00986FBA">
      <w:pPr>
        <w:pStyle w:val="IllustrationIndexHeading"/>
        <w:pageBreakBefore/>
      </w:pPr>
      <w:r>
        <w:lastRenderedPageBreak/>
        <w:t>List of Figures</w:t>
      </w:r>
    </w:p>
    <w:p w14:paraId="76809025" w14:textId="77777777" w:rsidR="00086DB9" w:rsidRDefault="00986FBA">
      <w:pPr>
        <w:pStyle w:val="IllustrationIndex1"/>
      </w:pPr>
      <w:r>
        <w:t>Figure 1. Schematic picture of the radio occultation geometry</w:t>
      </w:r>
      <w:r>
        <w:tab/>
        <w:t>17</w:t>
      </w:r>
    </w:p>
    <w:p w14:paraId="76809026" w14:textId="77777777" w:rsidR="00086DB9" w:rsidRDefault="00086DB9">
      <w:pPr>
        <w:pStyle w:val="Standard"/>
        <w:jc w:val="center"/>
        <w:rPr>
          <w:rFonts w:ascii="Arial" w:hAnsi="Arial" w:cs="Arial"/>
          <w:b/>
          <w:sz w:val="36"/>
        </w:rPr>
      </w:pPr>
    </w:p>
    <w:p w14:paraId="76809027" w14:textId="77777777" w:rsidR="00086DB9" w:rsidRDefault="00986FBA">
      <w:pPr>
        <w:pStyle w:val="IllustrationIndexHeading"/>
      </w:pPr>
      <w:r>
        <w:t>List of Tables</w:t>
      </w:r>
    </w:p>
    <w:p w14:paraId="76809028" w14:textId="77777777" w:rsidR="00086DB9" w:rsidRDefault="00986FBA">
      <w:pPr>
        <w:pStyle w:val="Contents1"/>
        <w:tabs>
          <w:tab w:val="right" w:leader="dot" w:pos="9070"/>
        </w:tabs>
      </w:pPr>
      <w:r>
        <w:t>Table 1. BUFR Section 0 (Indicator)</w:t>
      </w:r>
      <w:r>
        <w:tab/>
        <w:t>20</w:t>
      </w:r>
    </w:p>
    <w:p w14:paraId="76809029" w14:textId="77777777" w:rsidR="00086DB9" w:rsidRDefault="00986FBA">
      <w:pPr>
        <w:pStyle w:val="Contents1"/>
        <w:tabs>
          <w:tab w:val="right" w:leader="dot" w:pos="9070"/>
        </w:tabs>
      </w:pPr>
      <w:r>
        <w:t>Table 2. BUFR Section 1 (Identification) for older Edition 3 messages</w:t>
      </w:r>
      <w:r>
        <w:tab/>
        <w:t>21</w:t>
      </w:r>
    </w:p>
    <w:p w14:paraId="7680902A" w14:textId="77777777" w:rsidR="00086DB9" w:rsidRDefault="00986FBA">
      <w:pPr>
        <w:pStyle w:val="Contents1"/>
        <w:tabs>
          <w:tab w:val="right" w:leader="dot" w:pos="9070"/>
        </w:tabs>
      </w:pPr>
      <w:r>
        <w:t>Table 3. BUFR Section 1 (Identification) for current Edition 4 messages</w:t>
      </w:r>
      <w:r>
        <w:tab/>
        <w:t>21</w:t>
      </w:r>
    </w:p>
    <w:p w14:paraId="7680902B" w14:textId="77777777" w:rsidR="00086DB9" w:rsidRDefault="00986FBA">
      <w:pPr>
        <w:pStyle w:val="Contents1"/>
        <w:tabs>
          <w:tab w:val="right" w:leader="dot" w:pos="9070"/>
        </w:tabs>
      </w:pPr>
      <w:r>
        <w:t>Table 4. BUFR Section 3 (Data Description)</w:t>
      </w:r>
      <w:r>
        <w:tab/>
        <w:t>22</w:t>
      </w:r>
    </w:p>
    <w:p w14:paraId="7680902C" w14:textId="77777777" w:rsidR="00086DB9" w:rsidRDefault="00986FBA">
      <w:pPr>
        <w:pStyle w:val="Contents1"/>
        <w:tabs>
          <w:tab w:val="right" w:leader="dot" w:pos="9070"/>
        </w:tabs>
      </w:pPr>
      <w:r>
        <w:t>Table 5. BUFR Section 4 (Data Template)</w:t>
      </w:r>
      <w:r>
        <w:tab/>
        <w:t>23</w:t>
      </w:r>
    </w:p>
    <w:p w14:paraId="7680902D" w14:textId="77777777" w:rsidR="00086DB9" w:rsidRDefault="00986FBA">
      <w:pPr>
        <w:pStyle w:val="Contents1"/>
        <w:tabs>
          <w:tab w:val="right" w:leader="dot" w:pos="9070"/>
        </w:tabs>
      </w:pPr>
      <w:r>
        <w:t>Table 6. Satellite Classification (Code Table 002020)</w:t>
      </w:r>
      <w:r>
        <w:tab/>
        <w:t>26</w:t>
      </w:r>
    </w:p>
    <w:p w14:paraId="7680902E" w14:textId="77777777" w:rsidR="00086DB9" w:rsidRDefault="00986FBA">
      <w:pPr>
        <w:pStyle w:val="Contents1"/>
        <w:tabs>
          <w:tab w:val="right" w:leader="dot" w:pos="9070"/>
        </w:tabs>
      </w:pPr>
      <w:r>
        <w:t>Table 7. GNSS RO Satellite Identifier (Common Code Table C–5)</w:t>
      </w:r>
      <w:r>
        <w:tab/>
        <w:t>27</w:t>
      </w:r>
    </w:p>
    <w:p w14:paraId="7680902F" w14:textId="77777777" w:rsidR="00086DB9" w:rsidRDefault="00986FBA">
      <w:pPr>
        <w:pStyle w:val="Contents1"/>
        <w:tabs>
          <w:tab w:val="right" w:leader="dot" w:pos="9070"/>
        </w:tabs>
      </w:pPr>
      <w:r>
        <w:t>Table 8. GNSS RO Satellite Instrument Identifier (Common Code Table C–8)</w:t>
      </w:r>
      <w:r>
        <w:tab/>
        <w:t>27</w:t>
      </w:r>
    </w:p>
    <w:p w14:paraId="76809030" w14:textId="77777777" w:rsidR="00086DB9" w:rsidRDefault="00986FBA">
      <w:pPr>
        <w:pStyle w:val="Contents1"/>
        <w:tabs>
          <w:tab w:val="right" w:leader="dot" w:pos="9070"/>
        </w:tabs>
      </w:pPr>
      <w:r>
        <w:t>Table 9. Quality Flags for RO Data (16-bit Flag Table)</w:t>
      </w:r>
      <w:r>
        <w:tab/>
        <w:t>28</w:t>
      </w:r>
    </w:p>
    <w:p w14:paraId="76809031" w14:textId="77777777" w:rsidR="00086DB9" w:rsidRDefault="00986FBA">
      <w:pPr>
        <w:pStyle w:val="Contents1"/>
        <w:tabs>
          <w:tab w:val="right" w:leader="dot" w:pos="9070"/>
        </w:tabs>
      </w:pPr>
      <w:r>
        <w:t>Table 10. BUFR Section 5 (End of Message)</w:t>
      </w:r>
      <w:r>
        <w:tab/>
        <w:t>29</w:t>
      </w:r>
    </w:p>
    <w:p w14:paraId="76809032" w14:textId="77777777" w:rsidR="00086DB9" w:rsidRDefault="00986FBA">
      <w:pPr>
        <w:pStyle w:val="Contents1"/>
        <w:tabs>
          <w:tab w:val="right" w:leader="dot" w:pos="9070"/>
        </w:tabs>
      </w:pPr>
      <w:r>
        <w:t>Table 11. Indicative BUFR message lengths</w:t>
      </w:r>
      <w:r>
        <w:tab/>
        <w:t>29</w:t>
      </w:r>
    </w:p>
    <w:p w14:paraId="76809033" w14:textId="77777777" w:rsidR="00086DB9" w:rsidRDefault="00986FBA">
      <w:pPr>
        <w:pStyle w:val="Contents1"/>
        <w:tabs>
          <w:tab w:val="right" w:leader="dot" w:pos="9070"/>
        </w:tabs>
      </w:pPr>
      <w:r>
        <w:t>Table 12. WMO Bulletin Routing Header/Trailer elements</w:t>
      </w:r>
      <w:r>
        <w:tab/>
        <w:t>31</w:t>
      </w:r>
    </w:p>
    <w:p w14:paraId="76809034" w14:textId="77777777" w:rsidR="00086DB9" w:rsidRDefault="00986FBA">
      <w:pPr>
        <w:pStyle w:val="Contents1"/>
        <w:tabs>
          <w:tab w:val="right" w:leader="dot" w:pos="9070"/>
        </w:tabs>
      </w:pPr>
      <w:r>
        <w:t>Table 13. Geographical Area Designator (A2) codes</w:t>
      </w:r>
      <w:r>
        <w:tab/>
        <w:t>31</w:t>
      </w:r>
    </w:p>
    <w:p w14:paraId="76809035" w14:textId="77777777" w:rsidR="00086DB9" w:rsidRDefault="00986FBA">
      <w:pPr>
        <w:pStyle w:val="Contents1"/>
        <w:tabs>
          <w:tab w:val="right" w:leader="dot" w:pos="9070"/>
        </w:tabs>
      </w:pPr>
      <w:r>
        <w:t>Table 14. Summary of ARHs for RO data on the GTS</w:t>
      </w:r>
      <w:r>
        <w:tab/>
        <w:t>32</w:t>
      </w:r>
    </w:p>
    <w:p w14:paraId="76809036" w14:textId="77777777" w:rsidR="00086DB9" w:rsidRDefault="00986FBA">
      <w:pPr>
        <w:pStyle w:val="Heading1"/>
        <w:numPr>
          <w:ilvl w:val="0"/>
          <w:numId w:val="0"/>
        </w:numPr>
        <w:tabs>
          <w:tab w:val="right" w:leader="dot" w:pos="9061"/>
        </w:tabs>
        <w:jc w:val="both"/>
        <w:rPr>
          <w:rFonts w:ascii="Arial" w:hAnsi="Arial" w:cs="Arial"/>
          <w:bCs/>
        </w:rPr>
      </w:pPr>
      <w:bookmarkStart w:id="2" w:name="__RefHeading__39_1229796929"/>
      <w:r>
        <w:rPr>
          <w:rFonts w:ascii="Arial" w:hAnsi="Arial" w:cs="Arial"/>
          <w:bCs/>
        </w:rPr>
        <w:lastRenderedPageBreak/>
        <w:t>Executive</w:t>
      </w:r>
      <w:r>
        <w:rPr>
          <w:rFonts w:ascii="Arial" w:eastAsia="Arial" w:hAnsi="Arial" w:cs="Arial"/>
          <w:bCs/>
        </w:rPr>
        <w:t xml:space="preserve"> </w:t>
      </w:r>
      <w:r>
        <w:rPr>
          <w:rFonts w:ascii="Arial" w:hAnsi="Arial" w:cs="Arial"/>
          <w:bCs/>
        </w:rPr>
        <w:t>Summary</w:t>
      </w:r>
      <w:bookmarkEnd w:id="2"/>
    </w:p>
    <w:p w14:paraId="76809037" w14:textId="77777777" w:rsidR="00086DB9" w:rsidRDefault="00986FBA">
      <w:pPr>
        <w:pStyle w:val="Standard"/>
        <w:jc w:val="both"/>
      </w:pPr>
      <w:r>
        <w:rPr>
          <w:rFonts w:ascii="Arial" w:hAnsi="Arial" w:cs="Arial"/>
          <w:szCs w:val="24"/>
        </w:rPr>
        <w:t>This</w:t>
      </w:r>
      <w:r>
        <w:rPr>
          <w:rFonts w:ascii="Arial" w:eastAsia="Arial" w:hAnsi="Arial" w:cs="Arial"/>
          <w:szCs w:val="24"/>
        </w:rPr>
        <w:t xml:space="preserve"> </w:t>
      </w:r>
      <w:r>
        <w:rPr>
          <w:rFonts w:ascii="Arial" w:hAnsi="Arial" w:cs="Arial"/>
          <w:szCs w:val="24"/>
        </w:rPr>
        <w:t>document</w:t>
      </w:r>
      <w:r>
        <w:rPr>
          <w:rFonts w:ascii="Arial" w:eastAsia="Arial" w:hAnsi="Arial" w:cs="Arial"/>
          <w:szCs w:val="24"/>
        </w:rPr>
        <w:t xml:space="preserve"> </w:t>
      </w:r>
      <w:r>
        <w:rPr>
          <w:rFonts w:ascii="Arial" w:hAnsi="Arial" w:cs="Arial"/>
          <w:szCs w:val="24"/>
        </w:rPr>
        <w:t>describes</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template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processed</w:t>
      </w:r>
      <w:r>
        <w:rPr>
          <w:rFonts w:ascii="Arial" w:eastAsia="Arial" w:hAnsi="Arial" w:cs="Arial"/>
          <w:szCs w:val="24"/>
        </w:rPr>
        <w:t xml:space="preserve"> </w:t>
      </w:r>
      <w:r>
        <w:rPr>
          <w:rFonts w:ascii="Arial" w:hAnsi="Arial" w:cs="Arial"/>
          <w:szCs w:val="24"/>
        </w:rPr>
        <w:t>radio</w:t>
      </w:r>
      <w:r>
        <w:rPr>
          <w:rFonts w:ascii="Arial" w:eastAsia="Arial" w:hAnsi="Arial" w:cs="Arial"/>
          <w:szCs w:val="24"/>
        </w:rPr>
        <w:t xml:space="preserve"> </w:t>
      </w:r>
      <w:r>
        <w:rPr>
          <w:rFonts w:ascii="Arial" w:hAnsi="Arial" w:cs="Arial"/>
          <w:szCs w:val="24"/>
        </w:rPr>
        <w:t>occultation</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into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b/>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This</w:t>
      </w:r>
      <w:r>
        <w:rPr>
          <w:rFonts w:ascii="Arial" w:eastAsia="Arial" w:hAnsi="Arial" w:cs="Arial"/>
          <w:szCs w:val="24"/>
        </w:rPr>
        <w:t xml:space="preserve"> </w:t>
      </w:r>
      <w:r>
        <w:rPr>
          <w:rFonts w:ascii="Arial" w:hAnsi="Arial" w:cs="Arial"/>
          <w:szCs w:val="24"/>
        </w:rPr>
        <w:t>formatting</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requirement</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dissemination</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near real</w:t>
      </w:r>
      <w:r>
        <w:rPr>
          <w:rFonts w:ascii="Arial" w:eastAsia="Arial" w:hAnsi="Arial" w:cs="Arial"/>
          <w:szCs w:val="24"/>
        </w:rPr>
        <w:t>-</w:t>
      </w:r>
      <w:r>
        <w:rPr>
          <w:rFonts w:ascii="Arial" w:hAnsi="Arial" w:cs="Arial"/>
          <w:szCs w:val="24"/>
        </w:rPr>
        <w:t>time</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products</w:t>
      </w:r>
      <w:r>
        <w:rPr>
          <w:rFonts w:ascii="Arial" w:eastAsia="Arial" w:hAnsi="Arial" w:cs="Arial"/>
          <w:szCs w:val="24"/>
        </w:rPr>
        <w:t xml:space="preserve"> </w:t>
      </w:r>
      <w:r>
        <w:rPr>
          <w:rFonts w:ascii="Arial" w:hAnsi="Arial" w:cs="Arial"/>
          <w:szCs w:val="24"/>
        </w:rPr>
        <w:t>over</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or</w:t>
      </w:r>
      <w:r>
        <w:rPr>
          <w:rFonts w:ascii="Arial" w:eastAsia="Arial" w:hAnsi="Arial" w:cs="Arial"/>
          <w:szCs w:val="24"/>
        </w:rPr>
        <w:t xml:space="preserve"> </w:t>
      </w:r>
      <w:proofErr w:type="spellStart"/>
      <w:r>
        <w:rPr>
          <w:rFonts w:ascii="Arial" w:hAnsi="Arial" w:cs="Arial"/>
          <w:szCs w:val="24"/>
        </w:rPr>
        <w:t>EUMETCast</w:t>
      </w:r>
      <w:proofErr w:type="spellEnd"/>
      <w:r>
        <w:rPr>
          <w:rFonts w:ascii="Arial" w:hAnsi="Arial" w:cs="Arial"/>
          <w:szCs w:val="24"/>
        </w:rPr>
        <w: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generic</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support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missions</w:t>
      </w:r>
      <w:r>
        <w:rPr>
          <w:rFonts w:ascii="Arial" w:eastAsia="Arial" w:hAnsi="Arial" w:cs="Arial"/>
          <w:szCs w:val="24"/>
        </w:rPr>
        <w:t xml:space="preserve"> </w:t>
      </w:r>
      <w:r>
        <w:rPr>
          <w:rFonts w:ascii="Arial" w:hAnsi="Arial" w:cs="Arial"/>
          <w:szCs w:val="24"/>
        </w:rPr>
        <w:t>(COSMIC,</w:t>
      </w:r>
      <w:r>
        <w:rPr>
          <w:rFonts w:ascii="Arial" w:eastAsia="Arial" w:hAnsi="Arial" w:cs="Arial"/>
          <w:szCs w:val="24"/>
        </w:rPr>
        <w:t xml:space="preserve"> </w:t>
      </w:r>
      <w:r>
        <w:rPr>
          <w:rFonts w:ascii="Arial" w:hAnsi="Arial" w:cs="Arial"/>
          <w:szCs w:val="24"/>
        </w:rPr>
        <w:t>CHAMP,</w:t>
      </w:r>
      <w:r>
        <w:rPr>
          <w:rFonts w:ascii="Arial" w:eastAsia="Arial" w:hAnsi="Arial" w:cs="Arial"/>
          <w:szCs w:val="24"/>
        </w:rPr>
        <w:t xml:space="preserve"> </w:t>
      </w:r>
      <w:r>
        <w:rPr>
          <w:rFonts w:ascii="Arial" w:hAnsi="Arial" w:cs="Arial"/>
          <w:szCs w:val="24"/>
        </w:rPr>
        <w:t>GRACE</w:t>
      </w:r>
      <w:r>
        <w:rPr>
          <w:rFonts w:ascii="Arial" w:eastAsia="Arial" w:hAnsi="Arial" w:cs="Arial"/>
          <w:szCs w:val="24"/>
        </w:rPr>
        <w:t>…</w:t>
      </w:r>
      <w:r>
        <w:rPr>
          <w:rFonts w:ascii="Arial" w:hAnsi="Arial" w:cs="Arial"/>
          <w:szCs w:val="24"/>
        </w:rPr>
        <w:t>)</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by</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processing</w:t>
      </w:r>
      <w:r>
        <w:rPr>
          <w:rFonts w:ascii="Arial" w:eastAsia="Arial" w:hAnsi="Arial" w:cs="Arial"/>
          <w:szCs w:val="24"/>
        </w:rPr>
        <w:t xml:space="preserve"> </w:t>
      </w:r>
      <w:r>
        <w:rPr>
          <w:rFonts w:ascii="Arial" w:hAnsi="Arial" w:cs="Arial"/>
          <w:szCs w:val="24"/>
        </w:rPr>
        <w:t>centres</w:t>
      </w:r>
      <w:r>
        <w:rPr>
          <w:rFonts w:ascii="Arial" w:eastAsia="Arial" w:hAnsi="Arial" w:cs="Arial"/>
          <w:szCs w:val="24"/>
        </w:rPr>
        <w:t xml:space="preserve"> </w:t>
      </w:r>
      <w:r>
        <w:rPr>
          <w:rFonts w:ascii="Arial" w:hAnsi="Arial" w:cs="Arial"/>
          <w:szCs w:val="24"/>
        </w:rPr>
        <w:t>(EUMETSAT,</w:t>
      </w:r>
      <w:r>
        <w:rPr>
          <w:rFonts w:ascii="Arial" w:eastAsia="Arial" w:hAnsi="Arial" w:cs="Arial"/>
          <w:szCs w:val="24"/>
        </w:rPr>
        <w:t xml:space="preserve"> </w:t>
      </w:r>
      <w:r>
        <w:rPr>
          <w:rFonts w:ascii="Arial" w:hAnsi="Arial" w:cs="Arial"/>
          <w:szCs w:val="24"/>
        </w:rPr>
        <w:t>UCAR,</w:t>
      </w:r>
      <w:r>
        <w:rPr>
          <w:rFonts w:ascii="Arial" w:eastAsia="Arial" w:hAnsi="Arial" w:cs="Arial"/>
          <w:szCs w:val="24"/>
        </w:rPr>
        <w:t xml:space="preserve"> </w:t>
      </w:r>
      <w:r>
        <w:rPr>
          <w:rFonts w:ascii="Arial" w:hAnsi="Arial" w:cs="Arial"/>
          <w:szCs w:val="24"/>
        </w:rPr>
        <w:t>GFZ</w:t>
      </w:r>
      <w:r>
        <w:rPr>
          <w:rFonts w:ascii="Arial" w:eastAsia="Arial" w:hAnsi="Arial" w:cs="Arial"/>
          <w:szCs w:val="24"/>
        </w:rPr>
        <w:t>…</w:t>
      </w:r>
      <w:r>
        <w:rPr>
          <w:rFonts w:ascii="Arial" w:hAnsi="Arial" w:cs="Arial"/>
          <w:szCs w:val="24"/>
        </w:rPr>
        <w:t>).</w:t>
      </w:r>
    </w:p>
    <w:p w14:paraId="76809038" w14:textId="77777777" w:rsidR="00086DB9" w:rsidRDefault="00086DB9">
      <w:pPr>
        <w:pStyle w:val="Standard"/>
        <w:jc w:val="both"/>
        <w:rPr>
          <w:rFonts w:ascii="Arial" w:hAnsi="Arial" w:cs="Arial"/>
          <w:szCs w:val="24"/>
        </w:rPr>
      </w:pPr>
    </w:p>
    <w:p w14:paraId="76809039" w14:textId="77777777" w:rsidR="00086DB9" w:rsidRPr="00107262" w:rsidRDefault="00986FBA">
      <w:pPr>
        <w:pStyle w:val="PlainText"/>
        <w:jc w:val="both"/>
        <w:rPr>
          <w:lang w:val="en-US"/>
          <w:rPrChange w:id="3" w:author="Stig Syndergaard" w:date="2022-10-24T18:00:00Z">
            <w:rPr/>
          </w:rPrChange>
        </w:rPr>
      </w:pP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FM94</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(otherwise</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Universal</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Representation)</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standard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(mainly)</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efficient</w:t>
      </w:r>
      <w:r>
        <w:rPr>
          <w:rFonts w:ascii="Arial" w:eastAsia="Arial" w:hAnsi="Arial" w:cs="Arial"/>
          <w:sz w:val="24"/>
          <w:szCs w:val="24"/>
          <w:lang w:val="en-GB"/>
        </w:rPr>
        <w:t xml:space="preserve"> </w:t>
      </w:r>
      <w:r>
        <w:rPr>
          <w:rFonts w:ascii="Arial" w:hAnsi="Arial" w:cs="Arial"/>
          <w:sz w:val="24"/>
          <w:szCs w:val="24"/>
          <w:lang w:val="en-GB"/>
        </w:rPr>
        <w:t>transmission</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storage.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pure</w:t>
      </w:r>
      <w:r>
        <w:rPr>
          <w:rFonts w:ascii="Arial" w:eastAsia="Arial" w:hAnsi="Arial" w:cs="Arial"/>
          <w:sz w:val="24"/>
          <w:szCs w:val="24"/>
          <w:lang w:val="en-GB"/>
        </w:rPr>
        <w:t xml:space="preserve">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(bit-oriented</w:t>
      </w:r>
      <w:r>
        <w:rPr>
          <w:rFonts w:ascii="Arial" w:eastAsia="Arial" w:hAnsi="Arial" w:cs="Arial"/>
          <w:sz w:val="24"/>
          <w:szCs w:val="24"/>
          <w:lang w:val="en-GB"/>
        </w:rPr>
        <w:t xml:space="preserve"> </w:t>
      </w:r>
      <w:r>
        <w:rPr>
          <w:rFonts w:ascii="Arial" w:hAnsi="Arial" w:cs="Arial"/>
          <w:sz w:val="24"/>
          <w:szCs w:val="24"/>
          <w:lang w:val="en-GB"/>
        </w:rPr>
        <w:t>stream).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decoding</w:t>
      </w:r>
      <w:r>
        <w:rPr>
          <w:rFonts w:ascii="Arial" w:eastAsia="Arial" w:hAnsi="Arial" w:cs="Arial"/>
          <w:sz w:val="24"/>
          <w:szCs w:val="24"/>
          <w:lang w:val="en-GB"/>
        </w:rPr>
        <w:t xml:space="preserve"> </w:t>
      </w:r>
      <w:r>
        <w:rPr>
          <w:rFonts w:ascii="Arial" w:hAnsi="Arial" w:cs="Arial"/>
          <w:sz w:val="24"/>
          <w:szCs w:val="24"/>
          <w:lang w:val="en-GB"/>
        </w:rPr>
        <w:t>process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table-driven,</w:t>
      </w:r>
      <w:r>
        <w:rPr>
          <w:rFonts w:ascii="Arial" w:eastAsia="Arial" w:hAnsi="Arial" w:cs="Arial"/>
          <w:sz w:val="24"/>
          <w:szCs w:val="24"/>
          <w:lang w:val="en-GB"/>
        </w:rPr>
        <w:t xml:space="preserve"> </w:t>
      </w:r>
      <w:r>
        <w:rPr>
          <w:rFonts w:ascii="Arial" w:hAnsi="Arial" w:cs="Arial"/>
          <w:sz w:val="24"/>
          <w:szCs w:val="24"/>
          <w:lang w:val="en-GB"/>
        </w:rPr>
        <w:t>meaning</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pre-defined,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complementary</w:t>
      </w:r>
      <w:r>
        <w:rPr>
          <w:rFonts w:ascii="Arial" w:eastAsia="Arial" w:hAnsi="Arial" w:cs="Arial"/>
          <w:sz w:val="24"/>
          <w:szCs w:val="24"/>
          <w:lang w:val="en-GB"/>
        </w:rPr>
        <w:t xml:space="preserve"> </w:t>
      </w:r>
      <w:r>
        <w:rPr>
          <w:rFonts w:ascii="Arial" w:hAnsi="Arial" w:cs="Arial"/>
          <w:sz w:val="24"/>
          <w:szCs w:val="24"/>
          <w:lang w:val="en-GB"/>
        </w:rPr>
        <w:t>processes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use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same</w:t>
      </w:r>
      <w:r>
        <w:rPr>
          <w:rFonts w:ascii="Arial" w:eastAsia="Arial" w:hAnsi="Arial" w:cs="Arial"/>
          <w:sz w:val="24"/>
          <w:szCs w:val="24"/>
          <w:lang w:val="en-GB"/>
        </w:rPr>
        <w:t xml:space="preserve"> </w:t>
      </w:r>
      <w:r>
        <w:rPr>
          <w:rFonts w:ascii="Arial" w:hAnsi="Arial" w:cs="Arial"/>
          <w:sz w:val="24"/>
          <w:szCs w:val="24"/>
          <w:lang w:val="en-GB"/>
        </w:rPr>
        <w:t>table</w:t>
      </w:r>
      <w:r>
        <w:rPr>
          <w:rFonts w:ascii="Arial" w:eastAsia="Arial" w:hAnsi="Arial" w:cs="Arial"/>
          <w:sz w:val="24"/>
          <w:szCs w:val="24"/>
          <w:lang w:val="en-GB"/>
        </w:rPr>
        <w:t xml:space="preserve"> </w:t>
      </w:r>
      <w:r>
        <w:rPr>
          <w:rFonts w:ascii="Arial" w:hAnsi="Arial" w:cs="Arial"/>
          <w:sz w:val="24"/>
          <w:szCs w:val="24"/>
          <w:lang w:val="en-GB"/>
        </w:rPr>
        <w:t>definitions.</w:t>
      </w:r>
      <w:r>
        <w:rPr>
          <w:rFonts w:ascii="Arial" w:eastAsia="Arial" w:hAnsi="Arial" w:cs="Arial"/>
          <w:sz w:val="24"/>
          <w:szCs w:val="24"/>
          <w:lang w:val="en-GB"/>
        </w:rPr>
        <w:t xml:space="preserve"> </w:t>
      </w:r>
      <w:r>
        <w:rPr>
          <w:rFonts w:ascii="Arial" w:hAnsi="Arial" w:cs="Arial"/>
          <w:sz w:val="24"/>
          <w:szCs w:val="24"/>
          <w:lang w:val="en-GB"/>
        </w:rPr>
        <w:t>Once</w:t>
      </w:r>
      <w:r>
        <w:rPr>
          <w:rFonts w:ascii="Arial" w:eastAsia="Arial" w:hAnsi="Arial" w:cs="Arial"/>
          <w:sz w:val="24"/>
          <w:szCs w:val="24"/>
          <w:lang w:val="en-GB"/>
        </w:rPr>
        <w:t xml:space="preserve"> </w:t>
      </w:r>
      <w:r>
        <w:rPr>
          <w:rFonts w:ascii="Arial" w:hAnsi="Arial" w:cs="Arial"/>
          <w:sz w:val="24"/>
          <w:szCs w:val="24"/>
          <w:lang w:val="en-GB"/>
        </w:rPr>
        <w:t>parameters</w:t>
      </w:r>
      <w:r>
        <w:rPr>
          <w:rFonts w:ascii="Arial" w:eastAsia="Arial" w:hAnsi="Arial" w:cs="Arial"/>
          <w:sz w:val="24"/>
          <w:szCs w:val="24"/>
          <w:lang w:val="en-GB"/>
        </w:rPr>
        <w:t xml:space="preserve"> </w:t>
      </w:r>
      <w:r>
        <w:rPr>
          <w:rFonts w:ascii="Arial" w:hAnsi="Arial" w:cs="Arial"/>
          <w:sz w:val="24"/>
          <w:szCs w:val="24"/>
          <w:lang w:val="en-GB"/>
        </w:rPr>
        <w:t>are</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(eventually)</w:t>
      </w:r>
      <w:r>
        <w:rPr>
          <w:rFonts w:ascii="Arial" w:eastAsia="Arial" w:hAnsi="Arial" w:cs="Arial"/>
          <w:sz w:val="24"/>
          <w:szCs w:val="24"/>
          <w:lang w:val="en-GB"/>
        </w:rPr>
        <w:t xml:space="preserve"> </w:t>
      </w:r>
      <w:r>
        <w:rPr>
          <w:rFonts w:ascii="Arial" w:hAnsi="Arial" w:cs="Arial"/>
          <w:sz w:val="24"/>
          <w:szCs w:val="24"/>
          <w:lang w:val="en-GB"/>
        </w:rPr>
        <w:t>accepted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published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any</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within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self-defining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and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generic</w:t>
      </w:r>
      <w:r>
        <w:rPr>
          <w:rFonts w:ascii="Arial" w:eastAsia="Arial" w:hAnsi="Arial" w:cs="Arial"/>
          <w:sz w:val="24"/>
          <w:szCs w:val="24"/>
          <w:lang w:val="en-GB"/>
        </w:rPr>
        <w:t xml:space="preserve"> </w:t>
      </w:r>
      <w:r>
        <w:rPr>
          <w:rFonts w:ascii="Arial" w:hAnsi="Arial" w:cs="Arial"/>
          <w:sz w:val="24"/>
          <w:szCs w:val="24"/>
          <w:lang w:val="en-GB"/>
        </w:rPr>
        <w:t>routines</w:t>
      </w:r>
    </w:p>
    <w:p w14:paraId="7680903A" w14:textId="77777777" w:rsidR="00086DB9" w:rsidRDefault="00086DB9">
      <w:pPr>
        <w:pStyle w:val="PlainText"/>
        <w:jc w:val="both"/>
        <w:rPr>
          <w:rFonts w:ascii="Arial" w:hAnsi="Arial" w:cs="Arial"/>
          <w:sz w:val="24"/>
          <w:szCs w:val="24"/>
          <w:lang w:val="en-GB"/>
        </w:rPr>
      </w:pPr>
    </w:p>
    <w:p w14:paraId="7680903B" w14:textId="77777777" w:rsidR="00086DB9" w:rsidRDefault="00986FBA">
      <w:pPr>
        <w:pStyle w:val="Standard"/>
        <w:jc w:val="both"/>
      </w:pPr>
      <w:r>
        <w:rPr>
          <w:rFonts w:ascii="Arial" w:hAnsi="Arial" w:cs="Arial"/>
          <w:szCs w:val="24"/>
        </w:rPr>
        <w:t>The</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suitable</w:t>
      </w:r>
      <w:r>
        <w:rPr>
          <w:rFonts w:ascii="Arial" w:eastAsia="Arial" w:hAnsi="Arial" w:cs="Arial"/>
          <w:szCs w:val="24"/>
        </w:rPr>
        <w:t xml:space="preserve"> </w:t>
      </w:r>
      <w:r>
        <w:rPr>
          <w:rFonts w:ascii="Arial" w:hAnsi="Arial" w:cs="Arial"/>
          <w:szCs w:val="24"/>
        </w:rPr>
        <w:t>wrappers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routing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bulletins)</w:t>
      </w:r>
      <w:r>
        <w:rPr>
          <w:rFonts w:ascii="Arial" w:eastAsia="Arial" w:hAnsi="Arial" w:cs="Arial"/>
          <w:szCs w:val="24"/>
        </w:rPr>
        <w:t xml:space="preserve"> </w:t>
      </w:r>
      <w:r>
        <w:rPr>
          <w:rFonts w:ascii="Arial" w:hAnsi="Arial" w:cs="Arial"/>
          <w:szCs w:val="24"/>
        </w:rPr>
        <w:t>may</w:t>
      </w:r>
      <w:r>
        <w:rPr>
          <w:rFonts w:ascii="Arial" w:eastAsia="Arial" w:hAnsi="Arial" w:cs="Arial"/>
          <w:szCs w:val="24"/>
        </w:rPr>
        <w:t xml:space="preserve"> </w:t>
      </w:r>
      <w:r>
        <w:rPr>
          <w:rFonts w:ascii="Arial" w:hAnsi="Arial" w:cs="Arial"/>
          <w:szCs w:val="24"/>
        </w:rPr>
        <w:t>be</w:t>
      </w:r>
      <w:r>
        <w:rPr>
          <w:rFonts w:ascii="Arial" w:eastAsia="Arial" w:hAnsi="Arial" w:cs="Arial"/>
          <w:szCs w:val="24"/>
        </w:rPr>
        <w:t xml:space="preserve"> </w:t>
      </w:r>
      <w:r>
        <w:rPr>
          <w:rFonts w:ascii="Arial" w:hAnsi="Arial" w:cs="Arial"/>
          <w:szCs w:val="24"/>
        </w:rPr>
        <w:t>used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general</w:t>
      </w:r>
      <w:r>
        <w:rPr>
          <w:rFonts w:ascii="Arial" w:eastAsia="Arial" w:hAnsi="Arial" w:cs="Arial"/>
          <w:szCs w:val="24"/>
        </w:rPr>
        <w:t xml:space="preserve"> </w:t>
      </w:r>
      <w:r>
        <w:rPr>
          <w:rFonts w:ascii="Arial" w:hAnsi="Arial" w:cs="Arial"/>
          <w:szCs w:val="24"/>
        </w:rPr>
        <w:t>exchange</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any</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via</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Global</w:t>
      </w:r>
      <w:r>
        <w:rPr>
          <w:rFonts w:ascii="Arial" w:eastAsia="Arial" w:hAnsi="Arial" w:cs="Arial"/>
          <w:szCs w:val="24"/>
        </w:rPr>
        <w:t xml:space="preserve"> </w:t>
      </w:r>
      <w:r>
        <w:rPr>
          <w:rFonts w:ascii="Arial" w:hAnsi="Arial" w:cs="Arial"/>
          <w:szCs w:val="24"/>
        </w:rPr>
        <w:t>Telecommunication</w:t>
      </w:r>
      <w:r>
        <w:rPr>
          <w:rFonts w:ascii="Arial" w:eastAsia="Arial" w:hAnsi="Arial" w:cs="Arial"/>
          <w:szCs w:val="24"/>
        </w:rPr>
        <w:t xml:space="preserve"> </w:t>
      </w:r>
      <w:r>
        <w:rPr>
          <w:rFonts w:ascii="Arial" w:hAnsi="Arial" w:cs="Arial"/>
          <w:szCs w:val="24"/>
        </w:rPr>
        <w:t>System</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including</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Regional</w:t>
      </w:r>
      <w:r>
        <w:rPr>
          <w:rFonts w:ascii="Arial" w:eastAsia="Arial" w:hAnsi="Arial" w:cs="Arial"/>
          <w:szCs w:val="24"/>
        </w:rPr>
        <w:t xml:space="preserve"> </w:t>
      </w:r>
      <w:r>
        <w:rPr>
          <w:rFonts w:ascii="Arial" w:hAnsi="Arial" w:cs="Arial"/>
          <w:szCs w:val="24"/>
        </w:rPr>
        <w:t>Meteorological</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Communications</w:t>
      </w:r>
      <w:r>
        <w:rPr>
          <w:rFonts w:ascii="Arial" w:eastAsia="Arial" w:hAnsi="Arial" w:cs="Arial"/>
          <w:szCs w:val="24"/>
        </w:rPr>
        <w:t xml:space="preserve"> </w:t>
      </w:r>
      <w:r>
        <w:rPr>
          <w:rFonts w:ascii="Arial" w:hAnsi="Arial" w:cs="Arial"/>
          <w:szCs w:val="24"/>
        </w:rPr>
        <w:t>Network</w:t>
      </w:r>
      <w:r>
        <w:rPr>
          <w:rFonts w:ascii="Arial" w:eastAsia="Arial" w:hAnsi="Arial" w:cs="Arial"/>
          <w:szCs w:val="24"/>
        </w:rPr>
        <w:t xml:space="preserve"> </w:t>
      </w:r>
      <w:r>
        <w:rPr>
          <w:rFonts w:ascii="Arial" w:hAnsi="Arial" w:cs="Arial"/>
          <w:szCs w:val="24"/>
        </w:rPr>
        <w:t>(RMDCN).</w:t>
      </w:r>
    </w:p>
    <w:p w14:paraId="7680903C" w14:textId="77777777" w:rsidR="00086DB9" w:rsidRDefault="00086DB9">
      <w:pPr>
        <w:pStyle w:val="PlainText"/>
        <w:rPr>
          <w:rFonts w:ascii="Arial" w:hAnsi="Arial" w:cs="Arial"/>
          <w:sz w:val="24"/>
          <w:szCs w:val="24"/>
          <w:lang w:val="en-GB"/>
        </w:rPr>
      </w:pPr>
    </w:p>
    <w:p w14:paraId="7680903D" w14:textId="77777777" w:rsidR="00086DB9" w:rsidRPr="00107262" w:rsidRDefault="00986FBA">
      <w:pPr>
        <w:pStyle w:val="PlainText"/>
        <w:jc w:val="both"/>
        <w:rPr>
          <w:lang w:val="en-US"/>
          <w:rPrChange w:id="4" w:author="Stig Syndergaard" w:date="2022-10-24T18:00:00Z">
            <w:rPr/>
          </w:rPrChange>
        </w:rPr>
      </w:pPr>
      <w:r>
        <w:rPr>
          <w:rFonts w:ascii="Arial" w:hAnsi="Arial" w:cs="Arial"/>
          <w:sz w:val="24"/>
          <w:szCs w:val="24"/>
          <w:lang w:val="en-GB"/>
        </w:rPr>
        <w:t>Almost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operational</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services</w:t>
      </w:r>
      <w:r>
        <w:rPr>
          <w:rFonts w:ascii="Arial" w:eastAsia="Arial" w:hAnsi="Arial" w:cs="Arial"/>
          <w:sz w:val="24"/>
          <w:szCs w:val="24"/>
          <w:lang w:val="en-GB"/>
        </w:rPr>
        <w:t xml:space="preserve"> </w:t>
      </w:r>
      <w:r>
        <w:rPr>
          <w:rFonts w:ascii="Arial" w:hAnsi="Arial" w:cs="Arial"/>
          <w:sz w:val="24"/>
          <w:szCs w:val="24"/>
          <w:lang w:val="en-GB"/>
        </w:rPr>
        <w:t>now</w:t>
      </w:r>
      <w:r>
        <w:rPr>
          <w:rFonts w:ascii="Arial" w:eastAsia="Arial" w:hAnsi="Arial" w:cs="Arial"/>
          <w:sz w:val="24"/>
          <w:szCs w:val="24"/>
          <w:lang w:val="en-GB"/>
        </w:rPr>
        <w:t xml:space="preserve"> </w:t>
      </w:r>
      <w:r>
        <w:rPr>
          <w:rFonts w:ascii="Arial" w:hAnsi="Arial" w:cs="Arial"/>
          <w:sz w:val="24"/>
          <w:szCs w:val="24"/>
          <w:lang w:val="en-GB"/>
        </w:rPr>
        <w:t>transmit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receive</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most</w:t>
      </w:r>
      <w:r>
        <w:rPr>
          <w:rFonts w:ascii="Arial" w:eastAsia="Arial" w:hAnsi="Arial" w:cs="Arial"/>
          <w:sz w:val="24"/>
          <w:szCs w:val="24"/>
          <w:lang w:val="en-GB"/>
        </w:rPr>
        <w:t xml:space="preserve"> </w:t>
      </w:r>
      <w:r>
        <w:rPr>
          <w:rFonts w:ascii="Arial" w:hAnsi="Arial" w:cs="Arial"/>
          <w:sz w:val="24"/>
          <w:szCs w:val="24"/>
          <w:lang w:val="en-GB"/>
        </w:rPr>
        <w:t>also</w:t>
      </w:r>
      <w:r>
        <w:rPr>
          <w:rFonts w:ascii="Arial" w:eastAsia="Arial" w:hAnsi="Arial" w:cs="Arial"/>
          <w:sz w:val="24"/>
          <w:szCs w:val="24"/>
          <w:lang w:val="en-GB"/>
        </w:rPr>
        <w:t xml:space="preserve"> </w:t>
      </w:r>
      <w:r>
        <w:rPr>
          <w:rFonts w:ascii="Arial" w:hAnsi="Arial" w:cs="Arial"/>
          <w:sz w:val="24"/>
          <w:szCs w:val="24"/>
          <w:lang w:val="en-GB"/>
        </w:rPr>
        <w:t>store</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archive)</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retrieved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needed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models</w:t>
      </w:r>
      <w:r>
        <w:rPr>
          <w:rFonts w:ascii="Arial" w:eastAsia="Arial" w:hAnsi="Arial" w:cs="Arial"/>
          <w:sz w:val="24"/>
          <w:szCs w:val="24"/>
          <w:lang w:val="en-GB"/>
        </w:rPr>
        <w:t xml:space="preserve"> </w:t>
      </w:r>
      <w:r>
        <w:rPr>
          <w:rFonts w:ascii="Arial" w:hAnsi="Arial" w:cs="Arial"/>
          <w:sz w:val="24"/>
          <w:szCs w:val="24"/>
          <w:lang w:val="en-GB"/>
        </w:rPr>
        <w:t>etc.</w:t>
      </w:r>
      <w:r>
        <w:rPr>
          <w:rFonts w:ascii="Arial" w:eastAsia="Arial" w:hAnsi="Arial" w:cs="Arial"/>
          <w:sz w:val="24"/>
          <w:szCs w:val="24"/>
          <w:lang w:val="en-GB"/>
        </w:rPr>
        <w:t xml:space="preserve"> </w:t>
      </w:r>
      <w:r>
        <w:rPr>
          <w:rFonts w:ascii="Arial" w:hAnsi="Arial" w:cs="Arial"/>
          <w:sz w:val="24"/>
          <w:szCs w:val="24"/>
          <w:lang w:val="en-GB"/>
        </w:rPr>
        <w:t>Indeed,</w:t>
      </w:r>
      <w:r>
        <w:rPr>
          <w:rFonts w:ascii="Arial" w:eastAsia="Arial" w:hAnsi="Arial" w:cs="Arial"/>
          <w:sz w:val="24"/>
          <w:szCs w:val="24"/>
          <w:lang w:val="en-GB"/>
        </w:rPr>
        <w:t xml:space="preserve"> </w:t>
      </w:r>
      <w:r>
        <w:rPr>
          <w:rFonts w:ascii="Arial" w:hAnsi="Arial" w:cs="Arial"/>
          <w:sz w:val="24"/>
          <w:szCs w:val="24"/>
          <w:lang w:val="en-GB"/>
        </w:rPr>
        <w:t>several</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centres,</w:t>
      </w:r>
      <w:r>
        <w:rPr>
          <w:rFonts w:ascii="Arial" w:eastAsia="Arial" w:hAnsi="Arial" w:cs="Arial"/>
          <w:sz w:val="24"/>
          <w:szCs w:val="24"/>
          <w:lang w:val="en-GB"/>
        </w:rPr>
        <w:t xml:space="preserve"> </w:t>
      </w:r>
      <w:r>
        <w:rPr>
          <w:rFonts w:ascii="Arial" w:hAnsi="Arial" w:cs="Arial"/>
          <w:sz w:val="24"/>
          <w:szCs w:val="24"/>
          <w:lang w:val="en-GB"/>
        </w:rPr>
        <w:t>including</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Met</w:t>
      </w:r>
      <w:r>
        <w:rPr>
          <w:rFonts w:ascii="Arial" w:eastAsia="Arial" w:hAnsi="Arial" w:cs="Arial"/>
          <w:sz w:val="24"/>
          <w:szCs w:val="24"/>
          <w:lang w:val="en-GB"/>
        </w:rPr>
        <w:t xml:space="preserve"> </w:t>
      </w:r>
      <w:r>
        <w:rPr>
          <w:rFonts w:ascii="Arial" w:hAnsi="Arial" w:cs="Arial"/>
          <w:sz w:val="24"/>
          <w:szCs w:val="24"/>
          <w:lang w:val="en-GB"/>
        </w:rPr>
        <w:t>Office,</w:t>
      </w:r>
      <w:r>
        <w:rPr>
          <w:rFonts w:ascii="Arial" w:eastAsia="Arial" w:hAnsi="Arial" w:cs="Arial"/>
          <w:sz w:val="24"/>
          <w:szCs w:val="24"/>
          <w:lang w:val="en-GB"/>
        </w:rPr>
        <w:t xml:space="preserve"> </w:t>
      </w:r>
      <w:r>
        <w:rPr>
          <w:rFonts w:ascii="Arial" w:hAnsi="Arial" w:cs="Arial"/>
          <w:sz w:val="24"/>
          <w:szCs w:val="24"/>
          <w:lang w:val="en-GB"/>
        </w:rPr>
        <w:t>NCEP</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ECMWF</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handle</w:t>
      </w:r>
      <w:r>
        <w:rPr>
          <w:rFonts w:ascii="Arial" w:eastAsia="Arial" w:hAnsi="Arial" w:cs="Arial"/>
          <w:sz w:val="24"/>
          <w:szCs w:val="24"/>
          <w:lang w:val="en-GB"/>
        </w:rPr>
        <w:t xml:space="preserve"> </w:t>
      </w:r>
      <w:r>
        <w:rPr>
          <w:rFonts w:ascii="Arial" w:hAnsi="Arial" w:cs="Arial"/>
          <w:sz w:val="24"/>
          <w:szCs w:val="24"/>
          <w:lang w:val="en-GB"/>
        </w:rPr>
        <w:t>only</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interface</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their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systems.</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new</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therefore</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before</w:t>
      </w:r>
      <w:r>
        <w:rPr>
          <w:rFonts w:ascii="Arial" w:eastAsia="Arial" w:hAnsi="Arial" w:cs="Arial"/>
          <w:sz w:val="24"/>
          <w:szCs w:val="24"/>
          <w:lang w:val="en-GB"/>
        </w:rPr>
        <w:t xml:space="preserve"> </w:t>
      </w:r>
      <w:r>
        <w:rPr>
          <w:rFonts w:ascii="Arial" w:hAnsi="Arial" w:cs="Arial"/>
          <w:sz w:val="24"/>
          <w:szCs w:val="24"/>
          <w:lang w:val="en-GB"/>
        </w:rPr>
        <w:t>they</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used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Contact</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countries</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working</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RO</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confirmed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no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definition</w:t>
      </w:r>
      <w:r>
        <w:rPr>
          <w:rFonts w:ascii="Arial" w:eastAsia="Arial" w:hAnsi="Arial" w:cs="Arial"/>
          <w:sz w:val="24"/>
          <w:szCs w:val="24"/>
          <w:lang w:val="en-GB"/>
        </w:rPr>
        <w:t xml:space="preserve"> </w:t>
      </w:r>
      <w:r>
        <w:rPr>
          <w:rFonts w:ascii="Arial" w:hAnsi="Arial" w:cs="Arial"/>
          <w:sz w:val="24"/>
          <w:szCs w:val="24"/>
          <w:lang w:val="en-GB"/>
        </w:rPr>
        <w:t>already</w:t>
      </w:r>
      <w:r>
        <w:rPr>
          <w:rFonts w:ascii="Arial" w:eastAsia="Arial" w:hAnsi="Arial" w:cs="Arial"/>
          <w:sz w:val="24"/>
          <w:szCs w:val="24"/>
          <w:lang w:val="en-GB"/>
        </w:rPr>
        <w:t xml:space="preserve"> </w:t>
      </w:r>
      <w:r>
        <w:rPr>
          <w:rFonts w:ascii="Arial" w:hAnsi="Arial" w:cs="Arial"/>
          <w:sz w:val="24"/>
          <w:szCs w:val="24"/>
          <w:lang w:val="en-GB"/>
        </w:rPr>
        <w:t>existed,</w:t>
      </w:r>
      <w:r>
        <w:rPr>
          <w:rFonts w:ascii="Arial" w:eastAsia="Arial" w:hAnsi="Arial" w:cs="Arial"/>
          <w:sz w:val="24"/>
          <w:szCs w:val="24"/>
          <w:lang w:val="en-GB"/>
        </w:rPr>
        <w:t xml:space="preserve"> </w:t>
      </w:r>
      <w:r>
        <w:rPr>
          <w:rFonts w:ascii="Arial" w:hAnsi="Arial" w:cs="Arial"/>
          <w:sz w:val="24"/>
          <w:szCs w:val="24"/>
          <w:lang w:val="en-GB"/>
        </w:rPr>
        <w:t>or</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formally</w:t>
      </w:r>
      <w:r>
        <w:rPr>
          <w:rFonts w:ascii="Arial" w:eastAsia="Arial" w:hAnsi="Arial" w:cs="Arial"/>
          <w:sz w:val="24"/>
          <w:szCs w:val="24"/>
          <w:lang w:val="en-GB"/>
        </w:rPr>
        <w:t xml:space="preserve"> </w:t>
      </w:r>
      <w:r>
        <w:rPr>
          <w:rFonts w:ascii="Arial" w:hAnsi="Arial" w:cs="Arial"/>
          <w:sz w:val="24"/>
          <w:szCs w:val="24"/>
          <w:lang w:val="en-GB"/>
        </w:rPr>
        <w:t>proposed,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w:t>
      </w:r>
      <w:r>
        <w:rPr>
          <w:rFonts w:ascii="Arial" w:eastAsia="Arial" w:hAnsi="Arial" w:cs="Arial"/>
          <w:sz w:val="24"/>
          <w:szCs w:val="24"/>
          <w:lang w:val="en-GB"/>
        </w:rPr>
        <w:t xml:space="preserve"> </w:t>
      </w:r>
      <w:r>
        <w:rPr>
          <w:rFonts w:ascii="Arial" w:hAnsi="Arial" w:cs="Arial"/>
          <w:sz w:val="24"/>
          <w:szCs w:val="24"/>
          <w:lang w:val="en-GB"/>
        </w:rPr>
        <w:t>However,</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practical</w:t>
      </w:r>
      <w:r>
        <w:rPr>
          <w:rFonts w:ascii="Arial" w:eastAsia="Arial" w:hAnsi="Arial" w:cs="Arial"/>
          <w:sz w:val="24"/>
          <w:szCs w:val="24"/>
          <w:lang w:val="en-GB"/>
        </w:rPr>
        <w:t xml:space="preserve"> – </w:t>
      </w:r>
      <w:r>
        <w:rPr>
          <w:rFonts w:ascii="Arial" w:hAnsi="Arial" w:cs="Arial"/>
          <w:sz w:val="24"/>
          <w:szCs w:val="24"/>
          <w:lang w:val="en-GB"/>
        </w:rPr>
        <w:t>albeit</w:t>
      </w:r>
      <w:r>
        <w:rPr>
          <w:rFonts w:ascii="Arial" w:eastAsia="Arial" w:hAnsi="Arial" w:cs="Arial"/>
          <w:sz w:val="24"/>
          <w:szCs w:val="24"/>
          <w:lang w:val="en-GB"/>
        </w:rPr>
        <w:t xml:space="preserve"> </w:t>
      </w:r>
      <w:r>
        <w:rPr>
          <w:rFonts w:ascii="Arial" w:hAnsi="Arial" w:cs="Arial"/>
          <w:sz w:val="24"/>
          <w:szCs w:val="24"/>
          <w:lang w:val="en-GB"/>
        </w:rPr>
        <w:t>local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informal</w:t>
      </w:r>
      <w:r>
        <w:rPr>
          <w:rFonts w:ascii="Arial" w:eastAsia="Arial" w:hAnsi="Arial" w:cs="Arial"/>
          <w:sz w:val="24"/>
          <w:szCs w:val="24"/>
          <w:lang w:val="en-GB"/>
        </w:rPr>
        <w:t xml:space="preserve"> – </w:t>
      </w:r>
      <w:r>
        <w:rPr>
          <w:rFonts w:ascii="Arial" w:hAnsi="Arial" w:cs="Arial"/>
          <w:sz w:val="24"/>
          <w:szCs w:val="24"/>
          <w:lang w:val="en-GB"/>
        </w:rPr>
        <w:t>implementation</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similar</w:t>
      </w:r>
      <w:r>
        <w:rPr>
          <w:rFonts w:ascii="Arial" w:eastAsia="Arial" w:hAnsi="Arial" w:cs="Arial"/>
          <w:sz w:val="24"/>
          <w:szCs w:val="24"/>
          <w:lang w:val="en-GB"/>
        </w:rPr>
        <w:t xml:space="preserve"> </w:t>
      </w:r>
      <w:r>
        <w:rPr>
          <w:rFonts w:ascii="Arial" w:hAnsi="Arial" w:cs="Arial"/>
          <w:sz w:val="24"/>
          <w:szCs w:val="24"/>
          <w:lang w:val="en-GB"/>
        </w:rPr>
        <w:t>CLIMAP</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from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GPS/Met</w:t>
      </w:r>
      <w:r>
        <w:rPr>
          <w:rFonts w:ascii="Arial" w:eastAsia="Arial" w:hAnsi="Arial" w:cs="Arial"/>
          <w:sz w:val="24"/>
          <w:szCs w:val="24"/>
          <w:lang w:val="en-GB"/>
        </w:rPr>
        <w:t xml:space="preserve"> </w:t>
      </w:r>
      <w:r>
        <w:rPr>
          <w:rFonts w:ascii="Arial" w:hAnsi="Arial" w:cs="Arial"/>
          <w:sz w:val="24"/>
          <w:szCs w:val="24"/>
          <w:lang w:val="en-GB"/>
        </w:rPr>
        <w:t>experimental</w:t>
      </w:r>
      <w:r>
        <w:rPr>
          <w:rFonts w:ascii="Arial" w:eastAsia="Arial" w:hAnsi="Arial" w:cs="Arial"/>
          <w:sz w:val="24"/>
          <w:szCs w:val="24"/>
          <w:lang w:val="en-GB"/>
        </w:rPr>
        <w:t xml:space="preserve"> </w:t>
      </w:r>
      <w:r>
        <w:rPr>
          <w:rFonts w:ascii="Arial" w:hAnsi="Arial" w:cs="Arial"/>
          <w:sz w:val="24"/>
          <w:szCs w:val="24"/>
          <w:lang w:val="en-GB"/>
        </w:rPr>
        <w:t>mission.</w:t>
      </w:r>
    </w:p>
    <w:p w14:paraId="7680903E" w14:textId="77777777" w:rsidR="00086DB9" w:rsidRDefault="00086DB9">
      <w:pPr>
        <w:pStyle w:val="PlainText"/>
        <w:jc w:val="both"/>
        <w:rPr>
          <w:rFonts w:ascii="Arial" w:hAnsi="Arial" w:cs="Arial"/>
          <w:sz w:val="24"/>
          <w:szCs w:val="24"/>
          <w:lang w:val="en-GB"/>
        </w:rPr>
      </w:pPr>
    </w:p>
    <w:p w14:paraId="7680903F" w14:textId="77777777" w:rsidR="00086DB9" w:rsidRDefault="00986FBA">
      <w:pPr>
        <w:pStyle w:val="Standard"/>
        <w:jc w:val="both"/>
      </w:pPr>
      <w:r>
        <w:rPr>
          <w:rFonts w:ascii="Arial" w:hAnsi="Arial" w:cs="Arial"/>
          <w:szCs w:val="24"/>
        </w:rPr>
        <w:t>A</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developed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consultation</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producer</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user</w:t>
      </w:r>
      <w:r>
        <w:rPr>
          <w:rFonts w:ascii="Arial" w:eastAsia="Arial" w:hAnsi="Arial" w:cs="Arial"/>
          <w:szCs w:val="24"/>
        </w:rPr>
        <w:t xml:space="preserve"> </w:t>
      </w:r>
      <w:r>
        <w:rPr>
          <w:rFonts w:ascii="Arial" w:hAnsi="Arial" w:cs="Arial"/>
          <w:szCs w:val="24"/>
        </w:rPr>
        <w:t>communities</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had</w:t>
      </w:r>
      <w:r>
        <w:rPr>
          <w:rFonts w:ascii="Arial" w:eastAsia="Arial" w:hAnsi="Arial" w:cs="Arial"/>
          <w:szCs w:val="24"/>
        </w:rPr>
        <w:t xml:space="preserve"> </w:t>
      </w:r>
      <w:r>
        <w:rPr>
          <w:rFonts w:ascii="Arial" w:hAnsi="Arial" w:cs="Arial"/>
          <w:szCs w:val="24"/>
        </w:rPr>
        <w:t>been</w:t>
      </w:r>
      <w:r>
        <w:rPr>
          <w:rFonts w:ascii="Arial" w:eastAsia="Arial" w:hAnsi="Arial" w:cs="Arial"/>
          <w:szCs w:val="24"/>
        </w:rPr>
        <w:t xml:space="preserve"> </w:t>
      </w:r>
      <w:r>
        <w:rPr>
          <w:rFonts w:ascii="Arial" w:hAnsi="Arial" w:cs="Arial"/>
          <w:szCs w:val="24"/>
        </w:rPr>
        <w:t>demonstrated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work</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practical</w:t>
      </w:r>
      <w:r>
        <w:rPr>
          <w:rFonts w:ascii="Arial" w:eastAsia="Arial" w:hAnsi="Arial" w:cs="Arial"/>
          <w:szCs w:val="24"/>
        </w:rPr>
        <w:t xml:space="preserve"> </w:t>
      </w:r>
      <w:r>
        <w:rPr>
          <w:rFonts w:ascii="Arial" w:hAnsi="Arial" w:cs="Arial"/>
          <w:szCs w:val="24"/>
        </w:rPr>
        <w:t>implementation.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submitted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WMO/CBS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approval</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2004,</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 </w:t>
      </w:r>
      <w:r>
        <w:rPr>
          <w:rFonts w:ascii="Arial" w:hAnsi="Arial" w:cs="Arial"/>
          <w:szCs w:val="24"/>
        </w:rPr>
        <w:t>after</w:t>
      </w:r>
      <w:r>
        <w:rPr>
          <w:rFonts w:ascii="Arial" w:eastAsia="Arial" w:hAnsi="Arial" w:cs="Arial"/>
          <w:szCs w:val="24"/>
        </w:rPr>
        <w:t xml:space="preserve"> </w:t>
      </w:r>
      <w:r>
        <w:rPr>
          <w:rFonts w:ascii="Arial" w:hAnsi="Arial" w:cs="Arial"/>
          <w:szCs w:val="24"/>
        </w:rPr>
        <w:t>some</w:t>
      </w:r>
      <w:r>
        <w:rPr>
          <w:rFonts w:ascii="Arial" w:eastAsia="Arial" w:hAnsi="Arial" w:cs="Arial"/>
          <w:szCs w:val="24"/>
        </w:rPr>
        <w:t xml:space="preserve"> </w:t>
      </w:r>
      <w:r>
        <w:rPr>
          <w:rFonts w:ascii="Arial" w:hAnsi="Arial" w:cs="Arial"/>
          <w:szCs w:val="24"/>
        </w:rPr>
        <w:t>minor</w:t>
      </w:r>
      <w:r>
        <w:rPr>
          <w:rFonts w:ascii="Arial" w:eastAsia="Arial" w:hAnsi="Arial" w:cs="Arial"/>
          <w:szCs w:val="24"/>
        </w:rPr>
        <w:t xml:space="preserve"> </w:t>
      </w:r>
      <w:r>
        <w:rPr>
          <w:rFonts w:ascii="Arial" w:hAnsi="Arial" w:cs="Arial"/>
          <w:szCs w:val="24"/>
        </w:rPr>
        <w:t>modification</w:t>
      </w:r>
      <w:r>
        <w:rPr>
          <w:rFonts w:ascii="Arial" w:eastAsia="Arial" w:hAnsi="Arial" w:cs="Arial"/>
          <w:szCs w:val="24"/>
        </w:rPr>
        <w:t xml:space="preserve"> – </w:t>
      </w:r>
      <w:r>
        <w:rPr>
          <w:rFonts w:ascii="Arial" w:hAnsi="Arial" w:cs="Arial"/>
          <w:szCs w:val="24"/>
        </w:rPr>
        <w:t>formal</w:t>
      </w:r>
      <w:r>
        <w:rPr>
          <w:rFonts w:ascii="Arial" w:eastAsia="Arial" w:hAnsi="Arial" w:cs="Arial"/>
          <w:szCs w:val="24"/>
        </w:rPr>
        <w:t xml:space="preserve"> </w:t>
      </w:r>
      <w:r>
        <w:rPr>
          <w:rFonts w:ascii="Arial" w:hAnsi="Arial" w:cs="Arial"/>
          <w:szCs w:val="24"/>
        </w:rPr>
        <w:t>ratification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granted</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13</w:t>
      </w:r>
      <w:r>
        <w:rPr>
          <w:rFonts w:ascii="Arial" w:hAnsi="Arial" w:cs="Arial"/>
          <w:szCs w:val="24"/>
          <w:vertAlign w:val="superscript"/>
        </w:rPr>
        <w:t>th</w:t>
      </w:r>
      <w:r>
        <w:rPr>
          <w:rFonts w:ascii="Arial" w:eastAsia="Arial" w:hAnsi="Arial" w:cs="Arial"/>
          <w:szCs w:val="24"/>
        </w:rPr>
        <w:t xml:space="preserve"> </w:t>
      </w:r>
      <w:r>
        <w:rPr>
          <w:rFonts w:ascii="Arial" w:hAnsi="Arial" w:cs="Arial"/>
          <w:szCs w:val="24"/>
        </w:rPr>
        <w:t>Session,</w:t>
      </w:r>
      <w:r>
        <w:rPr>
          <w:rFonts w:ascii="Arial" w:eastAsia="Arial" w:hAnsi="Arial" w:cs="Arial"/>
          <w:szCs w:val="24"/>
        </w:rPr>
        <w:t xml:space="preserve"> </w:t>
      </w:r>
      <w:r>
        <w:rPr>
          <w:rFonts w:ascii="Arial" w:hAnsi="Arial" w:cs="Arial"/>
          <w:szCs w:val="24"/>
        </w:rPr>
        <w:t>St.</w:t>
      </w:r>
      <w:r>
        <w:rPr>
          <w:rFonts w:ascii="Arial" w:eastAsia="Arial" w:hAnsi="Arial" w:cs="Arial"/>
          <w:szCs w:val="24"/>
        </w:rPr>
        <w:t xml:space="preserve"> </w:t>
      </w:r>
      <w:r>
        <w:rPr>
          <w:rFonts w:ascii="Arial" w:hAnsi="Arial" w:cs="Arial"/>
          <w:szCs w:val="24"/>
        </w:rPr>
        <w:t>Petersburg,</w:t>
      </w:r>
      <w:r>
        <w:rPr>
          <w:rFonts w:ascii="Arial" w:eastAsia="Arial" w:hAnsi="Arial" w:cs="Arial"/>
          <w:szCs w:val="24"/>
        </w:rPr>
        <w:t xml:space="preserve"> </w:t>
      </w:r>
      <w:r>
        <w:rPr>
          <w:rFonts w:ascii="Arial" w:hAnsi="Arial" w:cs="Arial"/>
          <w:szCs w:val="24"/>
        </w:rPr>
        <w:t>23</w:t>
      </w:r>
      <w:r>
        <w:rPr>
          <w:rFonts w:ascii="Arial" w:eastAsia="Arial" w:hAnsi="Arial" w:cs="Arial"/>
          <w:szCs w:val="24"/>
        </w:rPr>
        <w:t xml:space="preserve"> </w:t>
      </w:r>
      <w:r>
        <w:rPr>
          <w:rFonts w:ascii="Arial" w:hAnsi="Arial" w:cs="Arial"/>
          <w:szCs w:val="24"/>
        </w:rPr>
        <w:t>February</w:t>
      </w:r>
      <w:r>
        <w:rPr>
          <w:rFonts w:ascii="Arial" w:eastAsia="Arial" w:hAnsi="Arial" w:cs="Arial"/>
          <w:szCs w:val="24"/>
        </w:rPr>
        <w:t xml:space="preserve"> – </w:t>
      </w:r>
      <w:r>
        <w:rPr>
          <w:rFonts w:ascii="Arial" w:hAnsi="Arial" w:cs="Arial"/>
          <w:szCs w:val="24"/>
        </w:rPr>
        <w:t>3</w:t>
      </w:r>
      <w:r>
        <w:rPr>
          <w:rFonts w:ascii="Arial" w:eastAsia="Arial" w:hAnsi="Arial" w:cs="Arial"/>
          <w:szCs w:val="24"/>
        </w:rPr>
        <w:t xml:space="preserve"> </w:t>
      </w:r>
      <w:r>
        <w:rPr>
          <w:rFonts w:ascii="Arial" w:hAnsi="Arial" w:cs="Arial"/>
          <w:szCs w:val="24"/>
        </w:rPr>
        <w:t>March</w:t>
      </w:r>
      <w:r>
        <w:rPr>
          <w:rFonts w:ascii="Arial" w:eastAsia="Arial" w:hAnsi="Arial" w:cs="Arial"/>
          <w:szCs w:val="24"/>
        </w:rPr>
        <w:t xml:space="preserve"> </w:t>
      </w:r>
      <w:r>
        <w:rPr>
          <w:rFonts w:ascii="Arial" w:hAnsi="Arial" w:cs="Arial"/>
          <w:szCs w:val="24"/>
        </w:rPr>
        <w:t>2005.</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published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tables</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Version 12,</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approved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use</w:t>
      </w:r>
      <w:r>
        <w:rPr>
          <w:rFonts w:ascii="Arial" w:eastAsia="Arial" w:hAnsi="Arial" w:cs="Arial"/>
          <w:szCs w:val="24"/>
        </w:rPr>
        <w:t xml:space="preserve"> </w:t>
      </w:r>
      <w:r>
        <w:rPr>
          <w:rFonts w:ascii="Arial" w:hAnsi="Arial" w:cs="Arial"/>
          <w:szCs w:val="24"/>
        </w:rPr>
        <w:t>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November</w:t>
      </w:r>
      <w:r>
        <w:rPr>
          <w:rFonts w:ascii="Arial" w:eastAsia="Arial" w:hAnsi="Arial" w:cs="Arial"/>
          <w:szCs w:val="24"/>
        </w:rPr>
        <w:t xml:space="preserve"> </w:t>
      </w:r>
      <w:r>
        <w:rPr>
          <w:rFonts w:ascii="Arial" w:hAnsi="Arial" w:cs="Arial"/>
          <w:szCs w:val="24"/>
        </w:rPr>
        <w:t>2005.</w:t>
      </w:r>
    </w:p>
    <w:p w14:paraId="76809040" w14:textId="77777777" w:rsidR="00086DB9" w:rsidRDefault="00086DB9">
      <w:pPr>
        <w:pStyle w:val="Standard"/>
        <w:rPr>
          <w:rFonts w:ascii="Arial" w:hAnsi="Arial" w:cs="Arial"/>
          <w:szCs w:val="24"/>
        </w:rPr>
      </w:pPr>
    </w:p>
    <w:p w14:paraId="76809041" w14:textId="77777777" w:rsidR="00086DB9" w:rsidRDefault="00986FBA">
      <w:pPr>
        <w:pStyle w:val="Heading1"/>
      </w:pPr>
      <w:bookmarkStart w:id="5" w:name="__RefHeading__41_1229796929"/>
      <w:r>
        <w:lastRenderedPageBreak/>
        <w:t>Introduction</w:t>
      </w:r>
      <w:bookmarkEnd w:id="5"/>
    </w:p>
    <w:p w14:paraId="76809042" w14:textId="77777777" w:rsidR="00086DB9" w:rsidRDefault="00986FBA">
      <w:pPr>
        <w:pStyle w:val="Heading2"/>
      </w:pPr>
      <w:bookmarkStart w:id="6" w:name="__RefHeading__43_1229796929"/>
      <w:r>
        <w:t>Purpose</w:t>
      </w:r>
      <w:r>
        <w:rPr>
          <w:rFonts w:eastAsia="Arial"/>
        </w:rPr>
        <w:t xml:space="preserve"> </w:t>
      </w:r>
      <w:r>
        <w:t>of</w:t>
      </w:r>
      <w:r>
        <w:rPr>
          <w:rFonts w:eastAsia="Arial"/>
        </w:rPr>
        <w:t xml:space="preserve"> </w:t>
      </w:r>
      <w:r>
        <w:t>document</w:t>
      </w:r>
      <w:bookmarkEnd w:id="6"/>
    </w:p>
    <w:p w14:paraId="76809043"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describes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formatting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requirement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proofErr w:type="spellStart"/>
      <w:r>
        <w:rPr>
          <w:rFonts w:ascii="Arial" w:hAnsi="Arial" w:cs="Arial"/>
          <w:sz w:val="20"/>
        </w:rPr>
        <w:t>EUMETCast</w:t>
      </w:r>
      <w:proofErr w:type="spellEnd"/>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support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GRACE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GFZ</w:t>
      </w:r>
      <w:r>
        <w:rPr>
          <w:rFonts w:ascii="Arial" w:eastAsia="Arial" w:hAnsi="Arial" w:cs="Arial"/>
          <w:sz w:val="20"/>
        </w:rPr>
        <w:t>…</w:t>
      </w:r>
      <w:r>
        <w:rPr>
          <w:rFonts w:ascii="Arial" w:hAnsi="Arial" w:cs="Arial"/>
          <w:sz w:val="20"/>
        </w:rPr>
        <w:t>)</w:t>
      </w:r>
    </w:p>
    <w:p w14:paraId="76809044" w14:textId="77777777" w:rsidR="00086DB9" w:rsidRDefault="00986FBA">
      <w:pPr>
        <w:pStyle w:val="Standard"/>
        <w:jc w:val="both"/>
        <w:rPr>
          <w:rFonts w:ascii="Arial" w:eastAsia="Arial" w:hAnsi="Arial" w:cs="Arial"/>
          <w:sz w:val="20"/>
        </w:rPr>
      </w:pPr>
      <w:r>
        <w:rPr>
          <w:rFonts w:ascii="Arial" w:eastAsia="Arial" w:hAnsi="Arial" w:cs="Arial"/>
          <w:sz w:val="20"/>
        </w:rPr>
        <w:t xml:space="preserve"> </w:t>
      </w:r>
    </w:p>
    <w:p w14:paraId="76809045" w14:textId="77777777" w:rsidR="00086DB9" w:rsidRDefault="00986FBA">
      <w:pPr>
        <w:pStyle w:val="Standard"/>
        <w:jc w:val="both"/>
      </w:pPr>
      <w:r>
        <w:rPr>
          <w:rFonts w:ascii="Arial" w:hAnsi="Arial" w:cs="Arial"/>
          <w:sz w:val="20"/>
        </w:rPr>
        <w:t>BUFR</w:t>
      </w:r>
      <w:r>
        <w:rPr>
          <w:rFonts w:ascii="Arial" w:eastAsia="Arial" w:hAnsi="Arial" w:cs="Arial"/>
          <w:sz w:val="20"/>
        </w:rPr>
        <w:t xml:space="preserve"> formatting is a requirement for dissemination of near real-time RO data – and most other observational data types – over the WMO Global Telecommunication System (GTS)</w:t>
      </w:r>
      <w:r>
        <w:rPr>
          <w:rStyle w:val="FootnoteSymbol"/>
          <w:rFonts w:ascii="Arial" w:eastAsia="Arial" w:hAnsi="Arial" w:cs="Arial"/>
          <w:sz w:val="20"/>
        </w:rPr>
        <w:footnoteReference w:id="1"/>
      </w:r>
      <w:r>
        <w:rPr>
          <w:rFonts w:ascii="Arial" w:hAnsi="Arial" w:cs="Arial"/>
          <w:sz w:val="20"/>
        </w:rPr>
        <w:t>, Regional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Communications</w:t>
      </w:r>
      <w:r>
        <w:rPr>
          <w:rFonts w:ascii="Arial" w:eastAsia="Arial" w:hAnsi="Arial" w:cs="Arial"/>
          <w:sz w:val="20"/>
        </w:rPr>
        <w:t xml:space="preserve"> </w:t>
      </w:r>
      <w:r>
        <w:rPr>
          <w:rFonts w:ascii="Arial" w:hAnsi="Arial" w:cs="Arial"/>
          <w:sz w:val="20"/>
        </w:rPr>
        <w:t>Network</w:t>
      </w:r>
      <w:r>
        <w:rPr>
          <w:rFonts w:ascii="Arial" w:eastAsia="Arial" w:hAnsi="Arial" w:cs="Arial"/>
          <w:sz w:val="20"/>
        </w:rPr>
        <w:t xml:space="preserve"> </w:t>
      </w:r>
      <w:r>
        <w:rPr>
          <w:rFonts w:ascii="Arial" w:hAnsi="Arial" w:cs="Arial"/>
          <w:sz w:val="20"/>
        </w:rPr>
        <w:t xml:space="preserve">(RMDCN) [RD.4] or future WMO Information System (WIS) [RD.5] – although we should note that WIS may allow the transmission of certain other formats, such as </w:t>
      </w:r>
      <w:proofErr w:type="spellStart"/>
      <w:r>
        <w:rPr>
          <w:rFonts w:ascii="Arial" w:hAnsi="Arial" w:cs="Arial"/>
          <w:sz w:val="20"/>
        </w:rPr>
        <w:t>netCDF</w:t>
      </w:r>
      <w:proofErr w:type="spellEnd"/>
      <w:r>
        <w:rPr>
          <w:rFonts w:ascii="Arial" w:hAnsi="Arial" w:cs="Arial"/>
          <w:sz w:val="20"/>
        </w:rPr>
        <w:t xml:space="preserve"> [RD.15].  BUFR is also the sole or principal storage/archive and interface format for assimilation into NWP models at many operational centres.  Therefore there is a requirement for BUFR, whatever the original format in which the centre may receive the data.</w:t>
      </w:r>
    </w:p>
    <w:p w14:paraId="76809046" w14:textId="77777777" w:rsidR="00086DB9" w:rsidRDefault="00086DB9">
      <w:pPr>
        <w:pStyle w:val="Standard"/>
        <w:jc w:val="both"/>
        <w:rPr>
          <w:rFonts w:ascii="Arial" w:hAnsi="Arial" w:cs="Arial"/>
          <w:sz w:val="20"/>
        </w:rPr>
      </w:pPr>
    </w:p>
    <w:p w14:paraId="76809047" w14:textId="77777777" w:rsidR="00086DB9" w:rsidRDefault="00986FBA">
      <w:pPr>
        <w:pStyle w:val="Standard"/>
        <w:jc w:val="both"/>
      </w:pPr>
      <w:r>
        <w:rPr>
          <w:rFonts w:ascii="Arial" w:hAnsi="Arial" w:cs="Arial"/>
          <w:sz w:val="20"/>
        </w:rPr>
        <w:t>A</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consultation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producer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communities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had</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demonstrated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work</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implementation.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([RD.10])</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submitted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WMO/CBS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approval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2004,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 </w:t>
      </w:r>
      <w:r>
        <w:rPr>
          <w:rFonts w:ascii="Arial" w:hAnsi="Arial" w:cs="Arial"/>
          <w:sz w:val="20"/>
        </w:rPr>
        <w:t>after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w:t>
      </w:r>
      <w:r>
        <w:rPr>
          <w:rFonts w:ascii="Arial" w:eastAsia="Arial" w:hAnsi="Arial" w:cs="Arial"/>
          <w:sz w:val="20"/>
        </w:rPr>
        <w:t xml:space="preserve"> – </w:t>
      </w:r>
      <w:r>
        <w:rPr>
          <w:rFonts w:ascii="Arial" w:hAnsi="Arial" w:cs="Arial"/>
          <w:sz w:val="20"/>
        </w:rPr>
        <w:t>formal</w:t>
      </w:r>
      <w:r>
        <w:rPr>
          <w:rFonts w:ascii="Arial" w:eastAsia="Arial" w:hAnsi="Arial" w:cs="Arial"/>
          <w:sz w:val="20"/>
        </w:rPr>
        <w:t xml:space="preserve"> </w:t>
      </w:r>
      <w:r>
        <w:rPr>
          <w:rFonts w:ascii="Arial" w:hAnsi="Arial" w:cs="Arial"/>
          <w:sz w:val="20"/>
        </w:rPr>
        <w:t>ratification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granted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13</w:t>
      </w:r>
      <w:r>
        <w:rPr>
          <w:rFonts w:ascii="Arial" w:hAnsi="Arial" w:cs="Arial"/>
          <w:sz w:val="20"/>
          <w:vertAlign w:val="superscript"/>
        </w:rPr>
        <w:t>th</w:t>
      </w:r>
      <w:r>
        <w:rPr>
          <w:rFonts w:ascii="Arial" w:eastAsia="Arial" w:hAnsi="Arial" w:cs="Arial"/>
          <w:sz w:val="20"/>
        </w:rPr>
        <w:t xml:space="preserve"> </w:t>
      </w:r>
      <w:r>
        <w:rPr>
          <w:rFonts w:ascii="Arial" w:hAnsi="Arial" w:cs="Arial"/>
          <w:sz w:val="20"/>
        </w:rPr>
        <w:t>Session,</w:t>
      </w:r>
      <w:r>
        <w:rPr>
          <w:rFonts w:ascii="Arial" w:eastAsia="Arial" w:hAnsi="Arial" w:cs="Arial"/>
          <w:sz w:val="20"/>
        </w:rPr>
        <w:t xml:space="preserve"> </w:t>
      </w:r>
      <w:r>
        <w:rPr>
          <w:rFonts w:ascii="Arial" w:hAnsi="Arial" w:cs="Arial"/>
          <w:sz w:val="20"/>
        </w:rPr>
        <w:t>St.</w:t>
      </w:r>
      <w:r>
        <w:rPr>
          <w:rFonts w:ascii="Arial" w:eastAsia="Arial" w:hAnsi="Arial" w:cs="Arial"/>
          <w:sz w:val="20"/>
        </w:rPr>
        <w:t xml:space="preserve"> </w:t>
      </w:r>
      <w:r>
        <w:rPr>
          <w:rFonts w:ascii="Arial" w:hAnsi="Arial" w:cs="Arial"/>
          <w:sz w:val="20"/>
        </w:rPr>
        <w:t>Petersburg,</w:t>
      </w:r>
      <w:r>
        <w:rPr>
          <w:rFonts w:ascii="Arial" w:eastAsia="Arial" w:hAnsi="Arial" w:cs="Arial"/>
          <w:sz w:val="20"/>
        </w:rPr>
        <w:t xml:space="preserve"> </w:t>
      </w:r>
      <w:r>
        <w:rPr>
          <w:rFonts w:ascii="Arial" w:hAnsi="Arial" w:cs="Arial"/>
          <w:sz w:val="20"/>
        </w:rPr>
        <w:t>23</w:t>
      </w:r>
      <w:r>
        <w:rPr>
          <w:rFonts w:ascii="Arial" w:eastAsia="Arial" w:hAnsi="Arial" w:cs="Arial"/>
          <w:sz w:val="20"/>
        </w:rPr>
        <w:t xml:space="preserve"> </w:t>
      </w:r>
      <w:r>
        <w:rPr>
          <w:rFonts w:ascii="Arial" w:hAnsi="Arial" w:cs="Arial"/>
          <w:sz w:val="20"/>
        </w:rPr>
        <w:t>February</w:t>
      </w:r>
      <w:r>
        <w:rPr>
          <w:rFonts w:ascii="Arial" w:eastAsia="Arial" w:hAnsi="Arial" w:cs="Arial"/>
          <w:sz w:val="20"/>
        </w:rPr>
        <w:t xml:space="preserve"> – </w:t>
      </w:r>
      <w:r>
        <w:rPr>
          <w:rFonts w:ascii="Arial" w:hAnsi="Arial" w:cs="Arial"/>
          <w:sz w:val="20"/>
        </w:rPr>
        <w:t>3</w:t>
      </w:r>
      <w:r>
        <w:rPr>
          <w:rFonts w:ascii="Arial" w:eastAsia="Arial" w:hAnsi="Arial" w:cs="Arial"/>
          <w:sz w:val="20"/>
        </w:rPr>
        <w:t xml:space="preserve"> </w:t>
      </w:r>
      <w:r>
        <w:rPr>
          <w:rFonts w:ascii="Arial" w:hAnsi="Arial" w:cs="Arial"/>
          <w:sz w:val="20"/>
        </w:rPr>
        <w:t>March</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p>
    <w:p w14:paraId="76809048" w14:textId="77777777" w:rsidR="00086DB9" w:rsidRDefault="00086DB9">
      <w:pPr>
        <w:pStyle w:val="Standard"/>
        <w:jc w:val="both"/>
        <w:rPr>
          <w:rFonts w:ascii="Arial" w:hAnsi="Arial" w:cs="Arial"/>
          <w:sz w:val="20"/>
        </w:rPr>
      </w:pPr>
    </w:p>
    <w:p w14:paraId="76809049"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intended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wishing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Whilst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extracted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(downloadable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one-stop-shop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bring</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place.</w:t>
      </w:r>
    </w:p>
    <w:p w14:paraId="7680904A" w14:textId="77777777" w:rsidR="00086DB9" w:rsidRDefault="00086DB9">
      <w:pPr>
        <w:pStyle w:val="Standard"/>
        <w:jc w:val="both"/>
        <w:rPr>
          <w:rFonts w:ascii="Arial" w:hAnsi="Arial" w:cs="Arial"/>
        </w:rPr>
      </w:pPr>
    </w:p>
    <w:p w14:paraId="7680904B" w14:textId="77777777" w:rsidR="00086DB9" w:rsidRDefault="00086DB9">
      <w:pPr>
        <w:pStyle w:val="PlainText"/>
        <w:jc w:val="both"/>
        <w:rPr>
          <w:rFonts w:ascii="Arial" w:hAnsi="Arial" w:cs="Arial"/>
          <w:lang w:val="en-GB"/>
        </w:rPr>
      </w:pPr>
    </w:p>
    <w:p w14:paraId="7680904C" w14:textId="77777777" w:rsidR="00086DB9" w:rsidRDefault="00986FBA">
      <w:pPr>
        <w:pStyle w:val="Heading2"/>
      </w:pPr>
      <w:bookmarkStart w:id="7" w:name="__RefHeading___Toc48880_2553559590"/>
      <w:r>
        <w:t>Applicable</w:t>
      </w:r>
      <w:r>
        <w:rPr>
          <w:rFonts w:eastAsia="Arial"/>
        </w:rPr>
        <w:t xml:space="preserve"> and r</w:t>
      </w:r>
      <w:r>
        <w:t>eference</w:t>
      </w:r>
      <w:r>
        <w:rPr>
          <w:rFonts w:eastAsia="Arial"/>
        </w:rPr>
        <w:t xml:space="preserve"> </w:t>
      </w:r>
      <w:r>
        <w:t>documents</w:t>
      </w:r>
      <w:bookmarkEnd w:id="7"/>
    </w:p>
    <w:p w14:paraId="7680904D" w14:textId="77777777" w:rsidR="00086DB9" w:rsidRDefault="00086DB9">
      <w:pPr>
        <w:pStyle w:val="Standard"/>
        <w:spacing w:after="120"/>
        <w:jc w:val="both"/>
      </w:pPr>
    </w:p>
    <w:p w14:paraId="7680904E" w14:textId="77777777" w:rsidR="00086DB9" w:rsidRDefault="00986FBA">
      <w:pPr>
        <w:pStyle w:val="Heading3"/>
      </w:pPr>
      <w:bookmarkStart w:id="8" w:name="__RefHeading__87032_697283655"/>
      <w:r>
        <w:t>Applicable</w:t>
      </w:r>
      <w:r>
        <w:rPr>
          <w:rFonts w:eastAsia="Arial"/>
        </w:rPr>
        <w:t xml:space="preserve"> </w:t>
      </w:r>
      <w:r>
        <w:t>documents</w:t>
      </w:r>
      <w:bookmarkEnd w:id="8"/>
    </w:p>
    <w:p w14:paraId="7680904F" w14:textId="77777777" w:rsidR="00086DB9" w:rsidRDefault="00986FBA">
      <w:pPr>
        <w:pStyle w:val="Standard"/>
        <w:rPr>
          <w:rFonts w:ascii="Arial" w:hAnsi="Arial" w:cs="Arial"/>
          <w:sz w:val="20"/>
        </w:rPr>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direct</w:t>
      </w:r>
      <w:r>
        <w:rPr>
          <w:rFonts w:ascii="Arial" w:eastAsia="Arial" w:hAnsi="Arial" w:cs="Arial"/>
          <w:sz w:val="20"/>
        </w:rPr>
        <w:t xml:space="preserve"> </w:t>
      </w:r>
      <w:r>
        <w:rPr>
          <w:rFonts w:ascii="Arial" w:hAnsi="Arial" w:cs="Arial"/>
          <w:sz w:val="20"/>
        </w:rPr>
        <w:t>bearing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50" w14:textId="77777777" w:rsidR="00086DB9" w:rsidRDefault="00086DB9">
      <w:pPr>
        <w:pStyle w:val="Standard"/>
      </w:pPr>
    </w:p>
    <w:tbl>
      <w:tblPr>
        <w:tblW w:w="9062" w:type="dxa"/>
        <w:tblInd w:w="17" w:type="dxa"/>
        <w:tblLayout w:type="fixed"/>
        <w:tblCellMar>
          <w:left w:w="10" w:type="dxa"/>
          <w:right w:w="10" w:type="dxa"/>
        </w:tblCellMar>
        <w:tblLook w:val="0000" w:firstRow="0" w:lastRow="0" w:firstColumn="0" w:lastColumn="0" w:noHBand="0" w:noVBand="0"/>
      </w:tblPr>
      <w:tblGrid>
        <w:gridCol w:w="831"/>
        <w:gridCol w:w="8231"/>
      </w:tblGrid>
      <w:tr w:rsidR="00086DB9" w14:paraId="76809054" w14:textId="77777777">
        <w:tc>
          <w:tcPr>
            <w:tcW w:w="831" w:type="dxa"/>
            <w:tcMar>
              <w:top w:w="0" w:type="dxa"/>
              <w:left w:w="108" w:type="dxa"/>
              <w:bottom w:w="0" w:type="dxa"/>
              <w:right w:w="108" w:type="dxa"/>
            </w:tcMar>
          </w:tcPr>
          <w:p w14:paraId="76809051" w14:textId="77777777" w:rsidR="00086DB9" w:rsidRDefault="00986FBA">
            <w:pPr>
              <w:pStyle w:val="Standard"/>
              <w:snapToGrid w:val="0"/>
              <w:rPr>
                <w:rFonts w:ascii="Arial" w:hAnsi="Arial" w:cs="Arial"/>
                <w:sz w:val="18"/>
                <w:szCs w:val="18"/>
              </w:rPr>
            </w:pPr>
            <w:r>
              <w:rPr>
                <w:rFonts w:ascii="Arial" w:hAnsi="Arial" w:cs="Arial"/>
                <w:sz w:val="18"/>
                <w:szCs w:val="18"/>
              </w:rPr>
              <w:t>[AD.1]</w:t>
            </w:r>
          </w:p>
        </w:tc>
        <w:tc>
          <w:tcPr>
            <w:tcW w:w="8231" w:type="dxa"/>
            <w:tcMar>
              <w:top w:w="0" w:type="dxa"/>
              <w:left w:w="108" w:type="dxa"/>
              <w:bottom w:w="0" w:type="dxa"/>
              <w:right w:w="108" w:type="dxa"/>
            </w:tcMar>
          </w:tcPr>
          <w:p w14:paraId="76809052"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Proposal: Proposal for the Third Continuous Development and Operations Phase (CDOP-3); Ref: SAF/ROM/DMI/MGT/CDOP3/001 Version 1.2 of 31 March 2016, Ref: EUM/C/85/16/DOC/15,  approved by the EUMETSAT Council at its 85th meeting on 28-29 June 2016</w:t>
            </w:r>
          </w:p>
          <w:p w14:paraId="76809053" w14:textId="77777777" w:rsidR="00086DB9" w:rsidRDefault="00086DB9">
            <w:pPr>
              <w:pStyle w:val="Standard"/>
              <w:autoSpaceDE w:val="0"/>
              <w:rPr>
                <w:rFonts w:ascii="Arial" w:hAnsi="Arial" w:cs="Arial"/>
                <w:sz w:val="18"/>
                <w:szCs w:val="18"/>
                <w:shd w:val="clear" w:color="auto" w:fill="FFFF00"/>
                <w:lang w:val="en-US"/>
              </w:rPr>
            </w:pPr>
          </w:p>
        </w:tc>
      </w:tr>
      <w:tr w:rsidR="00086DB9" w14:paraId="76809058" w14:textId="77777777">
        <w:tc>
          <w:tcPr>
            <w:tcW w:w="831" w:type="dxa"/>
            <w:tcMar>
              <w:top w:w="0" w:type="dxa"/>
              <w:left w:w="108" w:type="dxa"/>
              <w:bottom w:w="0" w:type="dxa"/>
              <w:right w:w="108" w:type="dxa"/>
            </w:tcMar>
          </w:tcPr>
          <w:p w14:paraId="76809055" w14:textId="77777777" w:rsidR="00086DB9" w:rsidRDefault="00986FBA">
            <w:pPr>
              <w:pStyle w:val="Standard"/>
              <w:snapToGrid w:val="0"/>
              <w:rPr>
                <w:rFonts w:ascii="Arial" w:hAnsi="Arial" w:cs="Arial"/>
                <w:sz w:val="18"/>
                <w:szCs w:val="18"/>
              </w:rPr>
            </w:pPr>
            <w:r>
              <w:rPr>
                <w:rFonts w:ascii="Arial" w:hAnsi="Arial" w:cs="Arial"/>
                <w:sz w:val="18"/>
                <w:szCs w:val="18"/>
              </w:rPr>
              <w:t>[AD.2]</w:t>
            </w:r>
          </w:p>
        </w:tc>
        <w:tc>
          <w:tcPr>
            <w:tcW w:w="8231" w:type="dxa"/>
            <w:tcMar>
              <w:top w:w="0" w:type="dxa"/>
              <w:left w:w="108" w:type="dxa"/>
              <w:bottom w:w="0" w:type="dxa"/>
              <w:right w:w="108" w:type="dxa"/>
            </w:tcMar>
          </w:tcPr>
          <w:p w14:paraId="76809056"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76809057" w14:textId="77777777" w:rsidR="00086DB9" w:rsidRDefault="00086DB9">
            <w:pPr>
              <w:pStyle w:val="Standard"/>
              <w:autoSpaceDE w:val="0"/>
              <w:rPr>
                <w:rFonts w:ascii="Arial" w:hAnsi="Arial" w:cs="Arial"/>
                <w:sz w:val="18"/>
                <w:szCs w:val="18"/>
              </w:rPr>
            </w:pPr>
          </w:p>
        </w:tc>
      </w:tr>
      <w:tr w:rsidR="00086DB9" w14:paraId="7680905C" w14:textId="77777777">
        <w:tc>
          <w:tcPr>
            <w:tcW w:w="831" w:type="dxa"/>
            <w:tcMar>
              <w:top w:w="0" w:type="dxa"/>
              <w:left w:w="108" w:type="dxa"/>
              <w:bottom w:w="0" w:type="dxa"/>
              <w:right w:w="108" w:type="dxa"/>
            </w:tcMar>
          </w:tcPr>
          <w:p w14:paraId="76809059" w14:textId="77777777" w:rsidR="00086DB9" w:rsidRDefault="00986FBA">
            <w:pPr>
              <w:pStyle w:val="Standard"/>
              <w:snapToGrid w:val="0"/>
              <w:rPr>
                <w:rFonts w:ascii="Arial" w:hAnsi="Arial" w:cs="Arial"/>
                <w:sz w:val="18"/>
                <w:szCs w:val="18"/>
              </w:rPr>
            </w:pPr>
            <w:r>
              <w:rPr>
                <w:rFonts w:ascii="Arial" w:hAnsi="Arial" w:cs="Arial"/>
                <w:sz w:val="18"/>
                <w:szCs w:val="18"/>
              </w:rPr>
              <w:t>[AD.3]</w:t>
            </w:r>
          </w:p>
        </w:tc>
        <w:tc>
          <w:tcPr>
            <w:tcW w:w="8231" w:type="dxa"/>
            <w:tcMar>
              <w:top w:w="0" w:type="dxa"/>
              <w:left w:w="108" w:type="dxa"/>
              <w:bottom w:w="0" w:type="dxa"/>
              <w:right w:w="108" w:type="dxa"/>
            </w:tcMar>
          </w:tcPr>
          <w:p w14:paraId="7680905A" w14:textId="77777777" w:rsidR="00086DB9" w:rsidRDefault="00986FBA">
            <w:pPr>
              <w:pStyle w:val="Standard"/>
              <w:snapToGrid w:val="0"/>
              <w:rPr>
                <w:rFonts w:ascii="Arial" w:hAnsi="Arial" w:cs="Arial"/>
                <w:sz w:val="18"/>
                <w:szCs w:val="18"/>
              </w:rPr>
            </w:pPr>
            <w:r>
              <w:rPr>
                <w:rFonts w:ascii="Arial" w:hAnsi="Arial" w:cs="Arial"/>
                <w:sz w:val="18"/>
                <w:szCs w:val="18"/>
              </w:rPr>
              <w:t>ROM SAF Product Requirements Document, Ref: SAF/ROM/DMI/MGT/PRD/001</w:t>
            </w:r>
          </w:p>
          <w:p w14:paraId="7680905B" w14:textId="77777777" w:rsidR="00086DB9" w:rsidRPr="00107262" w:rsidRDefault="00086DB9">
            <w:pPr>
              <w:pStyle w:val="Standard"/>
              <w:snapToGrid w:val="0"/>
              <w:rPr>
                <w:rFonts w:ascii="Arial" w:eastAsia="Arial" w:hAnsi="Arial" w:cs="Arial"/>
                <w:sz w:val="18"/>
                <w:szCs w:val="18"/>
                <w:lang w:val="en-US"/>
                <w:rPrChange w:id="9" w:author="Stig Syndergaard" w:date="2022-10-24T18:00:00Z">
                  <w:rPr>
                    <w:rFonts w:ascii="Arial" w:eastAsia="Arial" w:hAnsi="Arial" w:cs="Arial"/>
                    <w:sz w:val="18"/>
                    <w:szCs w:val="18"/>
                    <w:lang w:val="da-DK"/>
                  </w:rPr>
                </w:rPrChange>
              </w:rPr>
            </w:pPr>
          </w:p>
        </w:tc>
      </w:tr>
      <w:tr w:rsidR="00086DB9" w14:paraId="76809061" w14:textId="77777777">
        <w:trPr>
          <w:trHeight w:val="454"/>
        </w:trPr>
        <w:tc>
          <w:tcPr>
            <w:tcW w:w="831" w:type="dxa"/>
            <w:tcMar>
              <w:top w:w="0" w:type="dxa"/>
              <w:left w:w="108" w:type="dxa"/>
              <w:bottom w:w="0" w:type="dxa"/>
              <w:right w:w="108" w:type="dxa"/>
            </w:tcMar>
          </w:tcPr>
          <w:p w14:paraId="7680905D" w14:textId="77777777" w:rsidR="00086DB9" w:rsidRDefault="00986FBA">
            <w:pPr>
              <w:pStyle w:val="Standard"/>
              <w:snapToGrid w:val="0"/>
              <w:rPr>
                <w:rFonts w:ascii="Arial" w:hAnsi="Arial" w:cs="Arial"/>
                <w:sz w:val="18"/>
                <w:szCs w:val="18"/>
              </w:rPr>
            </w:pPr>
            <w:r>
              <w:rPr>
                <w:rFonts w:ascii="Arial" w:hAnsi="Arial" w:cs="Arial"/>
                <w:sz w:val="18"/>
                <w:szCs w:val="18"/>
              </w:rPr>
              <w:t>[AD.4]</w:t>
            </w:r>
          </w:p>
        </w:tc>
        <w:tc>
          <w:tcPr>
            <w:tcW w:w="8231" w:type="dxa"/>
            <w:tcMar>
              <w:top w:w="0" w:type="dxa"/>
              <w:left w:w="108" w:type="dxa"/>
              <w:bottom w:w="0" w:type="dxa"/>
              <w:right w:w="108" w:type="dxa"/>
            </w:tcMar>
          </w:tcPr>
          <w:p w14:paraId="7680905E" w14:textId="77777777" w:rsidR="00086DB9" w:rsidRDefault="00986FBA">
            <w:pPr>
              <w:pStyle w:val="Standard"/>
              <w:snapToGrid w:val="0"/>
              <w:rPr>
                <w:rFonts w:ascii="Arial" w:hAnsi="Arial"/>
                <w:sz w:val="18"/>
                <w:szCs w:val="18"/>
              </w:rPr>
            </w:pPr>
            <w:r>
              <w:rPr>
                <w:rFonts w:ascii="Arial" w:hAnsi="Arial"/>
                <w:sz w:val="18"/>
                <w:szCs w:val="18"/>
              </w:rPr>
              <w:t>ROM SAF Service Specifications, Ref: SAF/ROM/DMI/RQ/SESP/001</w:t>
            </w:r>
          </w:p>
          <w:p w14:paraId="7680905F" w14:textId="77777777" w:rsidR="00086DB9" w:rsidRDefault="00086DB9">
            <w:pPr>
              <w:pStyle w:val="Standard"/>
              <w:snapToGrid w:val="0"/>
              <w:rPr>
                <w:rFonts w:ascii="Arial" w:hAnsi="Arial"/>
                <w:sz w:val="18"/>
                <w:szCs w:val="18"/>
              </w:rPr>
            </w:pPr>
          </w:p>
          <w:p w14:paraId="76809060" w14:textId="77777777" w:rsidR="00086DB9" w:rsidRDefault="00086DB9">
            <w:pPr>
              <w:pStyle w:val="Standard"/>
              <w:snapToGrid w:val="0"/>
              <w:rPr>
                <w:rFonts w:ascii="Arial" w:hAnsi="Arial"/>
                <w:sz w:val="18"/>
                <w:szCs w:val="18"/>
              </w:rPr>
            </w:pPr>
          </w:p>
        </w:tc>
      </w:tr>
    </w:tbl>
    <w:p w14:paraId="76809062" w14:textId="77777777" w:rsidR="00086DB9" w:rsidRDefault="00986FBA">
      <w:pPr>
        <w:pStyle w:val="Heading3"/>
      </w:pPr>
      <w:bookmarkStart w:id="10" w:name="__RefHeading__87034_697283655"/>
      <w:r>
        <w:lastRenderedPageBreak/>
        <w:t>Reference</w:t>
      </w:r>
      <w:r>
        <w:rPr>
          <w:rFonts w:eastAsia="Arial"/>
        </w:rPr>
        <w:t xml:space="preserve"> </w:t>
      </w:r>
      <w:r>
        <w:t>documents</w:t>
      </w:r>
      <w:bookmarkEnd w:id="10"/>
    </w:p>
    <w:p w14:paraId="76809063"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provide</w:t>
      </w:r>
      <w:r>
        <w:rPr>
          <w:rFonts w:ascii="Arial" w:eastAsia="Arial" w:hAnsi="Arial" w:cs="Arial"/>
          <w:sz w:val="20"/>
        </w:rPr>
        <w:t xml:space="preserve"> </w:t>
      </w:r>
      <w:r>
        <w:rPr>
          <w:rFonts w:ascii="Arial" w:hAnsi="Arial" w:cs="Arial"/>
          <w:sz w:val="20"/>
        </w:rPr>
        <w:t>supplementary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background</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helpful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conjunction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64" w14:textId="77777777" w:rsidR="00086DB9" w:rsidRDefault="00086DB9">
      <w:pPr>
        <w:pStyle w:val="Standard"/>
      </w:pPr>
    </w:p>
    <w:tbl>
      <w:tblPr>
        <w:tblW w:w="9461" w:type="dxa"/>
        <w:tblInd w:w="-5" w:type="dxa"/>
        <w:tblLayout w:type="fixed"/>
        <w:tblCellMar>
          <w:left w:w="10" w:type="dxa"/>
          <w:right w:w="10" w:type="dxa"/>
        </w:tblCellMar>
        <w:tblLook w:val="0000" w:firstRow="0" w:lastRow="0" w:firstColumn="0" w:lastColumn="0" w:noHBand="0" w:noVBand="0"/>
      </w:tblPr>
      <w:tblGrid>
        <w:gridCol w:w="852"/>
        <w:gridCol w:w="8609"/>
      </w:tblGrid>
      <w:tr w:rsidR="00086DB9" w14:paraId="76809069" w14:textId="77777777">
        <w:tc>
          <w:tcPr>
            <w:tcW w:w="852" w:type="dxa"/>
            <w:tcMar>
              <w:top w:w="0" w:type="dxa"/>
              <w:left w:w="108" w:type="dxa"/>
              <w:bottom w:w="0" w:type="dxa"/>
              <w:right w:w="108" w:type="dxa"/>
            </w:tcMar>
          </w:tcPr>
          <w:p w14:paraId="76809065" w14:textId="77777777" w:rsidR="00086DB9" w:rsidRDefault="00986FBA">
            <w:pPr>
              <w:pStyle w:val="Standard"/>
              <w:snapToGrid w:val="0"/>
              <w:rPr>
                <w:rFonts w:ascii="Arial" w:hAnsi="Arial" w:cs="Arial"/>
                <w:sz w:val="18"/>
                <w:szCs w:val="18"/>
              </w:rPr>
            </w:pPr>
            <w:r>
              <w:rPr>
                <w:rFonts w:ascii="Arial" w:hAnsi="Arial" w:cs="Arial"/>
                <w:sz w:val="18"/>
                <w:szCs w:val="18"/>
              </w:rPr>
              <w:t>[RD.1]</w:t>
            </w:r>
          </w:p>
        </w:tc>
        <w:tc>
          <w:tcPr>
            <w:tcW w:w="8609" w:type="dxa"/>
            <w:tcMar>
              <w:top w:w="0" w:type="dxa"/>
              <w:left w:w="108" w:type="dxa"/>
              <w:bottom w:w="0" w:type="dxa"/>
              <w:right w:w="108" w:type="dxa"/>
            </w:tcMar>
          </w:tcPr>
          <w:p w14:paraId="76809066" w14:textId="77777777" w:rsidR="00086DB9" w:rsidRDefault="00986FBA">
            <w:pPr>
              <w:pStyle w:val="Standard"/>
              <w:snapToGrid w:val="0"/>
              <w:ind w:left="175"/>
              <w:rPr>
                <w:rFonts w:ascii="Arial" w:hAnsi="Arial" w:cs="Arial"/>
                <w:sz w:val="18"/>
                <w:szCs w:val="18"/>
              </w:rPr>
            </w:pP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definitions.</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7"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TERMA/CLIMAP/TN/3101,</w:t>
            </w:r>
            <w:r>
              <w:rPr>
                <w:rFonts w:ascii="Arial" w:eastAsia="Arial" w:hAnsi="Arial" w:cs="Arial"/>
                <w:sz w:val="18"/>
                <w:szCs w:val="18"/>
              </w:rPr>
              <w:t xml:space="preserve"> </w:t>
            </w:r>
            <w:r>
              <w:rPr>
                <w:rFonts w:ascii="Arial" w:hAnsi="Arial" w:cs="Arial"/>
                <w:sz w:val="18"/>
                <w:szCs w:val="18"/>
              </w:rPr>
              <w:t>October</w:t>
            </w:r>
            <w:r>
              <w:rPr>
                <w:rFonts w:ascii="Arial" w:eastAsia="Arial" w:hAnsi="Arial" w:cs="Arial"/>
                <w:sz w:val="18"/>
                <w:szCs w:val="18"/>
              </w:rPr>
              <w:t xml:space="preserve"> </w:t>
            </w:r>
            <w:r>
              <w:rPr>
                <w:rFonts w:ascii="Arial" w:hAnsi="Arial" w:cs="Arial"/>
                <w:sz w:val="18"/>
                <w:szCs w:val="18"/>
              </w:rPr>
              <w:t>1999.</w:t>
            </w:r>
          </w:p>
          <w:p w14:paraId="76809068" w14:textId="77777777" w:rsidR="00086DB9" w:rsidRDefault="00086DB9">
            <w:pPr>
              <w:pStyle w:val="Standard"/>
              <w:ind w:left="175"/>
              <w:rPr>
                <w:rFonts w:ascii="Arial" w:hAnsi="Arial" w:cs="Arial"/>
                <w:sz w:val="18"/>
                <w:szCs w:val="18"/>
              </w:rPr>
            </w:pPr>
          </w:p>
        </w:tc>
      </w:tr>
      <w:tr w:rsidR="00086DB9" w14:paraId="7680906E" w14:textId="77777777">
        <w:tc>
          <w:tcPr>
            <w:tcW w:w="852" w:type="dxa"/>
            <w:tcMar>
              <w:top w:w="0" w:type="dxa"/>
              <w:left w:w="108" w:type="dxa"/>
              <w:bottom w:w="0" w:type="dxa"/>
              <w:right w:w="108" w:type="dxa"/>
            </w:tcMar>
          </w:tcPr>
          <w:p w14:paraId="7680906A" w14:textId="77777777" w:rsidR="00086DB9" w:rsidRDefault="00986FBA">
            <w:pPr>
              <w:pStyle w:val="Standard"/>
              <w:snapToGrid w:val="0"/>
              <w:rPr>
                <w:rFonts w:ascii="Arial" w:hAnsi="Arial" w:cs="Arial"/>
                <w:sz w:val="18"/>
                <w:szCs w:val="18"/>
              </w:rPr>
            </w:pPr>
            <w:r>
              <w:rPr>
                <w:rFonts w:ascii="Arial" w:hAnsi="Arial" w:cs="Arial"/>
                <w:sz w:val="18"/>
                <w:szCs w:val="18"/>
              </w:rPr>
              <w:t>[RD.2]</w:t>
            </w:r>
          </w:p>
        </w:tc>
        <w:tc>
          <w:tcPr>
            <w:tcW w:w="8609" w:type="dxa"/>
            <w:tcMar>
              <w:top w:w="0" w:type="dxa"/>
              <w:left w:w="108" w:type="dxa"/>
              <w:bottom w:w="0" w:type="dxa"/>
              <w:right w:w="108" w:type="dxa"/>
            </w:tcMar>
          </w:tcPr>
          <w:p w14:paraId="7680906B" w14:textId="77777777" w:rsidR="00086DB9" w:rsidRDefault="00986FBA">
            <w:pPr>
              <w:pStyle w:val="Standard"/>
              <w:snapToGrid w:val="0"/>
              <w:ind w:left="175"/>
              <w:rPr>
                <w:rFonts w:ascii="Arial" w:hAnsi="Arial" w:cs="Arial"/>
                <w:sz w:val="18"/>
                <w:szCs w:val="18"/>
              </w:rPr>
            </w:pP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FM94</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C"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METOFFICE/CLIMAP/TN/05,</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2000</w:t>
            </w:r>
          </w:p>
          <w:p w14:paraId="7680906D" w14:textId="77777777" w:rsidR="00086DB9" w:rsidRDefault="00086DB9">
            <w:pPr>
              <w:pStyle w:val="Standard"/>
              <w:ind w:left="175"/>
              <w:rPr>
                <w:rFonts w:ascii="Arial" w:hAnsi="Arial" w:cs="Arial"/>
                <w:sz w:val="18"/>
                <w:szCs w:val="18"/>
              </w:rPr>
            </w:pPr>
          </w:p>
        </w:tc>
      </w:tr>
      <w:tr w:rsidR="00086DB9" w14:paraId="76809073" w14:textId="77777777">
        <w:tc>
          <w:tcPr>
            <w:tcW w:w="852" w:type="dxa"/>
            <w:tcMar>
              <w:top w:w="0" w:type="dxa"/>
              <w:left w:w="108" w:type="dxa"/>
              <w:bottom w:w="0" w:type="dxa"/>
              <w:right w:w="108" w:type="dxa"/>
            </w:tcMar>
          </w:tcPr>
          <w:p w14:paraId="7680906F" w14:textId="77777777" w:rsidR="00086DB9" w:rsidRDefault="00986FBA">
            <w:pPr>
              <w:pStyle w:val="Standard"/>
              <w:snapToGrid w:val="0"/>
              <w:rPr>
                <w:rFonts w:ascii="Arial" w:hAnsi="Arial" w:cs="Arial"/>
                <w:sz w:val="18"/>
                <w:szCs w:val="18"/>
              </w:rPr>
            </w:pPr>
            <w:r>
              <w:rPr>
                <w:rFonts w:ascii="Arial" w:hAnsi="Arial" w:cs="Arial"/>
                <w:sz w:val="18"/>
                <w:szCs w:val="18"/>
              </w:rPr>
              <w:t>[RD.3]</w:t>
            </w:r>
          </w:p>
        </w:tc>
        <w:tc>
          <w:tcPr>
            <w:tcW w:w="8609" w:type="dxa"/>
            <w:tcMar>
              <w:top w:w="0" w:type="dxa"/>
              <w:left w:w="108" w:type="dxa"/>
              <w:bottom w:w="0" w:type="dxa"/>
              <w:right w:w="108" w:type="dxa"/>
            </w:tcMar>
          </w:tcPr>
          <w:p w14:paraId="76809070"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Guide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WMO</w:t>
            </w:r>
            <w:r>
              <w:rPr>
                <w:rFonts w:ascii="Arial" w:eastAsia="Arial" w:hAnsi="Arial" w:cs="Arial"/>
                <w:i/>
                <w:sz w:val="18"/>
                <w:szCs w:val="18"/>
              </w:rPr>
              <w:t xml:space="preserve"> </w:t>
            </w:r>
            <w:r>
              <w:rPr>
                <w:rFonts w:ascii="Arial" w:hAnsi="Arial" w:cs="Arial"/>
                <w:i/>
                <w:sz w:val="18"/>
                <w:szCs w:val="18"/>
              </w:rPr>
              <w:t>Table-Driven</w:t>
            </w:r>
            <w:r>
              <w:rPr>
                <w:rFonts w:ascii="Arial" w:eastAsia="Arial" w:hAnsi="Arial" w:cs="Arial"/>
                <w:i/>
                <w:sz w:val="18"/>
                <w:szCs w:val="18"/>
              </w:rPr>
              <w:t xml:space="preserve"> </w:t>
            </w:r>
            <w:r>
              <w:rPr>
                <w:rFonts w:ascii="Arial" w:hAnsi="Arial" w:cs="Arial"/>
                <w:i/>
                <w:sz w:val="18"/>
                <w:szCs w:val="18"/>
              </w:rPr>
              <w:t>Code</w:t>
            </w:r>
            <w:r>
              <w:rPr>
                <w:rFonts w:ascii="Arial" w:eastAsia="Arial" w:hAnsi="Arial" w:cs="Arial"/>
                <w:i/>
                <w:sz w:val="18"/>
                <w:szCs w:val="18"/>
              </w:rPr>
              <w:t xml:space="preserve"> </w:t>
            </w:r>
            <w:r>
              <w:rPr>
                <w:rFonts w:ascii="Arial" w:hAnsi="Arial" w:cs="Arial"/>
                <w:i/>
                <w:sz w:val="18"/>
                <w:szCs w:val="18"/>
              </w:rPr>
              <w:t>Forms</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1" w14:textId="77777777" w:rsidR="00086DB9" w:rsidRDefault="00000000">
            <w:pPr>
              <w:pStyle w:val="Standard"/>
              <w:ind w:left="175"/>
            </w:pPr>
            <w:hyperlink r:id="rId9" w:history="1">
              <w:r w:rsidR="00986FBA">
                <w:rPr>
                  <w:rStyle w:val="Internetlink"/>
                  <w:rFonts w:ascii="Arial" w:hAnsi="Arial" w:cs="Arial"/>
                  <w:sz w:val="18"/>
                  <w:szCs w:val="18"/>
                </w:rPr>
                <w:t>http://www.wmo.int/pages/prog/www/WMOCodes.html</w:t>
              </w:r>
            </w:hyperlink>
          </w:p>
          <w:p w14:paraId="76809072" w14:textId="77777777" w:rsidR="00086DB9" w:rsidRDefault="00086DB9">
            <w:pPr>
              <w:pStyle w:val="Standard"/>
              <w:ind w:left="175"/>
              <w:rPr>
                <w:rFonts w:ascii="Arial" w:hAnsi="Arial" w:cs="Arial"/>
                <w:sz w:val="18"/>
                <w:szCs w:val="18"/>
              </w:rPr>
            </w:pPr>
          </w:p>
        </w:tc>
      </w:tr>
      <w:tr w:rsidR="00086DB9" w14:paraId="76809078" w14:textId="77777777">
        <w:tc>
          <w:tcPr>
            <w:tcW w:w="852" w:type="dxa"/>
            <w:tcMar>
              <w:top w:w="0" w:type="dxa"/>
              <w:left w:w="108" w:type="dxa"/>
              <w:bottom w:w="0" w:type="dxa"/>
              <w:right w:w="108" w:type="dxa"/>
            </w:tcMar>
          </w:tcPr>
          <w:p w14:paraId="76809074" w14:textId="77777777" w:rsidR="00086DB9" w:rsidRDefault="00986FBA">
            <w:pPr>
              <w:pStyle w:val="Standard"/>
              <w:snapToGrid w:val="0"/>
              <w:rPr>
                <w:rFonts w:ascii="Arial" w:hAnsi="Arial" w:cs="Arial"/>
                <w:sz w:val="18"/>
                <w:szCs w:val="18"/>
              </w:rPr>
            </w:pPr>
            <w:r>
              <w:rPr>
                <w:rFonts w:ascii="Arial" w:hAnsi="Arial" w:cs="Arial"/>
                <w:sz w:val="18"/>
                <w:szCs w:val="18"/>
              </w:rPr>
              <w:t>[RD.4]</w:t>
            </w:r>
          </w:p>
        </w:tc>
        <w:tc>
          <w:tcPr>
            <w:tcW w:w="8609" w:type="dxa"/>
            <w:tcMar>
              <w:top w:w="0" w:type="dxa"/>
              <w:left w:w="108" w:type="dxa"/>
              <w:bottom w:w="0" w:type="dxa"/>
              <w:right w:w="108" w:type="dxa"/>
            </w:tcMar>
          </w:tcPr>
          <w:p w14:paraId="76809075"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Cod</w:t>
            </w:r>
            <w:r>
              <w:rPr>
                <w:rFonts w:ascii="Arial" w:hAnsi="Arial" w:cs="Arial"/>
                <w:sz w:val="18"/>
                <w:szCs w:val="18"/>
              </w:rPr>
              <w:t>es.</w:t>
            </w:r>
            <w:r>
              <w:rPr>
                <w:rFonts w:ascii="Arial" w:eastAsia="Arial" w:hAnsi="Arial" w:cs="Arial"/>
                <w:sz w:val="18"/>
                <w:szCs w:val="18"/>
              </w:rPr>
              <w:t xml:space="preserve"> </w:t>
            </w:r>
            <w:r>
              <w:rPr>
                <w:rFonts w:ascii="Arial" w:hAnsi="Arial" w:cs="Arial"/>
                <w:sz w:val="18"/>
                <w:szCs w:val="18"/>
              </w:rPr>
              <w:t>WMO-306,</w:t>
            </w:r>
            <w:r>
              <w:rPr>
                <w:rFonts w:ascii="Arial" w:eastAsia="Arial" w:hAnsi="Arial" w:cs="Arial"/>
                <w:sz w:val="18"/>
                <w:szCs w:val="18"/>
              </w:rPr>
              <w:t xml:space="preserve"> </w:t>
            </w:r>
            <w:r>
              <w:rPr>
                <w:rFonts w:ascii="Arial" w:hAnsi="Arial" w:cs="Arial"/>
                <w:sz w:val="18"/>
                <w:szCs w:val="18"/>
              </w:rPr>
              <w:t>Vol.</w:t>
            </w:r>
            <w:r>
              <w:rPr>
                <w:rFonts w:ascii="Arial" w:eastAsia="Arial" w:hAnsi="Arial" w:cs="Arial"/>
                <w:sz w:val="18"/>
                <w:szCs w:val="18"/>
              </w:rPr>
              <w:t xml:space="preserve"> </w:t>
            </w:r>
            <w:r>
              <w:rPr>
                <w:rFonts w:ascii="Arial" w:hAnsi="Arial" w:cs="Arial"/>
                <w:sz w:val="18"/>
                <w:szCs w:val="18"/>
              </w:rPr>
              <w:t>1.2,</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6" w14:textId="77777777" w:rsidR="00086DB9" w:rsidRDefault="00000000">
            <w:pPr>
              <w:pStyle w:val="Standard"/>
              <w:ind w:left="175"/>
            </w:pPr>
            <w:hyperlink r:id="rId10" w:history="1">
              <w:r w:rsidR="00986FBA">
                <w:rPr>
                  <w:rStyle w:val="Internetlink"/>
                  <w:rFonts w:ascii="Arial" w:hAnsi="Arial" w:cs="Arial"/>
                  <w:sz w:val="18"/>
                  <w:szCs w:val="18"/>
                </w:rPr>
                <w:t>http://www.wmo.int/pages/prog/www/WMOCodes/WMO306_vI2/VolumeI.2.html</w:t>
              </w:r>
            </w:hyperlink>
          </w:p>
          <w:p w14:paraId="76809077" w14:textId="77777777" w:rsidR="00086DB9" w:rsidRDefault="00086DB9">
            <w:pPr>
              <w:pStyle w:val="Standard"/>
              <w:ind w:left="175"/>
              <w:rPr>
                <w:rFonts w:ascii="Arial" w:hAnsi="Arial" w:cs="Arial"/>
                <w:sz w:val="18"/>
                <w:szCs w:val="18"/>
              </w:rPr>
            </w:pPr>
          </w:p>
        </w:tc>
      </w:tr>
      <w:tr w:rsidR="00086DB9" w14:paraId="7680907E" w14:textId="77777777">
        <w:tc>
          <w:tcPr>
            <w:tcW w:w="852" w:type="dxa"/>
            <w:tcMar>
              <w:top w:w="0" w:type="dxa"/>
              <w:left w:w="108" w:type="dxa"/>
              <w:bottom w:w="0" w:type="dxa"/>
              <w:right w:w="108" w:type="dxa"/>
            </w:tcMar>
          </w:tcPr>
          <w:p w14:paraId="76809079" w14:textId="77777777" w:rsidR="00086DB9" w:rsidRDefault="00986FBA">
            <w:pPr>
              <w:pStyle w:val="Standard"/>
              <w:snapToGrid w:val="0"/>
              <w:rPr>
                <w:rFonts w:ascii="Arial" w:hAnsi="Arial" w:cs="Arial"/>
                <w:sz w:val="18"/>
                <w:szCs w:val="18"/>
              </w:rPr>
            </w:pPr>
            <w:r>
              <w:rPr>
                <w:rFonts w:ascii="Arial" w:hAnsi="Arial" w:cs="Arial"/>
                <w:sz w:val="18"/>
                <w:szCs w:val="18"/>
              </w:rPr>
              <w:t>[RD.5]</w:t>
            </w:r>
          </w:p>
        </w:tc>
        <w:tc>
          <w:tcPr>
            <w:tcW w:w="8609" w:type="dxa"/>
            <w:tcMar>
              <w:top w:w="0" w:type="dxa"/>
              <w:left w:w="108" w:type="dxa"/>
              <w:bottom w:w="0" w:type="dxa"/>
              <w:right w:w="108" w:type="dxa"/>
            </w:tcMar>
          </w:tcPr>
          <w:p w14:paraId="7680907A"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Documentation</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recent,</w:t>
            </w:r>
            <w:r>
              <w:rPr>
                <w:rFonts w:ascii="Arial" w:eastAsia="Arial" w:hAnsi="Arial" w:cs="Arial"/>
                <w:sz w:val="18"/>
                <w:szCs w:val="18"/>
              </w:rPr>
              <w:t xml:space="preserve"> </w:t>
            </w:r>
            <w:r>
              <w:rPr>
                <w:rFonts w:ascii="Arial" w:hAnsi="Arial" w:cs="Arial"/>
                <w:sz w:val="18"/>
                <w:szCs w:val="18"/>
              </w:rPr>
              <w:t>current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upcoming</w:t>
            </w:r>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tables</w:t>
            </w:r>
            <w:r>
              <w:rPr>
                <w:rFonts w:ascii="Arial" w:eastAsia="Arial" w:hAnsi="Arial" w:cs="Arial"/>
                <w:sz w:val="18"/>
                <w:szCs w:val="18"/>
              </w:rPr>
              <w:t xml:space="preserve"> </w:t>
            </w:r>
            <w:r>
              <w:rPr>
                <w:rFonts w:ascii="Arial" w:hAnsi="Arial" w:cs="Arial"/>
                <w:sz w:val="18"/>
                <w:szCs w:val="18"/>
              </w:rPr>
              <w:t>is</w:t>
            </w:r>
          </w:p>
          <w:p w14:paraId="7680907B" w14:textId="77777777" w:rsidR="00086DB9" w:rsidRDefault="00986FBA">
            <w:pPr>
              <w:pStyle w:val="Standard"/>
              <w:ind w:left="175"/>
            </w:pP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web</w:t>
            </w:r>
            <w:r>
              <w:rPr>
                <w:rFonts w:ascii="Arial" w:eastAsia="Arial" w:hAnsi="Arial" w:cs="Arial"/>
                <w:sz w:val="18"/>
                <w:szCs w:val="18"/>
              </w:rPr>
              <w:t xml:space="preserve"> </w:t>
            </w:r>
            <w:r>
              <w:rPr>
                <w:rFonts w:ascii="Arial" w:hAnsi="Arial" w:cs="Arial"/>
                <w:sz w:val="18"/>
                <w:szCs w:val="18"/>
              </w:rPr>
              <w:t>site</w:t>
            </w:r>
            <w:r>
              <w:rPr>
                <w:rFonts w:ascii="Arial" w:eastAsia="Arial" w:hAnsi="Arial" w:cs="Arial"/>
                <w:sz w:val="18"/>
                <w:szCs w:val="18"/>
              </w:rPr>
              <w:t xml:space="preserve"> </w:t>
            </w:r>
            <w:r>
              <w:rPr>
                <w:rFonts w:ascii="Arial" w:hAnsi="Arial" w:cs="Arial"/>
                <w:sz w:val="18"/>
                <w:szCs w:val="18"/>
              </w:rPr>
              <w:t>at:</w:t>
            </w:r>
          </w:p>
          <w:p w14:paraId="7680907C" w14:textId="77777777" w:rsidR="00086DB9" w:rsidRDefault="00000000">
            <w:pPr>
              <w:pStyle w:val="Standard"/>
              <w:ind w:left="175"/>
            </w:pPr>
            <w:hyperlink r:id="rId11" w:history="1">
              <w:r w:rsidR="00986FBA">
                <w:rPr>
                  <w:rStyle w:val="Internetlink"/>
                  <w:rFonts w:ascii="Arial" w:hAnsi="Arial" w:cs="Arial"/>
                  <w:sz w:val="18"/>
                </w:rPr>
                <w:t>http://www.wmo.int/pages/prog/www/WMOCodes/WMO306_vI2/LatestVERSION/LatestVERSION.html</w:t>
              </w:r>
            </w:hyperlink>
          </w:p>
          <w:p w14:paraId="7680907D" w14:textId="77777777" w:rsidR="00086DB9" w:rsidRDefault="00086DB9">
            <w:pPr>
              <w:pStyle w:val="Standard"/>
              <w:ind w:left="175"/>
              <w:rPr>
                <w:rFonts w:ascii="Arial" w:hAnsi="Arial" w:cs="Arial"/>
                <w:sz w:val="18"/>
                <w:szCs w:val="18"/>
              </w:rPr>
            </w:pPr>
          </w:p>
        </w:tc>
      </w:tr>
      <w:tr w:rsidR="00086DB9" w14:paraId="76809085" w14:textId="77777777">
        <w:tc>
          <w:tcPr>
            <w:tcW w:w="852" w:type="dxa"/>
            <w:tcMar>
              <w:top w:w="0" w:type="dxa"/>
              <w:left w:w="108" w:type="dxa"/>
              <w:bottom w:w="0" w:type="dxa"/>
              <w:right w:w="108" w:type="dxa"/>
            </w:tcMar>
          </w:tcPr>
          <w:p w14:paraId="7680907F" w14:textId="77777777" w:rsidR="00086DB9" w:rsidRDefault="00986FBA">
            <w:pPr>
              <w:pStyle w:val="Standard"/>
              <w:snapToGrid w:val="0"/>
              <w:rPr>
                <w:rFonts w:ascii="Arial" w:hAnsi="Arial" w:cs="Arial"/>
                <w:sz w:val="18"/>
                <w:szCs w:val="18"/>
              </w:rPr>
            </w:pPr>
            <w:r>
              <w:rPr>
                <w:rFonts w:ascii="Arial" w:hAnsi="Arial" w:cs="Arial"/>
                <w:sz w:val="18"/>
                <w:szCs w:val="18"/>
              </w:rPr>
              <w:t>[RD.6]</w:t>
            </w:r>
          </w:p>
        </w:tc>
        <w:tc>
          <w:tcPr>
            <w:tcW w:w="8609" w:type="dxa"/>
            <w:tcMar>
              <w:top w:w="0" w:type="dxa"/>
              <w:left w:w="108" w:type="dxa"/>
              <w:bottom w:w="0" w:type="dxa"/>
              <w:right w:w="108" w:type="dxa"/>
            </w:tcMar>
          </w:tcPr>
          <w:p w14:paraId="76809080"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snapToGrid w:val="0"/>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(2009).</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Global</w:t>
            </w:r>
            <w:r>
              <w:rPr>
                <w:rFonts w:ascii="Arial" w:eastAsia="Arial" w:hAnsi="Arial" w:cs="Arial"/>
                <w:i/>
                <w:sz w:val="18"/>
                <w:szCs w:val="18"/>
              </w:rPr>
              <w:t xml:space="preserve"> </w:t>
            </w:r>
            <w:r>
              <w:rPr>
                <w:rFonts w:ascii="Arial" w:hAnsi="Arial" w:cs="Arial"/>
                <w:i/>
                <w:sz w:val="18"/>
                <w:szCs w:val="18"/>
              </w:rPr>
              <w:t>Telecommunications</w:t>
            </w:r>
            <w:r>
              <w:rPr>
                <w:rFonts w:ascii="Arial" w:eastAsia="Arial" w:hAnsi="Arial" w:cs="Arial"/>
                <w:i/>
                <w:sz w:val="18"/>
                <w:szCs w:val="18"/>
              </w:rPr>
              <w:t xml:space="preserve"> </w:t>
            </w:r>
            <w:r>
              <w:rPr>
                <w:rFonts w:ascii="Arial" w:hAnsi="Arial" w:cs="Arial"/>
                <w:i/>
                <w:sz w:val="18"/>
                <w:szCs w:val="18"/>
              </w:rPr>
              <w:t>System</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WMO-386,</w:t>
            </w:r>
            <w:r>
              <w:rPr>
                <w:rFonts w:ascii="Arial" w:eastAsia="Arial" w:hAnsi="Arial" w:cs="Arial"/>
                <w:sz w:val="18"/>
                <w:szCs w:val="18"/>
              </w:rPr>
              <w:t xml:space="preserve"> </w:t>
            </w:r>
            <w:r>
              <w:rPr>
                <w:rFonts w:ascii="Arial" w:hAnsi="Arial" w:cs="Arial"/>
                <w:sz w:val="18"/>
                <w:szCs w:val="18"/>
              </w:rPr>
              <w:t>Vol.1,</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II,</w:t>
            </w:r>
          </w:p>
          <w:p w14:paraId="76809081"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Attachment</w:t>
            </w:r>
            <w:r>
              <w:rPr>
                <w:rFonts w:ascii="Arial" w:eastAsia="Arial" w:hAnsi="Arial" w:cs="Arial"/>
                <w:sz w:val="18"/>
                <w:szCs w:val="18"/>
              </w:rPr>
              <w:t xml:space="preserve"> </w:t>
            </w:r>
            <w:r>
              <w:rPr>
                <w:rFonts w:ascii="Arial" w:hAnsi="Arial" w:cs="Arial"/>
                <w:sz w:val="18"/>
                <w:szCs w:val="18"/>
              </w:rPr>
              <w:t>II-5</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Designators</w:t>
            </w:r>
            <w:r>
              <w:rPr>
                <w:rFonts w:ascii="Arial" w:eastAsia="Arial" w:hAnsi="Arial" w:cs="Arial"/>
                <w:sz w:val="18"/>
                <w:szCs w:val="18"/>
              </w:rPr>
              <w:t xml:space="preserve"> </w:t>
            </w:r>
            <w:r>
              <w:rPr>
                <w:rFonts w:ascii="Arial" w:hAnsi="Arial" w:cs="Arial"/>
                <w:sz w:val="18"/>
                <w:szCs w:val="18"/>
              </w:rPr>
              <w:t>T</w:t>
            </w:r>
            <w:r>
              <w:rPr>
                <w:rFonts w:ascii="Arial" w:hAnsi="Arial" w:cs="Arial"/>
                <w:sz w:val="18"/>
                <w:szCs w:val="18"/>
                <w:vertAlign w:val="subscript"/>
              </w:rPr>
              <w:t>1</w:t>
            </w:r>
            <w:r>
              <w:rPr>
                <w:rFonts w:ascii="Arial" w:hAnsi="Arial" w:cs="Arial"/>
                <w:sz w:val="18"/>
                <w:szCs w:val="18"/>
              </w:rPr>
              <w:t>T</w:t>
            </w:r>
            <w:r>
              <w:rPr>
                <w:rFonts w:ascii="Arial" w:hAnsi="Arial" w:cs="Arial"/>
                <w:sz w:val="18"/>
                <w:szCs w:val="18"/>
                <w:vertAlign w:val="subscript"/>
              </w:rPr>
              <w:t>2</w:t>
            </w:r>
            <w:r>
              <w:rPr>
                <w:rFonts w:ascii="Arial" w:hAnsi="Arial" w:cs="Arial"/>
                <w:sz w:val="18"/>
                <w:szCs w:val="18"/>
              </w:rPr>
              <w:t>A</w:t>
            </w:r>
            <w:r>
              <w:rPr>
                <w:rFonts w:ascii="Arial" w:hAnsi="Arial" w:cs="Arial"/>
                <w:sz w:val="18"/>
                <w:szCs w:val="18"/>
                <w:vertAlign w:val="subscript"/>
              </w:rPr>
              <w:t>1</w:t>
            </w:r>
            <w:r>
              <w:rPr>
                <w:rFonts w:ascii="Arial" w:hAnsi="Arial" w:cs="Arial"/>
                <w:sz w:val="18"/>
                <w:szCs w:val="18"/>
              </w:rPr>
              <w:t>A</w:t>
            </w:r>
            <w:r>
              <w:rPr>
                <w:rFonts w:ascii="Arial" w:hAnsi="Arial" w:cs="Arial"/>
                <w:sz w:val="18"/>
                <w:szCs w:val="18"/>
                <w:vertAlign w:val="subscript"/>
              </w:rPr>
              <w:t>2</w:t>
            </w:r>
            <w:r>
              <w:rPr>
                <w:rFonts w:ascii="Arial" w:hAnsi="Arial" w:cs="Arial"/>
                <w:sz w:val="18"/>
                <w:szCs w:val="18"/>
              </w:rPr>
              <w:t>ii</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Headings),</w:t>
            </w:r>
            <w:r>
              <w:rPr>
                <w:rFonts w:ascii="Arial" w:eastAsia="Arial" w:hAnsi="Arial" w:cs="Arial"/>
                <w:sz w:val="18"/>
                <w:szCs w:val="18"/>
              </w:rPr>
              <w:t xml:space="preserve"> </w:t>
            </w:r>
            <w:r>
              <w:rPr>
                <w:rFonts w:ascii="Arial" w:hAnsi="Arial" w:cs="Arial"/>
                <w:sz w:val="18"/>
                <w:szCs w:val="18"/>
              </w:rPr>
              <w:t>2009.</w:t>
            </w:r>
          </w:p>
          <w:p w14:paraId="76809082"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Geneva.</w:t>
            </w:r>
            <w:r>
              <w:rPr>
                <w:rFonts w:ascii="Arial" w:eastAsia="Arial" w:hAnsi="Arial" w:cs="Arial"/>
                <w:sz w:val="18"/>
                <w:szCs w:val="18"/>
              </w:rPr>
              <w:t xml:space="preserve"> </w:t>
            </w:r>
            <w:r>
              <w:rPr>
                <w:rFonts w:ascii="Arial" w:hAnsi="Arial" w:cs="Arial"/>
                <w:sz w:val="18"/>
                <w:szCs w:val="18"/>
              </w:rPr>
              <w:t>ISBN:</w:t>
            </w:r>
            <w:r>
              <w:rPr>
                <w:rFonts w:ascii="Arial" w:eastAsia="Arial" w:hAnsi="Arial" w:cs="Arial"/>
                <w:sz w:val="18"/>
                <w:szCs w:val="18"/>
              </w:rPr>
              <w:t xml:space="preserve"> </w:t>
            </w:r>
            <w:r>
              <w:rPr>
                <w:rFonts w:ascii="Arial" w:hAnsi="Arial" w:cs="Arial"/>
                <w:sz w:val="18"/>
                <w:szCs w:val="18"/>
              </w:rPr>
              <w:t>978-92-63-10386-4.  Latest (2011) version available for purchase 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83" w14:textId="77777777" w:rsidR="00086DB9" w:rsidRDefault="00000000">
            <w:pPr>
              <w:pStyle w:val="Standard"/>
              <w:tabs>
                <w:tab w:val="left" w:pos="776"/>
              </w:tabs>
              <w:ind w:left="175"/>
            </w:pPr>
            <w:hyperlink r:id="rId12" w:history="1">
              <w:r w:rsidR="00986FBA">
                <w:rPr>
                  <w:rStyle w:val="Internetlink"/>
                  <w:rFonts w:ascii="Arial" w:hAnsi="Arial"/>
                  <w:sz w:val="18"/>
                  <w:szCs w:val="18"/>
                </w:rPr>
                <w:t>http://www.wmo.int/e-catalog/detail_en.php?PUB_ID=498&amp;SORT=N&amp;q</w:t>
              </w:r>
            </w:hyperlink>
            <w:r w:rsidR="00986FBA">
              <w:rPr>
                <w:rStyle w:val="Internetlink"/>
                <w:rFonts w:ascii="Arial" w:hAnsi="Arial" w:cs="Arial"/>
                <w:color w:val="000000"/>
                <w:sz w:val="18"/>
                <w:szCs w:val="18"/>
              </w:rPr>
              <w:t>=</w:t>
            </w:r>
          </w:p>
          <w:p w14:paraId="76809084" w14:textId="77777777" w:rsidR="00086DB9" w:rsidRDefault="00086DB9">
            <w:pPr>
              <w:pStyle w:val="Standard"/>
              <w:tabs>
                <w:tab w:val="left" w:pos="776"/>
              </w:tabs>
              <w:ind w:left="175"/>
            </w:pPr>
          </w:p>
        </w:tc>
      </w:tr>
      <w:tr w:rsidR="00086DB9" w:rsidRPr="00FC4086" w14:paraId="7680908A" w14:textId="77777777">
        <w:tc>
          <w:tcPr>
            <w:tcW w:w="852" w:type="dxa"/>
            <w:tcMar>
              <w:top w:w="0" w:type="dxa"/>
              <w:left w:w="108" w:type="dxa"/>
              <w:bottom w:w="0" w:type="dxa"/>
              <w:right w:w="108" w:type="dxa"/>
            </w:tcMar>
          </w:tcPr>
          <w:p w14:paraId="76809086" w14:textId="77777777" w:rsidR="00086DB9" w:rsidRDefault="00986FBA">
            <w:pPr>
              <w:pStyle w:val="Standard"/>
              <w:snapToGrid w:val="0"/>
              <w:rPr>
                <w:rFonts w:ascii="Arial" w:hAnsi="Arial" w:cs="Arial"/>
                <w:sz w:val="18"/>
                <w:szCs w:val="18"/>
              </w:rPr>
            </w:pPr>
            <w:r>
              <w:rPr>
                <w:rFonts w:ascii="Arial" w:hAnsi="Arial" w:cs="Arial"/>
                <w:sz w:val="18"/>
                <w:szCs w:val="18"/>
              </w:rPr>
              <w:t>[RD.7]</w:t>
            </w:r>
          </w:p>
        </w:tc>
        <w:tc>
          <w:tcPr>
            <w:tcW w:w="8609" w:type="dxa"/>
            <w:tcMar>
              <w:top w:w="0" w:type="dxa"/>
              <w:left w:w="108" w:type="dxa"/>
              <w:bottom w:w="0" w:type="dxa"/>
              <w:right w:w="108" w:type="dxa"/>
            </w:tcMar>
          </w:tcPr>
          <w:p w14:paraId="76809087" w14:textId="77777777" w:rsidR="00086DB9" w:rsidRDefault="00986FBA">
            <w:pPr>
              <w:pStyle w:val="Standard"/>
              <w:snapToGrid w:val="0"/>
              <w:ind w:left="175"/>
            </w:pPr>
            <w:r>
              <w:rPr>
                <w:rFonts w:ascii="Arial" w:hAnsi="Arial" w:cs="Arial"/>
                <w:sz w:val="18"/>
                <w:szCs w:val="18"/>
              </w:rPr>
              <w:t>ROPP</w:t>
            </w:r>
            <w:r>
              <w:rPr>
                <w:rFonts w:ascii="Arial" w:eastAsia="Arial" w:hAnsi="Arial" w:cs="Arial"/>
                <w:sz w:val="18"/>
                <w:szCs w:val="18"/>
              </w:rPr>
              <w:t xml:space="preserve"> Input/Output Module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Guide.</w:t>
            </w:r>
          </w:p>
          <w:p w14:paraId="76809088" w14:textId="77777777" w:rsidR="00086DB9" w:rsidRPr="00107262" w:rsidRDefault="00986FBA">
            <w:pPr>
              <w:pStyle w:val="Standard"/>
              <w:ind w:left="175"/>
              <w:rPr>
                <w:lang w:val="da-DK"/>
                <w:rPrChange w:id="11" w:author="Stig Syndergaard" w:date="2022-10-24T18:00:00Z">
                  <w:rPr/>
                </w:rPrChange>
              </w:rPr>
            </w:pPr>
            <w:proofErr w:type="spellStart"/>
            <w:r w:rsidRPr="00107262">
              <w:rPr>
                <w:rFonts w:ascii="Arial" w:hAnsi="Arial" w:cs="Arial"/>
                <w:sz w:val="18"/>
                <w:szCs w:val="18"/>
                <w:lang w:val="da-DK"/>
                <w:rPrChange w:id="12" w:author="Stig Syndergaard" w:date="2022-10-24T18:00:00Z">
                  <w:rPr>
                    <w:rFonts w:ascii="Arial" w:hAnsi="Arial" w:cs="Arial"/>
                    <w:sz w:val="18"/>
                    <w:szCs w:val="18"/>
                  </w:rPr>
                </w:rPrChange>
              </w:rPr>
              <w:t>Ref</w:t>
            </w:r>
            <w:proofErr w:type="spellEnd"/>
            <w:r w:rsidRPr="00107262">
              <w:rPr>
                <w:rFonts w:ascii="Arial" w:hAnsi="Arial" w:cs="Arial"/>
                <w:sz w:val="18"/>
                <w:szCs w:val="18"/>
                <w:lang w:val="da-DK"/>
                <w:rPrChange w:id="13" w:author="Stig Syndergaard" w:date="2022-10-24T18:00:00Z">
                  <w:rPr>
                    <w:rFonts w:ascii="Arial" w:hAnsi="Arial" w:cs="Arial"/>
                    <w:sz w:val="18"/>
                    <w:szCs w:val="18"/>
                  </w:rPr>
                </w:rPrChange>
              </w:rPr>
              <w:t>:</w:t>
            </w:r>
            <w:r w:rsidRPr="00107262">
              <w:rPr>
                <w:rFonts w:ascii="Arial" w:eastAsia="Arial" w:hAnsi="Arial" w:cs="Arial"/>
                <w:sz w:val="18"/>
                <w:szCs w:val="18"/>
                <w:lang w:val="da-DK"/>
                <w:rPrChange w:id="14" w:author="Stig Syndergaard" w:date="2022-10-24T18:00:00Z">
                  <w:rPr>
                    <w:rFonts w:ascii="Arial" w:eastAsia="Arial" w:hAnsi="Arial" w:cs="Arial"/>
                    <w:sz w:val="18"/>
                    <w:szCs w:val="18"/>
                  </w:rPr>
                </w:rPrChange>
              </w:rPr>
              <w:t xml:space="preserve"> </w:t>
            </w:r>
            <w:r w:rsidRPr="00107262">
              <w:rPr>
                <w:rFonts w:ascii="Arial" w:hAnsi="Arial" w:cs="Arial"/>
                <w:sz w:val="18"/>
                <w:szCs w:val="18"/>
                <w:lang w:val="da-DK"/>
                <w:rPrChange w:id="15" w:author="Stig Syndergaard" w:date="2022-10-24T18:00:00Z">
                  <w:rPr>
                    <w:rFonts w:ascii="Arial" w:hAnsi="Arial" w:cs="Arial"/>
                    <w:sz w:val="18"/>
                    <w:szCs w:val="18"/>
                  </w:rPr>
                </w:rPrChange>
              </w:rPr>
              <w:t>SAF/ROM/METO/UG/ROPP/002</w:t>
            </w:r>
          </w:p>
          <w:p w14:paraId="76809089" w14:textId="77777777" w:rsidR="00086DB9" w:rsidRPr="00107262" w:rsidRDefault="00086DB9">
            <w:pPr>
              <w:pStyle w:val="Standard"/>
              <w:ind w:left="175"/>
              <w:rPr>
                <w:rFonts w:ascii="Arial" w:hAnsi="Arial" w:cs="Arial"/>
                <w:sz w:val="18"/>
                <w:szCs w:val="18"/>
                <w:lang w:val="da-DK"/>
                <w:rPrChange w:id="16" w:author="Stig Syndergaard" w:date="2022-10-24T18:00:00Z">
                  <w:rPr>
                    <w:rFonts w:ascii="Arial" w:hAnsi="Arial" w:cs="Arial"/>
                    <w:sz w:val="18"/>
                    <w:szCs w:val="18"/>
                  </w:rPr>
                </w:rPrChange>
              </w:rPr>
            </w:pPr>
          </w:p>
        </w:tc>
      </w:tr>
      <w:tr w:rsidR="00086DB9" w14:paraId="7680908E" w14:textId="77777777">
        <w:tc>
          <w:tcPr>
            <w:tcW w:w="852" w:type="dxa"/>
            <w:tcMar>
              <w:top w:w="0" w:type="dxa"/>
              <w:left w:w="108" w:type="dxa"/>
              <w:bottom w:w="0" w:type="dxa"/>
              <w:right w:w="108" w:type="dxa"/>
            </w:tcMar>
          </w:tcPr>
          <w:p w14:paraId="7680908B" w14:textId="77777777" w:rsidR="00086DB9" w:rsidRDefault="00986FBA">
            <w:pPr>
              <w:pStyle w:val="Standard"/>
              <w:snapToGrid w:val="0"/>
              <w:rPr>
                <w:rFonts w:ascii="Arial" w:hAnsi="Arial" w:cs="Arial"/>
                <w:sz w:val="18"/>
                <w:szCs w:val="18"/>
              </w:rPr>
            </w:pPr>
            <w:r>
              <w:rPr>
                <w:rFonts w:ascii="Arial" w:hAnsi="Arial" w:cs="Arial"/>
                <w:sz w:val="18"/>
                <w:szCs w:val="18"/>
              </w:rPr>
              <w:t>[RD.8]</w:t>
            </w:r>
          </w:p>
        </w:tc>
        <w:tc>
          <w:tcPr>
            <w:tcW w:w="8609" w:type="dxa"/>
            <w:tcMar>
              <w:top w:w="0" w:type="dxa"/>
              <w:left w:w="108" w:type="dxa"/>
              <w:bottom w:w="0" w:type="dxa"/>
              <w:right w:w="108" w:type="dxa"/>
            </w:tcMar>
          </w:tcPr>
          <w:p w14:paraId="7680908C" w14:textId="77777777" w:rsidR="00086DB9" w:rsidRDefault="00986FBA">
            <w:pPr>
              <w:pStyle w:val="Standard"/>
              <w:snapToGrid w:val="0"/>
              <w:ind w:left="175"/>
            </w:pPr>
            <w:proofErr w:type="spellStart"/>
            <w:r>
              <w:rPr>
                <w:rFonts w:ascii="Arial" w:hAnsi="Arial" w:cs="Arial"/>
                <w:sz w:val="18"/>
                <w:szCs w:val="18"/>
                <w:lang w:val="pt-PT"/>
              </w:rPr>
              <w:t>Unidata</w:t>
            </w:r>
            <w:proofErr w:type="spellEnd"/>
            <w:r>
              <w:rPr>
                <w:rFonts w:ascii="Arial" w:eastAsia="Arial" w:hAnsi="Arial" w:cs="Arial"/>
                <w:sz w:val="18"/>
                <w:szCs w:val="18"/>
                <w:lang w:val="pt-PT"/>
              </w:rPr>
              <w:t xml:space="preserve"> </w:t>
            </w:r>
            <w:proofErr w:type="spellStart"/>
            <w:r>
              <w:rPr>
                <w:rFonts w:ascii="Arial" w:hAnsi="Arial" w:cs="Arial"/>
                <w:sz w:val="18"/>
                <w:szCs w:val="18"/>
                <w:lang w:val="pt-PT"/>
              </w:rPr>
              <w:t>NetCDF</w:t>
            </w:r>
            <w:proofErr w:type="spellEnd"/>
            <w:r>
              <w:rPr>
                <w:rFonts w:ascii="Arial" w:eastAsia="Arial" w:hAnsi="Arial" w:cs="Arial"/>
                <w:sz w:val="18"/>
                <w:szCs w:val="18"/>
                <w:lang w:val="pt-PT"/>
              </w:rPr>
              <w:t xml:space="preserve"> </w:t>
            </w:r>
            <w:r>
              <w:rPr>
                <w:rFonts w:ascii="Arial" w:hAnsi="Arial" w:cs="Arial"/>
                <w:sz w:val="18"/>
                <w:szCs w:val="18"/>
                <w:lang w:val="pt-PT"/>
              </w:rPr>
              <w:t>website</w:t>
            </w:r>
            <w:r>
              <w:rPr>
                <w:rFonts w:ascii="Arial" w:eastAsia="Arial" w:hAnsi="Arial" w:cs="Arial"/>
                <w:sz w:val="18"/>
                <w:szCs w:val="18"/>
                <w:lang w:val="pt-PT"/>
              </w:rPr>
              <w:t xml:space="preserve"> </w:t>
            </w:r>
            <w:hyperlink r:id="rId13" w:history="1">
              <w:r>
                <w:rPr>
                  <w:rStyle w:val="Internetlink"/>
                  <w:rFonts w:ascii="Arial" w:hAnsi="Arial" w:cs="Arial"/>
                  <w:color w:val="000000"/>
                  <w:sz w:val="18"/>
                  <w:szCs w:val="18"/>
                  <w:lang w:val="pt-PT"/>
                </w:rPr>
                <w:t>http://www.unidata.ucar.edu/packages/netcdf/</w:t>
              </w:r>
            </w:hyperlink>
          </w:p>
          <w:p w14:paraId="7680908D" w14:textId="77777777" w:rsidR="00086DB9" w:rsidRDefault="00086DB9">
            <w:pPr>
              <w:pStyle w:val="Standard"/>
              <w:ind w:left="175"/>
              <w:rPr>
                <w:rFonts w:ascii="Arial" w:hAnsi="Arial" w:cs="Arial"/>
                <w:sz w:val="18"/>
                <w:szCs w:val="18"/>
                <w:lang w:val="pt-PT"/>
              </w:rPr>
            </w:pPr>
          </w:p>
        </w:tc>
      </w:tr>
      <w:tr w:rsidR="00086DB9" w14:paraId="76809092" w14:textId="77777777">
        <w:tc>
          <w:tcPr>
            <w:tcW w:w="852" w:type="dxa"/>
            <w:tcMar>
              <w:top w:w="0" w:type="dxa"/>
              <w:left w:w="108" w:type="dxa"/>
              <w:bottom w:w="0" w:type="dxa"/>
              <w:right w:w="108" w:type="dxa"/>
            </w:tcMar>
          </w:tcPr>
          <w:p w14:paraId="7680908F" w14:textId="77777777" w:rsidR="00086DB9" w:rsidRDefault="00986FBA">
            <w:pPr>
              <w:pStyle w:val="Standard"/>
              <w:snapToGrid w:val="0"/>
              <w:rPr>
                <w:rFonts w:ascii="Arial" w:hAnsi="Arial" w:cs="Arial"/>
                <w:sz w:val="18"/>
                <w:szCs w:val="18"/>
              </w:rPr>
            </w:pPr>
            <w:r>
              <w:rPr>
                <w:rFonts w:ascii="Arial" w:hAnsi="Arial" w:cs="Arial"/>
                <w:sz w:val="18"/>
                <w:szCs w:val="18"/>
              </w:rPr>
              <w:t>[RD.9]</w:t>
            </w:r>
          </w:p>
        </w:tc>
        <w:tc>
          <w:tcPr>
            <w:tcW w:w="8609" w:type="dxa"/>
            <w:tcMar>
              <w:top w:w="0" w:type="dxa"/>
              <w:left w:w="108" w:type="dxa"/>
              <w:bottom w:w="0" w:type="dxa"/>
              <w:right w:w="108" w:type="dxa"/>
            </w:tcMar>
          </w:tcPr>
          <w:p w14:paraId="76809090" w14:textId="77777777" w:rsidR="00086DB9" w:rsidRDefault="00986FBA">
            <w:pPr>
              <w:pStyle w:val="Standard"/>
              <w:snapToGrid w:val="0"/>
              <w:ind w:left="175"/>
            </w:pPr>
            <w:proofErr w:type="spellStart"/>
            <w:r>
              <w:rPr>
                <w:rFonts w:ascii="Arial" w:hAnsi="Arial" w:cs="Arial"/>
                <w:sz w:val="18"/>
                <w:szCs w:val="18"/>
              </w:rPr>
              <w:t>Kursinski</w:t>
            </w:r>
            <w:proofErr w:type="spellEnd"/>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ER,</w:t>
            </w:r>
            <w:r>
              <w:rPr>
                <w:rFonts w:ascii="Arial" w:eastAsia="Arial" w:hAnsi="Arial" w:cs="Arial"/>
                <w:sz w:val="18"/>
                <w:szCs w:val="18"/>
              </w:rPr>
              <w:t xml:space="preserve"> </w:t>
            </w:r>
            <w:r>
              <w:rPr>
                <w:rFonts w:ascii="Arial" w:hAnsi="Arial" w:cs="Arial"/>
                <w:i/>
                <w:sz w:val="18"/>
                <w:szCs w:val="18"/>
              </w:rPr>
              <w:t>et</w:t>
            </w:r>
            <w:r>
              <w:rPr>
                <w:rFonts w:ascii="Arial" w:eastAsia="Arial" w:hAnsi="Arial" w:cs="Arial"/>
                <w:i/>
                <w:sz w:val="18"/>
                <w:szCs w:val="18"/>
              </w:rPr>
              <w:t xml:space="preserve"> </w:t>
            </w:r>
            <w:r>
              <w:rPr>
                <w:rFonts w:ascii="Arial" w:hAnsi="Arial" w:cs="Arial"/>
                <w:i/>
                <w:sz w:val="18"/>
                <w:szCs w:val="18"/>
              </w:rPr>
              <w:t>al</w:t>
            </w:r>
            <w:r>
              <w:rPr>
                <w:rFonts w:ascii="Arial" w:eastAsia="Arial" w:hAnsi="Arial" w:cs="Arial"/>
                <w:sz w:val="18"/>
                <w:szCs w:val="18"/>
              </w:rPr>
              <w:t xml:space="preserve"> </w:t>
            </w:r>
            <w:r>
              <w:rPr>
                <w:rFonts w:ascii="Arial" w:hAnsi="Arial" w:cs="Arial"/>
                <w:sz w:val="18"/>
                <w:szCs w:val="18"/>
              </w:rPr>
              <w:t>(1997).</w:t>
            </w:r>
            <w:r>
              <w:rPr>
                <w:rFonts w:ascii="Arial" w:eastAsia="Arial" w:hAnsi="Arial" w:cs="Arial"/>
                <w:sz w:val="18"/>
                <w:szCs w:val="18"/>
              </w:rPr>
              <w:t xml:space="preserve"> </w:t>
            </w:r>
            <w:r>
              <w:rPr>
                <w:rFonts w:ascii="Arial" w:hAnsi="Arial" w:cs="Arial"/>
                <w:i/>
                <w:sz w:val="18"/>
                <w:szCs w:val="18"/>
              </w:rPr>
              <w:t>Observing</w:t>
            </w:r>
            <w:r>
              <w:rPr>
                <w:rFonts w:ascii="Arial" w:eastAsia="Arial" w:hAnsi="Arial" w:cs="Arial"/>
                <w:i/>
                <w:sz w:val="18"/>
                <w:szCs w:val="18"/>
              </w:rPr>
              <w:t xml:space="preserve"> </w:t>
            </w:r>
            <w:r>
              <w:rPr>
                <w:rFonts w:ascii="Arial" w:hAnsi="Arial" w:cs="Arial"/>
                <w:i/>
                <w:sz w:val="18"/>
                <w:szCs w:val="18"/>
              </w:rPr>
              <w:t>earth</w:t>
            </w:r>
            <w:r>
              <w:rPr>
                <w:rFonts w:ascii="Arial" w:eastAsia="Arial" w:hAnsi="Arial" w:cs="Arial"/>
                <w:i/>
                <w:sz w:val="18"/>
                <w:szCs w:val="18"/>
              </w:rPr>
              <w:t>’</w:t>
            </w:r>
            <w:r>
              <w:rPr>
                <w:rFonts w:ascii="Arial" w:hAnsi="Arial" w:cs="Arial"/>
                <w:i/>
                <w:sz w:val="18"/>
                <w:szCs w:val="18"/>
              </w:rPr>
              <w:t>s</w:t>
            </w:r>
            <w:r>
              <w:rPr>
                <w:rFonts w:ascii="Arial" w:eastAsia="Arial" w:hAnsi="Arial" w:cs="Arial"/>
                <w:i/>
                <w:sz w:val="18"/>
                <w:szCs w:val="18"/>
              </w:rPr>
              <w:t xml:space="preserve"> </w:t>
            </w:r>
            <w:r>
              <w:rPr>
                <w:rFonts w:ascii="Arial" w:hAnsi="Arial" w:cs="Arial"/>
                <w:i/>
                <w:sz w:val="18"/>
                <w:szCs w:val="18"/>
              </w:rPr>
              <w:t>atmosphere</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measurements</w:t>
            </w:r>
            <w:r>
              <w:rPr>
                <w:rFonts w:ascii="Arial" w:eastAsia="Arial" w:hAnsi="Arial" w:cs="Arial"/>
                <w:i/>
                <w:sz w:val="18"/>
                <w:szCs w:val="18"/>
              </w:rPr>
              <w:br/>
            </w:r>
            <w:r>
              <w:rPr>
                <w:rFonts w:ascii="Arial" w:hAnsi="Arial" w:cs="Arial"/>
                <w:i/>
                <w:sz w:val="18"/>
                <w:szCs w:val="18"/>
              </w:rPr>
              <w:t>using</w:t>
            </w:r>
            <w:r>
              <w:rPr>
                <w:rFonts w:ascii="Arial" w:eastAsia="Arial" w:hAnsi="Arial" w:cs="Arial"/>
                <w:i/>
                <w:sz w:val="18"/>
                <w:szCs w:val="18"/>
              </w:rPr>
              <w:t xml:space="preserve"> </w:t>
            </w:r>
            <w:r>
              <w:rPr>
                <w:rFonts w:ascii="Arial" w:hAnsi="Arial" w:cs="Arial"/>
                <w:i/>
                <w:sz w:val="18"/>
                <w:szCs w:val="18"/>
              </w:rPr>
              <w:t>GPS.</w:t>
            </w:r>
            <w:r>
              <w:rPr>
                <w:rFonts w:ascii="Arial" w:eastAsia="Arial" w:hAnsi="Arial" w:cs="Arial"/>
                <w:sz w:val="18"/>
                <w:szCs w:val="18"/>
              </w:rPr>
              <w:t xml:space="preserve"> </w:t>
            </w:r>
            <w:proofErr w:type="spellStart"/>
            <w:r>
              <w:rPr>
                <w:rFonts w:ascii="Arial" w:hAnsi="Arial" w:cs="Arial"/>
                <w:sz w:val="18"/>
                <w:szCs w:val="18"/>
              </w:rPr>
              <w:t>J.Geophys.Res</w:t>
            </w:r>
            <w:proofErr w:type="spellEnd"/>
            <w:r>
              <w:rPr>
                <w:rFonts w:ascii="Arial" w:hAnsi="Arial" w:cs="Arial"/>
                <w:sz w:val="18"/>
                <w:szCs w:val="18"/>
              </w:rPr>
              <w:t>.,</w:t>
            </w:r>
            <w:r>
              <w:rPr>
                <w:rFonts w:ascii="Arial" w:eastAsia="Arial" w:hAnsi="Arial" w:cs="Arial"/>
                <w:sz w:val="18"/>
                <w:szCs w:val="18"/>
              </w:rPr>
              <w:t xml:space="preserve"> </w:t>
            </w:r>
            <w:r>
              <w:rPr>
                <w:rFonts w:ascii="Arial" w:hAnsi="Arial" w:cs="Arial"/>
                <w:b/>
                <w:sz w:val="18"/>
                <w:szCs w:val="18"/>
              </w:rPr>
              <w:t>102</w:t>
            </w:r>
            <w:r>
              <w:rPr>
                <w:rFonts w:ascii="Arial" w:hAnsi="Arial" w:cs="Arial"/>
                <w:sz w:val="18"/>
                <w:szCs w:val="18"/>
              </w:rPr>
              <w:t>(D19),</w:t>
            </w:r>
            <w:r>
              <w:rPr>
                <w:rFonts w:ascii="Arial" w:eastAsia="Arial" w:hAnsi="Arial" w:cs="Arial"/>
                <w:sz w:val="18"/>
                <w:szCs w:val="18"/>
              </w:rPr>
              <w:t xml:space="preserve"> </w:t>
            </w:r>
            <w:r>
              <w:rPr>
                <w:rFonts w:ascii="Arial" w:hAnsi="Arial" w:cs="Arial"/>
                <w:sz w:val="18"/>
                <w:szCs w:val="18"/>
              </w:rPr>
              <w:t>pp23429</w:t>
            </w:r>
            <w:r>
              <w:rPr>
                <w:rFonts w:ascii="Arial" w:eastAsia="Arial" w:hAnsi="Arial" w:cs="Arial"/>
                <w:sz w:val="18"/>
                <w:szCs w:val="18"/>
              </w:rPr>
              <w:t>–</w:t>
            </w:r>
            <w:r>
              <w:rPr>
                <w:rFonts w:ascii="Arial" w:hAnsi="Arial" w:cs="Arial"/>
                <w:sz w:val="18"/>
                <w:szCs w:val="18"/>
              </w:rPr>
              <w:t>23465.</w:t>
            </w:r>
          </w:p>
          <w:p w14:paraId="76809091" w14:textId="77777777" w:rsidR="00086DB9" w:rsidRDefault="00086DB9">
            <w:pPr>
              <w:pStyle w:val="Standard"/>
              <w:ind w:left="175"/>
              <w:rPr>
                <w:rFonts w:ascii="Arial" w:hAnsi="Arial" w:cs="Arial"/>
                <w:sz w:val="18"/>
                <w:szCs w:val="18"/>
              </w:rPr>
            </w:pPr>
          </w:p>
        </w:tc>
      </w:tr>
      <w:tr w:rsidR="00086DB9" w14:paraId="76809096" w14:textId="77777777">
        <w:tc>
          <w:tcPr>
            <w:tcW w:w="852" w:type="dxa"/>
            <w:tcMar>
              <w:top w:w="0" w:type="dxa"/>
              <w:left w:w="108" w:type="dxa"/>
              <w:bottom w:w="0" w:type="dxa"/>
              <w:right w:w="108" w:type="dxa"/>
            </w:tcMar>
          </w:tcPr>
          <w:p w14:paraId="76809093" w14:textId="77777777" w:rsidR="00086DB9" w:rsidRDefault="00986FBA">
            <w:pPr>
              <w:pStyle w:val="Standard"/>
              <w:snapToGrid w:val="0"/>
              <w:rPr>
                <w:rFonts w:ascii="Arial" w:hAnsi="Arial" w:cs="Arial"/>
                <w:sz w:val="18"/>
                <w:szCs w:val="18"/>
              </w:rPr>
            </w:pPr>
            <w:r>
              <w:rPr>
                <w:rFonts w:ascii="Arial" w:hAnsi="Arial" w:cs="Arial"/>
                <w:sz w:val="18"/>
                <w:szCs w:val="18"/>
              </w:rPr>
              <w:t>[RD.10]</w:t>
            </w:r>
          </w:p>
        </w:tc>
        <w:tc>
          <w:tcPr>
            <w:tcW w:w="8609" w:type="dxa"/>
            <w:tcMar>
              <w:top w:w="0" w:type="dxa"/>
              <w:left w:w="108" w:type="dxa"/>
              <w:bottom w:w="0" w:type="dxa"/>
              <w:right w:w="108" w:type="dxa"/>
            </w:tcMar>
          </w:tcPr>
          <w:p w14:paraId="76809094" w14:textId="77777777" w:rsidR="00086DB9" w:rsidRDefault="00986FBA">
            <w:pPr>
              <w:pStyle w:val="Standard"/>
              <w:snapToGrid w:val="0"/>
              <w:ind w:left="175"/>
            </w:pPr>
            <w:r>
              <w:rPr>
                <w:rFonts w:ascii="Arial" w:hAnsi="Arial" w:cs="Arial"/>
                <w:i/>
                <w:sz w:val="18"/>
                <w:szCs w:val="18"/>
              </w:rPr>
              <w:t>New</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D</w:t>
            </w:r>
            <w:r>
              <w:rPr>
                <w:rFonts w:ascii="Arial" w:eastAsia="Arial" w:hAnsi="Arial" w:cs="Arial"/>
                <w:i/>
                <w:sz w:val="18"/>
                <w:szCs w:val="18"/>
              </w:rPr>
              <w:t xml:space="preserve"> </w:t>
            </w:r>
            <w:r>
              <w:rPr>
                <w:rFonts w:ascii="Arial" w:hAnsi="Arial" w:cs="Arial"/>
                <w:i/>
                <w:sz w:val="18"/>
                <w:szCs w:val="18"/>
              </w:rPr>
              <w:t>sequence</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associated</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B</w:t>
            </w:r>
            <w:r>
              <w:rPr>
                <w:rFonts w:ascii="Arial" w:eastAsia="Arial" w:hAnsi="Arial" w:cs="Arial"/>
                <w:i/>
                <w:sz w:val="18"/>
                <w:szCs w:val="18"/>
              </w:rPr>
              <w:t xml:space="preserve"> </w:t>
            </w:r>
            <w:r>
              <w:rPr>
                <w:rFonts w:ascii="Arial" w:hAnsi="Arial" w:cs="Arial"/>
                <w:i/>
                <w:sz w:val="18"/>
                <w:szCs w:val="18"/>
              </w:rPr>
              <w:t>entries</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Satellite</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sz w:val="18"/>
                <w:szCs w:val="18"/>
              </w:rPr>
              <w:t xml:space="preserve"> </w:t>
            </w:r>
            <w:r>
              <w:rPr>
                <w:rFonts w:ascii="Arial" w:hAnsi="Arial" w:cs="Arial"/>
                <w:sz w:val="18"/>
                <w:szCs w:val="18"/>
              </w:rPr>
              <w:t>Document</w:t>
            </w:r>
            <w:r>
              <w:rPr>
                <w:rFonts w:ascii="Arial" w:eastAsia="Arial" w:hAnsi="Arial" w:cs="Arial"/>
                <w:sz w:val="18"/>
                <w:szCs w:val="18"/>
              </w:rPr>
              <w:t xml:space="preserve"> </w:t>
            </w:r>
            <w:r>
              <w:rPr>
                <w:rFonts w:ascii="Arial" w:hAnsi="Arial" w:cs="Arial"/>
                <w:sz w:val="18"/>
                <w:szCs w:val="18"/>
              </w:rPr>
              <w:t>submitted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Brian</w:t>
            </w:r>
            <w:r>
              <w:rPr>
                <w:rFonts w:ascii="Arial" w:eastAsia="Arial" w:hAnsi="Arial" w:cs="Arial"/>
                <w:sz w:val="18"/>
                <w:szCs w:val="18"/>
              </w:rPr>
              <w:t xml:space="preserve"> </w:t>
            </w:r>
            <w:r>
              <w:rPr>
                <w:rFonts w:ascii="Arial" w:hAnsi="Arial" w:cs="Arial"/>
                <w:sz w:val="18"/>
                <w:szCs w:val="18"/>
              </w:rPr>
              <w:t>Barwell</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meetings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WMO/CBS</w:t>
            </w:r>
            <w:r>
              <w:rPr>
                <w:rFonts w:ascii="Arial" w:eastAsia="Arial" w:hAnsi="Arial" w:cs="Arial"/>
                <w:sz w:val="18"/>
                <w:szCs w:val="18"/>
              </w:rPr>
              <w:t xml:space="preserve"> </w:t>
            </w:r>
            <w:r>
              <w:rPr>
                <w:rFonts w:ascii="Arial" w:hAnsi="Arial" w:cs="Arial"/>
                <w:sz w:val="18"/>
                <w:szCs w:val="18"/>
              </w:rPr>
              <w:t>Expert</w:t>
            </w:r>
            <w:r>
              <w:rPr>
                <w:rFonts w:ascii="Arial" w:eastAsia="Arial" w:hAnsi="Arial" w:cs="Arial"/>
                <w:sz w:val="18"/>
                <w:szCs w:val="18"/>
              </w:rPr>
              <w:t xml:space="preserve"> </w:t>
            </w:r>
            <w:r>
              <w:rPr>
                <w:rFonts w:ascii="Arial" w:hAnsi="Arial" w:cs="Arial"/>
                <w:sz w:val="18"/>
                <w:szCs w:val="18"/>
              </w:rPr>
              <w:t>Team</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Codes,</w:t>
            </w:r>
            <w:r>
              <w:rPr>
                <w:rFonts w:ascii="Arial" w:eastAsia="Arial" w:hAnsi="Arial" w:cs="Arial"/>
                <w:sz w:val="18"/>
                <w:szCs w:val="18"/>
              </w:rPr>
              <w:t xml:space="preserve"> </w:t>
            </w:r>
            <w:r>
              <w:rPr>
                <w:rFonts w:ascii="Arial" w:hAnsi="Arial" w:cs="Arial"/>
                <w:sz w:val="18"/>
                <w:szCs w:val="18"/>
              </w:rPr>
              <w:t>held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Kuala</w:t>
            </w:r>
            <w:r>
              <w:rPr>
                <w:rFonts w:ascii="Arial" w:eastAsia="Arial" w:hAnsi="Arial" w:cs="Arial"/>
                <w:sz w:val="18"/>
                <w:szCs w:val="18"/>
              </w:rPr>
              <w:t xml:space="preserve"> </w:t>
            </w:r>
            <w:r>
              <w:rPr>
                <w:rFonts w:ascii="Arial" w:hAnsi="Arial" w:cs="Arial"/>
                <w:sz w:val="18"/>
                <w:szCs w:val="18"/>
              </w:rPr>
              <w:t>Lumpur,</w:t>
            </w:r>
            <w:r>
              <w:rPr>
                <w:rFonts w:ascii="Arial" w:eastAsia="Arial" w:hAnsi="Arial" w:cs="Arial"/>
                <w:sz w:val="18"/>
                <w:szCs w:val="18"/>
              </w:rPr>
              <w:t xml:space="preserve"> </w:t>
            </w:r>
            <w:r>
              <w:rPr>
                <w:rFonts w:ascii="Arial" w:hAnsi="Arial" w:cs="Arial"/>
                <w:sz w:val="18"/>
                <w:szCs w:val="18"/>
              </w:rPr>
              <w:t>Malaysia,</w:t>
            </w:r>
            <w:r>
              <w:rPr>
                <w:rFonts w:ascii="Arial" w:eastAsia="Arial" w:hAnsi="Arial" w:cs="Arial"/>
                <w:sz w:val="18"/>
                <w:szCs w:val="18"/>
              </w:rPr>
              <w:t xml:space="preserve"> </w:t>
            </w:r>
            <w:r>
              <w:rPr>
                <w:rFonts w:ascii="Arial" w:hAnsi="Arial" w:cs="Arial"/>
                <w:sz w:val="18"/>
                <w:szCs w:val="18"/>
              </w:rPr>
              <w:t>21</w:t>
            </w:r>
            <w:r>
              <w:rPr>
                <w:rFonts w:ascii="Arial" w:eastAsia="Arial" w:hAnsi="Arial" w:cs="Arial"/>
                <w:sz w:val="18"/>
                <w:szCs w:val="18"/>
              </w:rPr>
              <w:t>–</w:t>
            </w:r>
            <w:r>
              <w:rPr>
                <w:rFonts w:ascii="Arial" w:hAnsi="Arial" w:cs="Arial"/>
                <w:sz w:val="18"/>
                <w:szCs w:val="18"/>
              </w:rPr>
              <w:t>26</w:t>
            </w:r>
            <w:r>
              <w:rPr>
                <w:rFonts w:ascii="Arial" w:eastAsia="Arial" w:hAnsi="Arial" w:cs="Arial"/>
                <w:sz w:val="18"/>
                <w:szCs w:val="18"/>
              </w:rPr>
              <w:t xml:space="preserve"> </w:t>
            </w:r>
            <w:r>
              <w:rPr>
                <w:rFonts w:ascii="Arial" w:hAnsi="Arial" w:cs="Arial"/>
                <w:sz w:val="18"/>
                <w:szCs w:val="18"/>
              </w:rPr>
              <w:t>June</w:t>
            </w:r>
            <w:r>
              <w:rPr>
                <w:rFonts w:ascii="Arial" w:eastAsia="Arial" w:hAnsi="Arial" w:cs="Arial"/>
                <w:sz w:val="18"/>
                <w:szCs w:val="18"/>
              </w:rPr>
              <w:t xml:space="preserve"> </w:t>
            </w:r>
            <w:r>
              <w:rPr>
                <w:rFonts w:ascii="Arial" w:hAnsi="Arial" w:cs="Arial"/>
                <w:sz w:val="18"/>
                <w:szCs w:val="18"/>
              </w:rPr>
              <w:t>2004</w:t>
            </w:r>
          </w:p>
          <w:p w14:paraId="76809095" w14:textId="77777777" w:rsidR="00086DB9" w:rsidRDefault="00086DB9">
            <w:pPr>
              <w:pStyle w:val="Standard"/>
              <w:ind w:left="175"/>
              <w:rPr>
                <w:rFonts w:ascii="Arial" w:hAnsi="Arial" w:cs="Arial"/>
                <w:sz w:val="18"/>
                <w:szCs w:val="18"/>
              </w:rPr>
            </w:pPr>
          </w:p>
        </w:tc>
      </w:tr>
      <w:tr w:rsidR="00086DB9" w14:paraId="7680909B" w14:textId="77777777">
        <w:tc>
          <w:tcPr>
            <w:tcW w:w="852" w:type="dxa"/>
            <w:tcMar>
              <w:top w:w="0" w:type="dxa"/>
              <w:left w:w="108" w:type="dxa"/>
              <w:bottom w:w="0" w:type="dxa"/>
              <w:right w:w="108" w:type="dxa"/>
            </w:tcMar>
          </w:tcPr>
          <w:p w14:paraId="76809097" w14:textId="77777777" w:rsidR="00086DB9" w:rsidRDefault="00986FBA">
            <w:pPr>
              <w:pStyle w:val="Standard"/>
              <w:snapToGrid w:val="0"/>
              <w:rPr>
                <w:rFonts w:ascii="Arial" w:hAnsi="Arial" w:cs="Arial"/>
                <w:sz w:val="18"/>
                <w:szCs w:val="18"/>
              </w:rPr>
            </w:pPr>
            <w:r>
              <w:rPr>
                <w:rFonts w:ascii="Arial" w:hAnsi="Arial" w:cs="Arial"/>
                <w:sz w:val="18"/>
                <w:szCs w:val="18"/>
              </w:rPr>
              <w:t>[RD.11]</w:t>
            </w:r>
          </w:p>
        </w:tc>
        <w:tc>
          <w:tcPr>
            <w:tcW w:w="8609" w:type="dxa"/>
            <w:tcMar>
              <w:top w:w="0" w:type="dxa"/>
              <w:left w:w="108" w:type="dxa"/>
              <w:bottom w:w="0" w:type="dxa"/>
              <w:right w:w="108" w:type="dxa"/>
            </w:tcMar>
          </w:tcPr>
          <w:p w14:paraId="76809098" w14:textId="77777777" w:rsidR="00086DB9" w:rsidRDefault="00986FBA">
            <w:pPr>
              <w:pStyle w:val="Standard"/>
              <w:snapToGrid w:val="0"/>
              <w:ind w:left="175"/>
            </w:pPr>
            <w:r>
              <w:rPr>
                <w:rFonts w:ascii="Arial" w:hAnsi="Arial" w:cs="Arial"/>
                <w:sz w:val="18"/>
                <w:szCs w:val="18"/>
              </w:rPr>
              <w:t>ECMWF</w:t>
            </w:r>
            <w:r>
              <w:rPr>
                <w:rFonts w:ascii="Arial" w:eastAsia="Arial" w:hAnsi="Arial" w:cs="Arial"/>
                <w:sz w:val="18"/>
                <w:szCs w:val="18"/>
              </w:rPr>
              <w:t xml:space="preserve"> </w:t>
            </w:r>
            <w:r>
              <w:rPr>
                <w:rFonts w:ascii="Arial" w:hAnsi="Arial" w:cs="Arial"/>
                <w:sz w:val="18"/>
                <w:szCs w:val="18"/>
              </w:rPr>
              <w:t>(2013)</w:t>
            </w:r>
            <w:r>
              <w:rPr>
                <w:rFonts w:ascii="Arial" w:eastAsia="Arial" w:hAnsi="Arial" w:cs="Arial"/>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encoding/decoding</w:t>
            </w:r>
            <w:r>
              <w:rPr>
                <w:rFonts w:ascii="Arial" w:eastAsia="Arial" w:hAnsi="Arial" w:cs="Arial"/>
                <w:i/>
                <w:sz w:val="18"/>
                <w:szCs w:val="18"/>
              </w:rPr>
              <w:t xml:space="preserve"> </w:t>
            </w:r>
            <w:r>
              <w:rPr>
                <w:rFonts w:ascii="Arial" w:hAnsi="Arial" w:cs="Arial"/>
                <w:i/>
                <w:sz w:val="18"/>
                <w:szCs w:val="18"/>
              </w:rPr>
              <w:t>software</w:t>
            </w:r>
            <w:r>
              <w:rPr>
                <w:rFonts w:ascii="Arial" w:hAnsi="Arial" w:cs="Arial"/>
                <w:sz w:val="18"/>
                <w:szCs w:val="18"/>
              </w:rPr>
              <w:t>:</w:t>
            </w:r>
          </w:p>
          <w:p w14:paraId="76809099" w14:textId="77777777" w:rsidR="00086DB9" w:rsidRDefault="00986FBA">
            <w:pPr>
              <w:pStyle w:val="Standard"/>
              <w:snapToGrid w:val="0"/>
              <w:ind w:left="175"/>
            </w:pPr>
            <w:r>
              <w:rPr>
                <w:rStyle w:val="Internetlink"/>
                <w:rFonts w:ascii="Arial" w:hAnsi="Arial" w:cs="Arial"/>
                <w:color w:val="000000"/>
                <w:sz w:val="18"/>
                <w:szCs w:val="18"/>
              </w:rPr>
              <w:t>https://software.ecmwf.int/wiki/display/BUFR</w:t>
            </w:r>
          </w:p>
          <w:p w14:paraId="7680909A" w14:textId="77777777" w:rsidR="00086DB9" w:rsidRDefault="00086DB9">
            <w:pPr>
              <w:pStyle w:val="Standard"/>
              <w:ind w:left="175"/>
              <w:rPr>
                <w:rFonts w:ascii="Arial" w:hAnsi="Arial" w:cs="Arial"/>
                <w:sz w:val="18"/>
                <w:szCs w:val="18"/>
              </w:rPr>
            </w:pPr>
          </w:p>
        </w:tc>
      </w:tr>
      <w:tr w:rsidR="00086DB9" w14:paraId="7680909F" w14:textId="77777777">
        <w:tc>
          <w:tcPr>
            <w:tcW w:w="852" w:type="dxa"/>
            <w:tcMar>
              <w:top w:w="0" w:type="dxa"/>
              <w:left w:w="108" w:type="dxa"/>
              <w:bottom w:w="0" w:type="dxa"/>
              <w:right w:w="108" w:type="dxa"/>
            </w:tcMar>
          </w:tcPr>
          <w:p w14:paraId="7680909C" w14:textId="77777777" w:rsidR="00086DB9" w:rsidRDefault="00986FBA">
            <w:pPr>
              <w:pStyle w:val="Standard"/>
              <w:snapToGrid w:val="0"/>
              <w:rPr>
                <w:rFonts w:ascii="Arial" w:hAnsi="Arial" w:cs="Arial"/>
                <w:sz w:val="18"/>
                <w:szCs w:val="18"/>
              </w:rPr>
            </w:pPr>
            <w:r>
              <w:rPr>
                <w:rFonts w:ascii="Arial" w:hAnsi="Arial" w:cs="Arial"/>
                <w:sz w:val="18"/>
                <w:szCs w:val="18"/>
              </w:rPr>
              <w:t>[RD.12]</w:t>
            </w:r>
          </w:p>
        </w:tc>
        <w:tc>
          <w:tcPr>
            <w:tcW w:w="8609" w:type="dxa"/>
            <w:tcMar>
              <w:top w:w="0" w:type="dxa"/>
              <w:left w:w="108" w:type="dxa"/>
              <w:bottom w:w="0" w:type="dxa"/>
              <w:right w:w="108" w:type="dxa"/>
            </w:tcMar>
          </w:tcPr>
          <w:p w14:paraId="7680909D" w14:textId="77777777" w:rsidR="00086DB9" w:rsidRDefault="00986FBA">
            <w:pPr>
              <w:pStyle w:val="Standard"/>
              <w:snapToGrid w:val="0"/>
              <w:ind w:left="175"/>
            </w:pPr>
            <w:proofErr w:type="spellStart"/>
            <w:r>
              <w:rPr>
                <w:rFonts w:ascii="Arial" w:hAnsi="Arial" w:cs="Arial"/>
                <w:sz w:val="18"/>
                <w:szCs w:val="18"/>
                <w:lang w:val="de-DE"/>
              </w:rPr>
              <w:t>Cygwin</w:t>
            </w:r>
            <w:proofErr w:type="spellEnd"/>
            <w:r>
              <w:rPr>
                <w:rFonts w:ascii="Arial" w:eastAsia="Arial" w:hAnsi="Arial" w:cs="Arial"/>
                <w:sz w:val="18"/>
                <w:szCs w:val="18"/>
                <w:lang w:val="de-DE"/>
              </w:rPr>
              <w:t xml:space="preserve"> </w:t>
            </w:r>
            <w:proofErr w:type="spellStart"/>
            <w:r>
              <w:rPr>
                <w:rFonts w:ascii="Arial" w:hAnsi="Arial" w:cs="Arial"/>
                <w:sz w:val="18"/>
                <w:szCs w:val="18"/>
                <w:lang w:val="de-DE"/>
              </w:rPr>
              <w:t>website</w:t>
            </w:r>
            <w:proofErr w:type="spellEnd"/>
            <w:r>
              <w:rPr>
                <w:rFonts w:ascii="Arial" w:eastAsia="Arial" w:hAnsi="Arial" w:cs="Arial"/>
                <w:sz w:val="18"/>
                <w:szCs w:val="18"/>
                <w:lang w:val="de-DE"/>
              </w:rPr>
              <w:t xml:space="preserve"> </w:t>
            </w:r>
            <w:r>
              <w:rPr>
                <w:rStyle w:val="Internetlink"/>
                <w:rFonts w:ascii="Arial" w:hAnsi="Arial" w:cs="Arial"/>
                <w:color w:val="000000"/>
                <w:sz w:val="18"/>
                <w:szCs w:val="18"/>
                <w:lang w:val="de-DE"/>
              </w:rPr>
              <w:t>http://www.cygwin.com</w:t>
            </w:r>
          </w:p>
          <w:p w14:paraId="7680909E" w14:textId="77777777" w:rsidR="00086DB9" w:rsidRDefault="00086DB9">
            <w:pPr>
              <w:pStyle w:val="Standard"/>
              <w:ind w:left="175"/>
              <w:rPr>
                <w:rFonts w:ascii="Arial" w:hAnsi="Arial" w:cs="Arial"/>
                <w:sz w:val="18"/>
                <w:szCs w:val="18"/>
                <w:lang w:val="de-DE"/>
              </w:rPr>
            </w:pPr>
          </w:p>
        </w:tc>
      </w:tr>
      <w:tr w:rsidR="00086DB9" w:rsidRPr="00A650EB" w14:paraId="768090A7" w14:textId="77777777">
        <w:tc>
          <w:tcPr>
            <w:tcW w:w="852" w:type="dxa"/>
            <w:tcMar>
              <w:top w:w="0" w:type="dxa"/>
              <w:left w:w="108" w:type="dxa"/>
              <w:bottom w:w="0" w:type="dxa"/>
              <w:right w:w="108" w:type="dxa"/>
            </w:tcMar>
          </w:tcPr>
          <w:p w14:paraId="768090A0" w14:textId="77777777" w:rsidR="00086DB9" w:rsidRDefault="00986FBA">
            <w:pPr>
              <w:pStyle w:val="Standard"/>
              <w:snapToGrid w:val="0"/>
              <w:rPr>
                <w:rFonts w:ascii="Arial" w:hAnsi="Arial" w:cs="Arial"/>
                <w:sz w:val="18"/>
                <w:szCs w:val="18"/>
              </w:rPr>
            </w:pPr>
            <w:r>
              <w:rPr>
                <w:rFonts w:ascii="Arial" w:hAnsi="Arial" w:cs="Arial"/>
                <w:sz w:val="18"/>
                <w:szCs w:val="18"/>
              </w:rPr>
              <w:t>[RD.13]</w:t>
            </w:r>
          </w:p>
          <w:p w14:paraId="768090A1" w14:textId="77777777" w:rsidR="00086DB9" w:rsidRDefault="00086DB9">
            <w:pPr>
              <w:pStyle w:val="Standard"/>
              <w:snapToGrid w:val="0"/>
              <w:rPr>
                <w:rFonts w:ascii="Arial" w:hAnsi="Arial" w:cs="Arial"/>
                <w:sz w:val="18"/>
                <w:szCs w:val="18"/>
              </w:rPr>
            </w:pPr>
          </w:p>
          <w:p w14:paraId="768090A2" w14:textId="77777777" w:rsidR="00086DB9" w:rsidRDefault="00986FBA">
            <w:pPr>
              <w:pStyle w:val="Standard"/>
              <w:snapToGrid w:val="0"/>
              <w:rPr>
                <w:rFonts w:ascii="Arial" w:hAnsi="Arial" w:cs="Arial"/>
                <w:sz w:val="18"/>
                <w:szCs w:val="18"/>
              </w:rPr>
            </w:pPr>
            <w:r>
              <w:rPr>
                <w:rFonts w:ascii="Arial" w:hAnsi="Arial" w:cs="Arial"/>
                <w:sz w:val="18"/>
                <w:szCs w:val="18"/>
              </w:rPr>
              <w:t>[RD.14]</w:t>
            </w:r>
          </w:p>
        </w:tc>
        <w:tc>
          <w:tcPr>
            <w:tcW w:w="8609" w:type="dxa"/>
            <w:tcMar>
              <w:top w:w="0" w:type="dxa"/>
              <w:left w:w="108" w:type="dxa"/>
              <w:bottom w:w="0" w:type="dxa"/>
              <w:right w:w="108" w:type="dxa"/>
            </w:tcMar>
          </w:tcPr>
          <w:p w14:paraId="768090A3" w14:textId="77777777" w:rsidR="00086DB9" w:rsidRDefault="00986FBA">
            <w:pPr>
              <w:pStyle w:val="Standard"/>
              <w:snapToGrid w:val="0"/>
              <w:ind w:left="175"/>
            </w:pP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website</w:t>
            </w:r>
            <w:r>
              <w:rPr>
                <w:rFonts w:ascii="Arial" w:eastAsia="Arial" w:hAnsi="Arial" w:cs="Arial"/>
                <w:sz w:val="18"/>
                <w:szCs w:val="18"/>
              </w:rPr>
              <w:t xml:space="preserve"> </w:t>
            </w:r>
            <w:r>
              <w:rPr>
                <w:rStyle w:val="Internetlink"/>
                <w:rFonts w:ascii="Arial" w:hAnsi="Arial" w:cs="Arial"/>
                <w:color w:val="000000"/>
                <w:sz w:val="18"/>
                <w:szCs w:val="18"/>
              </w:rPr>
              <w:t>http://www.romsaf.org</w:t>
            </w:r>
          </w:p>
          <w:p w14:paraId="768090A4" w14:textId="77777777" w:rsidR="00086DB9" w:rsidRDefault="00086DB9">
            <w:pPr>
              <w:pStyle w:val="Standard"/>
              <w:ind w:left="175"/>
              <w:rPr>
                <w:rFonts w:ascii="Arial" w:hAnsi="Arial" w:cs="Arial"/>
                <w:sz w:val="18"/>
                <w:szCs w:val="18"/>
              </w:rPr>
            </w:pPr>
          </w:p>
          <w:p w14:paraId="768090A5" w14:textId="77777777" w:rsidR="00086DB9" w:rsidRDefault="00986FBA">
            <w:pPr>
              <w:pStyle w:val="Standard"/>
              <w:snapToGrid w:val="0"/>
              <w:ind w:left="175"/>
              <w:rPr>
                <w:rFonts w:ascii="Arial" w:hAnsi="Arial" w:cs="Arial"/>
                <w:sz w:val="18"/>
                <w:szCs w:val="18"/>
              </w:rPr>
            </w:pPr>
            <w:r>
              <w:rPr>
                <w:rFonts w:ascii="Arial" w:hAnsi="Arial" w:cs="Arial"/>
                <w:sz w:val="18"/>
                <w:szCs w:val="18"/>
              </w:rPr>
              <w:t>ROPP</w:t>
            </w:r>
            <w:r>
              <w:rPr>
                <w:rFonts w:ascii="Arial" w:eastAsia="Arial" w:hAnsi="Arial" w:cs="Arial"/>
                <w:sz w:val="18"/>
                <w:szCs w:val="18"/>
              </w:rPr>
              <w:t xml:space="preserve"> Overview.</w:t>
            </w:r>
          </w:p>
          <w:p w14:paraId="768090A6" w14:textId="77777777" w:rsidR="00086DB9" w:rsidRPr="00A650EB" w:rsidRDefault="00986FBA">
            <w:pPr>
              <w:pStyle w:val="Standard"/>
              <w:snapToGrid w:val="0"/>
              <w:ind w:left="175"/>
              <w:rPr>
                <w:rFonts w:ascii="Arial" w:hAnsi="Arial" w:cs="Arial"/>
                <w:sz w:val="18"/>
                <w:szCs w:val="18"/>
                <w:lang w:val="da-DK"/>
                <w:rPrChange w:id="17" w:author="Stig Syndergaard" w:date="2022-10-31T12:08:00Z">
                  <w:rPr>
                    <w:rFonts w:ascii="Arial" w:hAnsi="Arial" w:cs="Arial"/>
                    <w:sz w:val="18"/>
                    <w:szCs w:val="18"/>
                  </w:rPr>
                </w:rPrChange>
              </w:rPr>
            </w:pPr>
            <w:proofErr w:type="spellStart"/>
            <w:r w:rsidRPr="00A650EB">
              <w:rPr>
                <w:rFonts w:ascii="Arial" w:eastAsia="Arial" w:hAnsi="Arial" w:cs="Arial"/>
                <w:sz w:val="18"/>
                <w:szCs w:val="18"/>
                <w:lang w:val="da-DK"/>
                <w:rPrChange w:id="18" w:author="Stig Syndergaard" w:date="2022-10-31T12:08:00Z">
                  <w:rPr>
                    <w:rFonts w:ascii="Arial" w:eastAsia="Arial" w:hAnsi="Arial" w:cs="Arial"/>
                    <w:sz w:val="18"/>
                    <w:szCs w:val="18"/>
                  </w:rPr>
                </w:rPrChange>
              </w:rPr>
              <w:t>Ref</w:t>
            </w:r>
            <w:proofErr w:type="spellEnd"/>
            <w:r w:rsidRPr="00A650EB">
              <w:rPr>
                <w:rFonts w:ascii="Arial" w:eastAsia="Arial" w:hAnsi="Arial" w:cs="Arial"/>
                <w:sz w:val="18"/>
                <w:szCs w:val="18"/>
                <w:lang w:val="da-DK"/>
                <w:rPrChange w:id="19" w:author="Stig Syndergaard" w:date="2022-10-31T12:08:00Z">
                  <w:rPr>
                    <w:rFonts w:ascii="Arial" w:eastAsia="Arial" w:hAnsi="Arial" w:cs="Arial"/>
                    <w:sz w:val="18"/>
                    <w:szCs w:val="18"/>
                  </w:rPr>
                </w:rPrChange>
              </w:rPr>
              <w:t>: SAF/ROM/METO/UG/ROPP/001</w:t>
            </w:r>
          </w:p>
        </w:tc>
      </w:tr>
      <w:tr w:rsidR="00086DB9" w:rsidRPr="00A650EB" w14:paraId="768090AA" w14:textId="77777777">
        <w:tc>
          <w:tcPr>
            <w:tcW w:w="852" w:type="dxa"/>
            <w:tcMar>
              <w:top w:w="0" w:type="dxa"/>
              <w:left w:w="108" w:type="dxa"/>
              <w:bottom w:w="0" w:type="dxa"/>
              <w:right w:w="108" w:type="dxa"/>
            </w:tcMar>
          </w:tcPr>
          <w:p w14:paraId="768090A8" w14:textId="77777777" w:rsidR="00086DB9" w:rsidRPr="00A650EB" w:rsidRDefault="00086DB9">
            <w:pPr>
              <w:pStyle w:val="Standard"/>
              <w:snapToGrid w:val="0"/>
              <w:rPr>
                <w:rFonts w:ascii="Arial" w:hAnsi="Arial" w:cs="Arial"/>
                <w:sz w:val="18"/>
                <w:szCs w:val="18"/>
                <w:lang w:val="da-DK"/>
                <w:rPrChange w:id="20" w:author="Stig Syndergaard" w:date="2022-10-31T12:08:00Z">
                  <w:rPr>
                    <w:rFonts w:ascii="Arial" w:hAnsi="Arial" w:cs="Arial"/>
                    <w:sz w:val="18"/>
                    <w:szCs w:val="18"/>
                  </w:rPr>
                </w:rPrChange>
              </w:rPr>
            </w:pPr>
          </w:p>
        </w:tc>
        <w:tc>
          <w:tcPr>
            <w:tcW w:w="8609" w:type="dxa"/>
            <w:tcMar>
              <w:top w:w="0" w:type="dxa"/>
              <w:left w:w="108" w:type="dxa"/>
              <w:bottom w:w="0" w:type="dxa"/>
              <w:right w:w="108" w:type="dxa"/>
            </w:tcMar>
          </w:tcPr>
          <w:p w14:paraId="768090A9" w14:textId="77777777" w:rsidR="00086DB9" w:rsidRPr="00A650EB" w:rsidRDefault="00086DB9">
            <w:pPr>
              <w:pStyle w:val="Standard"/>
              <w:snapToGrid w:val="0"/>
              <w:ind w:left="175"/>
              <w:rPr>
                <w:lang w:val="da-DK"/>
                <w:rPrChange w:id="21" w:author="Stig Syndergaard" w:date="2022-10-31T12:08:00Z">
                  <w:rPr/>
                </w:rPrChange>
              </w:rPr>
            </w:pPr>
          </w:p>
        </w:tc>
      </w:tr>
    </w:tbl>
    <w:p w14:paraId="768090AB" w14:textId="77777777" w:rsidR="00086DB9" w:rsidRPr="00A650EB" w:rsidRDefault="00086DB9">
      <w:pPr>
        <w:pStyle w:val="Heading1"/>
        <w:numPr>
          <w:ilvl w:val="0"/>
          <w:numId w:val="0"/>
        </w:numPr>
        <w:spacing w:after="120"/>
        <w:jc w:val="both"/>
        <w:rPr>
          <w:rFonts w:ascii="Arial" w:hAnsi="Arial" w:cs="Arial"/>
          <w:sz w:val="28"/>
          <w:szCs w:val="28"/>
          <w:lang w:val="da-DK"/>
          <w:rPrChange w:id="22" w:author="Stig Syndergaard" w:date="2022-10-31T12:08:00Z">
            <w:rPr>
              <w:rFonts w:ascii="Arial" w:hAnsi="Arial" w:cs="Arial"/>
              <w:sz w:val="28"/>
              <w:szCs w:val="28"/>
            </w:rPr>
          </w:rPrChange>
        </w:rPr>
      </w:pPr>
    </w:p>
    <w:p w14:paraId="768090AC" w14:textId="77777777" w:rsidR="00086DB9" w:rsidRDefault="00986FBA">
      <w:pPr>
        <w:pStyle w:val="Heading2"/>
      </w:pPr>
      <w:bookmarkStart w:id="23" w:name="__RefHeading__49_1229796929"/>
      <w:r>
        <w:t>Acronyms and abbreviations</w:t>
      </w:r>
      <w:bookmarkEnd w:id="23"/>
    </w:p>
    <w:tbl>
      <w:tblPr>
        <w:tblW w:w="9056" w:type="dxa"/>
        <w:tblInd w:w="13" w:type="dxa"/>
        <w:tblLayout w:type="fixed"/>
        <w:tblCellMar>
          <w:left w:w="10" w:type="dxa"/>
          <w:right w:w="10" w:type="dxa"/>
        </w:tblCellMar>
        <w:tblLook w:val="0000" w:firstRow="0" w:lastRow="0" w:firstColumn="0" w:lastColumn="0" w:noHBand="0" w:noVBand="0"/>
      </w:tblPr>
      <w:tblGrid>
        <w:gridCol w:w="1431"/>
        <w:gridCol w:w="7625"/>
      </w:tblGrid>
      <w:tr w:rsidR="00086DB9" w14:paraId="768090AF" w14:textId="77777777">
        <w:trPr>
          <w:trHeight w:hRule="exact" w:val="284"/>
        </w:trPr>
        <w:tc>
          <w:tcPr>
            <w:tcW w:w="1431" w:type="dxa"/>
            <w:tcMar>
              <w:top w:w="0" w:type="dxa"/>
              <w:left w:w="108" w:type="dxa"/>
              <w:bottom w:w="0" w:type="dxa"/>
              <w:right w:w="108" w:type="dxa"/>
            </w:tcMar>
            <w:vAlign w:val="center"/>
          </w:tcPr>
          <w:p w14:paraId="768090AD" w14:textId="77777777" w:rsidR="00086DB9" w:rsidRDefault="00986FBA">
            <w:pPr>
              <w:pStyle w:val="Standard"/>
              <w:snapToGrid w:val="0"/>
              <w:rPr>
                <w:rFonts w:ascii="Arial" w:hAnsi="Arial" w:cs="Arial"/>
                <w:b/>
                <w:sz w:val="18"/>
                <w:szCs w:val="18"/>
              </w:rPr>
            </w:pPr>
            <w:r>
              <w:rPr>
                <w:rFonts w:ascii="Arial" w:hAnsi="Arial" w:cs="Arial"/>
                <w:b/>
                <w:sz w:val="18"/>
                <w:szCs w:val="18"/>
              </w:rPr>
              <w:t>ARH</w:t>
            </w:r>
          </w:p>
        </w:tc>
        <w:tc>
          <w:tcPr>
            <w:tcW w:w="7625" w:type="dxa"/>
            <w:tcMar>
              <w:top w:w="0" w:type="dxa"/>
              <w:left w:w="108" w:type="dxa"/>
              <w:bottom w:w="0" w:type="dxa"/>
              <w:right w:w="108" w:type="dxa"/>
            </w:tcMar>
            <w:vAlign w:val="center"/>
          </w:tcPr>
          <w:p w14:paraId="768090AE" w14:textId="77777777" w:rsidR="00086DB9" w:rsidRDefault="00986FBA">
            <w:pPr>
              <w:pStyle w:val="Standard"/>
              <w:snapToGrid w:val="0"/>
              <w:rPr>
                <w:rFonts w:ascii="Arial" w:hAnsi="Arial" w:cs="Arial"/>
                <w:sz w:val="18"/>
                <w:szCs w:val="18"/>
              </w:rPr>
            </w:pP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Routing</w:t>
            </w:r>
            <w:r>
              <w:rPr>
                <w:rFonts w:ascii="Arial" w:eastAsia="Arial" w:hAnsi="Arial" w:cs="Arial"/>
                <w:sz w:val="18"/>
                <w:szCs w:val="18"/>
              </w:rPr>
              <w:t xml:space="preserve"> </w:t>
            </w:r>
            <w:r>
              <w:rPr>
                <w:rFonts w:ascii="Arial" w:hAnsi="Arial" w:cs="Arial"/>
                <w:sz w:val="18"/>
                <w:szCs w:val="18"/>
              </w:rPr>
              <w:t>Header</w:t>
            </w:r>
            <w:r>
              <w:rPr>
                <w:rFonts w:ascii="Arial" w:eastAsia="Arial" w:hAnsi="Arial" w:cs="Arial"/>
                <w:sz w:val="18"/>
                <w:szCs w:val="18"/>
              </w:rPr>
              <w:t xml:space="preserve"> </w:t>
            </w:r>
            <w:r>
              <w:rPr>
                <w:rFonts w:ascii="Arial" w:hAnsi="Arial" w:cs="Arial"/>
                <w:sz w:val="18"/>
                <w:szCs w:val="18"/>
              </w:rPr>
              <w:t>(WMO)</w:t>
            </w:r>
          </w:p>
        </w:tc>
      </w:tr>
      <w:tr w:rsidR="00086DB9" w14:paraId="768090B2" w14:textId="77777777">
        <w:trPr>
          <w:trHeight w:hRule="exact" w:val="284"/>
        </w:trPr>
        <w:tc>
          <w:tcPr>
            <w:tcW w:w="1431" w:type="dxa"/>
            <w:tcMar>
              <w:top w:w="0" w:type="dxa"/>
              <w:left w:w="108" w:type="dxa"/>
              <w:bottom w:w="0" w:type="dxa"/>
              <w:right w:w="108" w:type="dxa"/>
            </w:tcMar>
            <w:vAlign w:val="center"/>
          </w:tcPr>
          <w:p w14:paraId="768090B0"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Beidou</w:t>
            </w:r>
            <w:proofErr w:type="spellEnd"/>
          </w:p>
        </w:tc>
        <w:tc>
          <w:tcPr>
            <w:tcW w:w="7625" w:type="dxa"/>
            <w:tcMar>
              <w:top w:w="0" w:type="dxa"/>
              <w:left w:w="108" w:type="dxa"/>
              <w:bottom w:w="0" w:type="dxa"/>
              <w:right w:w="108" w:type="dxa"/>
            </w:tcMar>
            <w:vAlign w:val="center"/>
          </w:tcPr>
          <w:p w14:paraId="768090B1" w14:textId="77777777" w:rsidR="00086DB9" w:rsidRDefault="00986FBA">
            <w:pPr>
              <w:pStyle w:val="Standard"/>
              <w:snapToGrid w:val="0"/>
              <w:rPr>
                <w:rFonts w:ascii="Arial" w:hAnsi="Arial" w:cs="Arial"/>
                <w:sz w:val="18"/>
                <w:szCs w:val="18"/>
              </w:rPr>
            </w:pPr>
            <w:r>
              <w:rPr>
                <w:rFonts w:ascii="Arial" w:hAnsi="Arial" w:cs="Arial"/>
                <w:sz w:val="18"/>
                <w:szCs w:val="18"/>
              </w:rPr>
              <w:t>Chinese GNSS navigation system.  Beidou-2 also known as COMPASS.</w:t>
            </w:r>
          </w:p>
        </w:tc>
      </w:tr>
      <w:tr w:rsidR="00086DB9" w14:paraId="768090B5" w14:textId="77777777">
        <w:trPr>
          <w:trHeight w:hRule="exact" w:val="284"/>
        </w:trPr>
        <w:tc>
          <w:tcPr>
            <w:tcW w:w="1431" w:type="dxa"/>
            <w:tcMar>
              <w:top w:w="0" w:type="dxa"/>
              <w:left w:w="108" w:type="dxa"/>
              <w:bottom w:w="0" w:type="dxa"/>
              <w:right w:w="108" w:type="dxa"/>
            </w:tcMar>
            <w:vAlign w:val="center"/>
          </w:tcPr>
          <w:p w14:paraId="768090B3" w14:textId="77777777" w:rsidR="00086DB9" w:rsidRDefault="00986FBA">
            <w:pPr>
              <w:pStyle w:val="Standard"/>
              <w:snapToGrid w:val="0"/>
              <w:rPr>
                <w:rFonts w:ascii="Arial" w:hAnsi="Arial" w:cs="Arial"/>
                <w:b/>
                <w:sz w:val="18"/>
                <w:szCs w:val="18"/>
              </w:rPr>
            </w:pPr>
            <w:r>
              <w:rPr>
                <w:rFonts w:ascii="Arial" w:hAnsi="Arial" w:cs="Arial"/>
                <w:b/>
                <w:sz w:val="18"/>
                <w:szCs w:val="18"/>
              </w:rPr>
              <w:t>BUFR</w:t>
            </w:r>
          </w:p>
        </w:tc>
        <w:tc>
          <w:tcPr>
            <w:tcW w:w="7625" w:type="dxa"/>
            <w:tcMar>
              <w:top w:w="0" w:type="dxa"/>
              <w:left w:w="108" w:type="dxa"/>
              <w:bottom w:w="0" w:type="dxa"/>
              <w:right w:w="108" w:type="dxa"/>
            </w:tcMar>
            <w:vAlign w:val="center"/>
          </w:tcPr>
          <w:p w14:paraId="768090B4" w14:textId="77777777" w:rsidR="00086DB9" w:rsidRDefault="00986FBA">
            <w:pPr>
              <w:pStyle w:val="Standard"/>
              <w:snapToGrid w:val="0"/>
              <w:rPr>
                <w:rFonts w:ascii="Arial" w:hAnsi="Arial" w:cs="Arial"/>
                <w:sz w:val="18"/>
                <w:szCs w:val="18"/>
              </w:rPr>
            </w:pP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Universal</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B8" w14:textId="77777777">
        <w:trPr>
          <w:trHeight w:hRule="exact" w:val="284"/>
        </w:trPr>
        <w:tc>
          <w:tcPr>
            <w:tcW w:w="1431" w:type="dxa"/>
            <w:tcMar>
              <w:top w:w="0" w:type="dxa"/>
              <w:left w:w="108" w:type="dxa"/>
              <w:bottom w:w="0" w:type="dxa"/>
              <w:right w:w="108" w:type="dxa"/>
            </w:tcMar>
            <w:vAlign w:val="center"/>
          </w:tcPr>
          <w:p w14:paraId="768090B6" w14:textId="77777777" w:rsidR="00086DB9" w:rsidRDefault="00986FBA">
            <w:pPr>
              <w:pStyle w:val="Standard"/>
              <w:snapToGrid w:val="0"/>
              <w:rPr>
                <w:rFonts w:ascii="Arial" w:hAnsi="Arial" w:cs="Arial"/>
                <w:b/>
                <w:sz w:val="18"/>
                <w:szCs w:val="18"/>
              </w:rPr>
            </w:pPr>
            <w:r>
              <w:rPr>
                <w:rFonts w:ascii="Arial" w:hAnsi="Arial" w:cs="Arial"/>
                <w:b/>
                <w:sz w:val="18"/>
                <w:szCs w:val="18"/>
              </w:rPr>
              <w:t>CBS</w:t>
            </w:r>
          </w:p>
        </w:tc>
        <w:tc>
          <w:tcPr>
            <w:tcW w:w="7625" w:type="dxa"/>
            <w:tcMar>
              <w:top w:w="0" w:type="dxa"/>
              <w:left w:w="108" w:type="dxa"/>
              <w:bottom w:w="0" w:type="dxa"/>
              <w:right w:w="108" w:type="dxa"/>
            </w:tcMar>
            <w:vAlign w:val="center"/>
          </w:tcPr>
          <w:p w14:paraId="768090B7" w14:textId="77777777" w:rsidR="00086DB9" w:rsidRDefault="00986FBA">
            <w:pPr>
              <w:pStyle w:val="Standard"/>
              <w:snapToGrid w:val="0"/>
              <w:rPr>
                <w:rFonts w:ascii="Arial" w:hAnsi="Arial" w:cs="Arial"/>
                <w:sz w:val="18"/>
                <w:szCs w:val="18"/>
              </w:rPr>
            </w:pPr>
            <w:r>
              <w:rPr>
                <w:rFonts w:ascii="Arial" w:hAnsi="Arial" w:cs="Arial"/>
                <w:sz w:val="18"/>
                <w:szCs w:val="18"/>
              </w:rPr>
              <w:t>Committee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Basic</w:t>
            </w:r>
            <w:r>
              <w:rPr>
                <w:rFonts w:ascii="Arial" w:eastAsia="Arial" w:hAnsi="Arial" w:cs="Arial"/>
                <w:sz w:val="18"/>
                <w:szCs w:val="18"/>
              </w:rPr>
              <w:t xml:space="preserve"> </w:t>
            </w:r>
            <w:r>
              <w:rPr>
                <w:rFonts w:ascii="Arial" w:hAnsi="Arial" w:cs="Arial"/>
                <w:sz w:val="18"/>
                <w:szCs w:val="18"/>
              </w:rPr>
              <w:t>Systems</w:t>
            </w:r>
            <w:r>
              <w:rPr>
                <w:rFonts w:ascii="Arial" w:eastAsia="Arial" w:hAnsi="Arial" w:cs="Arial"/>
                <w:sz w:val="18"/>
                <w:szCs w:val="18"/>
              </w:rPr>
              <w:t xml:space="preserve"> </w:t>
            </w:r>
            <w:r>
              <w:rPr>
                <w:rFonts w:ascii="Arial" w:hAnsi="Arial" w:cs="Arial"/>
                <w:sz w:val="18"/>
                <w:szCs w:val="18"/>
              </w:rPr>
              <w:t>(WMO)</w:t>
            </w:r>
          </w:p>
        </w:tc>
      </w:tr>
      <w:tr w:rsidR="00086DB9" w14:paraId="768090BB" w14:textId="77777777">
        <w:trPr>
          <w:trHeight w:hRule="exact" w:val="284"/>
        </w:trPr>
        <w:tc>
          <w:tcPr>
            <w:tcW w:w="1431" w:type="dxa"/>
            <w:tcMar>
              <w:top w:w="0" w:type="dxa"/>
              <w:left w:w="108" w:type="dxa"/>
              <w:bottom w:w="0" w:type="dxa"/>
              <w:right w:w="108" w:type="dxa"/>
            </w:tcMar>
            <w:vAlign w:val="center"/>
          </w:tcPr>
          <w:p w14:paraId="768090B9" w14:textId="77777777" w:rsidR="00086DB9" w:rsidRDefault="00986FBA">
            <w:pPr>
              <w:pStyle w:val="Standard"/>
              <w:snapToGrid w:val="0"/>
              <w:rPr>
                <w:rFonts w:ascii="Arial" w:hAnsi="Arial" w:cs="Arial"/>
                <w:b/>
                <w:sz w:val="18"/>
                <w:szCs w:val="18"/>
              </w:rPr>
            </w:pPr>
            <w:r>
              <w:rPr>
                <w:rFonts w:ascii="Arial" w:hAnsi="Arial" w:cs="Arial"/>
                <w:b/>
                <w:sz w:val="18"/>
                <w:szCs w:val="18"/>
              </w:rPr>
              <w:t>CDR</w:t>
            </w:r>
          </w:p>
        </w:tc>
        <w:tc>
          <w:tcPr>
            <w:tcW w:w="7625" w:type="dxa"/>
            <w:tcMar>
              <w:top w:w="0" w:type="dxa"/>
              <w:left w:w="108" w:type="dxa"/>
              <w:bottom w:w="0" w:type="dxa"/>
              <w:right w:w="108" w:type="dxa"/>
            </w:tcMar>
            <w:vAlign w:val="center"/>
          </w:tcPr>
          <w:p w14:paraId="768090BA" w14:textId="77777777" w:rsidR="00086DB9" w:rsidRDefault="00986FBA">
            <w:pPr>
              <w:pStyle w:val="Standard"/>
              <w:snapToGrid w:val="0"/>
              <w:rPr>
                <w:rFonts w:ascii="Arial" w:hAnsi="Arial" w:cs="Arial"/>
                <w:sz w:val="18"/>
                <w:szCs w:val="18"/>
              </w:rPr>
            </w:pPr>
            <w:r>
              <w:rPr>
                <w:rFonts w:ascii="Arial" w:hAnsi="Arial" w:cs="Arial"/>
                <w:sz w:val="18"/>
                <w:szCs w:val="18"/>
              </w:rPr>
              <w:t>Climate Data Record</w:t>
            </w:r>
          </w:p>
        </w:tc>
      </w:tr>
      <w:tr w:rsidR="00086DB9" w14:paraId="768090BE" w14:textId="77777777">
        <w:trPr>
          <w:trHeight w:hRule="exact" w:val="284"/>
        </w:trPr>
        <w:tc>
          <w:tcPr>
            <w:tcW w:w="1431" w:type="dxa"/>
            <w:tcMar>
              <w:top w:w="0" w:type="dxa"/>
              <w:left w:w="108" w:type="dxa"/>
              <w:bottom w:w="0" w:type="dxa"/>
              <w:right w:w="108" w:type="dxa"/>
            </w:tcMar>
            <w:vAlign w:val="center"/>
          </w:tcPr>
          <w:p w14:paraId="768090BC" w14:textId="77777777" w:rsidR="00086DB9" w:rsidRDefault="00986FBA">
            <w:pPr>
              <w:pStyle w:val="Standard"/>
              <w:snapToGrid w:val="0"/>
              <w:rPr>
                <w:rFonts w:ascii="Arial" w:hAnsi="Arial" w:cs="Arial"/>
                <w:b/>
                <w:sz w:val="18"/>
                <w:szCs w:val="18"/>
              </w:rPr>
            </w:pPr>
            <w:r>
              <w:rPr>
                <w:rFonts w:ascii="Arial" w:hAnsi="Arial" w:cs="Arial"/>
                <w:b/>
                <w:sz w:val="18"/>
                <w:szCs w:val="18"/>
              </w:rPr>
              <w:t>CCT</w:t>
            </w:r>
          </w:p>
        </w:tc>
        <w:tc>
          <w:tcPr>
            <w:tcW w:w="7625" w:type="dxa"/>
            <w:tcMar>
              <w:top w:w="0" w:type="dxa"/>
              <w:left w:w="108" w:type="dxa"/>
              <w:bottom w:w="0" w:type="dxa"/>
              <w:right w:w="108" w:type="dxa"/>
            </w:tcMar>
            <w:vAlign w:val="center"/>
          </w:tcPr>
          <w:p w14:paraId="768090BD" w14:textId="77777777" w:rsidR="00086DB9" w:rsidRDefault="00986FBA">
            <w:pPr>
              <w:pStyle w:val="Standard"/>
              <w:snapToGrid w:val="0"/>
            </w:pP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Code</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(WMO)</w:t>
            </w:r>
          </w:p>
        </w:tc>
      </w:tr>
      <w:tr w:rsidR="00086DB9" w14:paraId="768090C1" w14:textId="77777777">
        <w:trPr>
          <w:trHeight w:hRule="exact" w:val="284"/>
        </w:trPr>
        <w:tc>
          <w:tcPr>
            <w:tcW w:w="1431" w:type="dxa"/>
            <w:tcMar>
              <w:top w:w="0" w:type="dxa"/>
              <w:left w:w="108" w:type="dxa"/>
              <w:bottom w:w="0" w:type="dxa"/>
              <w:right w:w="108" w:type="dxa"/>
            </w:tcMar>
            <w:vAlign w:val="center"/>
          </w:tcPr>
          <w:p w14:paraId="768090BF" w14:textId="77777777" w:rsidR="00086DB9" w:rsidRDefault="00986FBA">
            <w:pPr>
              <w:pStyle w:val="Standard"/>
              <w:snapToGrid w:val="0"/>
              <w:rPr>
                <w:rFonts w:ascii="Arial" w:hAnsi="Arial" w:cs="Arial"/>
                <w:b/>
                <w:sz w:val="18"/>
                <w:szCs w:val="18"/>
              </w:rPr>
            </w:pPr>
            <w:r>
              <w:rPr>
                <w:rFonts w:ascii="Arial" w:hAnsi="Arial" w:cs="Arial"/>
                <w:b/>
                <w:sz w:val="18"/>
                <w:szCs w:val="18"/>
              </w:rPr>
              <w:t>CHAMP</w:t>
            </w:r>
          </w:p>
        </w:tc>
        <w:tc>
          <w:tcPr>
            <w:tcW w:w="7625" w:type="dxa"/>
            <w:tcMar>
              <w:top w:w="0" w:type="dxa"/>
              <w:left w:w="108" w:type="dxa"/>
              <w:bottom w:w="0" w:type="dxa"/>
              <w:right w:w="108" w:type="dxa"/>
            </w:tcMar>
            <w:vAlign w:val="center"/>
          </w:tcPr>
          <w:p w14:paraId="768090C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CHallenging</w:t>
            </w:r>
            <w:proofErr w:type="spellEnd"/>
            <w:r>
              <w:rPr>
                <w:rFonts w:ascii="Arial" w:eastAsia="Arial" w:hAnsi="Arial" w:cs="Arial"/>
                <w:sz w:val="18"/>
                <w:szCs w:val="18"/>
              </w:rPr>
              <w:t xml:space="preserve"> </w:t>
            </w:r>
            <w:r>
              <w:rPr>
                <w:rFonts w:ascii="Arial" w:hAnsi="Arial" w:cs="Arial"/>
                <w:sz w:val="18"/>
                <w:szCs w:val="18"/>
              </w:rPr>
              <w:t>Mini-satellite</w:t>
            </w:r>
            <w:r>
              <w:rPr>
                <w:rFonts w:ascii="Arial" w:eastAsia="Arial" w:hAnsi="Arial" w:cs="Arial"/>
                <w:sz w:val="18"/>
                <w:szCs w:val="18"/>
              </w:rPr>
              <w:t xml:space="preserve"> </w:t>
            </w:r>
            <w:r>
              <w:rPr>
                <w:rFonts w:ascii="Arial" w:hAnsi="Arial" w:cs="Arial"/>
                <w:sz w:val="18"/>
                <w:szCs w:val="18"/>
              </w:rPr>
              <w:t>Payload</w:t>
            </w:r>
            <w:r>
              <w:rPr>
                <w:rFonts w:ascii="Arial" w:eastAsia="Arial" w:hAnsi="Arial" w:cs="Arial"/>
                <w:sz w:val="18"/>
                <w:szCs w:val="18"/>
              </w:rPr>
              <w:t xml:space="preserve"> </w:t>
            </w:r>
            <w:r>
              <w:rPr>
                <w:rFonts w:ascii="Arial" w:hAnsi="Arial" w:cs="Arial"/>
                <w:sz w:val="18"/>
                <w:szCs w:val="18"/>
              </w:rPr>
              <w:t>(Germany)</w:t>
            </w:r>
          </w:p>
        </w:tc>
      </w:tr>
      <w:tr w:rsidR="00086DB9" w14:paraId="768090C4" w14:textId="77777777">
        <w:trPr>
          <w:trHeight w:hRule="exact" w:val="284"/>
        </w:trPr>
        <w:tc>
          <w:tcPr>
            <w:tcW w:w="1431" w:type="dxa"/>
            <w:tcMar>
              <w:top w:w="0" w:type="dxa"/>
              <w:left w:w="108" w:type="dxa"/>
              <w:bottom w:w="0" w:type="dxa"/>
              <w:right w:w="108" w:type="dxa"/>
            </w:tcMar>
            <w:vAlign w:val="center"/>
          </w:tcPr>
          <w:p w14:paraId="768090C2" w14:textId="77777777" w:rsidR="00086DB9" w:rsidRDefault="00986FBA">
            <w:pPr>
              <w:pStyle w:val="Standard"/>
              <w:snapToGrid w:val="0"/>
              <w:rPr>
                <w:rFonts w:ascii="Arial" w:hAnsi="Arial" w:cs="Arial"/>
                <w:b/>
                <w:sz w:val="18"/>
                <w:szCs w:val="18"/>
              </w:rPr>
            </w:pPr>
            <w:r>
              <w:rPr>
                <w:rFonts w:ascii="Arial" w:hAnsi="Arial" w:cs="Arial"/>
                <w:b/>
                <w:sz w:val="18"/>
                <w:szCs w:val="18"/>
              </w:rPr>
              <w:t>CLIMAP</w:t>
            </w:r>
          </w:p>
        </w:tc>
        <w:tc>
          <w:tcPr>
            <w:tcW w:w="7625" w:type="dxa"/>
            <w:tcMar>
              <w:top w:w="0" w:type="dxa"/>
              <w:left w:w="108" w:type="dxa"/>
              <w:bottom w:w="0" w:type="dxa"/>
              <w:right w:w="108" w:type="dxa"/>
            </w:tcMar>
            <w:vAlign w:val="center"/>
          </w:tcPr>
          <w:p w14:paraId="768090C3" w14:textId="77777777" w:rsidR="00086DB9" w:rsidRDefault="00986FBA">
            <w:pPr>
              <w:pStyle w:val="Standard"/>
              <w:snapToGrid w:val="0"/>
              <w:rPr>
                <w:rFonts w:ascii="Arial" w:hAnsi="Arial" w:cs="Arial"/>
                <w:sz w:val="18"/>
                <w:szCs w:val="18"/>
              </w:rPr>
            </w:pP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Environment</w:t>
            </w:r>
            <w:r>
              <w:rPr>
                <w:rFonts w:ascii="Arial" w:eastAsia="Arial" w:hAnsi="Arial" w:cs="Arial"/>
                <w:sz w:val="18"/>
                <w:szCs w:val="18"/>
              </w:rPr>
              <w:t xml:space="preserve"> </w:t>
            </w:r>
            <w:r>
              <w:rPr>
                <w:rFonts w:ascii="Arial" w:hAnsi="Arial" w:cs="Arial"/>
                <w:sz w:val="18"/>
                <w:szCs w:val="18"/>
              </w:rPr>
              <w:t>Monitoring</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GPS-based</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Profiling</w:t>
            </w:r>
            <w:r>
              <w:rPr>
                <w:rFonts w:ascii="Arial" w:eastAsia="Arial" w:hAnsi="Arial" w:cs="Arial"/>
                <w:sz w:val="18"/>
                <w:szCs w:val="18"/>
              </w:rPr>
              <w:t xml:space="preserve"> </w:t>
            </w:r>
            <w:r>
              <w:rPr>
                <w:rFonts w:ascii="Arial" w:hAnsi="Arial" w:cs="Arial"/>
                <w:sz w:val="18"/>
                <w:szCs w:val="18"/>
              </w:rPr>
              <w:t>(EU)</w:t>
            </w:r>
          </w:p>
        </w:tc>
      </w:tr>
      <w:tr w:rsidR="00086DB9" w14:paraId="768090C7" w14:textId="77777777">
        <w:trPr>
          <w:trHeight w:hRule="exact" w:val="284"/>
        </w:trPr>
        <w:tc>
          <w:tcPr>
            <w:tcW w:w="1431" w:type="dxa"/>
            <w:tcMar>
              <w:top w:w="0" w:type="dxa"/>
              <w:left w:w="108" w:type="dxa"/>
              <w:bottom w:w="0" w:type="dxa"/>
              <w:right w:w="108" w:type="dxa"/>
            </w:tcMar>
            <w:vAlign w:val="center"/>
          </w:tcPr>
          <w:p w14:paraId="768090C5" w14:textId="77777777" w:rsidR="00086DB9" w:rsidRDefault="00986FBA">
            <w:pPr>
              <w:pStyle w:val="Standard"/>
              <w:snapToGrid w:val="0"/>
              <w:rPr>
                <w:rFonts w:ascii="Arial" w:hAnsi="Arial" w:cs="Arial"/>
                <w:b/>
                <w:sz w:val="18"/>
                <w:szCs w:val="18"/>
              </w:rPr>
            </w:pPr>
            <w:r>
              <w:rPr>
                <w:rFonts w:ascii="Arial" w:hAnsi="Arial" w:cs="Arial"/>
                <w:b/>
                <w:sz w:val="18"/>
                <w:szCs w:val="18"/>
              </w:rPr>
              <w:t>CMA</w:t>
            </w:r>
          </w:p>
        </w:tc>
        <w:tc>
          <w:tcPr>
            <w:tcW w:w="7625" w:type="dxa"/>
            <w:tcMar>
              <w:top w:w="0" w:type="dxa"/>
              <w:left w:w="108" w:type="dxa"/>
              <w:bottom w:w="0" w:type="dxa"/>
              <w:right w:w="108" w:type="dxa"/>
            </w:tcMar>
            <w:vAlign w:val="center"/>
          </w:tcPr>
          <w:p w14:paraId="768090C6" w14:textId="77777777" w:rsidR="00086DB9" w:rsidRDefault="00986FBA">
            <w:pPr>
              <w:pStyle w:val="Standard"/>
              <w:snapToGrid w:val="0"/>
              <w:rPr>
                <w:rFonts w:ascii="Arial" w:hAnsi="Arial" w:cs="Arial"/>
                <w:sz w:val="18"/>
                <w:szCs w:val="18"/>
              </w:rPr>
            </w:pPr>
            <w:r>
              <w:rPr>
                <w:rFonts w:ascii="Arial" w:hAnsi="Arial" w:cs="Arial"/>
                <w:sz w:val="18"/>
                <w:szCs w:val="18"/>
              </w:rPr>
              <w:t>Chinese Meteorological Agency</w:t>
            </w:r>
          </w:p>
        </w:tc>
      </w:tr>
      <w:tr w:rsidR="00086DB9" w14:paraId="768090CA" w14:textId="77777777">
        <w:trPr>
          <w:trHeight w:hRule="exact" w:val="284"/>
        </w:trPr>
        <w:tc>
          <w:tcPr>
            <w:tcW w:w="1431" w:type="dxa"/>
            <w:tcMar>
              <w:top w:w="0" w:type="dxa"/>
              <w:left w:w="108" w:type="dxa"/>
              <w:bottom w:w="0" w:type="dxa"/>
              <w:right w:w="108" w:type="dxa"/>
            </w:tcMar>
            <w:vAlign w:val="center"/>
          </w:tcPr>
          <w:p w14:paraId="768090C8" w14:textId="77777777" w:rsidR="00086DB9" w:rsidRDefault="00986FBA">
            <w:pPr>
              <w:pStyle w:val="Standard"/>
              <w:snapToGrid w:val="0"/>
              <w:rPr>
                <w:rFonts w:ascii="Arial" w:hAnsi="Arial" w:cs="Arial"/>
                <w:b/>
                <w:sz w:val="18"/>
                <w:szCs w:val="18"/>
              </w:rPr>
            </w:pPr>
            <w:r>
              <w:rPr>
                <w:rFonts w:ascii="Arial" w:hAnsi="Arial" w:cs="Arial"/>
                <w:b/>
                <w:sz w:val="18"/>
                <w:szCs w:val="18"/>
              </w:rPr>
              <w:t>C/NOFS</w:t>
            </w:r>
          </w:p>
        </w:tc>
        <w:tc>
          <w:tcPr>
            <w:tcW w:w="7625" w:type="dxa"/>
            <w:tcMar>
              <w:top w:w="0" w:type="dxa"/>
              <w:left w:w="108" w:type="dxa"/>
              <w:bottom w:w="0" w:type="dxa"/>
              <w:right w:w="108" w:type="dxa"/>
            </w:tcMar>
            <w:vAlign w:val="center"/>
          </w:tcPr>
          <w:p w14:paraId="768090C9" w14:textId="77777777" w:rsidR="00086DB9" w:rsidRDefault="00986FBA">
            <w:pPr>
              <w:pStyle w:val="Standard"/>
              <w:snapToGrid w:val="0"/>
            </w:pPr>
            <w:r>
              <w:rPr>
                <w:rFonts w:ascii="Arial" w:hAnsi="Arial" w:cs="Arial"/>
                <w:sz w:val="18"/>
                <w:szCs w:val="18"/>
              </w:rPr>
              <w:t>Communications/Navigation</w:t>
            </w:r>
            <w:r>
              <w:rPr>
                <w:rFonts w:ascii="Arial" w:eastAsia="Arial" w:hAnsi="Arial" w:cs="Arial"/>
                <w:sz w:val="18"/>
                <w:szCs w:val="18"/>
              </w:rPr>
              <w:t xml:space="preserve"> </w:t>
            </w:r>
            <w:r>
              <w:rPr>
                <w:rFonts w:ascii="Arial" w:hAnsi="Arial" w:cs="Arial"/>
                <w:sz w:val="18"/>
                <w:szCs w:val="18"/>
              </w:rPr>
              <w:t>Outage</w:t>
            </w:r>
            <w:r>
              <w:rPr>
                <w:rFonts w:ascii="Arial" w:eastAsia="Arial" w:hAnsi="Arial" w:cs="Arial"/>
                <w:sz w:val="18"/>
                <w:szCs w:val="18"/>
              </w:rPr>
              <w:t xml:space="preserve"> </w:t>
            </w:r>
            <w:r>
              <w:rPr>
                <w:rFonts w:ascii="Arial" w:hAnsi="Arial" w:cs="Arial"/>
                <w:sz w:val="18"/>
                <w:szCs w:val="18"/>
              </w:rPr>
              <w:t>Forecasting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w:t>
            </w:r>
          </w:p>
        </w:tc>
      </w:tr>
      <w:tr w:rsidR="00086DB9" w14:paraId="768090CD" w14:textId="77777777">
        <w:trPr>
          <w:trHeight w:hRule="exact" w:val="284"/>
        </w:trPr>
        <w:tc>
          <w:tcPr>
            <w:tcW w:w="1431" w:type="dxa"/>
            <w:tcMar>
              <w:top w:w="0" w:type="dxa"/>
              <w:left w:w="108" w:type="dxa"/>
              <w:bottom w:w="0" w:type="dxa"/>
              <w:right w:w="108" w:type="dxa"/>
            </w:tcMar>
            <w:vAlign w:val="center"/>
          </w:tcPr>
          <w:p w14:paraId="768090CB" w14:textId="77777777" w:rsidR="00086DB9" w:rsidRDefault="00986FBA">
            <w:pPr>
              <w:pStyle w:val="Standard"/>
              <w:snapToGrid w:val="0"/>
              <w:rPr>
                <w:rFonts w:ascii="Arial" w:hAnsi="Arial" w:cs="Arial"/>
                <w:b/>
                <w:sz w:val="18"/>
                <w:szCs w:val="18"/>
              </w:rPr>
            </w:pPr>
            <w:r>
              <w:rPr>
                <w:rFonts w:ascii="Arial" w:hAnsi="Arial" w:cs="Arial"/>
                <w:b/>
                <w:sz w:val="18"/>
                <w:szCs w:val="18"/>
              </w:rPr>
              <w:t>COSMIC</w:t>
            </w:r>
          </w:p>
        </w:tc>
        <w:tc>
          <w:tcPr>
            <w:tcW w:w="7625" w:type="dxa"/>
            <w:tcMar>
              <w:top w:w="0" w:type="dxa"/>
              <w:left w:w="108" w:type="dxa"/>
              <w:bottom w:w="0" w:type="dxa"/>
              <w:right w:w="108" w:type="dxa"/>
            </w:tcMar>
            <w:vAlign w:val="center"/>
          </w:tcPr>
          <w:p w14:paraId="768090CC" w14:textId="77777777" w:rsidR="00086DB9" w:rsidRDefault="00986FBA">
            <w:pPr>
              <w:pStyle w:val="Standard"/>
              <w:snapToGrid w:val="0"/>
              <w:rPr>
                <w:rFonts w:ascii="Arial" w:hAnsi="Arial" w:cs="Arial"/>
                <w:sz w:val="18"/>
                <w:szCs w:val="18"/>
              </w:rPr>
            </w:pPr>
            <w:r>
              <w:rPr>
                <w:rFonts w:ascii="Arial" w:hAnsi="Arial" w:cs="Arial"/>
                <w:sz w:val="18"/>
                <w:szCs w:val="18"/>
              </w:rPr>
              <w:t>Constellation</w:t>
            </w:r>
            <w:r>
              <w:rPr>
                <w:rFonts w:ascii="Arial" w:eastAsia="Arial" w:hAnsi="Arial" w:cs="Arial"/>
                <w:sz w:val="18"/>
                <w:szCs w:val="18"/>
              </w:rPr>
              <w:t xml:space="preserve"> </w:t>
            </w:r>
            <w:r>
              <w:rPr>
                <w:rFonts w:ascii="Arial" w:hAnsi="Arial" w:cs="Arial"/>
                <w:sz w:val="18"/>
                <w:szCs w:val="18"/>
              </w:rPr>
              <w:t>Observing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Meteorology</w:t>
            </w:r>
            <w:r>
              <w:rPr>
                <w:rFonts w:ascii="Arial" w:eastAsia="Arial" w:hAnsi="Arial" w:cs="Arial"/>
                <w:sz w:val="18"/>
                <w:szCs w:val="18"/>
              </w:rPr>
              <w:t xml:space="preserve"> </w:t>
            </w:r>
            <w:r>
              <w:rPr>
                <w:rFonts w:ascii="Arial" w:hAnsi="Arial" w:cs="Arial"/>
                <w:sz w:val="18"/>
                <w:szCs w:val="18"/>
              </w:rPr>
              <w:t>Ionosphere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(USA/Taiwan)</w:t>
            </w:r>
          </w:p>
        </w:tc>
      </w:tr>
      <w:tr w:rsidR="00086DB9" w14:paraId="768090D0" w14:textId="77777777">
        <w:trPr>
          <w:trHeight w:hRule="exact" w:val="284"/>
        </w:trPr>
        <w:tc>
          <w:tcPr>
            <w:tcW w:w="1431" w:type="dxa"/>
            <w:tcMar>
              <w:top w:w="0" w:type="dxa"/>
              <w:left w:w="108" w:type="dxa"/>
              <w:bottom w:w="0" w:type="dxa"/>
              <w:right w:w="108" w:type="dxa"/>
            </w:tcMar>
            <w:vAlign w:val="center"/>
          </w:tcPr>
          <w:p w14:paraId="768090CE" w14:textId="77777777" w:rsidR="00086DB9" w:rsidRDefault="00986FBA">
            <w:pPr>
              <w:pStyle w:val="Standard"/>
              <w:snapToGrid w:val="0"/>
              <w:rPr>
                <w:rFonts w:ascii="Arial" w:hAnsi="Arial" w:cs="Arial"/>
                <w:b/>
                <w:sz w:val="18"/>
                <w:szCs w:val="18"/>
              </w:rPr>
            </w:pPr>
            <w:r>
              <w:rPr>
                <w:rFonts w:ascii="Arial" w:hAnsi="Arial" w:cs="Arial"/>
                <w:b/>
                <w:sz w:val="18"/>
                <w:szCs w:val="18"/>
              </w:rPr>
              <w:t>CREX</w:t>
            </w:r>
          </w:p>
        </w:tc>
        <w:tc>
          <w:tcPr>
            <w:tcW w:w="7625" w:type="dxa"/>
            <w:tcMar>
              <w:top w:w="0" w:type="dxa"/>
              <w:left w:w="108" w:type="dxa"/>
              <w:bottom w:w="0" w:type="dxa"/>
              <w:right w:w="108" w:type="dxa"/>
            </w:tcMar>
            <w:vAlign w:val="center"/>
          </w:tcPr>
          <w:p w14:paraId="768090CF" w14:textId="77777777" w:rsidR="00086DB9" w:rsidRDefault="00986FBA">
            <w:pPr>
              <w:pStyle w:val="Standard"/>
              <w:snapToGrid w:val="0"/>
              <w:rPr>
                <w:rFonts w:ascii="Arial" w:hAnsi="Arial" w:cs="Arial"/>
                <w:sz w:val="18"/>
                <w:szCs w:val="18"/>
              </w:rPr>
            </w:pPr>
            <w:r>
              <w:rPr>
                <w:rFonts w:ascii="Arial" w:hAnsi="Arial" w:cs="Arial"/>
                <w:sz w:val="18"/>
                <w:szCs w:val="18"/>
              </w:rPr>
              <w:t>Character</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proofErr w:type="spellStart"/>
            <w:r>
              <w:rPr>
                <w:rFonts w:ascii="Arial" w:hAnsi="Arial" w:cs="Arial"/>
                <w:sz w:val="18"/>
                <w:szCs w:val="18"/>
              </w:rPr>
              <w:t>EXchange</w:t>
            </w:r>
            <w:proofErr w:type="spellEnd"/>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D3" w14:textId="77777777">
        <w:trPr>
          <w:trHeight w:hRule="exact" w:val="284"/>
        </w:trPr>
        <w:tc>
          <w:tcPr>
            <w:tcW w:w="1431" w:type="dxa"/>
            <w:tcMar>
              <w:top w:w="0" w:type="dxa"/>
              <w:left w:w="108" w:type="dxa"/>
              <w:bottom w:w="0" w:type="dxa"/>
              <w:right w:w="108" w:type="dxa"/>
            </w:tcMar>
            <w:vAlign w:val="center"/>
          </w:tcPr>
          <w:p w14:paraId="768090D1" w14:textId="77777777" w:rsidR="00086DB9" w:rsidRDefault="00986FBA">
            <w:pPr>
              <w:pStyle w:val="Standard"/>
              <w:snapToGrid w:val="0"/>
              <w:rPr>
                <w:rFonts w:ascii="Arial" w:hAnsi="Arial" w:cs="Arial"/>
                <w:b/>
                <w:sz w:val="18"/>
                <w:szCs w:val="18"/>
              </w:rPr>
            </w:pPr>
            <w:r>
              <w:rPr>
                <w:rFonts w:ascii="Arial" w:hAnsi="Arial" w:cs="Arial"/>
                <w:b/>
                <w:sz w:val="18"/>
                <w:szCs w:val="18"/>
              </w:rPr>
              <w:t>ECMWF</w:t>
            </w:r>
          </w:p>
        </w:tc>
        <w:tc>
          <w:tcPr>
            <w:tcW w:w="7625" w:type="dxa"/>
            <w:tcMar>
              <w:top w:w="0" w:type="dxa"/>
              <w:left w:w="108" w:type="dxa"/>
              <w:bottom w:w="0" w:type="dxa"/>
              <w:right w:w="108" w:type="dxa"/>
            </w:tcMar>
            <w:vAlign w:val="center"/>
          </w:tcPr>
          <w:p w14:paraId="768090D2"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Centre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Medium-range</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Forecasts</w:t>
            </w:r>
          </w:p>
        </w:tc>
      </w:tr>
      <w:tr w:rsidR="00086DB9" w14:paraId="768090D6" w14:textId="77777777">
        <w:trPr>
          <w:trHeight w:hRule="exact" w:val="284"/>
        </w:trPr>
        <w:tc>
          <w:tcPr>
            <w:tcW w:w="1431" w:type="dxa"/>
            <w:tcMar>
              <w:top w:w="0" w:type="dxa"/>
              <w:left w:w="108" w:type="dxa"/>
              <w:bottom w:w="0" w:type="dxa"/>
              <w:right w:w="108" w:type="dxa"/>
            </w:tcMar>
            <w:vAlign w:val="center"/>
          </w:tcPr>
          <w:p w14:paraId="768090D4" w14:textId="77777777" w:rsidR="00086DB9" w:rsidRDefault="00986FBA">
            <w:pPr>
              <w:pStyle w:val="Standard"/>
              <w:snapToGrid w:val="0"/>
              <w:rPr>
                <w:rFonts w:ascii="Arial" w:hAnsi="Arial" w:cs="Arial"/>
                <w:b/>
                <w:sz w:val="18"/>
                <w:szCs w:val="18"/>
              </w:rPr>
            </w:pPr>
            <w:r>
              <w:rPr>
                <w:rFonts w:ascii="Arial" w:hAnsi="Arial" w:cs="Arial"/>
                <w:b/>
                <w:sz w:val="18"/>
                <w:szCs w:val="18"/>
              </w:rPr>
              <w:t>ESA</w:t>
            </w:r>
          </w:p>
        </w:tc>
        <w:tc>
          <w:tcPr>
            <w:tcW w:w="7625" w:type="dxa"/>
            <w:tcMar>
              <w:top w:w="0" w:type="dxa"/>
              <w:left w:w="108" w:type="dxa"/>
              <w:bottom w:w="0" w:type="dxa"/>
              <w:right w:w="108" w:type="dxa"/>
            </w:tcMar>
            <w:vAlign w:val="center"/>
          </w:tcPr>
          <w:p w14:paraId="768090D5"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Space</w:t>
            </w:r>
            <w:r>
              <w:rPr>
                <w:rFonts w:ascii="Arial" w:eastAsia="Arial" w:hAnsi="Arial" w:cs="Arial"/>
                <w:sz w:val="18"/>
                <w:szCs w:val="18"/>
              </w:rPr>
              <w:t xml:space="preserve"> </w:t>
            </w:r>
            <w:r>
              <w:rPr>
                <w:rFonts w:ascii="Arial" w:hAnsi="Arial" w:cs="Arial"/>
                <w:sz w:val="18"/>
                <w:szCs w:val="18"/>
              </w:rPr>
              <w:t>Agency</w:t>
            </w:r>
          </w:p>
        </w:tc>
      </w:tr>
      <w:tr w:rsidR="00086DB9" w14:paraId="768090D9" w14:textId="77777777">
        <w:trPr>
          <w:trHeight w:hRule="exact" w:val="284"/>
        </w:trPr>
        <w:tc>
          <w:tcPr>
            <w:tcW w:w="1431" w:type="dxa"/>
            <w:tcMar>
              <w:top w:w="0" w:type="dxa"/>
              <w:left w:w="108" w:type="dxa"/>
              <w:bottom w:w="0" w:type="dxa"/>
              <w:right w:w="108" w:type="dxa"/>
            </w:tcMar>
            <w:vAlign w:val="center"/>
          </w:tcPr>
          <w:p w14:paraId="768090D7" w14:textId="77777777" w:rsidR="00086DB9" w:rsidRDefault="00986FBA">
            <w:pPr>
              <w:pStyle w:val="Standard"/>
              <w:snapToGrid w:val="0"/>
              <w:rPr>
                <w:rFonts w:ascii="Arial" w:hAnsi="Arial" w:cs="Arial"/>
                <w:b/>
                <w:sz w:val="18"/>
                <w:szCs w:val="18"/>
              </w:rPr>
            </w:pPr>
            <w:r>
              <w:rPr>
                <w:rFonts w:ascii="Arial" w:hAnsi="Arial" w:cs="Arial"/>
                <w:b/>
                <w:sz w:val="18"/>
                <w:szCs w:val="18"/>
              </w:rPr>
              <w:t>EU</w:t>
            </w:r>
          </w:p>
        </w:tc>
        <w:tc>
          <w:tcPr>
            <w:tcW w:w="7625" w:type="dxa"/>
            <w:tcMar>
              <w:top w:w="0" w:type="dxa"/>
              <w:left w:w="108" w:type="dxa"/>
              <w:bottom w:w="0" w:type="dxa"/>
              <w:right w:w="108" w:type="dxa"/>
            </w:tcMar>
            <w:vAlign w:val="center"/>
          </w:tcPr>
          <w:p w14:paraId="768090D8"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Union</w:t>
            </w:r>
          </w:p>
        </w:tc>
      </w:tr>
      <w:tr w:rsidR="00086DB9" w14:paraId="768090DC" w14:textId="77777777">
        <w:trPr>
          <w:trHeight w:hRule="exact" w:val="284"/>
        </w:trPr>
        <w:tc>
          <w:tcPr>
            <w:tcW w:w="1431" w:type="dxa"/>
            <w:tcMar>
              <w:top w:w="0" w:type="dxa"/>
              <w:left w:w="108" w:type="dxa"/>
              <w:bottom w:w="0" w:type="dxa"/>
              <w:right w:w="108" w:type="dxa"/>
            </w:tcMar>
            <w:vAlign w:val="center"/>
          </w:tcPr>
          <w:p w14:paraId="768090DA" w14:textId="77777777" w:rsidR="00086DB9" w:rsidRDefault="00986FBA">
            <w:pPr>
              <w:pStyle w:val="Standard"/>
              <w:snapToGrid w:val="0"/>
              <w:rPr>
                <w:rFonts w:ascii="Arial" w:hAnsi="Arial" w:cs="Arial"/>
                <w:b/>
                <w:sz w:val="18"/>
                <w:szCs w:val="18"/>
              </w:rPr>
            </w:pPr>
            <w:r>
              <w:rPr>
                <w:rFonts w:ascii="Arial" w:hAnsi="Arial" w:cs="Arial"/>
                <w:b/>
                <w:sz w:val="18"/>
                <w:szCs w:val="18"/>
              </w:rPr>
              <w:t>EUMETSAT</w:t>
            </w:r>
          </w:p>
        </w:tc>
        <w:tc>
          <w:tcPr>
            <w:tcW w:w="7625" w:type="dxa"/>
            <w:tcMar>
              <w:top w:w="0" w:type="dxa"/>
              <w:left w:w="108" w:type="dxa"/>
              <w:bottom w:w="0" w:type="dxa"/>
              <w:right w:w="108" w:type="dxa"/>
            </w:tcMar>
            <w:vAlign w:val="center"/>
          </w:tcPr>
          <w:p w14:paraId="768090DB"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EUropean</w:t>
            </w:r>
            <w:proofErr w:type="spellEnd"/>
            <w:r>
              <w:rPr>
                <w:rFonts w:ascii="Arial" w:eastAsia="Arial" w:hAnsi="Arial" w:cs="Arial"/>
                <w:sz w:val="18"/>
                <w:szCs w:val="18"/>
              </w:rPr>
              <w:t xml:space="preserve"> </w:t>
            </w:r>
            <w:r>
              <w:rPr>
                <w:rFonts w:ascii="Arial" w:hAnsi="Arial" w:cs="Arial"/>
                <w:sz w:val="18"/>
                <w:szCs w:val="18"/>
              </w:rPr>
              <w:t>organisation</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exploitation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proofErr w:type="spellStart"/>
            <w:r>
              <w:rPr>
                <w:rFonts w:ascii="Arial" w:hAnsi="Arial" w:cs="Arial"/>
                <w:sz w:val="18"/>
                <w:szCs w:val="18"/>
              </w:rPr>
              <w:t>METeorological</w:t>
            </w:r>
            <w:proofErr w:type="spellEnd"/>
            <w:r>
              <w:rPr>
                <w:rFonts w:ascii="Arial" w:eastAsia="Arial" w:hAnsi="Arial" w:cs="Arial"/>
                <w:sz w:val="18"/>
                <w:szCs w:val="18"/>
              </w:rPr>
              <w:t xml:space="preserve"> </w:t>
            </w:r>
            <w:proofErr w:type="spellStart"/>
            <w:r>
              <w:rPr>
                <w:rFonts w:ascii="Arial" w:hAnsi="Arial" w:cs="Arial"/>
                <w:sz w:val="18"/>
                <w:szCs w:val="18"/>
              </w:rPr>
              <w:t>SATellites</w:t>
            </w:r>
            <w:proofErr w:type="spellEnd"/>
          </w:p>
        </w:tc>
      </w:tr>
      <w:tr w:rsidR="00086DB9" w14:paraId="768090DF" w14:textId="77777777">
        <w:trPr>
          <w:trHeight w:hRule="exact" w:val="284"/>
        </w:trPr>
        <w:tc>
          <w:tcPr>
            <w:tcW w:w="1431" w:type="dxa"/>
            <w:tcMar>
              <w:top w:w="0" w:type="dxa"/>
              <w:left w:w="108" w:type="dxa"/>
              <w:bottom w:w="0" w:type="dxa"/>
              <w:right w:w="108" w:type="dxa"/>
            </w:tcMar>
            <w:vAlign w:val="center"/>
          </w:tcPr>
          <w:p w14:paraId="768090DD" w14:textId="77777777" w:rsidR="00086DB9" w:rsidRDefault="00986FBA">
            <w:pPr>
              <w:pStyle w:val="Standard"/>
              <w:snapToGrid w:val="0"/>
              <w:rPr>
                <w:rFonts w:ascii="Arial" w:hAnsi="Arial" w:cs="Arial"/>
                <w:b/>
                <w:sz w:val="18"/>
                <w:szCs w:val="18"/>
              </w:rPr>
            </w:pPr>
            <w:r>
              <w:rPr>
                <w:rFonts w:ascii="Arial" w:hAnsi="Arial" w:cs="Arial"/>
                <w:b/>
                <w:sz w:val="18"/>
                <w:szCs w:val="18"/>
              </w:rPr>
              <w:t>FM94</w:t>
            </w:r>
          </w:p>
        </w:tc>
        <w:tc>
          <w:tcPr>
            <w:tcW w:w="7625" w:type="dxa"/>
            <w:tcMar>
              <w:top w:w="0" w:type="dxa"/>
              <w:left w:w="108" w:type="dxa"/>
              <w:bottom w:w="0" w:type="dxa"/>
              <w:right w:w="108" w:type="dxa"/>
            </w:tcMar>
            <w:vAlign w:val="center"/>
          </w:tcPr>
          <w:p w14:paraId="768090DE"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WMO</w:t>
            </w:r>
            <w:r>
              <w:rPr>
                <w:rFonts w:ascii="Arial" w:eastAsia="Arial" w:hAnsi="Arial" w:cs="Arial"/>
                <w:sz w:val="18"/>
                <w:szCs w:val="18"/>
                <w:lang w:val="pt-PT"/>
              </w:rPr>
              <w:t xml:space="preserve"> </w:t>
            </w:r>
            <w:proofErr w:type="spellStart"/>
            <w:r>
              <w:rPr>
                <w:rFonts w:ascii="Arial" w:hAnsi="Arial" w:cs="Arial"/>
                <w:sz w:val="18"/>
                <w:szCs w:val="18"/>
                <w:lang w:val="pt-PT"/>
              </w:rPr>
              <w:t>Form</w:t>
            </w:r>
            <w:proofErr w:type="spellEnd"/>
            <w:r>
              <w:rPr>
                <w:rFonts w:ascii="Arial" w:eastAsia="Arial" w:hAnsi="Arial" w:cs="Arial"/>
                <w:sz w:val="18"/>
                <w:szCs w:val="18"/>
                <w:lang w:val="pt-PT"/>
              </w:rPr>
              <w:t xml:space="preserve"> </w:t>
            </w:r>
            <w:r>
              <w:rPr>
                <w:rFonts w:ascii="Arial" w:hAnsi="Arial" w:cs="Arial"/>
                <w:sz w:val="18"/>
                <w:szCs w:val="18"/>
                <w:lang w:val="pt-PT"/>
              </w:rPr>
              <w:t>no.</w:t>
            </w:r>
            <w:r>
              <w:rPr>
                <w:rFonts w:ascii="Arial" w:eastAsia="Arial" w:hAnsi="Arial" w:cs="Arial"/>
                <w:sz w:val="18"/>
                <w:szCs w:val="18"/>
                <w:lang w:val="pt-PT"/>
              </w:rPr>
              <w:t xml:space="preserve"> </w:t>
            </w:r>
            <w:r>
              <w:rPr>
                <w:rFonts w:ascii="Arial" w:hAnsi="Arial" w:cs="Arial"/>
                <w:sz w:val="18"/>
                <w:szCs w:val="18"/>
                <w:lang w:val="pt-PT"/>
              </w:rPr>
              <w:t>94</w:t>
            </w:r>
            <w:r>
              <w:rPr>
                <w:rFonts w:ascii="Arial" w:eastAsia="Arial" w:hAnsi="Arial" w:cs="Arial"/>
                <w:sz w:val="18"/>
                <w:szCs w:val="18"/>
                <w:lang w:val="pt-PT"/>
              </w:rPr>
              <w:t xml:space="preserve"> </w:t>
            </w:r>
            <w:r>
              <w:rPr>
                <w:rFonts w:ascii="Arial" w:hAnsi="Arial" w:cs="Arial"/>
                <w:sz w:val="18"/>
                <w:szCs w:val="18"/>
                <w:lang w:val="pt-PT"/>
              </w:rPr>
              <w:t>(i.e.</w:t>
            </w:r>
            <w:r>
              <w:rPr>
                <w:rFonts w:ascii="Arial" w:eastAsia="Arial" w:hAnsi="Arial" w:cs="Arial"/>
                <w:sz w:val="18"/>
                <w:szCs w:val="18"/>
                <w:lang w:val="pt-PT"/>
              </w:rPr>
              <w:t xml:space="preserve"> </w:t>
            </w:r>
            <w:r>
              <w:rPr>
                <w:rFonts w:ascii="Arial" w:hAnsi="Arial" w:cs="Arial"/>
                <w:sz w:val="18"/>
                <w:szCs w:val="18"/>
                <w:lang w:val="pt-PT"/>
              </w:rPr>
              <w:t>BUFR)</w:t>
            </w:r>
          </w:p>
        </w:tc>
      </w:tr>
      <w:tr w:rsidR="00086DB9" w14:paraId="768090E2" w14:textId="77777777">
        <w:trPr>
          <w:trHeight w:hRule="exact" w:val="284"/>
        </w:trPr>
        <w:tc>
          <w:tcPr>
            <w:tcW w:w="1431" w:type="dxa"/>
            <w:tcMar>
              <w:top w:w="0" w:type="dxa"/>
              <w:left w:w="108" w:type="dxa"/>
              <w:bottom w:w="0" w:type="dxa"/>
              <w:right w:w="108" w:type="dxa"/>
            </w:tcMar>
            <w:vAlign w:val="center"/>
          </w:tcPr>
          <w:p w14:paraId="768090E0" w14:textId="77777777" w:rsidR="00086DB9" w:rsidRDefault="00986FBA">
            <w:pPr>
              <w:pStyle w:val="Standard"/>
              <w:snapToGrid w:val="0"/>
              <w:rPr>
                <w:rFonts w:ascii="Arial" w:hAnsi="Arial" w:cs="Arial"/>
                <w:b/>
                <w:sz w:val="18"/>
                <w:szCs w:val="18"/>
              </w:rPr>
            </w:pPr>
            <w:r>
              <w:rPr>
                <w:rFonts w:ascii="Arial" w:hAnsi="Arial" w:cs="Arial"/>
                <w:b/>
                <w:sz w:val="18"/>
                <w:szCs w:val="18"/>
              </w:rPr>
              <w:t>FY-3C/D</w:t>
            </w:r>
          </w:p>
        </w:tc>
        <w:tc>
          <w:tcPr>
            <w:tcW w:w="7625" w:type="dxa"/>
            <w:tcMar>
              <w:top w:w="0" w:type="dxa"/>
              <w:left w:w="108" w:type="dxa"/>
              <w:bottom w:w="0" w:type="dxa"/>
              <w:right w:w="108" w:type="dxa"/>
            </w:tcMar>
            <w:vAlign w:val="center"/>
          </w:tcPr>
          <w:p w14:paraId="768090E1"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 xml:space="preserve">GNSS radio </w:t>
            </w:r>
            <w:proofErr w:type="spellStart"/>
            <w:r>
              <w:rPr>
                <w:rFonts w:ascii="Arial" w:hAnsi="Arial" w:cs="Arial"/>
                <w:sz w:val="18"/>
                <w:szCs w:val="18"/>
                <w:lang w:val="pt-PT"/>
              </w:rPr>
              <w:t>occultation</w:t>
            </w:r>
            <w:proofErr w:type="spellEnd"/>
            <w:r>
              <w:rPr>
                <w:rFonts w:ascii="Arial" w:hAnsi="Arial" w:cs="Arial"/>
                <w:sz w:val="18"/>
                <w:szCs w:val="18"/>
                <w:lang w:val="pt-PT"/>
              </w:rPr>
              <w:t xml:space="preserve"> </w:t>
            </w:r>
            <w:proofErr w:type="spellStart"/>
            <w:r>
              <w:rPr>
                <w:rFonts w:ascii="Arial" w:hAnsi="Arial" w:cs="Arial"/>
                <w:sz w:val="18"/>
                <w:szCs w:val="18"/>
                <w:lang w:val="pt-PT"/>
              </w:rPr>
              <w:t>receivers</w:t>
            </w:r>
            <w:proofErr w:type="spellEnd"/>
            <w:r>
              <w:rPr>
                <w:rFonts w:ascii="Arial" w:hAnsi="Arial" w:cs="Arial"/>
                <w:sz w:val="18"/>
                <w:szCs w:val="18"/>
                <w:lang w:val="pt-PT"/>
              </w:rPr>
              <w:t xml:space="preserve"> (CMA)</w:t>
            </w:r>
          </w:p>
        </w:tc>
      </w:tr>
      <w:tr w:rsidR="00086DB9" w14:paraId="768090E5" w14:textId="77777777">
        <w:trPr>
          <w:trHeight w:hRule="exact" w:val="284"/>
        </w:trPr>
        <w:tc>
          <w:tcPr>
            <w:tcW w:w="1431" w:type="dxa"/>
            <w:tcMar>
              <w:top w:w="0" w:type="dxa"/>
              <w:left w:w="108" w:type="dxa"/>
              <w:bottom w:w="0" w:type="dxa"/>
              <w:right w:w="108" w:type="dxa"/>
            </w:tcMar>
            <w:vAlign w:val="center"/>
          </w:tcPr>
          <w:p w14:paraId="768090E3" w14:textId="77777777" w:rsidR="00086DB9" w:rsidRDefault="00986FBA">
            <w:pPr>
              <w:pStyle w:val="Standard"/>
              <w:snapToGrid w:val="0"/>
              <w:rPr>
                <w:rFonts w:ascii="Arial" w:hAnsi="Arial" w:cs="Arial"/>
                <w:b/>
                <w:sz w:val="18"/>
                <w:szCs w:val="18"/>
              </w:rPr>
            </w:pPr>
            <w:r>
              <w:rPr>
                <w:rFonts w:ascii="Arial" w:hAnsi="Arial" w:cs="Arial"/>
                <w:b/>
                <w:sz w:val="18"/>
                <w:szCs w:val="18"/>
              </w:rPr>
              <w:t>Galileo</w:t>
            </w:r>
          </w:p>
        </w:tc>
        <w:tc>
          <w:tcPr>
            <w:tcW w:w="7625" w:type="dxa"/>
            <w:tcMar>
              <w:top w:w="0" w:type="dxa"/>
              <w:left w:w="108" w:type="dxa"/>
              <w:bottom w:w="0" w:type="dxa"/>
              <w:right w:w="108" w:type="dxa"/>
            </w:tcMar>
            <w:vAlign w:val="center"/>
          </w:tcPr>
          <w:p w14:paraId="768090E4"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2006</w:t>
            </w:r>
            <w:r>
              <w:rPr>
                <w:rFonts w:ascii="Arial" w:eastAsia="Arial" w:hAnsi="Arial" w:cs="Arial"/>
                <w:sz w:val="18"/>
                <w:szCs w:val="18"/>
              </w:rPr>
              <w:t xml:space="preserve"> </w:t>
            </w:r>
            <w:r>
              <w:rPr>
                <w:rFonts w:ascii="Arial" w:hAnsi="Arial" w:cs="Arial"/>
                <w:sz w:val="18"/>
                <w:szCs w:val="18"/>
              </w:rPr>
              <w:t>(EU/ESA)</w:t>
            </w:r>
          </w:p>
        </w:tc>
      </w:tr>
      <w:tr w:rsidR="00086DB9" w14:paraId="768090E8" w14:textId="77777777">
        <w:trPr>
          <w:trHeight w:hRule="exact" w:val="284"/>
        </w:trPr>
        <w:tc>
          <w:tcPr>
            <w:tcW w:w="1431" w:type="dxa"/>
            <w:tcMar>
              <w:top w:w="0" w:type="dxa"/>
              <w:left w:w="108" w:type="dxa"/>
              <w:bottom w:w="0" w:type="dxa"/>
              <w:right w:w="108" w:type="dxa"/>
            </w:tcMar>
            <w:vAlign w:val="center"/>
          </w:tcPr>
          <w:p w14:paraId="768090E6" w14:textId="77777777" w:rsidR="00086DB9" w:rsidRDefault="00986FBA">
            <w:pPr>
              <w:pStyle w:val="Standard"/>
              <w:snapToGrid w:val="0"/>
              <w:rPr>
                <w:rFonts w:ascii="Arial" w:hAnsi="Arial" w:cs="Arial"/>
                <w:b/>
                <w:sz w:val="18"/>
                <w:szCs w:val="18"/>
              </w:rPr>
            </w:pPr>
            <w:r>
              <w:rPr>
                <w:rFonts w:ascii="Arial" w:hAnsi="Arial" w:cs="Arial"/>
                <w:b/>
                <w:sz w:val="18"/>
                <w:szCs w:val="18"/>
              </w:rPr>
              <w:t>RO</w:t>
            </w:r>
          </w:p>
        </w:tc>
        <w:tc>
          <w:tcPr>
            <w:tcW w:w="7625" w:type="dxa"/>
            <w:tcMar>
              <w:top w:w="0" w:type="dxa"/>
              <w:left w:w="108" w:type="dxa"/>
              <w:bottom w:w="0" w:type="dxa"/>
              <w:right w:w="108" w:type="dxa"/>
            </w:tcMar>
            <w:vAlign w:val="center"/>
          </w:tcPr>
          <w:p w14:paraId="768090E7" w14:textId="77777777" w:rsidR="00086DB9" w:rsidRDefault="00986FBA">
            <w:pPr>
              <w:pStyle w:val="Standard"/>
              <w:snapToGrid w:val="0"/>
              <w:spacing w:line="312" w:lineRule="auto"/>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p>
        </w:tc>
      </w:tr>
      <w:tr w:rsidR="00086DB9" w14:paraId="768090EC" w14:textId="77777777">
        <w:trPr>
          <w:trHeight w:hRule="exact" w:val="284"/>
        </w:trPr>
        <w:tc>
          <w:tcPr>
            <w:tcW w:w="1431" w:type="dxa"/>
            <w:tcMar>
              <w:top w:w="0" w:type="dxa"/>
              <w:left w:w="108" w:type="dxa"/>
              <w:bottom w:w="0" w:type="dxa"/>
              <w:right w:w="108" w:type="dxa"/>
            </w:tcMar>
            <w:vAlign w:val="center"/>
          </w:tcPr>
          <w:p w14:paraId="768090E9" w14:textId="77777777" w:rsidR="00086DB9" w:rsidRDefault="00986FBA">
            <w:pPr>
              <w:pStyle w:val="Standard"/>
              <w:snapToGrid w:val="0"/>
              <w:rPr>
                <w:rFonts w:ascii="Arial" w:hAnsi="Arial" w:cs="Arial"/>
                <w:b/>
                <w:sz w:val="18"/>
                <w:szCs w:val="18"/>
              </w:rPr>
            </w:pPr>
            <w:r>
              <w:rPr>
                <w:rFonts w:ascii="Arial" w:hAnsi="Arial" w:cs="Arial"/>
                <w:b/>
                <w:sz w:val="18"/>
                <w:szCs w:val="18"/>
              </w:rPr>
              <w:t>GFZ</w:t>
            </w:r>
          </w:p>
        </w:tc>
        <w:tc>
          <w:tcPr>
            <w:tcW w:w="7625" w:type="dxa"/>
            <w:tcMar>
              <w:top w:w="0" w:type="dxa"/>
              <w:left w:w="108" w:type="dxa"/>
              <w:bottom w:w="0" w:type="dxa"/>
              <w:right w:w="108" w:type="dxa"/>
            </w:tcMar>
            <w:vAlign w:val="center"/>
          </w:tcPr>
          <w:p w14:paraId="768090EA" w14:textId="77777777" w:rsidR="00086DB9" w:rsidRDefault="00986FBA">
            <w:pPr>
              <w:pStyle w:val="Standard"/>
              <w:autoSpaceDE w:val="0"/>
              <w:snapToGrid w:val="0"/>
            </w:pPr>
            <w:r>
              <w:rPr>
                <w:rFonts w:ascii="Arial" w:hAnsi="Arial" w:cs="Arial"/>
                <w:sz w:val="18"/>
                <w:szCs w:val="18"/>
                <w:lang w:val="pt-PT" w:eastAsia="en-US"/>
              </w:rPr>
              <w:t>GFZ</w:t>
            </w:r>
            <w:r>
              <w:rPr>
                <w:rFonts w:ascii="Arial" w:eastAsia="Arial" w:hAnsi="Arial" w:cs="Arial"/>
                <w:sz w:val="18"/>
                <w:szCs w:val="18"/>
                <w:lang w:val="pt-PT" w:eastAsia="en-US"/>
              </w:rPr>
              <w:t xml:space="preserve"> </w:t>
            </w:r>
            <w:proofErr w:type="spellStart"/>
            <w:r>
              <w:rPr>
                <w:rFonts w:ascii="Arial" w:hAnsi="Arial" w:cs="Arial"/>
                <w:sz w:val="18"/>
                <w:szCs w:val="18"/>
                <w:lang w:val="pt-PT" w:eastAsia="en-US"/>
              </w:rPr>
              <w:t>Helmholtz</w:t>
            </w:r>
            <w:proofErr w:type="spellEnd"/>
            <w:r>
              <w:rPr>
                <w:rFonts w:ascii="Arial" w:eastAsia="Arial" w:hAnsi="Arial" w:cs="Arial"/>
                <w:sz w:val="18"/>
                <w:szCs w:val="18"/>
                <w:lang w:val="pt-PT" w:eastAsia="en-US"/>
              </w:rPr>
              <w:t xml:space="preserve"> </w:t>
            </w:r>
            <w:r>
              <w:rPr>
                <w:rFonts w:ascii="Arial" w:hAnsi="Arial" w:cs="Arial"/>
                <w:sz w:val="18"/>
                <w:szCs w:val="18"/>
                <w:lang w:val="pt-PT" w:eastAsia="en-US"/>
              </w:rPr>
              <w:t>Centre</w:t>
            </w:r>
            <w:r>
              <w:rPr>
                <w:rFonts w:ascii="Arial" w:eastAsia="Arial" w:hAnsi="Arial" w:cs="Arial"/>
                <w:sz w:val="18"/>
                <w:szCs w:val="18"/>
                <w:lang w:val="pt-PT" w:eastAsia="en-US"/>
              </w:rPr>
              <w:t xml:space="preserve"> </w:t>
            </w:r>
            <w:r>
              <w:rPr>
                <w:rFonts w:ascii="Arial" w:hAnsi="Arial" w:cs="Arial"/>
                <w:sz w:val="18"/>
                <w:szCs w:val="18"/>
                <w:lang w:val="pt-PT" w:eastAsia="en-US"/>
              </w:rPr>
              <w:t>(Potsdam,</w:t>
            </w:r>
            <w:r>
              <w:rPr>
                <w:rFonts w:ascii="Arial" w:eastAsia="Arial" w:hAnsi="Arial" w:cs="Arial"/>
                <w:sz w:val="18"/>
                <w:szCs w:val="18"/>
                <w:lang w:val="pt-PT" w:eastAsia="en-US"/>
              </w:rPr>
              <w:t xml:space="preserve"> </w:t>
            </w:r>
            <w:proofErr w:type="spellStart"/>
            <w:r>
              <w:rPr>
                <w:rFonts w:ascii="Arial" w:hAnsi="Arial" w:cs="Arial"/>
                <w:sz w:val="18"/>
                <w:szCs w:val="18"/>
                <w:lang w:val="pt-PT" w:eastAsia="en-US"/>
              </w:rPr>
              <w:t>Germany</w:t>
            </w:r>
            <w:proofErr w:type="spellEnd"/>
            <w:r>
              <w:rPr>
                <w:rFonts w:ascii="Arial" w:hAnsi="Arial" w:cs="Arial"/>
                <w:sz w:val="18"/>
                <w:szCs w:val="18"/>
                <w:lang w:val="pt-PT" w:eastAsia="en-US"/>
              </w:rPr>
              <w:t>)</w:t>
            </w:r>
          </w:p>
          <w:p w14:paraId="768090EB" w14:textId="77777777" w:rsidR="00086DB9" w:rsidRDefault="00086DB9">
            <w:pPr>
              <w:pStyle w:val="Standard"/>
              <w:spacing w:line="312" w:lineRule="auto"/>
              <w:rPr>
                <w:rFonts w:ascii="Arial" w:hAnsi="Arial" w:cs="Arial"/>
                <w:sz w:val="18"/>
                <w:szCs w:val="18"/>
                <w:lang w:val="pt-PT"/>
              </w:rPr>
            </w:pPr>
          </w:p>
        </w:tc>
      </w:tr>
      <w:tr w:rsidR="00086DB9" w14:paraId="768090EF" w14:textId="77777777">
        <w:trPr>
          <w:trHeight w:hRule="exact" w:val="284"/>
        </w:trPr>
        <w:tc>
          <w:tcPr>
            <w:tcW w:w="1431" w:type="dxa"/>
            <w:tcMar>
              <w:top w:w="0" w:type="dxa"/>
              <w:left w:w="108" w:type="dxa"/>
              <w:bottom w:w="0" w:type="dxa"/>
              <w:right w:w="108" w:type="dxa"/>
            </w:tcMar>
            <w:vAlign w:val="center"/>
          </w:tcPr>
          <w:p w14:paraId="768090ED" w14:textId="77777777" w:rsidR="00086DB9" w:rsidRDefault="00986FBA">
            <w:pPr>
              <w:pStyle w:val="Standard"/>
              <w:snapToGrid w:val="0"/>
              <w:rPr>
                <w:rFonts w:ascii="Arial" w:hAnsi="Arial" w:cs="Arial"/>
                <w:b/>
                <w:sz w:val="18"/>
                <w:szCs w:val="18"/>
              </w:rPr>
            </w:pPr>
            <w:r>
              <w:rPr>
                <w:rFonts w:ascii="Arial" w:hAnsi="Arial" w:cs="Arial"/>
                <w:b/>
                <w:sz w:val="18"/>
                <w:szCs w:val="18"/>
              </w:rPr>
              <w:t>GLONASS</w:t>
            </w:r>
          </w:p>
        </w:tc>
        <w:tc>
          <w:tcPr>
            <w:tcW w:w="7625" w:type="dxa"/>
            <w:tcMar>
              <w:top w:w="0" w:type="dxa"/>
              <w:left w:w="108" w:type="dxa"/>
              <w:bottom w:w="0" w:type="dxa"/>
              <w:right w:w="108" w:type="dxa"/>
            </w:tcMar>
            <w:vAlign w:val="center"/>
          </w:tcPr>
          <w:p w14:paraId="768090EE" w14:textId="77777777" w:rsidR="00086DB9" w:rsidRDefault="00986FBA">
            <w:pPr>
              <w:pStyle w:val="Standard"/>
              <w:snapToGrid w:val="0"/>
              <w:spacing w:line="312" w:lineRule="auto"/>
              <w:rPr>
                <w:rFonts w:ascii="Arial" w:hAnsi="Arial" w:cs="Arial"/>
                <w:sz w:val="18"/>
                <w:szCs w:val="18"/>
              </w:rPr>
            </w:pPr>
            <w:proofErr w:type="spellStart"/>
            <w:r>
              <w:rPr>
                <w:rFonts w:ascii="Arial" w:hAnsi="Arial" w:cs="Arial"/>
                <w:sz w:val="18"/>
                <w:szCs w:val="18"/>
              </w:rPr>
              <w:t>Globalnaya</w:t>
            </w:r>
            <w:proofErr w:type="spellEnd"/>
            <w:r>
              <w:rPr>
                <w:rFonts w:ascii="Arial" w:eastAsia="Arial" w:hAnsi="Arial" w:cs="Arial"/>
                <w:sz w:val="18"/>
                <w:szCs w:val="18"/>
              </w:rPr>
              <w:t xml:space="preserve"> </w:t>
            </w:r>
            <w:proofErr w:type="spellStart"/>
            <w:r>
              <w:rPr>
                <w:rFonts w:ascii="Arial" w:hAnsi="Arial" w:cs="Arial"/>
                <w:sz w:val="18"/>
                <w:szCs w:val="18"/>
              </w:rPr>
              <w:t>Navigatsionnaya</w:t>
            </w:r>
            <w:proofErr w:type="spellEnd"/>
            <w:r>
              <w:rPr>
                <w:rFonts w:ascii="Arial" w:eastAsia="Arial" w:hAnsi="Arial" w:cs="Arial"/>
                <w:sz w:val="18"/>
                <w:szCs w:val="18"/>
              </w:rPr>
              <w:t xml:space="preserve"> </w:t>
            </w:r>
            <w:proofErr w:type="spellStart"/>
            <w:r>
              <w:rPr>
                <w:rFonts w:ascii="Arial" w:hAnsi="Arial" w:cs="Arial"/>
                <w:sz w:val="18"/>
                <w:szCs w:val="18"/>
              </w:rPr>
              <w:t>Sputnikovaya</w:t>
            </w:r>
            <w:proofErr w:type="spellEnd"/>
            <w:r>
              <w:rPr>
                <w:rFonts w:ascii="Arial" w:eastAsia="Arial" w:hAnsi="Arial" w:cs="Arial"/>
                <w:sz w:val="18"/>
                <w:szCs w:val="18"/>
              </w:rPr>
              <w:t xml:space="preserve"> </w:t>
            </w:r>
            <w:r>
              <w:rPr>
                <w:rFonts w:ascii="Arial" w:hAnsi="Arial" w:cs="Arial"/>
                <w:sz w:val="18"/>
                <w:szCs w:val="18"/>
              </w:rPr>
              <w:t>Sistema</w:t>
            </w:r>
            <w:r>
              <w:rPr>
                <w:rFonts w:ascii="Arial" w:eastAsia="Arial" w:hAnsi="Arial" w:cs="Arial"/>
                <w:sz w:val="18"/>
                <w:szCs w:val="18"/>
              </w:rPr>
              <w:t xml:space="preserve"> </w:t>
            </w:r>
            <w:r>
              <w:rPr>
                <w:rFonts w:ascii="Arial" w:hAnsi="Arial" w:cs="Arial"/>
                <w:sz w:val="18"/>
                <w:szCs w:val="18"/>
              </w:rPr>
              <w:t>(Russia)</w:t>
            </w:r>
          </w:p>
        </w:tc>
      </w:tr>
      <w:tr w:rsidR="00086DB9" w14:paraId="768090F2" w14:textId="77777777">
        <w:trPr>
          <w:trHeight w:hRule="exact" w:val="284"/>
        </w:trPr>
        <w:tc>
          <w:tcPr>
            <w:tcW w:w="1431" w:type="dxa"/>
            <w:tcMar>
              <w:top w:w="0" w:type="dxa"/>
              <w:left w:w="108" w:type="dxa"/>
              <w:bottom w:w="0" w:type="dxa"/>
              <w:right w:w="108" w:type="dxa"/>
            </w:tcMar>
            <w:vAlign w:val="center"/>
          </w:tcPr>
          <w:p w14:paraId="768090F0" w14:textId="77777777" w:rsidR="00086DB9" w:rsidRDefault="00986FBA">
            <w:pPr>
              <w:pStyle w:val="Standard"/>
              <w:snapToGrid w:val="0"/>
              <w:rPr>
                <w:rFonts w:ascii="Arial" w:hAnsi="Arial" w:cs="Arial"/>
                <w:b/>
                <w:sz w:val="18"/>
                <w:szCs w:val="18"/>
              </w:rPr>
            </w:pPr>
            <w:r>
              <w:rPr>
                <w:rFonts w:ascii="Arial" w:hAnsi="Arial" w:cs="Arial"/>
                <w:b/>
                <w:sz w:val="18"/>
                <w:szCs w:val="18"/>
              </w:rPr>
              <w:t>GNSS</w:t>
            </w:r>
          </w:p>
        </w:tc>
        <w:tc>
          <w:tcPr>
            <w:tcW w:w="7625" w:type="dxa"/>
            <w:tcMar>
              <w:top w:w="0" w:type="dxa"/>
              <w:left w:w="108" w:type="dxa"/>
              <w:bottom w:w="0" w:type="dxa"/>
              <w:right w:w="108" w:type="dxa"/>
            </w:tcMar>
            <w:vAlign w:val="center"/>
          </w:tcPr>
          <w:p w14:paraId="768090F1"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(generic</w:t>
            </w:r>
            <w:r>
              <w:rPr>
                <w:rFonts w:ascii="Arial" w:eastAsia="Arial" w:hAnsi="Arial" w:cs="Arial"/>
                <w:sz w:val="18"/>
                <w:szCs w:val="18"/>
              </w:rPr>
              <w:t xml:space="preserve"> </w:t>
            </w:r>
            <w:r>
              <w:rPr>
                <w:rFonts w:ascii="Arial" w:hAnsi="Arial" w:cs="Arial"/>
                <w:sz w:val="18"/>
                <w:szCs w:val="18"/>
              </w:rPr>
              <w:t>GPS/GLONASS/Galileo/</w:t>
            </w:r>
            <w:proofErr w:type="spellStart"/>
            <w:r>
              <w:rPr>
                <w:rFonts w:ascii="Arial" w:hAnsi="Arial" w:cs="Arial"/>
                <w:sz w:val="18"/>
                <w:szCs w:val="18"/>
              </w:rPr>
              <w:t>Beidou</w:t>
            </w:r>
            <w:proofErr w:type="spellEnd"/>
            <w:r>
              <w:rPr>
                <w:rFonts w:ascii="Arial" w:hAnsi="Arial" w:cs="Arial"/>
                <w:sz w:val="18"/>
                <w:szCs w:val="18"/>
              </w:rPr>
              <w:t>)</w:t>
            </w:r>
          </w:p>
        </w:tc>
      </w:tr>
      <w:tr w:rsidR="00086DB9" w14:paraId="768090F5" w14:textId="77777777">
        <w:trPr>
          <w:trHeight w:hRule="exact" w:val="284"/>
        </w:trPr>
        <w:tc>
          <w:tcPr>
            <w:tcW w:w="1431" w:type="dxa"/>
            <w:tcMar>
              <w:top w:w="0" w:type="dxa"/>
              <w:left w:w="108" w:type="dxa"/>
              <w:bottom w:w="0" w:type="dxa"/>
              <w:right w:w="108" w:type="dxa"/>
            </w:tcMar>
            <w:vAlign w:val="center"/>
          </w:tcPr>
          <w:p w14:paraId="768090F3" w14:textId="77777777" w:rsidR="00086DB9" w:rsidRDefault="00986FBA">
            <w:pPr>
              <w:pStyle w:val="Standard"/>
              <w:snapToGrid w:val="0"/>
              <w:rPr>
                <w:rFonts w:ascii="Arial" w:hAnsi="Arial" w:cs="Arial"/>
                <w:b/>
                <w:sz w:val="18"/>
                <w:szCs w:val="18"/>
              </w:rPr>
            </w:pPr>
            <w:r>
              <w:rPr>
                <w:rFonts w:ascii="Arial" w:hAnsi="Arial" w:cs="Arial"/>
                <w:b/>
                <w:sz w:val="18"/>
                <w:szCs w:val="18"/>
              </w:rPr>
              <w:t>GPS</w:t>
            </w:r>
          </w:p>
        </w:tc>
        <w:tc>
          <w:tcPr>
            <w:tcW w:w="7625" w:type="dxa"/>
            <w:tcMar>
              <w:top w:w="0" w:type="dxa"/>
              <w:left w:w="108" w:type="dxa"/>
              <w:bottom w:w="0" w:type="dxa"/>
              <w:right w:w="108" w:type="dxa"/>
            </w:tcMar>
            <w:vAlign w:val="center"/>
          </w:tcPr>
          <w:p w14:paraId="768090F4"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Positioning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(USA)</w:t>
            </w:r>
          </w:p>
        </w:tc>
      </w:tr>
      <w:tr w:rsidR="00086DB9" w14:paraId="768090F8" w14:textId="77777777">
        <w:trPr>
          <w:trHeight w:hRule="exact" w:val="284"/>
        </w:trPr>
        <w:tc>
          <w:tcPr>
            <w:tcW w:w="1431" w:type="dxa"/>
            <w:tcMar>
              <w:top w:w="0" w:type="dxa"/>
              <w:left w:w="108" w:type="dxa"/>
              <w:bottom w:w="0" w:type="dxa"/>
              <w:right w:w="108" w:type="dxa"/>
            </w:tcMar>
            <w:vAlign w:val="center"/>
          </w:tcPr>
          <w:p w14:paraId="768090F6" w14:textId="77777777" w:rsidR="00086DB9" w:rsidRDefault="00986FBA">
            <w:pPr>
              <w:pStyle w:val="Standard"/>
              <w:snapToGrid w:val="0"/>
              <w:rPr>
                <w:rFonts w:ascii="Arial" w:hAnsi="Arial" w:cs="Arial"/>
                <w:b/>
                <w:sz w:val="18"/>
                <w:szCs w:val="18"/>
              </w:rPr>
            </w:pPr>
            <w:r>
              <w:rPr>
                <w:rFonts w:ascii="Arial" w:hAnsi="Arial" w:cs="Arial"/>
                <w:b/>
                <w:sz w:val="18"/>
                <w:szCs w:val="18"/>
              </w:rPr>
              <w:t>GRACE</w:t>
            </w:r>
          </w:p>
        </w:tc>
        <w:tc>
          <w:tcPr>
            <w:tcW w:w="7625" w:type="dxa"/>
            <w:tcMar>
              <w:top w:w="0" w:type="dxa"/>
              <w:left w:w="108" w:type="dxa"/>
              <w:bottom w:w="0" w:type="dxa"/>
              <w:right w:w="108" w:type="dxa"/>
            </w:tcMar>
            <w:vAlign w:val="center"/>
          </w:tcPr>
          <w:p w14:paraId="768090F7" w14:textId="77777777" w:rsidR="00086DB9" w:rsidRDefault="00986FBA">
            <w:pPr>
              <w:pStyle w:val="Standard"/>
              <w:snapToGrid w:val="0"/>
              <w:rPr>
                <w:rFonts w:ascii="Arial" w:hAnsi="Arial" w:cs="Arial"/>
                <w:sz w:val="18"/>
                <w:szCs w:val="18"/>
              </w:rPr>
            </w:pPr>
            <w:r>
              <w:rPr>
                <w:rFonts w:ascii="Arial" w:hAnsi="Arial" w:cs="Arial"/>
                <w:sz w:val="18"/>
                <w:szCs w:val="18"/>
              </w:rPr>
              <w:t>Gravity</w:t>
            </w:r>
            <w:r>
              <w:rPr>
                <w:rFonts w:ascii="Arial" w:eastAsia="Arial" w:hAnsi="Arial" w:cs="Arial"/>
                <w:sz w:val="18"/>
                <w:szCs w:val="18"/>
              </w:rPr>
              <w:t xml:space="preserve"> </w:t>
            </w:r>
            <w:r>
              <w:rPr>
                <w:rFonts w:ascii="Arial" w:hAnsi="Arial" w:cs="Arial"/>
                <w:sz w:val="18"/>
                <w:szCs w:val="18"/>
              </w:rPr>
              <w:t>Recovery</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Experiment</w:t>
            </w:r>
            <w:r>
              <w:rPr>
                <w:rFonts w:ascii="Arial" w:eastAsia="Arial" w:hAnsi="Arial" w:cs="Arial"/>
                <w:sz w:val="18"/>
                <w:szCs w:val="18"/>
              </w:rPr>
              <w:t xml:space="preserve"> </w:t>
            </w:r>
            <w:r>
              <w:rPr>
                <w:rFonts w:ascii="Arial" w:hAnsi="Arial" w:cs="Arial"/>
                <w:sz w:val="18"/>
                <w:szCs w:val="18"/>
              </w:rPr>
              <w:t>(Germany/USA)</w:t>
            </w:r>
          </w:p>
        </w:tc>
      </w:tr>
      <w:tr w:rsidR="00086DB9" w14:paraId="768090FB" w14:textId="77777777">
        <w:trPr>
          <w:trHeight w:hRule="exact" w:val="284"/>
        </w:trPr>
        <w:tc>
          <w:tcPr>
            <w:tcW w:w="1431" w:type="dxa"/>
            <w:tcMar>
              <w:top w:w="0" w:type="dxa"/>
              <w:left w:w="108" w:type="dxa"/>
              <w:bottom w:w="0" w:type="dxa"/>
              <w:right w:w="108" w:type="dxa"/>
            </w:tcMar>
            <w:vAlign w:val="center"/>
          </w:tcPr>
          <w:p w14:paraId="768090F9" w14:textId="77777777" w:rsidR="00086DB9" w:rsidRDefault="00986FBA">
            <w:pPr>
              <w:pStyle w:val="Standard"/>
              <w:snapToGrid w:val="0"/>
              <w:rPr>
                <w:rFonts w:ascii="Arial" w:hAnsi="Arial" w:cs="Arial"/>
                <w:b/>
                <w:sz w:val="18"/>
                <w:szCs w:val="18"/>
              </w:rPr>
            </w:pPr>
            <w:r>
              <w:rPr>
                <w:rFonts w:ascii="Arial" w:hAnsi="Arial" w:cs="Arial"/>
                <w:b/>
                <w:sz w:val="18"/>
                <w:szCs w:val="18"/>
              </w:rPr>
              <w:t>GRACE-FO</w:t>
            </w:r>
          </w:p>
        </w:tc>
        <w:tc>
          <w:tcPr>
            <w:tcW w:w="7625" w:type="dxa"/>
            <w:tcMar>
              <w:top w:w="0" w:type="dxa"/>
              <w:left w:w="108" w:type="dxa"/>
              <w:bottom w:w="0" w:type="dxa"/>
              <w:right w:w="108" w:type="dxa"/>
            </w:tcMar>
            <w:vAlign w:val="center"/>
          </w:tcPr>
          <w:p w14:paraId="768090FA" w14:textId="77777777" w:rsidR="00086DB9" w:rsidRDefault="00986FBA">
            <w:pPr>
              <w:pStyle w:val="Standard"/>
              <w:snapToGrid w:val="0"/>
              <w:rPr>
                <w:rFonts w:ascii="Arial" w:hAnsi="Arial" w:cs="Arial"/>
                <w:sz w:val="18"/>
                <w:szCs w:val="18"/>
              </w:rPr>
            </w:pPr>
            <w:r>
              <w:rPr>
                <w:rFonts w:ascii="Arial" w:hAnsi="Arial" w:cs="Arial"/>
                <w:sz w:val="18"/>
                <w:szCs w:val="18"/>
              </w:rPr>
              <w:t>GRACE Follow-on experiment (Germany/USA)</w:t>
            </w:r>
          </w:p>
        </w:tc>
      </w:tr>
      <w:tr w:rsidR="00086DB9" w14:paraId="768090FE" w14:textId="77777777">
        <w:trPr>
          <w:trHeight w:hRule="exact" w:val="284"/>
        </w:trPr>
        <w:tc>
          <w:tcPr>
            <w:tcW w:w="1431" w:type="dxa"/>
            <w:tcMar>
              <w:top w:w="0" w:type="dxa"/>
              <w:left w:w="108" w:type="dxa"/>
              <w:bottom w:w="0" w:type="dxa"/>
              <w:right w:w="108" w:type="dxa"/>
            </w:tcMar>
            <w:vAlign w:val="center"/>
          </w:tcPr>
          <w:p w14:paraId="768090FC" w14:textId="77777777" w:rsidR="00086DB9" w:rsidRDefault="00986FBA">
            <w:pPr>
              <w:pStyle w:val="Standard"/>
              <w:snapToGrid w:val="0"/>
              <w:rPr>
                <w:rFonts w:ascii="Arial" w:hAnsi="Arial" w:cs="Arial"/>
                <w:b/>
                <w:sz w:val="18"/>
                <w:szCs w:val="18"/>
              </w:rPr>
            </w:pPr>
            <w:r>
              <w:rPr>
                <w:rFonts w:ascii="Arial" w:hAnsi="Arial" w:cs="Arial"/>
                <w:b/>
                <w:sz w:val="18"/>
                <w:szCs w:val="18"/>
              </w:rPr>
              <w:t>GRAS</w:t>
            </w:r>
          </w:p>
        </w:tc>
        <w:tc>
          <w:tcPr>
            <w:tcW w:w="7625" w:type="dxa"/>
            <w:tcMar>
              <w:top w:w="0" w:type="dxa"/>
              <w:left w:w="108" w:type="dxa"/>
              <w:bottom w:w="0" w:type="dxa"/>
              <w:right w:w="108" w:type="dxa"/>
            </w:tcMar>
            <w:vAlign w:val="center"/>
          </w:tcPr>
          <w:p w14:paraId="768090FD" w14:textId="77777777" w:rsidR="00086DB9" w:rsidRDefault="00986FBA">
            <w:pPr>
              <w:pStyle w:val="Standard"/>
              <w:snapToGrid w:val="0"/>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Receiver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 xml:space="preserve">(on </w:t>
            </w:r>
            <w:proofErr w:type="spellStart"/>
            <w:r>
              <w:rPr>
                <w:rFonts w:ascii="Arial" w:hAnsi="Arial" w:cs="Arial"/>
                <w:sz w:val="18"/>
                <w:szCs w:val="18"/>
              </w:rPr>
              <w:t>Metop</w:t>
            </w:r>
            <w:proofErr w:type="spellEnd"/>
            <w:r>
              <w:rPr>
                <w:rFonts w:ascii="Arial" w:hAnsi="Arial" w:cs="Arial"/>
                <w:sz w:val="18"/>
                <w:szCs w:val="18"/>
              </w:rPr>
              <w:t xml:space="preserve"> satellite)</w:t>
            </w:r>
          </w:p>
        </w:tc>
      </w:tr>
      <w:tr w:rsidR="00086DB9" w14:paraId="76809101" w14:textId="77777777">
        <w:trPr>
          <w:trHeight w:hRule="exact" w:val="284"/>
        </w:trPr>
        <w:tc>
          <w:tcPr>
            <w:tcW w:w="1431" w:type="dxa"/>
            <w:tcMar>
              <w:top w:w="0" w:type="dxa"/>
              <w:left w:w="108" w:type="dxa"/>
              <w:bottom w:w="0" w:type="dxa"/>
              <w:right w:w="108" w:type="dxa"/>
            </w:tcMar>
            <w:vAlign w:val="center"/>
          </w:tcPr>
          <w:p w14:paraId="768090FF" w14:textId="77777777" w:rsidR="00086DB9" w:rsidRDefault="00986FBA">
            <w:pPr>
              <w:pStyle w:val="Standard"/>
              <w:snapToGrid w:val="0"/>
              <w:rPr>
                <w:rFonts w:ascii="Arial" w:hAnsi="Arial" w:cs="Arial"/>
                <w:b/>
                <w:sz w:val="18"/>
                <w:szCs w:val="18"/>
              </w:rPr>
            </w:pPr>
            <w:r>
              <w:rPr>
                <w:rFonts w:ascii="Arial" w:hAnsi="Arial" w:cs="Arial"/>
                <w:b/>
                <w:sz w:val="18"/>
                <w:szCs w:val="18"/>
              </w:rPr>
              <w:t>GRIB</w:t>
            </w:r>
          </w:p>
        </w:tc>
        <w:tc>
          <w:tcPr>
            <w:tcW w:w="7625" w:type="dxa"/>
            <w:tcMar>
              <w:top w:w="0" w:type="dxa"/>
              <w:left w:w="108" w:type="dxa"/>
              <w:bottom w:w="0" w:type="dxa"/>
              <w:right w:w="108" w:type="dxa"/>
            </w:tcMar>
            <w:vAlign w:val="center"/>
          </w:tcPr>
          <w:p w14:paraId="76809100"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GRIdded</w:t>
            </w:r>
            <w:proofErr w:type="spellEnd"/>
            <w:r>
              <w:rPr>
                <w:rFonts w:ascii="Arial" w:eastAsia="Arial" w:hAnsi="Arial" w:cs="Arial"/>
                <w:sz w:val="18"/>
                <w:szCs w:val="18"/>
              </w:rPr>
              <w:t xml:space="preserve"> </w:t>
            </w: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(WMO)</w:t>
            </w:r>
          </w:p>
        </w:tc>
      </w:tr>
      <w:tr w:rsidR="00086DB9" w14:paraId="76809104" w14:textId="77777777">
        <w:trPr>
          <w:trHeight w:hRule="exact" w:val="284"/>
        </w:trPr>
        <w:tc>
          <w:tcPr>
            <w:tcW w:w="1431" w:type="dxa"/>
            <w:tcMar>
              <w:top w:w="0" w:type="dxa"/>
              <w:left w:w="108" w:type="dxa"/>
              <w:bottom w:w="0" w:type="dxa"/>
              <w:right w:w="108" w:type="dxa"/>
            </w:tcMar>
            <w:vAlign w:val="center"/>
          </w:tcPr>
          <w:p w14:paraId="76809102" w14:textId="77777777" w:rsidR="00086DB9" w:rsidRDefault="00986FBA">
            <w:pPr>
              <w:pStyle w:val="Standard"/>
              <w:snapToGrid w:val="0"/>
              <w:rPr>
                <w:rFonts w:ascii="Arial" w:hAnsi="Arial" w:cs="Arial"/>
                <w:b/>
                <w:sz w:val="18"/>
                <w:szCs w:val="18"/>
              </w:rPr>
            </w:pPr>
            <w:r>
              <w:rPr>
                <w:rFonts w:ascii="Arial" w:hAnsi="Arial" w:cs="Arial"/>
                <w:b/>
                <w:sz w:val="18"/>
                <w:szCs w:val="18"/>
              </w:rPr>
              <w:t>GSN</w:t>
            </w:r>
          </w:p>
        </w:tc>
        <w:tc>
          <w:tcPr>
            <w:tcW w:w="7625" w:type="dxa"/>
            <w:tcMar>
              <w:top w:w="0" w:type="dxa"/>
              <w:left w:w="108" w:type="dxa"/>
              <w:bottom w:w="0" w:type="dxa"/>
              <w:right w:w="108" w:type="dxa"/>
            </w:tcMar>
            <w:vAlign w:val="center"/>
          </w:tcPr>
          <w:p w14:paraId="76809103" w14:textId="77777777" w:rsidR="00086DB9" w:rsidRDefault="00986FBA">
            <w:pPr>
              <w:pStyle w:val="Standard"/>
              <w:snapToGrid w:val="0"/>
              <w:rPr>
                <w:rFonts w:ascii="Arial" w:hAnsi="Arial" w:cs="Arial"/>
                <w:sz w:val="18"/>
                <w:szCs w:val="18"/>
              </w:rPr>
            </w:pPr>
            <w:r>
              <w:rPr>
                <w:rFonts w:ascii="Arial" w:hAnsi="Arial" w:cs="Arial"/>
                <w:sz w:val="18"/>
                <w:szCs w:val="18"/>
              </w:rPr>
              <w:t>Ground</w:t>
            </w:r>
            <w:r>
              <w:rPr>
                <w:rFonts w:ascii="Arial" w:eastAsia="Arial" w:hAnsi="Arial" w:cs="Arial"/>
                <w:sz w:val="18"/>
                <w:szCs w:val="18"/>
              </w:rPr>
              <w:t xml:space="preserve"> </w:t>
            </w:r>
            <w:r>
              <w:rPr>
                <w:rFonts w:ascii="Arial" w:hAnsi="Arial" w:cs="Arial"/>
                <w:sz w:val="18"/>
                <w:szCs w:val="18"/>
              </w:rPr>
              <w:t>Support</w:t>
            </w:r>
            <w:r>
              <w:rPr>
                <w:rFonts w:ascii="Arial" w:eastAsia="Arial" w:hAnsi="Arial" w:cs="Arial"/>
                <w:sz w:val="18"/>
                <w:szCs w:val="18"/>
              </w:rPr>
              <w:t xml:space="preserve"> </w:t>
            </w:r>
            <w:r>
              <w:rPr>
                <w:rFonts w:ascii="Arial" w:hAnsi="Arial" w:cs="Arial"/>
                <w:sz w:val="18"/>
                <w:szCs w:val="18"/>
              </w:rPr>
              <w:t>Network</w:t>
            </w:r>
          </w:p>
        </w:tc>
      </w:tr>
      <w:tr w:rsidR="00086DB9" w14:paraId="76809107" w14:textId="77777777">
        <w:trPr>
          <w:trHeight w:hRule="exact" w:val="284"/>
        </w:trPr>
        <w:tc>
          <w:tcPr>
            <w:tcW w:w="1431" w:type="dxa"/>
            <w:tcMar>
              <w:top w:w="0" w:type="dxa"/>
              <w:left w:w="108" w:type="dxa"/>
              <w:bottom w:w="0" w:type="dxa"/>
              <w:right w:w="108" w:type="dxa"/>
            </w:tcMar>
            <w:vAlign w:val="center"/>
          </w:tcPr>
          <w:p w14:paraId="76809105" w14:textId="77777777" w:rsidR="00086DB9" w:rsidRDefault="00986FBA">
            <w:pPr>
              <w:pStyle w:val="Standard"/>
              <w:snapToGrid w:val="0"/>
              <w:rPr>
                <w:rFonts w:ascii="Arial" w:hAnsi="Arial" w:cs="Arial"/>
                <w:b/>
                <w:sz w:val="18"/>
                <w:szCs w:val="18"/>
              </w:rPr>
            </w:pPr>
            <w:r>
              <w:rPr>
                <w:rFonts w:ascii="Arial" w:hAnsi="Arial" w:cs="Arial"/>
                <w:b/>
                <w:sz w:val="18"/>
                <w:szCs w:val="18"/>
              </w:rPr>
              <w:t>GTS</w:t>
            </w:r>
          </w:p>
        </w:tc>
        <w:tc>
          <w:tcPr>
            <w:tcW w:w="7625" w:type="dxa"/>
            <w:tcMar>
              <w:top w:w="0" w:type="dxa"/>
              <w:left w:w="108" w:type="dxa"/>
              <w:bottom w:w="0" w:type="dxa"/>
              <w:right w:w="108" w:type="dxa"/>
            </w:tcMar>
            <w:vAlign w:val="center"/>
          </w:tcPr>
          <w:p w14:paraId="76809106"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Telecommunications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(WMO)</w:t>
            </w:r>
          </w:p>
        </w:tc>
      </w:tr>
      <w:tr w:rsidR="00086DB9" w14:paraId="7680910A" w14:textId="77777777">
        <w:trPr>
          <w:trHeight w:hRule="exact" w:val="284"/>
        </w:trPr>
        <w:tc>
          <w:tcPr>
            <w:tcW w:w="1431" w:type="dxa"/>
            <w:tcMar>
              <w:top w:w="0" w:type="dxa"/>
              <w:left w:w="108" w:type="dxa"/>
              <w:bottom w:w="0" w:type="dxa"/>
              <w:right w:w="108" w:type="dxa"/>
            </w:tcMar>
            <w:vAlign w:val="center"/>
          </w:tcPr>
          <w:p w14:paraId="76809108" w14:textId="77777777" w:rsidR="00086DB9" w:rsidRDefault="00986FBA">
            <w:pPr>
              <w:pStyle w:val="Standard"/>
              <w:snapToGrid w:val="0"/>
              <w:rPr>
                <w:rFonts w:ascii="Arial" w:hAnsi="Arial" w:cs="Arial"/>
                <w:b/>
                <w:sz w:val="18"/>
                <w:szCs w:val="18"/>
              </w:rPr>
            </w:pPr>
            <w:r>
              <w:rPr>
                <w:rFonts w:ascii="Arial" w:hAnsi="Arial" w:cs="Arial"/>
                <w:b/>
                <w:sz w:val="18"/>
                <w:szCs w:val="18"/>
              </w:rPr>
              <w:t>ICDR</w:t>
            </w:r>
          </w:p>
        </w:tc>
        <w:tc>
          <w:tcPr>
            <w:tcW w:w="7625" w:type="dxa"/>
            <w:tcMar>
              <w:top w:w="0" w:type="dxa"/>
              <w:left w:w="108" w:type="dxa"/>
              <w:bottom w:w="0" w:type="dxa"/>
              <w:right w:w="108" w:type="dxa"/>
            </w:tcMar>
            <w:vAlign w:val="center"/>
          </w:tcPr>
          <w:p w14:paraId="76809109" w14:textId="77777777" w:rsidR="00086DB9" w:rsidRDefault="00986FBA">
            <w:pPr>
              <w:pStyle w:val="Standard"/>
              <w:snapToGrid w:val="0"/>
              <w:rPr>
                <w:rFonts w:ascii="Arial" w:hAnsi="Arial" w:cs="Arial"/>
                <w:sz w:val="18"/>
                <w:szCs w:val="18"/>
              </w:rPr>
            </w:pPr>
            <w:r>
              <w:rPr>
                <w:rFonts w:ascii="Arial" w:hAnsi="Arial" w:cs="Arial"/>
                <w:sz w:val="18"/>
                <w:szCs w:val="18"/>
              </w:rPr>
              <w:t>Interim Climate Data Record</w:t>
            </w:r>
          </w:p>
        </w:tc>
      </w:tr>
      <w:tr w:rsidR="00086DB9" w14:paraId="7680910D" w14:textId="77777777">
        <w:trPr>
          <w:trHeight w:hRule="exact" w:val="284"/>
        </w:trPr>
        <w:tc>
          <w:tcPr>
            <w:tcW w:w="1431" w:type="dxa"/>
            <w:tcMar>
              <w:top w:w="0" w:type="dxa"/>
              <w:left w:w="108" w:type="dxa"/>
              <w:bottom w:w="0" w:type="dxa"/>
              <w:right w:w="108" w:type="dxa"/>
            </w:tcMar>
            <w:vAlign w:val="center"/>
          </w:tcPr>
          <w:p w14:paraId="7680910B" w14:textId="77777777" w:rsidR="00086DB9" w:rsidRDefault="00986FBA">
            <w:pPr>
              <w:pStyle w:val="Standard"/>
              <w:snapToGrid w:val="0"/>
              <w:rPr>
                <w:rFonts w:ascii="Arial" w:hAnsi="Arial" w:cs="Arial"/>
                <w:b/>
                <w:sz w:val="18"/>
                <w:szCs w:val="18"/>
              </w:rPr>
            </w:pPr>
            <w:r>
              <w:rPr>
                <w:rFonts w:ascii="Arial" w:hAnsi="Arial" w:cs="Arial"/>
                <w:b/>
                <w:sz w:val="18"/>
                <w:szCs w:val="18"/>
              </w:rPr>
              <w:t>ISRO</w:t>
            </w:r>
          </w:p>
        </w:tc>
        <w:tc>
          <w:tcPr>
            <w:tcW w:w="7625" w:type="dxa"/>
            <w:tcMar>
              <w:top w:w="0" w:type="dxa"/>
              <w:left w:w="108" w:type="dxa"/>
              <w:bottom w:w="0" w:type="dxa"/>
              <w:right w:w="108" w:type="dxa"/>
            </w:tcMar>
            <w:vAlign w:val="center"/>
          </w:tcPr>
          <w:p w14:paraId="7680910C" w14:textId="77777777" w:rsidR="00086DB9" w:rsidRDefault="00986FBA">
            <w:pPr>
              <w:pStyle w:val="Standard"/>
              <w:snapToGrid w:val="0"/>
              <w:rPr>
                <w:rFonts w:ascii="Arial" w:hAnsi="Arial" w:cs="Arial"/>
                <w:sz w:val="18"/>
                <w:szCs w:val="18"/>
              </w:rPr>
            </w:pPr>
            <w:r>
              <w:rPr>
                <w:rFonts w:ascii="Arial" w:hAnsi="Arial" w:cs="Arial"/>
                <w:sz w:val="18"/>
                <w:szCs w:val="18"/>
              </w:rPr>
              <w:t>Indian Space Research Organisation</w:t>
            </w:r>
          </w:p>
        </w:tc>
      </w:tr>
      <w:tr w:rsidR="00086DB9" w14:paraId="76809110" w14:textId="77777777">
        <w:trPr>
          <w:trHeight w:hRule="exact" w:val="284"/>
        </w:trPr>
        <w:tc>
          <w:tcPr>
            <w:tcW w:w="1431" w:type="dxa"/>
            <w:tcMar>
              <w:top w:w="0" w:type="dxa"/>
              <w:left w:w="108" w:type="dxa"/>
              <w:bottom w:w="0" w:type="dxa"/>
              <w:right w:w="108" w:type="dxa"/>
            </w:tcMar>
            <w:vAlign w:val="center"/>
          </w:tcPr>
          <w:p w14:paraId="7680910E" w14:textId="77777777" w:rsidR="00086DB9" w:rsidRDefault="00986FBA">
            <w:pPr>
              <w:pStyle w:val="Standard"/>
              <w:snapToGrid w:val="0"/>
              <w:rPr>
                <w:rFonts w:ascii="Arial" w:hAnsi="Arial" w:cs="Arial"/>
                <w:b/>
                <w:sz w:val="18"/>
                <w:szCs w:val="18"/>
              </w:rPr>
            </w:pPr>
            <w:r>
              <w:rPr>
                <w:rFonts w:ascii="Arial" w:hAnsi="Arial" w:cs="Arial"/>
                <w:b/>
                <w:sz w:val="18"/>
                <w:szCs w:val="18"/>
              </w:rPr>
              <w:t>JPL</w:t>
            </w:r>
          </w:p>
        </w:tc>
        <w:tc>
          <w:tcPr>
            <w:tcW w:w="7625" w:type="dxa"/>
            <w:tcMar>
              <w:top w:w="0" w:type="dxa"/>
              <w:left w:w="108" w:type="dxa"/>
              <w:bottom w:w="0" w:type="dxa"/>
              <w:right w:w="108" w:type="dxa"/>
            </w:tcMar>
            <w:vAlign w:val="center"/>
          </w:tcPr>
          <w:p w14:paraId="7680910F" w14:textId="77777777" w:rsidR="00086DB9" w:rsidRDefault="00986FBA">
            <w:pPr>
              <w:pStyle w:val="Standard"/>
              <w:snapToGrid w:val="0"/>
              <w:rPr>
                <w:rFonts w:ascii="Arial" w:hAnsi="Arial" w:cs="Arial"/>
                <w:sz w:val="18"/>
                <w:szCs w:val="18"/>
              </w:rPr>
            </w:pPr>
            <w:r>
              <w:rPr>
                <w:rFonts w:ascii="Arial" w:hAnsi="Arial" w:cs="Arial"/>
                <w:sz w:val="18"/>
                <w:szCs w:val="18"/>
              </w:rPr>
              <w:t>Jet Propulsion Laboratory</w:t>
            </w:r>
          </w:p>
        </w:tc>
      </w:tr>
      <w:tr w:rsidR="00086DB9" w14:paraId="76809113" w14:textId="77777777">
        <w:trPr>
          <w:trHeight w:hRule="exact" w:val="284"/>
        </w:trPr>
        <w:tc>
          <w:tcPr>
            <w:tcW w:w="1431" w:type="dxa"/>
            <w:tcMar>
              <w:top w:w="0" w:type="dxa"/>
              <w:left w:w="108" w:type="dxa"/>
              <w:bottom w:w="0" w:type="dxa"/>
              <w:right w:w="108" w:type="dxa"/>
            </w:tcMar>
            <w:vAlign w:val="center"/>
          </w:tcPr>
          <w:p w14:paraId="76809111" w14:textId="77777777" w:rsidR="00086DB9" w:rsidRDefault="00986FBA">
            <w:pPr>
              <w:pStyle w:val="Standard"/>
              <w:snapToGrid w:val="0"/>
              <w:rPr>
                <w:rFonts w:ascii="Arial" w:hAnsi="Arial" w:cs="Arial"/>
                <w:b/>
                <w:sz w:val="18"/>
                <w:szCs w:val="18"/>
              </w:rPr>
            </w:pPr>
            <w:r>
              <w:rPr>
                <w:rFonts w:ascii="Arial" w:hAnsi="Arial" w:cs="Arial"/>
                <w:b/>
                <w:sz w:val="18"/>
                <w:szCs w:val="18"/>
              </w:rPr>
              <w:t>KMA</w:t>
            </w:r>
          </w:p>
        </w:tc>
        <w:tc>
          <w:tcPr>
            <w:tcW w:w="7625" w:type="dxa"/>
            <w:tcMar>
              <w:top w:w="0" w:type="dxa"/>
              <w:left w:w="108" w:type="dxa"/>
              <w:bottom w:w="0" w:type="dxa"/>
              <w:right w:w="108" w:type="dxa"/>
            </w:tcMar>
            <w:vAlign w:val="center"/>
          </w:tcPr>
          <w:p w14:paraId="76809112" w14:textId="77777777" w:rsidR="00086DB9" w:rsidRDefault="00986FBA">
            <w:pPr>
              <w:pStyle w:val="Standard"/>
              <w:snapToGrid w:val="0"/>
              <w:rPr>
                <w:rFonts w:ascii="Arial" w:hAnsi="Arial" w:cs="Arial"/>
                <w:sz w:val="18"/>
                <w:szCs w:val="18"/>
              </w:rPr>
            </w:pPr>
            <w:r>
              <w:rPr>
                <w:rFonts w:ascii="Arial" w:hAnsi="Arial" w:cs="Arial"/>
                <w:sz w:val="18"/>
                <w:szCs w:val="18"/>
              </w:rPr>
              <w:t>Korean Meteorological Agency</w:t>
            </w:r>
          </w:p>
        </w:tc>
      </w:tr>
      <w:tr w:rsidR="00086DB9" w14:paraId="76809116" w14:textId="77777777">
        <w:trPr>
          <w:trHeight w:hRule="exact" w:val="284"/>
        </w:trPr>
        <w:tc>
          <w:tcPr>
            <w:tcW w:w="1431" w:type="dxa"/>
            <w:tcMar>
              <w:top w:w="0" w:type="dxa"/>
              <w:left w:w="108" w:type="dxa"/>
              <w:bottom w:w="0" w:type="dxa"/>
              <w:right w:w="108" w:type="dxa"/>
            </w:tcMar>
            <w:vAlign w:val="center"/>
          </w:tcPr>
          <w:p w14:paraId="76809114" w14:textId="77777777" w:rsidR="00086DB9" w:rsidRDefault="00986FBA">
            <w:pPr>
              <w:pStyle w:val="Standard"/>
              <w:snapToGrid w:val="0"/>
              <w:rPr>
                <w:rFonts w:ascii="Arial" w:hAnsi="Arial" w:cs="Arial"/>
                <w:b/>
                <w:sz w:val="18"/>
                <w:szCs w:val="18"/>
              </w:rPr>
            </w:pPr>
            <w:r>
              <w:rPr>
                <w:rFonts w:ascii="Arial" w:hAnsi="Arial" w:cs="Arial"/>
                <w:b/>
                <w:sz w:val="18"/>
                <w:szCs w:val="18"/>
              </w:rPr>
              <w:t>KOMPSAT-5</w:t>
            </w:r>
          </w:p>
        </w:tc>
        <w:tc>
          <w:tcPr>
            <w:tcW w:w="7625" w:type="dxa"/>
            <w:tcMar>
              <w:top w:w="0" w:type="dxa"/>
              <w:left w:w="108" w:type="dxa"/>
              <w:bottom w:w="0" w:type="dxa"/>
              <w:right w:w="108" w:type="dxa"/>
            </w:tcMar>
            <w:vAlign w:val="center"/>
          </w:tcPr>
          <w:p w14:paraId="76809115" w14:textId="77777777" w:rsidR="00086DB9" w:rsidRDefault="00986FBA">
            <w:pPr>
              <w:pStyle w:val="Standard"/>
              <w:snapToGrid w:val="0"/>
              <w:rPr>
                <w:rFonts w:ascii="Arial" w:hAnsi="Arial" w:cs="Arial"/>
                <w:sz w:val="18"/>
                <w:szCs w:val="18"/>
              </w:rPr>
            </w:pPr>
            <w:r>
              <w:rPr>
                <w:rFonts w:ascii="Arial" w:hAnsi="Arial" w:cs="Arial"/>
                <w:sz w:val="18"/>
                <w:szCs w:val="18"/>
              </w:rPr>
              <w:t>GNSS radio occultation receiver (KMA)</w:t>
            </w:r>
          </w:p>
        </w:tc>
      </w:tr>
      <w:tr w:rsidR="00086DB9" w14:paraId="76809119" w14:textId="77777777">
        <w:trPr>
          <w:trHeight w:hRule="exact" w:val="284"/>
        </w:trPr>
        <w:tc>
          <w:tcPr>
            <w:tcW w:w="1431" w:type="dxa"/>
            <w:tcMar>
              <w:top w:w="0" w:type="dxa"/>
              <w:left w:w="108" w:type="dxa"/>
              <w:bottom w:w="0" w:type="dxa"/>
              <w:right w:w="108" w:type="dxa"/>
            </w:tcMar>
            <w:vAlign w:val="center"/>
          </w:tcPr>
          <w:p w14:paraId="76809117"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Megha</w:t>
            </w:r>
            <w:proofErr w:type="spellEnd"/>
            <w:r>
              <w:rPr>
                <w:rFonts w:ascii="Arial" w:hAnsi="Arial" w:cs="Arial"/>
                <w:b/>
                <w:sz w:val="18"/>
                <w:szCs w:val="18"/>
              </w:rPr>
              <w:t>-</w:t>
            </w:r>
          </w:p>
        </w:tc>
        <w:tc>
          <w:tcPr>
            <w:tcW w:w="7625" w:type="dxa"/>
            <w:tcMar>
              <w:top w:w="0" w:type="dxa"/>
              <w:left w:w="108" w:type="dxa"/>
              <w:bottom w:w="0" w:type="dxa"/>
              <w:right w:w="108" w:type="dxa"/>
            </w:tcMar>
            <w:vAlign w:val="center"/>
          </w:tcPr>
          <w:p w14:paraId="76809118" w14:textId="77777777" w:rsidR="00086DB9" w:rsidRDefault="00986FBA">
            <w:pPr>
              <w:pStyle w:val="Standard"/>
              <w:snapToGrid w:val="0"/>
              <w:rPr>
                <w:rFonts w:ascii="Arial" w:hAnsi="Arial" w:cs="Arial"/>
                <w:sz w:val="18"/>
                <w:szCs w:val="18"/>
              </w:rPr>
            </w:pPr>
            <w:r>
              <w:rPr>
                <w:rFonts w:ascii="Arial" w:hAnsi="Arial" w:cs="Arial"/>
                <w:sz w:val="18"/>
                <w:szCs w:val="18"/>
              </w:rPr>
              <w:t>Tropical water cycle (and RO) experiment (India/France)</w:t>
            </w:r>
          </w:p>
        </w:tc>
      </w:tr>
      <w:tr w:rsidR="00086DB9" w14:paraId="7680911C" w14:textId="77777777">
        <w:trPr>
          <w:trHeight w:hRule="exact" w:val="284"/>
        </w:trPr>
        <w:tc>
          <w:tcPr>
            <w:tcW w:w="1431" w:type="dxa"/>
            <w:tcMar>
              <w:top w:w="0" w:type="dxa"/>
              <w:left w:w="108" w:type="dxa"/>
              <w:bottom w:w="0" w:type="dxa"/>
              <w:right w:w="108" w:type="dxa"/>
            </w:tcMar>
            <w:vAlign w:val="center"/>
          </w:tcPr>
          <w:p w14:paraId="7680911A" w14:textId="77777777" w:rsidR="00086DB9" w:rsidRDefault="00986FBA">
            <w:pPr>
              <w:pStyle w:val="Standard"/>
              <w:snapToGrid w:val="0"/>
              <w:rPr>
                <w:rFonts w:ascii="Arial" w:hAnsi="Arial" w:cs="Arial"/>
                <w:b/>
                <w:sz w:val="18"/>
                <w:szCs w:val="18"/>
              </w:rPr>
            </w:pPr>
            <w:r>
              <w:rPr>
                <w:rFonts w:ascii="Arial" w:hAnsi="Arial" w:cs="Arial"/>
                <w:b/>
                <w:sz w:val="18"/>
                <w:szCs w:val="18"/>
              </w:rPr>
              <w:t xml:space="preserve">  </w:t>
            </w:r>
            <w:proofErr w:type="spellStart"/>
            <w:r>
              <w:rPr>
                <w:rFonts w:ascii="Arial" w:hAnsi="Arial" w:cs="Arial"/>
                <w:b/>
                <w:sz w:val="18"/>
                <w:szCs w:val="18"/>
              </w:rPr>
              <w:t>Tropiques</w:t>
            </w:r>
            <w:proofErr w:type="spellEnd"/>
          </w:p>
        </w:tc>
        <w:tc>
          <w:tcPr>
            <w:tcW w:w="7625" w:type="dxa"/>
            <w:tcMar>
              <w:top w:w="0" w:type="dxa"/>
              <w:left w:w="108" w:type="dxa"/>
              <w:bottom w:w="0" w:type="dxa"/>
              <w:right w:w="108" w:type="dxa"/>
            </w:tcMar>
            <w:vAlign w:val="center"/>
          </w:tcPr>
          <w:p w14:paraId="7680911B" w14:textId="77777777" w:rsidR="00086DB9" w:rsidRDefault="00086DB9">
            <w:pPr>
              <w:pStyle w:val="Standard"/>
              <w:snapToGrid w:val="0"/>
              <w:rPr>
                <w:rFonts w:ascii="Arial" w:hAnsi="Arial" w:cs="Arial"/>
                <w:sz w:val="18"/>
                <w:szCs w:val="18"/>
              </w:rPr>
            </w:pPr>
          </w:p>
        </w:tc>
      </w:tr>
      <w:tr w:rsidR="00086DB9" w14:paraId="7680911F" w14:textId="77777777">
        <w:trPr>
          <w:trHeight w:hRule="exact" w:val="284"/>
        </w:trPr>
        <w:tc>
          <w:tcPr>
            <w:tcW w:w="1431" w:type="dxa"/>
            <w:tcMar>
              <w:top w:w="0" w:type="dxa"/>
              <w:left w:w="108" w:type="dxa"/>
              <w:bottom w:w="0" w:type="dxa"/>
              <w:right w:w="108" w:type="dxa"/>
            </w:tcMar>
            <w:vAlign w:val="center"/>
          </w:tcPr>
          <w:p w14:paraId="7680911D"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MetDB</w:t>
            </w:r>
            <w:proofErr w:type="spellEnd"/>
          </w:p>
        </w:tc>
        <w:tc>
          <w:tcPr>
            <w:tcW w:w="7625" w:type="dxa"/>
            <w:tcMar>
              <w:top w:w="0" w:type="dxa"/>
              <w:left w:w="108" w:type="dxa"/>
              <w:bottom w:w="0" w:type="dxa"/>
              <w:right w:w="108" w:type="dxa"/>
            </w:tcMar>
            <w:vAlign w:val="center"/>
          </w:tcPr>
          <w:p w14:paraId="7680911E" w14:textId="77777777" w:rsidR="00086DB9" w:rsidRDefault="00986FBA">
            <w:pPr>
              <w:pStyle w:val="Standard"/>
              <w:snapToGrid w:val="0"/>
              <w:rPr>
                <w:rFonts w:ascii="Arial" w:hAnsi="Arial" w:cs="Arial"/>
                <w:sz w:val="18"/>
                <w:szCs w:val="18"/>
              </w:rPr>
            </w:pP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Base</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p>
        </w:tc>
      </w:tr>
      <w:tr w:rsidR="00086DB9" w14:paraId="76809122" w14:textId="77777777">
        <w:trPr>
          <w:trHeight w:hRule="exact" w:val="284"/>
        </w:trPr>
        <w:tc>
          <w:tcPr>
            <w:tcW w:w="1431" w:type="dxa"/>
            <w:tcMar>
              <w:top w:w="0" w:type="dxa"/>
              <w:left w:w="108" w:type="dxa"/>
              <w:bottom w:w="0" w:type="dxa"/>
              <w:right w:w="108" w:type="dxa"/>
            </w:tcMar>
            <w:vAlign w:val="center"/>
          </w:tcPr>
          <w:p w14:paraId="76809120"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Metop</w:t>
            </w:r>
            <w:proofErr w:type="spellEnd"/>
          </w:p>
        </w:tc>
        <w:tc>
          <w:tcPr>
            <w:tcW w:w="7625" w:type="dxa"/>
            <w:tcMar>
              <w:top w:w="0" w:type="dxa"/>
              <w:left w:w="108" w:type="dxa"/>
              <w:bottom w:w="0" w:type="dxa"/>
              <w:right w:w="108" w:type="dxa"/>
            </w:tcMar>
            <w:vAlign w:val="center"/>
          </w:tcPr>
          <w:p w14:paraId="76809121" w14:textId="77777777" w:rsidR="00086DB9" w:rsidRDefault="00986FBA">
            <w:pPr>
              <w:pStyle w:val="Standard"/>
              <w:snapToGrid w:val="0"/>
              <w:rPr>
                <w:rFonts w:ascii="Arial" w:hAnsi="Arial" w:cs="Arial"/>
                <w:sz w:val="18"/>
                <w:szCs w:val="18"/>
              </w:rPr>
            </w:pPr>
            <w:proofErr w:type="spellStart"/>
            <w:r>
              <w:rPr>
                <w:rFonts w:ascii="Arial" w:hAnsi="Arial" w:cs="Arial"/>
                <w:sz w:val="18"/>
                <w:szCs w:val="18"/>
              </w:rPr>
              <w:t>METeorological</w:t>
            </w:r>
            <w:proofErr w:type="spellEnd"/>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(EUMETSAT)</w:t>
            </w:r>
          </w:p>
        </w:tc>
      </w:tr>
      <w:tr w:rsidR="00086DB9" w14:paraId="76809125" w14:textId="77777777">
        <w:trPr>
          <w:trHeight w:hRule="exact" w:val="284"/>
        </w:trPr>
        <w:tc>
          <w:tcPr>
            <w:tcW w:w="1431" w:type="dxa"/>
            <w:tcMar>
              <w:top w:w="0" w:type="dxa"/>
              <w:left w:w="108" w:type="dxa"/>
              <w:bottom w:w="0" w:type="dxa"/>
              <w:right w:w="108" w:type="dxa"/>
            </w:tcMar>
            <w:vAlign w:val="center"/>
          </w:tcPr>
          <w:p w14:paraId="76809123" w14:textId="77777777" w:rsidR="00086DB9" w:rsidRDefault="00986FBA">
            <w:pPr>
              <w:pStyle w:val="Standard"/>
              <w:snapToGrid w:val="0"/>
              <w:rPr>
                <w:rFonts w:ascii="Arial" w:hAnsi="Arial" w:cs="Arial"/>
                <w:b/>
                <w:sz w:val="18"/>
                <w:szCs w:val="18"/>
              </w:rPr>
            </w:pPr>
            <w:r>
              <w:rPr>
                <w:rFonts w:ascii="Arial" w:hAnsi="Arial" w:cs="Arial"/>
                <w:b/>
                <w:sz w:val="18"/>
                <w:szCs w:val="18"/>
              </w:rPr>
              <w:t>NASA</w:t>
            </w:r>
          </w:p>
        </w:tc>
        <w:tc>
          <w:tcPr>
            <w:tcW w:w="7625" w:type="dxa"/>
            <w:tcMar>
              <w:top w:w="0" w:type="dxa"/>
              <w:left w:w="108" w:type="dxa"/>
              <w:bottom w:w="0" w:type="dxa"/>
              <w:right w:w="108" w:type="dxa"/>
            </w:tcMar>
            <w:vAlign w:val="center"/>
          </w:tcPr>
          <w:p w14:paraId="76809124" w14:textId="77777777" w:rsidR="00086DB9" w:rsidRDefault="00986FBA">
            <w:pPr>
              <w:pStyle w:val="Standard"/>
              <w:snapToGrid w:val="0"/>
              <w:rPr>
                <w:rFonts w:ascii="Arial" w:hAnsi="Arial" w:cs="Arial"/>
                <w:sz w:val="18"/>
                <w:szCs w:val="18"/>
              </w:rPr>
            </w:pPr>
            <w:r>
              <w:rPr>
                <w:rFonts w:ascii="Arial" w:hAnsi="Arial" w:cs="Arial"/>
                <w:sz w:val="18"/>
                <w:szCs w:val="18"/>
              </w:rPr>
              <w:t>National Aeronautics and Space Administration</w:t>
            </w:r>
          </w:p>
        </w:tc>
      </w:tr>
      <w:tr w:rsidR="00086DB9" w14:paraId="76809128" w14:textId="77777777">
        <w:trPr>
          <w:trHeight w:hRule="exact" w:val="284"/>
        </w:trPr>
        <w:tc>
          <w:tcPr>
            <w:tcW w:w="1431" w:type="dxa"/>
            <w:tcMar>
              <w:top w:w="0" w:type="dxa"/>
              <w:left w:w="108" w:type="dxa"/>
              <w:bottom w:w="0" w:type="dxa"/>
              <w:right w:w="108" w:type="dxa"/>
            </w:tcMar>
            <w:vAlign w:val="center"/>
          </w:tcPr>
          <w:p w14:paraId="76809126"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netCDF</w:t>
            </w:r>
            <w:proofErr w:type="spellEnd"/>
          </w:p>
        </w:tc>
        <w:tc>
          <w:tcPr>
            <w:tcW w:w="7625" w:type="dxa"/>
            <w:tcMar>
              <w:top w:w="0" w:type="dxa"/>
              <w:left w:w="108" w:type="dxa"/>
              <w:bottom w:w="0" w:type="dxa"/>
              <w:right w:w="108" w:type="dxa"/>
            </w:tcMar>
            <w:vAlign w:val="center"/>
          </w:tcPr>
          <w:p w14:paraId="76809127" w14:textId="77777777" w:rsidR="00086DB9" w:rsidRDefault="00986FBA">
            <w:pPr>
              <w:pStyle w:val="Standard"/>
              <w:snapToGrid w:val="0"/>
              <w:rPr>
                <w:rFonts w:ascii="Arial" w:hAnsi="Arial" w:cs="Arial"/>
                <w:sz w:val="18"/>
                <w:szCs w:val="18"/>
              </w:rPr>
            </w:pP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w:t>
            </w:r>
            <w:proofErr w:type="spellStart"/>
            <w:r>
              <w:rPr>
                <w:rFonts w:ascii="Arial" w:hAnsi="Arial" w:cs="Arial"/>
                <w:sz w:val="18"/>
                <w:szCs w:val="18"/>
              </w:rPr>
              <w:t>Unidata</w:t>
            </w:r>
            <w:proofErr w:type="spellEnd"/>
            <w:r>
              <w:rPr>
                <w:rFonts w:ascii="Arial" w:hAnsi="Arial" w:cs="Arial"/>
                <w:sz w:val="18"/>
                <w:szCs w:val="18"/>
              </w:rPr>
              <w:t>)</w:t>
            </w:r>
          </w:p>
        </w:tc>
      </w:tr>
      <w:tr w:rsidR="00086DB9" w14:paraId="7680912B" w14:textId="77777777">
        <w:trPr>
          <w:trHeight w:hRule="exact" w:val="284"/>
        </w:trPr>
        <w:tc>
          <w:tcPr>
            <w:tcW w:w="1431" w:type="dxa"/>
            <w:tcMar>
              <w:top w:w="0" w:type="dxa"/>
              <w:left w:w="108" w:type="dxa"/>
              <w:bottom w:w="0" w:type="dxa"/>
              <w:right w:w="108" w:type="dxa"/>
            </w:tcMar>
            <w:vAlign w:val="center"/>
          </w:tcPr>
          <w:p w14:paraId="76809129" w14:textId="77777777" w:rsidR="00086DB9" w:rsidRDefault="00986FBA">
            <w:pPr>
              <w:pStyle w:val="Standard"/>
              <w:snapToGrid w:val="0"/>
              <w:rPr>
                <w:rFonts w:ascii="Arial" w:hAnsi="Arial" w:cs="Arial"/>
                <w:b/>
                <w:sz w:val="18"/>
                <w:szCs w:val="18"/>
              </w:rPr>
            </w:pPr>
            <w:r>
              <w:rPr>
                <w:rFonts w:ascii="Arial" w:hAnsi="Arial" w:cs="Arial"/>
                <w:b/>
                <w:sz w:val="18"/>
                <w:szCs w:val="18"/>
              </w:rPr>
              <w:t>NMS</w:t>
            </w:r>
          </w:p>
        </w:tc>
        <w:tc>
          <w:tcPr>
            <w:tcW w:w="7625" w:type="dxa"/>
            <w:tcMar>
              <w:top w:w="0" w:type="dxa"/>
              <w:left w:w="108" w:type="dxa"/>
              <w:bottom w:w="0" w:type="dxa"/>
              <w:right w:w="108" w:type="dxa"/>
            </w:tcMar>
            <w:vAlign w:val="center"/>
          </w:tcPr>
          <w:p w14:paraId="7680912A" w14:textId="77777777" w:rsidR="00086DB9" w:rsidRDefault="00986FBA">
            <w:pPr>
              <w:pStyle w:val="Standard"/>
              <w:snapToGrid w:val="0"/>
              <w:rPr>
                <w:rFonts w:ascii="Arial" w:hAnsi="Arial" w:cs="Arial"/>
                <w:sz w:val="18"/>
                <w:szCs w:val="18"/>
              </w:rPr>
            </w:pPr>
            <w:r>
              <w:rPr>
                <w:rFonts w:ascii="Arial" w:hAnsi="Arial" w:cs="Arial"/>
                <w:sz w:val="18"/>
                <w:szCs w:val="18"/>
              </w:rPr>
              <w:t>National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Service</w:t>
            </w:r>
          </w:p>
        </w:tc>
      </w:tr>
      <w:tr w:rsidR="00086DB9" w14:paraId="7680912E" w14:textId="77777777">
        <w:trPr>
          <w:trHeight w:hRule="exact" w:val="284"/>
        </w:trPr>
        <w:tc>
          <w:tcPr>
            <w:tcW w:w="1431" w:type="dxa"/>
            <w:tcMar>
              <w:top w:w="0" w:type="dxa"/>
              <w:left w:w="108" w:type="dxa"/>
              <w:bottom w:w="0" w:type="dxa"/>
              <w:right w:w="108" w:type="dxa"/>
            </w:tcMar>
            <w:vAlign w:val="center"/>
          </w:tcPr>
          <w:p w14:paraId="7680912C" w14:textId="77777777" w:rsidR="00086DB9" w:rsidRDefault="00986FBA">
            <w:pPr>
              <w:pStyle w:val="Standard"/>
              <w:snapToGrid w:val="0"/>
              <w:rPr>
                <w:rFonts w:ascii="Arial" w:hAnsi="Arial" w:cs="Arial"/>
                <w:b/>
                <w:sz w:val="18"/>
                <w:szCs w:val="18"/>
              </w:rPr>
            </w:pPr>
            <w:r>
              <w:rPr>
                <w:rFonts w:ascii="Arial" w:hAnsi="Arial" w:cs="Arial"/>
                <w:b/>
                <w:sz w:val="18"/>
                <w:szCs w:val="18"/>
              </w:rPr>
              <w:t>NOAA</w:t>
            </w:r>
          </w:p>
        </w:tc>
        <w:tc>
          <w:tcPr>
            <w:tcW w:w="7625" w:type="dxa"/>
            <w:tcMar>
              <w:top w:w="0" w:type="dxa"/>
              <w:left w:w="108" w:type="dxa"/>
              <w:bottom w:w="0" w:type="dxa"/>
              <w:right w:w="108" w:type="dxa"/>
            </w:tcMar>
            <w:vAlign w:val="center"/>
          </w:tcPr>
          <w:p w14:paraId="7680912D" w14:textId="77777777" w:rsidR="00086DB9" w:rsidRDefault="00986FBA">
            <w:pPr>
              <w:pStyle w:val="Standard"/>
              <w:snapToGrid w:val="0"/>
              <w:rPr>
                <w:rFonts w:ascii="Arial" w:hAnsi="Arial" w:cs="Arial"/>
                <w:sz w:val="18"/>
                <w:szCs w:val="18"/>
              </w:rPr>
            </w:pPr>
            <w:r>
              <w:rPr>
                <w:rFonts w:ascii="Arial" w:hAnsi="Arial" w:cs="Arial"/>
                <w:sz w:val="18"/>
                <w:szCs w:val="18"/>
              </w:rPr>
              <w:t>National Oceanographic and Atmospheric Administration</w:t>
            </w:r>
          </w:p>
        </w:tc>
      </w:tr>
      <w:tr w:rsidR="00086DB9" w14:paraId="76809131" w14:textId="77777777">
        <w:trPr>
          <w:trHeight w:hRule="exact" w:val="284"/>
        </w:trPr>
        <w:tc>
          <w:tcPr>
            <w:tcW w:w="1431" w:type="dxa"/>
            <w:tcMar>
              <w:top w:w="0" w:type="dxa"/>
              <w:left w:w="108" w:type="dxa"/>
              <w:bottom w:w="0" w:type="dxa"/>
              <w:right w:w="108" w:type="dxa"/>
            </w:tcMar>
            <w:vAlign w:val="center"/>
          </w:tcPr>
          <w:p w14:paraId="7680912F" w14:textId="77777777" w:rsidR="00086DB9" w:rsidRDefault="00986FBA">
            <w:pPr>
              <w:pStyle w:val="Standard"/>
              <w:snapToGrid w:val="0"/>
              <w:rPr>
                <w:rFonts w:ascii="Arial" w:hAnsi="Arial" w:cs="Arial"/>
                <w:b/>
                <w:sz w:val="18"/>
                <w:szCs w:val="18"/>
              </w:rPr>
            </w:pPr>
            <w:r>
              <w:rPr>
                <w:rFonts w:ascii="Arial" w:hAnsi="Arial" w:cs="Arial"/>
                <w:b/>
                <w:sz w:val="18"/>
                <w:szCs w:val="18"/>
              </w:rPr>
              <w:lastRenderedPageBreak/>
              <w:t>NWP</w:t>
            </w:r>
          </w:p>
        </w:tc>
        <w:tc>
          <w:tcPr>
            <w:tcW w:w="7625" w:type="dxa"/>
            <w:tcMar>
              <w:top w:w="0" w:type="dxa"/>
              <w:left w:w="108" w:type="dxa"/>
              <w:bottom w:w="0" w:type="dxa"/>
              <w:right w:w="108" w:type="dxa"/>
            </w:tcMar>
            <w:vAlign w:val="center"/>
          </w:tcPr>
          <w:p w14:paraId="76809130" w14:textId="77777777" w:rsidR="00086DB9" w:rsidRDefault="00986FBA">
            <w:pPr>
              <w:pStyle w:val="Standard"/>
              <w:snapToGrid w:val="0"/>
              <w:rPr>
                <w:rFonts w:ascii="Arial" w:hAnsi="Arial" w:cs="Arial"/>
                <w:sz w:val="18"/>
                <w:szCs w:val="18"/>
              </w:rPr>
            </w:pPr>
            <w:r>
              <w:rPr>
                <w:rFonts w:ascii="Arial" w:hAnsi="Arial" w:cs="Arial"/>
                <w:sz w:val="18"/>
                <w:szCs w:val="18"/>
              </w:rPr>
              <w:t>Numerical</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Prediction</w:t>
            </w:r>
          </w:p>
        </w:tc>
      </w:tr>
      <w:tr w:rsidR="00086DB9" w14:paraId="76809134" w14:textId="77777777">
        <w:trPr>
          <w:trHeight w:hRule="exact" w:val="284"/>
        </w:trPr>
        <w:tc>
          <w:tcPr>
            <w:tcW w:w="1431" w:type="dxa"/>
            <w:tcMar>
              <w:top w:w="0" w:type="dxa"/>
              <w:left w:w="108" w:type="dxa"/>
              <w:bottom w:w="0" w:type="dxa"/>
              <w:right w:w="108" w:type="dxa"/>
            </w:tcMar>
            <w:vAlign w:val="center"/>
          </w:tcPr>
          <w:p w14:paraId="76809132" w14:textId="77777777" w:rsidR="00086DB9" w:rsidRDefault="00986FBA">
            <w:pPr>
              <w:pStyle w:val="Standard"/>
              <w:snapToGrid w:val="0"/>
              <w:rPr>
                <w:rFonts w:ascii="Arial" w:hAnsi="Arial" w:cs="Arial"/>
                <w:b/>
                <w:sz w:val="18"/>
                <w:szCs w:val="18"/>
              </w:rPr>
            </w:pPr>
            <w:r>
              <w:rPr>
                <w:rFonts w:ascii="Arial" w:hAnsi="Arial" w:cs="Arial"/>
                <w:b/>
                <w:sz w:val="18"/>
                <w:szCs w:val="18"/>
              </w:rPr>
              <w:t>PAZ</w:t>
            </w:r>
          </w:p>
        </w:tc>
        <w:tc>
          <w:tcPr>
            <w:tcW w:w="7625" w:type="dxa"/>
            <w:tcMar>
              <w:top w:w="0" w:type="dxa"/>
              <w:left w:w="108" w:type="dxa"/>
              <w:bottom w:w="0" w:type="dxa"/>
              <w:right w:w="108" w:type="dxa"/>
            </w:tcMar>
            <w:vAlign w:val="center"/>
          </w:tcPr>
          <w:p w14:paraId="76809133" w14:textId="77777777" w:rsidR="00086DB9" w:rsidRDefault="00986FBA">
            <w:pPr>
              <w:pStyle w:val="Standard"/>
              <w:snapToGrid w:val="0"/>
              <w:rPr>
                <w:rFonts w:ascii="Arial" w:hAnsi="Arial" w:cs="Arial"/>
                <w:sz w:val="18"/>
                <w:szCs w:val="18"/>
              </w:rPr>
            </w:pPr>
            <w:r>
              <w:rPr>
                <w:rFonts w:ascii="Arial" w:hAnsi="Arial" w:cs="Arial"/>
                <w:sz w:val="18"/>
                <w:szCs w:val="18"/>
              </w:rPr>
              <w:t>Spanish</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37" w14:textId="77777777">
        <w:trPr>
          <w:trHeight w:hRule="exact" w:val="284"/>
        </w:trPr>
        <w:tc>
          <w:tcPr>
            <w:tcW w:w="1431" w:type="dxa"/>
            <w:tcMar>
              <w:top w:w="0" w:type="dxa"/>
              <w:left w:w="108" w:type="dxa"/>
              <w:bottom w:w="0" w:type="dxa"/>
              <w:right w:w="108" w:type="dxa"/>
            </w:tcMar>
            <w:vAlign w:val="center"/>
          </w:tcPr>
          <w:p w14:paraId="76809135" w14:textId="77777777" w:rsidR="00086DB9" w:rsidRDefault="00986FBA">
            <w:pPr>
              <w:pStyle w:val="Standard"/>
              <w:snapToGrid w:val="0"/>
              <w:rPr>
                <w:rFonts w:ascii="Arial" w:hAnsi="Arial" w:cs="Arial"/>
                <w:b/>
                <w:sz w:val="18"/>
                <w:szCs w:val="18"/>
              </w:rPr>
            </w:pPr>
            <w:r>
              <w:rPr>
                <w:rFonts w:ascii="Arial" w:hAnsi="Arial" w:cs="Arial"/>
                <w:b/>
                <w:sz w:val="18"/>
                <w:szCs w:val="18"/>
              </w:rPr>
              <w:t>PCD</w:t>
            </w:r>
          </w:p>
        </w:tc>
        <w:tc>
          <w:tcPr>
            <w:tcW w:w="7625" w:type="dxa"/>
            <w:tcMar>
              <w:top w:w="0" w:type="dxa"/>
              <w:left w:w="108" w:type="dxa"/>
              <w:bottom w:w="0" w:type="dxa"/>
              <w:right w:w="108" w:type="dxa"/>
            </w:tcMar>
            <w:vAlign w:val="center"/>
          </w:tcPr>
          <w:p w14:paraId="76809136" w14:textId="77777777" w:rsidR="00086DB9" w:rsidRDefault="00986FBA">
            <w:pPr>
              <w:pStyle w:val="Standard"/>
              <w:snapToGrid w:val="0"/>
              <w:rPr>
                <w:rFonts w:ascii="Arial" w:hAnsi="Arial" w:cs="Arial"/>
                <w:sz w:val="18"/>
                <w:szCs w:val="18"/>
              </w:rPr>
            </w:pPr>
            <w:r>
              <w:rPr>
                <w:rFonts w:ascii="Arial" w:hAnsi="Arial" w:cs="Arial"/>
                <w:sz w:val="18"/>
                <w:szCs w:val="18"/>
              </w:rPr>
              <w:t>Product</w:t>
            </w:r>
            <w:r>
              <w:rPr>
                <w:rFonts w:ascii="Arial" w:eastAsia="Arial" w:hAnsi="Arial" w:cs="Arial"/>
                <w:sz w:val="18"/>
                <w:szCs w:val="18"/>
              </w:rPr>
              <w:t xml:space="preserve"> </w:t>
            </w:r>
            <w:r>
              <w:rPr>
                <w:rFonts w:ascii="Arial" w:hAnsi="Arial" w:cs="Arial"/>
                <w:sz w:val="18"/>
                <w:szCs w:val="18"/>
              </w:rPr>
              <w:t>Confidence</w:t>
            </w:r>
            <w:r>
              <w:rPr>
                <w:rFonts w:ascii="Arial" w:eastAsia="Arial" w:hAnsi="Arial" w:cs="Arial"/>
                <w:sz w:val="18"/>
                <w:szCs w:val="18"/>
              </w:rPr>
              <w:t xml:space="preserve"> </w:t>
            </w:r>
            <w:r>
              <w:rPr>
                <w:rFonts w:ascii="Arial" w:hAnsi="Arial" w:cs="Arial"/>
                <w:sz w:val="18"/>
                <w:szCs w:val="18"/>
              </w:rPr>
              <w:t>Data</w:t>
            </w:r>
          </w:p>
        </w:tc>
      </w:tr>
      <w:tr w:rsidR="00086DB9" w14:paraId="7680913A" w14:textId="77777777">
        <w:trPr>
          <w:trHeight w:hRule="exact" w:val="284"/>
        </w:trPr>
        <w:tc>
          <w:tcPr>
            <w:tcW w:w="1431" w:type="dxa"/>
            <w:tcMar>
              <w:top w:w="0" w:type="dxa"/>
              <w:left w:w="108" w:type="dxa"/>
              <w:bottom w:w="0" w:type="dxa"/>
              <w:right w:w="108" w:type="dxa"/>
            </w:tcMar>
            <w:vAlign w:val="center"/>
          </w:tcPr>
          <w:p w14:paraId="76809138" w14:textId="77777777" w:rsidR="00086DB9" w:rsidRDefault="00986FBA">
            <w:pPr>
              <w:pStyle w:val="Standard"/>
              <w:snapToGrid w:val="0"/>
              <w:rPr>
                <w:rFonts w:ascii="Arial" w:hAnsi="Arial" w:cs="Arial"/>
                <w:b/>
                <w:sz w:val="18"/>
                <w:szCs w:val="18"/>
              </w:rPr>
            </w:pPr>
            <w:r>
              <w:rPr>
                <w:rFonts w:ascii="Arial" w:hAnsi="Arial" w:cs="Arial"/>
                <w:b/>
                <w:sz w:val="18"/>
                <w:szCs w:val="18"/>
              </w:rPr>
              <w:t>POD</w:t>
            </w:r>
          </w:p>
        </w:tc>
        <w:tc>
          <w:tcPr>
            <w:tcW w:w="7625" w:type="dxa"/>
            <w:tcMar>
              <w:top w:w="0" w:type="dxa"/>
              <w:left w:w="108" w:type="dxa"/>
              <w:bottom w:w="0" w:type="dxa"/>
              <w:right w:w="108" w:type="dxa"/>
            </w:tcMar>
            <w:vAlign w:val="center"/>
          </w:tcPr>
          <w:p w14:paraId="76809139" w14:textId="77777777" w:rsidR="00086DB9" w:rsidRDefault="00986FBA">
            <w:pPr>
              <w:pStyle w:val="Standard"/>
              <w:snapToGrid w:val="0"/>
              <w:rPr>
                <w:rFonts w:ascii="Arial" w:hAnsi="Arial" w:cs="Arial"/>
                <w:sz w:val="18"/>
                <w:szCs w:val="18"/>
              </w:rPr>
            </w:pPr>
            <w:r>
              <w:rPr>
                <w:rFonts w:ascii="Arial" w:hAnsi="Arial" w:cs="Arial"/>
                <w:sz w:val="18"/>
                <w:szCs w:val="18"/>
              </w:rPr>
              <w:t>Precision</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Determination</w:t>
            </w:r>
          </w:p>
        </w:tc>
      </w:tr>
      <w:tr w:rsidR="00086DB9" w14:paraId="7680913D" w14:textId="77777777">
        <w:trPr>
          <w:trHeight w:hRule="exact" w:val="284"/>
        </w:trPr>
        <w:tc>
          <w:tcPr>
            <w:tcW w:w="1431" w:type="dxa"/>
            <w:tcMar>
              <w:top w:w="0" w:type="dxa"/>
              <w:left w:w="108" w:type="dxa"/>
              <w:bottom w:w="0" w:type="dxa"/>
              <w:right w:w="108" w:type="dxa"/>
            </w:tcMar>
            <w:vAlign w:val="center"/>
          </w:tcPr>
          <w:p w14:paraId="7680913B" w14:textId="77777777" w:rsidR="00086DB9" w:rsidRDefault="00986FBA">
            <w:pPr>
              <w:pStyle w:val="Standard"/>
              <w:snapToGrid w:val="0"/>
              <w:rPr>
                <w:rFonts w:ascii="Arial" w:hAnsi="Arial" w:cs="Arial"/>
                <w:b/>
                <w:sz w:val="18"/>
                <w:szCs w:val="18"/>
              </w:rPr>
            </w:pPr>
            <w:r>
              <w:rPr>
                <w:rFonts w:ascii="Arial" w:hAnsi="Arial" w:cs="Arial"/>
                <w:b/>
                <w:sz w:val="18"/>
                <w:szCs w:val="18"/>
              </w:rPr>
              <w:t>RMDCN</w:t>
            </w:r>
          </w:p>
        </w:tc>
        <w:tc>
          <w:tcPr>
            <w:tcW w:w="7625" w:type="dxa"/>
            <w:tcMar>
              <w:top w:w="0" w:type="dxa"/>
              <w:left w:w="108" w:type="dxa"/>
              <w:bottom w:w="0" w:type="dxa"/>
              <w:right w:w="108" w:type="dxa"/>
            </w:tcMar>
            <w:vAlign w:val="center"/>
          </w:tcPr>
          <w:p w14:paraId="7680913C" w14:textId="77777777" w:rsidR="00086DB9" w:rsidRDefault="00986FBA">
            <w:pPr>
              <w:pStyle w:val="Standard"/>
              <w:snapToGrid w:val="0"/>
            </w:pPr>
            <w:r>
              <w:rPr>
                <w:rFonts w:ascii="Arial" w:hAnsi="Arial" w:cs="Arial"/>
                <w:sz w:val="18"/>
                <w:szCs w:val="18"/>
              </w:rPr>
              <w:t>Regional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Communications</w:t>
            </w:r>
            <w:r>
              <w:rPr>
                <w:rFonts w:ascii="Arial" w:eastAsia="Arial" w:hAnsi="Arial" w:cs="Arial"/>
                <w:sz w:val="18"/>
                <w:szCs w:val="18"/>
              </w:rPr>
              <w:t xml:space="preserve"> </w:t>
            </w: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(WMO)</w:t>
            </w:r>
          </w:p>
        </w:tc>
      </w:tr>
      <w:tr w:rsidR="00086DB9" w14:paraId="76809140" w14:textId="77777777">
        <w:trPr>
          <w:trHeight w:hRule="exact" w:val="284"/>
        </w:trPr>
        <w:tc>
          <w:tcPr>
            <w:tcW w:w="1431" w:type="dxa"/>
            <w:tcMar>
              <w:top w:w="0" w:type="dxa"/>
              <w:left w:w="108" w:type="dxa"/>
              <w:bottom w:w="0" w:type="dxa"/>
              <w:right w:w="108" w:type="dxa"/>
            </w:tcMar>
            <w:vAlign w:val="center"/>
          </w:tcPr>
          <w:p w14:paraId="7680913E" w14:textId="77777777" w:rsidR="00086DB9" w:rsidRDefault="00986FBA">
            <w:pPr>
              <w:pStyle w:val="Standard"/>
              <w:snapToGrid w:val="0"/>
              <w:rPr>
                <w:rFonts w:ascii="Arial" w:hAnsi="Arial" w:cs="Arial"/>
                <w:b/>
                <w:sz w:val="18"/>
                <w:szCs w:val="18"/>
              </w:rPr>
            </w:pPr>
            <w:r>
              <w:rPr>
                <w:rFonts w:ascii="Arial" w:hAnsi="Arial" w:cs="Arial"/>
                <w:b/>
                <w:sz w:val="18"/>
                <w:szCs w:val="18"/>
              </w:rPr>
              <w:t>ROPP</w:t>
            </w:r>
          </w:p>
        </w:tc>
        <w:tc>
          <w:tcPr>
            <w:tcW w:w="7625" w:type="dxa"/>
            <w:tcMar>
              <w:top w:w="0" w:type="dxa"/>
              <w:left w:w="108" w:type="dxa"/>
              <w:bottom w:w="0" w:type="dxa"/>
              <w:right w:w="108" w:type="dxa"/>
            </w:tcMar>
            <w:vAlign w:val="center"/>
          </w:tcPr>
          <w:p w14:paraId="7680913F" w14:textId="77777777" w:rsidR="00086DB9" w:rsidRDefault="00986FBA">
            <w:pPr>
              <w:pStyle w:val="Standard"/>
              <w:snapToGrid w:val="0"/>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Package</w:t>
            </w:r>
            <w:r>
              <w:rPr>
                <w:rFonts w:ascii="Arial" w:eastAsia="Arial" w:hAnsi="Arial" w:cs="Arial"/>
                <w:sz w:val="18"/>
                <w:szCs w:val="18"/>
              </w:rPr>
              <w:t xml:space="preserve"> </w:t>
            </w: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software</w:t>
            </w:r>
            <w:r>
              <w:rPr>
                <w:rFonts w:ascii="Arial" w:eastAsia="Arial" w:hAnsi="Arial" w:cs="Arial"/>
                <w:sz w:val="18"/>
                <w:szCs w:val="18"/>
              </w:rPr>
              <w:t xml:space="preserve"> </w:t>
            </w:r>
            <w:r>
              <w:rPr>
                <w:rFonts w:ascii="Arial" w:hAnsi="Arial" w:cs="Arial"/>
                <w:sz w:val="18"/>
                <w:szCs w:val="18"/>
              </w:rPr>
              <w:t>deliverable)</w:t>
            </w:r>
          </w:p>
        </w:tc>
      </w:tr>
      <w:tr w:rsidR="00086DB9" w14:paraId="76809143" w14:textId="77777777">
        <w:trPr>
          <w:trHeight w:hRule="exact" w:val="284"/>
        </w:trPr>
        <w:tc>
          <w:tcPr>
            <w:tcW w:w="1431" w:type="dxa"/>
            <w:tcMar>
              <w:top w:w="0" w:type="dxa"/>
              <w:left w:w="108" w:type="dxa"/>
              <w:bottom w:w="0" w:type="dxa"/>
              <w:right w:w="108" w:type="dxa"/>
            </w:tcMar>
            <w:vAlign w:val="center"/>
          </w:tcPr>
          <w:p w14:paraId="76809141" w14:textId="77777777" w:rsidR="00086DB9" w:rsidRDefault="00986FBA">
            <w:pPr>
              <w:pStyle w:val="Standard"/>
              <w:snapToGrid w:val="0"/>
              <w:rPr>
                <w:rFonts w:ascii="Arial" w:hAnsi="Arial" w:cs="Arial"/>
                <w:b/>
                <w:sz w:val="18"/>
                <w:szCs w:val="18"/>
              </w:rPr>
            </w:pPr>
            <w:r>
              <w:rPr>
                <w:rFonts w:ascii="Arial" w:hAnsi="Arial" w:cs="Arial"/>
                <w:b/>
                <w:sz w:val="18"/>
                <w:szCs w:val="18"/>
              </w:rPr>
              <w:t>ROM</w:t>
            </w:r>
          </w:p>
        </w:tc>
        <w:tc>
          <w:tcPr>
            <w:tcW w:w="7625" w:type="dxa"/>
            <w:tcMar>
              <w:top w:w="0" w:type="dxa"/>
              <w:left w:w="108" w:type="dxa"/>
              <w:bottom w:w="0" w:type="dxa"/>
              <w:right w:w="108" w:type="dxa"/>
            </w:tcMar>
            <w:vAlign w:val="center"/>
          </w:tcPr>
          <w:p w14:paraId="76809142"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Meteorology</w:t>
            </w:r>
          </w:p>
        </w:tc>
      </w:tr>
      <w:tr w:rsidR="00086DB9" w14:paraId="76809146" w14:textId="77777777">
        <w:trPr>
          <w:trHeight w:hRule="exact" w:val="284"/>
        </w:trPr>
        <w:tc>
          <w:tcPr>
            <w:tcW w:w="1431" w:type="dxa"/>
            <w:tcMar>
              <w:top w:w="0" w:type="dxa"/>
              <w:left w:w="108" w:type="dxa"/>
              <w:bottom w:w="0" w:type="dxa"/>
              <w:right w:w="108" w:type="dxa"/>
            </w:tcMar>
            <w:vAlign w:val="center"/>
          </w:tcPr>
          <w:p w14:paraId="76809144" w14:textId="77777777" w:rsidR="00086DB9" w:rsidRDefault="00986FBA">
            <w:pPr>
              <w:pStyle w:val="Standard"/>
              <w:snapToGrid w:val="0"/>
              <w:rPr>
                <w:rFonts w:ascii="Arial" w:hAnsi="Arial" w:cs="Arial"/>
                <w:b/>
                <w:sz w:val="18"/>
                <w:szCs w:val="18"/>
              </w:rPr>
            </w:pPr>
            <w:r>
              <w:rPr>
                <w:rFonts w:ascii="Arial" w:hAnsi="Arial" w:cs="Arial"/>
                <w:b/>
                <w:sz w:val="18"/>
                <w:szCs w:val="18"/>
              </w:rPr>
              <w:t>ROSA</w:t>
            </w:r>
          </w:p>
        </w:tc>
        <w:tc>
          <w:tcPr>
            <w:tcW w:w="7625" w:type="dxa"/>
            <w:tcMar>
              <w:top w:w="0" w:type="dxa"/>
              <w:left w:w="108" w:type="dxa"/>
              <w:bottom w:w="0" w:type="dxa"/>
              <w:right w:w="108" w:type="dxa"/>
            </w:tcMar>
            <w:vAlign w:val="center"/>
          </w:tcPr>
          <w:p w14:paraId="76809145"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Atmosphere</w:t>
            </w:r>
            <w:r>
              <w:rPr>
                <w:rFonts w:ascii="Arial" w:eastAsia="Arial" w:hAnsi="Arial" w:cs="Arial"/>
                <w:sz w:val="18"/>
                <w:szCs w:val="18"/>
              </w:rPr>
              <w:t xml:space="preserve"> </w:t>
            </w:r>
            <w:r>
              <w:rPr>
                <w:rFonts w:ascii="Arial" w:hAnsi="Arial" w:cs="Arial"/>
                <w:sz w:val="18"/>
                <w:szCs w:val="18"/>
              </w:rPr>
              <w:t>(Italy/India)</w:t>
            </w:r>
          </w:p>
        </w:tc>
      </w:tr>
      <w:tr w:rsidR="00086DB9" w14:paraId="76809149" w14:textId="77777777">
        <w:trPr>
          <w:trHeight w:hRule="exact" w:val="284"/>
        </w:trPr>
        <w:tc>
          <w:tcPr>
            <w:tcW w:w="1431" w:type="dxa"/>
            <w:tcMar>
              <w:top w:w="0" w:type="dxa"/>
              <w:left w:w="108" w:type="dxa"/>
              <w:bottom w:w="0" w:type="dxa"/>
              <w:right w:w="108" w:type="dxa"/>
            </w:tcMar>
            <w:vAlign w:val="center"/>
          </w:tcPr>
          <w:p w14:paraId="76809147" w14:textId="77777777" w:rsidR="00086DB9" w:rsidRDefault="00986FBA">
            <w:pPr>
              <w:pStyle w:val="Standard"/>
              <w:snapToGrid w:val="0"/>
              <w:rPr>
                <w:rFonts w:ascii="Arial" w:hAnsi="Arial" w:cs="Arial"/>
                <w:b/>
                <w:sz w:val="18"/>
                <w:szCs w:val="18"/>
              </w:rPr>
            </w:pPr>
            <w:r>
              <w:rPr>
                <w:rFonts w:ascii="Arial" w:hAnsi="Arial" w:cs="Arial"/>
                <w:b/>
                <w:sz w:val="18"/>
                <w:szCs w:val="18"/>
              </w:rPr>
              <w:t>SAF</w:t>
            </w:r>
          </w:p>
        </w:tc>
        <w:tc>
          <w:tcPr>
            <w:tcW w:w="7625" w:type="dxa"/>
            <w:tcMar>
              <w:top w:w="0" w:type="dxa"/>
              <w:left w:w="108" w:type="dxa"/>
              <w:bottom w:w="0" w:type="dxa"/>
              <w:right w:w="108" w:type="dxa"/>
            </w:tcMar>
            <w:vAlign w:val="center"/>
          </w:tcPr>
          <w:p w14:paraId="76809148" w14:textId="77777777" w:rsidR="00086DB9" w:rsidRDefault="00986FBA">
            <w:pPr>
              <w:pStyle w:val="Standard"/>
              <w:snapToGrid w:val="0"/>
              <w:rPr>
                <w:rFonts w:ascii="Arial" w:hAnsi="Arial" w:cs="Arial"/>
                <w:sz w:val="18"/>
                <w:szCs w:val="18"/>
              </w:rPr>
            </w:pP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Application</w:t>
            </w:r>
            <w:r>
              <w:rPr>
                <w:rFonts w:ascii="Arial" w:eastAsia="Arial" w:hAnsi="Arial" w:cs="Arial"/>
                <w:sz w:val="18"/>
                <w:szCs w:val="18"/>
              </w:rPr>
              <w:t xml:space="preserve"> </w:t>
            </w:r>
            <w:r>
              <w:rPr>
                <w:rFonts w:ascii="Arial" w:hAnsi="Arial" w:cs="Arial"/>
                <w:sz w:val="18"/>
                <w:szCs w:val="18"/>
              </w:rPr>
              <w:t>Facility</w:t>
            </w:r>
          </w:p>
        </w:tc>
      </w:tr>
      <w:tr w:rsidR="00086DB9" w14:paraId="7680914C" w14:textId="77777777">
        <w:trPr>
          <w:trHeight w:hRule="exact" w:val="284"/>
        </w:trPr>
        <w:tc>
          <w:tcPr>
            <w:tcW w:w="1431" w:type="dxa"/>
            <w:tcMar>
              <w:top w:w="0" w:type="dxa"/>
              <w:left w:w="108" w:type="dxa"/>
              <w:bottom w:w="0" w:type="dxa"/>
              <w:right w:w="108" w:type="dxa"/>
            </w:tcMar>
            <w:vAlign w:val="center"/>
          </w:tcPr>
          <w:p w14:paraId="7680914A" w14:textId="77777777" w:rsidR="00086DB9" w:rsidRDefault="00986FBA">
            <w:pPr>
              <w:pStyle w:val="Standard"/>
              <w:snapToGrid w:val="0"/>
              <w:rPr>
                <w:rFonts w:ascii="Arial" w:hAnsi="Arial" w:cs="Arial"/>
                <w:b/>
                <w:sz w:val="18"/>
                <w:szCs w:val="18"/>
              </w:rPr>
            </w:pPr>
            <w:r>
              <w:rPr>
                <w:rFonts w:ascii="Arial" w:hAnsi="Arial" w:cs="Arial"/>
                <w:b/>
                <w:sz w:val="18"/>
                <w:szCs w:val="18"/>
              </w:rPr>
              <w:t>SNR</w:t>
            </w:r>
          </w:p>
        </w:tc>
        <w:tc>
          <w:tcPr>
            <w:tcW w:w="7625" w:type="dxa"/>
            <w:tcMar>
              <w:top w:w="0" w:type="dxa"/>
              <w:left w:w="108" w:type="dxa"/>
              <w:bottom w:w="0" w:type="dxa"/>
              <w:right w:w="108" w:type="dxa"/>
            </w:tcMar>
            <w:vAlign w:val="center"/>
          </w:tcPr>
          <w:p w14:paraId="7680914B" w14:textId="77777777" w:rsidR="00086DB9" w:rsidRDefault="00986FBA">
            <w:pPr>
              <w:pStyle w:val="Standard"/>
              <w:snapToGrid w:val="0"/>
              <w:rPr>
                <w:rFonts w:ascii="Arial" w:hAnsi="Arial" w:cs="Arial"/>
                <w:sz w:val="18"/>
                <w:szCs w:val="18"/>
              </w:rPr>
            </w:pPr>
            <w:r>
              <w:rPr>
                <w:rFonts w:ascii="Arial" w:hAnsi="Arial" w:cs="Arial"/>
                <w:sz w:val="18"/>
                <w:szCs w:val="18"/>
              </w:rPr>
              <w:t>Signal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Noise</w:t>
            </w:r>
            <w:r>
              <w:rPr>
                <w:rFonts w:ascii="Arial" w:eastAsia="Arial" w:hAnsi="Arial" w:cs="Arial"/>
                <w:sz w:val="18"/>
                <w:szCs w:val="18"/>
              </w:rPr>
              <w:t xml:space="preserve"> </w:t>
            </w:r>
            <w:r>
              <w:rPr>
                <w:rFonts w:ascii="Arial" w:hAnsi="Arial" w:cs="Arial"/>
                <w:sz w:val="18"/>
                <w:szCs w:val="18"/>
              </w:rPr>
              <w:t>Ratio</w:t>
            </w:r>
          </w:p>
        </w:tc>
      </w:tr>
      <w:tr w:rsidR="00086DB9" w14:paraId="7680914F" w14:textId="77777777">
        <w:trPr>
          <w:trHeight w:hRule="exact" w:val="284"/>
        </w:trPr>
        <w:tc>
          <w:tcPr>
            <w:tcW w:w="1431" w:type="dxa"/>
            <w:tcMar>
              <w:top w:w="0" w:type="dxa"/>
              <w:left w:w="108" w:type="dxa"/>
              <w:bottom w:w="0" w:type="dxa"/>
              <w:right w:w="108" w:type="dxa"/>
            </w:tcMar>
            <w:vAlign w:val="center"/>
          </w:tcPr>
          <w:p w14:paraId="7680914D"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TanDEM</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4E"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2" w14:textId="77777777">
        <w:trPr>
          <w:trHeight w:hRule="exact" w:val="284"/>
        </w:trPr>
        <w:tc>
          <w:tcPr>
            <w:tcW w:w="1431" w:type="dxa"/>
            <w:tcMar>
              <w:top w:w="0" w:type="dxa"/>
              <w:left w:w="108" w:type="dxa"/>
              <w:bottom w:w="0" w:type="dxa"/>
              <w:right w:w="108" w:type="dxa"/>
            </w:tcMar>
            <w:vAlign w:val="center"/>
          </w:tcPr>
          <w:p w14:paraId="76809150" w14:textId="77777777" w:rsidR="00086DB9" w:rsidRDefault="00986FBA">
            <w:pPr>
              <w:pStyle w:val="Standard"/>
              <w:snapToGrid w:val="0"/>
              <w:rPr>
                <w:rFonts w:ascii="Arial" w:hAnsi="Arial" w:cs="Arial"/>
                <w:b/>
                <w:sz w:val="18"/>
                <w:szCs w:val="18"/>
              </w:rPr>
            </w:pPr>
            <w:r>
              <w:rPr>
                <w:rFonts w:ascii="Arial" w:hAnsi="Arial" w:cs="Arial"/>
                <w:b/>
                <w:sz w:val="18"/>
                <w:szCs w:val="18"/>
              </w:rPr>
              <w:t>TBC</w:t>
            </w:r>
          </w:p>
        </w:tc>
        <w:tc>
          <w:tcPr>
            <w:tcW w:w="7625" w:type="dxa"/>
            <w:tcMar>
              <w:top w:w="0" w:type="dxa"/>
              <w:left w:w="108" w:type="dxa"/>
              <w:bottom w:w="0" w:type="dxa"/>
              <w:right w:w="108" w:type="dxa"/>
            </w:tcMar>
            <w:vAlign w:val="center"/>
          </w:tcPr>
          <w:p w14:paraId="76809151"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Confirmed</w:t>
            </w:r>
          </w:p>
        </w:tc>
      </w:tr>
      <w:tr w:rsidR="00086DB9" w14:paraId="76809155" w14:textId="77777777">
        <w:trPr>
          <w:trHeight w:hRule="exact" w:val="284"/>
        </w:trPr>
        <w:tc>
          <w:tcPr>
            <w:tcW w:w="1431" w:type="dxa"/>
            <w:tcMar>
              <w:top w:w="0" w:type="dxa"/>
              <w:left w:w="108" w:type="dxa"/>
              <w:bottom w:w="0" w:type="dxa"/>
              <w:right w:w="108" w:type="dxa"/>
            </w:tcMar>
            <w:vAlign w:val="center"/>
          </w:tcPr>
          <w:p w14:paraId="76809153" w14:textId="77777777" w:rsidR="00086DB9" w:rsidRDefault="00986FBA">
            <w:pPr>
              <w:pStyle w:val="Standard"/>
              <w:snapToGrid w:val="0"/>
              <w:rPr>
                <w:rFonts w:ascii="Arial" w:hAnsi="Arial" w:cs="Arial"/>
                <w:b/>
                <w:sz w:val="18"/>
                <w:szCs w:val="18"/>
              </w:rPr>
            </w:pPr>
            <w:r>
              <w:rPr>
                <w:rFonts w:ascii="Arial" w:hAnsi="Arial" w:cs="Arial"/>
                <w:b/>
                <w:sz w:val="18"/>
                <w:szCs w:val="18"/>
              </w:rPr>
              <w:t>TBD</w:t>
            </w:r>
          </w:p>
        </w:tc>
        <w:tc>
          <w:tcPr>
            <w:tcW w:w="7625" w:type="dxa"/>
            <w:tcMar>
              <w:top w:w="0" w:type="dxa"/>
              <w:left w:w="108" w:type="dxa"/>
              <w:bottom w:w="0" w:type="dxa"/>
              <w:right w:w="108" w:type="dxa"/>
            </w:tcMar>
            <w:vAlign w:val="center"/>
          </w:tcPr>
          <w:p w14:paraId="76809154"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Determined</w:t>
            </w:r>
          </w:p>
        </w:tc>
      </w:tr>
      <w:tr w:rsidR="00086DB9" w14:paraId="76809158" w14:textId="77777777">
        <w:trPr>
          <w:trHeight w:hRule="exact" w:val="284"/>
        </w:trPr>
        <w:tc>
          <w:tcPr>
            <w:tcW w:w="1431" w:type="dxa"/>
            <w:tcMar>
              <w:top w:w="0" w:type="dxa"/>
              <w:left w:w="108" w:type="dxa"/>
              <w:bottom w:w="0" w:type="dxa"/>
              <w:right w:w="108" w:type="dxa"/>
            </w:tcMar>
            <w:vAlign w:val="center"/>
          </w:tcPr>
          <w:p w14:paraId="76809156" w14:textId="77777777" w:rsidR="00086DB9" w:rsidRDefault="00986FBA">
            <w:pPr>
              <w:pStyle w:val="Standard"/>
              <w:snapToGrid w:val="0"/>
              <w:rPr>
                <w:rFonts w:ascii="Arial" w:hAnsi="Arial" w:cs="Arial"/>
                <w:b/>
                <w:sz w:val="18"/>
                <w:szCs w:val="18"/>
              </w:rPr>
            </w:pPr>
            <w:proofErr w:type="spellStart"/>
            <w:r>
              <w:rPr>
                <w:rFonts w:ascii="Arial" w:hAnsi="Arial" w:cs="Arial"/>
                <w:b/>
                <w:sz w:val="18"/>
                <w:szCs w:val="18"/>
              </w:rPr>
              <w:t>TerraSAR</w:t>
            </w:r>
            <w:proofErr w:type="spellEnd"/>
            <w:r>
              <w:rPr>
                <w:rFonts w:ascii="Arial" w:hAnsi="Arial" w:cs="Arial"/>
                <w:b/>
                <w:sz w:val="18"/>
                <w:szCs w:val="18"/>
              </w:rPr>
              <w:t>-X</w:t>
            </w:r>
          </w:p>
        </w:tc>
        <w:tc>
          <w:tcPr>
            <w:tcW w:w="7625" w:type="dxa"/>
            <w:tcMar>
              <w:top w:w="0" w:type="dxa"/>
              <w:left w:w="108" w:type="dxa"/>
              <w:bottom w:w="0" w:type="dxa"/>
              <w:right w:w="108" w:type="dxa"/>
            </w:tcMar>
            <w:vAlign w:val="center"/>
          </w:tcPr>
          <w:p w14:paraId="76809157"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B" w14:textId="77777777">
        <w:trPr>
          <w:trHeight w:hRule="exact" w:val="284"/>
        </w:trPr>
        <w:tc>
          <w:tcPr>
            <w:tcW w:w="1431" w:type="dxa"/>
            <w:tcMar>
              <w:top w:w="0" w:type="dxa"/>
              <w:left w:w="108" w:type="dxa"/>
              <w:bottom w:w="0" w:type="dxa"/>
              <w:right w:w="108" w:type="dxa"/>
            </w:tcMar>
            <w:vAlign w:val="center"/>
          </w:tcPr>
          <w:p w14:paraId="76809159" w14:textId="77777777" w:rsidR="00086DB9" w:rsidRDefault="00986FBA">
            <w:pPr>
              <w:pStyle w:val="Standard"/>
              <w:snapToGrid w:val="0"/>
              <w:rPr>
                <w:rFonts w:ascii="Arial" w:hAnsi="Arial" w:cs="Arial"/>
                <w:b/>
                <w:sz w:val="18"/>
                <w:szCs w:val="18"/>
              </w:rPr>
            </w:pPr>
            <w:r>
              <w:rPr>
                <w:rFonts w:ascii="Arial" w:hAnsi="Arial" w:cs="Arial"/>
                <w:b/>
                <w:sz w:val="18"/>
                <w:szCs w:val="18"/>
              </w:rPr>
              <w:t>TP</w:t>
            </w:r>
          </w:p>
        </w:tc>
        <w:tc>
          <w:tcPr>
            <w:tcW w:w="7625" w:type="dxa"/>
            <w:tcMar>
              <w:top w:w="0" w:type="dxa"/>
              <w:left w:w="108" w:type="dxa"/>
              <w:bottom w:w="0" w:type="dxa"/>
              <w:right w:w="108" w:type="dxa"/>
            </w:tcMar>
            <w:vAlign w:val="center"/>
          </w:tcPr>
          <w:p w14:paraId="7680915A"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915E" w14:textId="77777777">
        <w:trPr>
          <w:trHeight w:hRule="exact" w:val="284"/>
        </w:trPr>
        <w:tc>
          <w:tcPr>
            <w:tcW w:w="1431" w:type="dxa"/>
            <w:tcMar>
              <w:top w:w="0" w:type="dxa"/>
              <w:left w:w="108" w:type="dxa"/>
              <w:bottom w:w="0" w:type="dxa"/>
              <w:right w:w="108" w:type="dxa"/>
            </w:tcMar>
            <w:vAlign w:val="center"/>
          </w:tcPr>
          <w:p w14:paraId="7680915C" w14:textId="77777777" w:rsidR="00086DB9" w:rsidRDefault="00986FBA">
            <w:pPr>
              <w:pStyle w:val="Standard"/>
              <w:snapToGrid w:val="0"/>
              <w:rPr>
                <w:rFonts w:ascii="Arial" w:hAnsi="Arial" w:cs="Arial"/>
                <w:b/>
                <w:sz w:val="18"/>
                <w:szCs w:val="18"/>
              </w:rPr>
            </w:pPr>
            <w:r>
              <w:rPr>
                <w:rFonts w:ascii="Arial" w:hAnsi="Arial" w:cs="Arial"/>
                <w:b/>
                <w:sz w:val="18"/>
                <w:szCs w:val="18"/>
              </w:rPr>
              <w:t>UCAR</w:t>
            </w:r>
          </w:p>
        </w:tc>
        <w:tc>
          <w:tcPr>
            <w:tcW w:w="7625" w:type="dxa"/>
            <w:tcMar>
              <w:top w:w="0" w:type="dxa"/>
              <w:left w:w="108" w:type="dxa"/>
              <w:bottom w:w="0" w:type="dxa"/>
              <w:right w:w="108" w:type="dxa"/>
            </w:tcMar>
            <w:vAlign w:val="center"/>
          </w:tcPr>
          <w:p w14:paraId="7680915D" w14:textId="77777777" w:rsidR="00086DB9" w:rsidRDefault="00986FBA">
            <w:pPr>
              <w:pStyle w:val="Standard"/>
              <w:snapToGrid w:val="0"/>
              <w:rPr>
                <w:rFonts w:ascii="Arial" w:hAnsi="Arial" w:cs="Arial"/>
                <w:sz w:val="18"/>
                <w:szCs w:val="18"/>
              </w:rPr>
            </w:pPr>
            <w:r>
              <w:rPr>
                <w:rFonts w:ascii="Arial" w:hAnsi="Arial" w:cs="Arial"/>
                <w:sz w:val="18"/>
                <w:szCs w:val="18"/>
              </w:rPr>
              <w:t>University</w:t>
            </w:r>
            <w:r>
              <w:rPr>
                <w:rFonts w:ascii="Arial" w:eastAsia="Arial" w:hAnsi="Arial" w:cs="Arial"/>
                <w:sz w:val="18"/>
                <w:szCs w:val="18"/>
              </w:rPr>
              <w:t xml:space="preserve"> </w:t>
            </w:r>
            <w:proofErr w:type="spellStart"/>
            <w:r>
              <w:rPr>
                <w:rFonts w:ascii="Arial" w:hAnsi="Arial" w:cs="Arial"/>
                <w:sz w:val="18"/>
                <w:szCs w:val="18"/>
              </w:rPr>
              <w:t>Center</w:t>
            </w:r>
            <w:proofErr w:type="spellEnd"/>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Research</w:t>
            </w:r>
            <w:r>
              <w:rPr>
                <w:rFonts w:ascii="Arial" w:eastAsia="Arial" w:hAnsi="Arial" w:cs="Arial"/>
                <w:sz w:val="18"/>
                <w:szCs w:val="18"/>
              </w:rPr>
              <w:t xml:space="preserve"> </w:t>
            </w:r>
            <w:r>
              <w:rPr>
                <w:rFonts w:ascii="Arial" w:hAnsi="Arial" w:cs="Arial"/>
                <w:sz w:val="18"/>
                <w:szCs w:val="18"/>
              </w:rPr>
              <w:t>(Boulder,</w:t>
            </w:r>
            <w:r>
              <w:rPr>
                <w:rFonts w:ascii="Arial" w:eastAsia="Arial" w:hAnsi="Arial" w:cs="Arial"/>
                <w:sz w:val="18"/>
                <w:szCs w:val="18"/>
              </w:rPr>
              <w:t xml:space="preserve"> </w:t>
            </w:r>
            <w:r>
              <w:rPr>
                <w:rFonts w:ascii="Arial" w:hAnsi="Arial" w:cs="Arial"/>
                <w:sz w:val="18"/>
                <w:szCs w:val="18"/>
              </w:rPr>
              <w:t>CO,</w:t>
            </w:r>
            <w:r>
              <w:rPr>
                <w:rFonts w:ascii="Arial" w:eastAsia="Arial" w:hAnsi="Arial" w:cs="Arial"/>
                <w:sz w:val="18"/>
                <w:szCs w:val="18"/>
              </w:rPr>
              <w:t xml:space="preserve"> </w:t>
            </w:r>
            <w:r>
              <w:rPr>
                <w:rFonts w:ascii="Arial" w:hAnsi="Arial" w:cs="Arial"/>
                <w:sz w:val="18"/>
                <w:szCs w:val="18"/>
              </w:rPr>
              <w:t>USA)</w:t>
            </w:r>
          </w:p>
        </w:tc>
      </w:tr>
      <w:tr w:rsidR="00086DB9" w14:paraId="76809161" w14:textId="77777777">
        <w:trPr>
          <w:trHeight w:hRule="exact" w:val="284"/>
        </w:trPr>
        <w:tc>
          <w:tcPr>
            <w:tcW w:w="1431" w:type="dxa"/>
            <w:tcMar>
              <w:top w:w="0" w:type="dxa"/>
              <w:left w:w="108" w:type="dxa"/>
              <w:bottom w:w="0" w:type="dxa"/>
              <w:right w:w="108" w:type="dxa"/>
            </w:tcMar>
            <w:vAlign w:val="center"/>
          </w:tcPr>
          <w:p w14:paraId="7680915F" w14:textId="77777777" w:rsidR="00086DB9" w:rsidRDefault="00986FBA">
            <w:pPr>
              <w:pStyle w:val="Standard"/>
              <w:snapToGrid w:val="0"/>
              <w:rPr>
                <w:rFonts w:ascii="Arial" w:hAnsi="Arial" w:cs="Arial"/>
                <w:b/>
                <w:sz w:val="18"/>
                <w:szCs w:val="18"/>
              </w:rPr>
            </w:pPr>
            <w:r>
              <w:rPr>
                <w:rFonts w:ascii="Arial" w:hAnsi="Arial" w:cs="Arial"/>
                <w:b/>
                <w:sz w:val="18"/>
                <w:szCs w:val="18"/>
              </w:rPr>
              <w:t>VAR</w:t>
            </w:r>
          </w:p>
        </w:tc>
        <w:tc>
          <w:tcPr>
            <w:tcW w:w="7625" w:type="dxa"/>
            <w:tcMar>
              <w:top w:w="0" w:type="dxa"/>
              <w:left w:w="108" w:type="dxa"/>
              <w:bottom w:w="0" w:type="dxa"/>
              <w:right w:w="108" w:type="dxa"/>
            </w:tcMar>
            <w:vAlign w:val="center"/>
          </w:tcPr>
          <w:p w14:paraId="76809160" w14:textId="77777777" w:rsidR="00086DB9" w:rsidRDefault="00986FBA">
            <w:pPr>
              <w:pStyle w:val="Standard"/>
              <w:snapToGrid w:val="0"/>
              <w:rPr>
                <w:rFonts w:ascii="Arial" w:hAnsi="Arial" w:cs="Arial"/>
                <w:sz w:val="18"/>
                <w:szCs w:val="18"/>
                <w:lang w:val="fr-FR"/>
              </w:rPr>
            </w:pPr>
            <w:proofErr w:type="spellStart"/>
            <w:r>
              <w:rPr>
                <w:rFonts w:ascii="Arial" w:hAnsi="Arial" w:cs="Arial"/>
                <w:sz w:val="18"/>
                <w:szCs w:val="18"/>
                <w:lang w:val="fr-FR"/>
              </w:rPr>
              <w:t>Variational</w:t>
            </w:r>
            <w:proofErr w:type="spellEnd"/>
            <w:r>
              <w:rPr>
                <w:rFonts w:ascii="Arial" w:eastAsia="Arial" w:hAnsi="Arial" w:cs="Arial"/>
                <w:sz w:val="18"/>
                <w:szCs w:val="18"/>
                <w:lang w:val="fr-FR"/>
              </w:rPr>
              <w:t xml:space="preserve"> </w:t>
            </w:r>
            <w:r>
              <w:rPr>
                <w:rFonts w:ascii="Arial" w:hAnsi="Arial" w:cs="Arial"/>
                <w:sz w:val="18"/>
                <w:szCs w:val="18"/>
                <w:lang w:val="fr-FR"/>
              </w:rPr>
              <w:t>(NWP</w:t>
            </w:r>
            <w:r>
              <w:rPr>
                <w:rFonts w:ascii="Arial" w:eastAsia="Arial" w:hAnsi="Arial" w:cs="Arial"/>
                <w:sz w:val="18"/>
                <w:szCs w:val="18"/>
                <w:lang w:val="fr-FR"/>
              </w:rPr>
              <w:t xml:space="preserve"> </w:t>
            </w:r>
            <w:r>
              <w:rPr>
                <w:rFonts w:ascii="Arial" w:hAnsi="Arial" w:cs="Arial"/>
                <w:sz w:val="18"/>
                <w:szCs w:val="18"/>
                <w:lang w:val="fr-FR"/>
              </w:rPr>
              <w:t>data</w:t>
            </w:r>
            <w:r>
              <w:rPr>
                <w:rFonts w:ascii="Arial" w:eastAsia="Arial" w:hAnsi="Arial" w:cs="Arial"/>
                <w:sz w:val="18"/>
                <w:szCs w:val="18"/>
                <w:lang w:val="fr-FR"/>
              </w:rPr>
              <w:t xml:space="preserve"> </w:t>
            </w:r>
            <w:r>
              <w:rPr>
                <w:rFonts w:ascii="Arial" w:hAnsi="Arial" w:cs="Arial"/>
                <w:sz w:val="18"/>
                <w:szCs w:val="18"/>
                <w:lang w:val="fr-FR"/>
              </w:rPr>
              <w:t>assimilation</w:t>
            </w:r>
            <w:r>
              <w:rPr>
                <w:rFonts w:ascii="Arial" w:eastAsia="Arial" w:hAnsi="Arial" w:cs="Arial"/>
                <w:sz w:val="18"/>
                <w:szCs w:val="18"/>
                <w:lang w:val="fr-FR"/>
              </w:rPr>
              <w:t xml:space="preserve"> </w:t>
            </w:r>
            <w:r>
              <w:rPr>
                <w:rFonts w:ascii="Arial" w:hAnsi="Arial" w:cs="Arial"/>
                <w:sz w:val="18"/>
                <w:szCs w:val="18"/>
                <w:lang w:val="fr-FR"/>
              </w:rPr>
              <w:t>technique)</w:t>
            </w:r>
          </w:p>
        </w:tc>
      </w:tr>
      <w:tr w:rsidR="00086DB9" w14:paraId="76809164" w14:textId="77777777">
        <w:trPr>
          <w:trHeight w:hRule="exact" w:val="284"/>
        </w:trPr>
        <w:tc>
          <w:tcPr>
            <w:tcW w:w="1431" w:type="dxa"/>
            <w:tcMar>
              <w:top w:w="0" w:type="dxa"/>
              <w:left w:w="108" w:type="dxa"/>
              <w:bottom w:w="0" w:type="dxa"/>
              <w:right w:w="108" w:type="dxa"/>
            </w:tcMar>
            <w:vAlign w:val="center"/>
          </w:tcPr>
          <w:p w14:paraId="76809162" w14:textId="77777777" w:rsidR="00086DB9" w:rsidRDefault="00986FBA">
            <w:pPr>
              <w:pStyle w:val="Standard"/>
              <w:snapToGrid w:val="0"/>
              <w:rPr>
                <w:rFonts w:ascii="Arial" w:hAnsi="Arial" w:cs="Arial"/>
                <w:b/>
                <w:sz w:val="18"/>
                <w:szCs w:val="18"/>
              </w:rPr>
            </w:pPr>
            <w:r>
              <w:rPr>
                <w:rFonts w:ascii="Arial" w:hAnsi="Arial" w:cs="Arial"/>
                <w:b/>
                <w:sz w:val="18"/>
                <w:szCs w:val="18"/>
              </w:rPr>
              <w:t>WMO</w:t>
            </w:r>
          </w:p>
        </w:tc>
        <w:tc>
          <w:tcPr>
            <w:tcW w:w="7625" w:type="dxa"/>
            <w:tcMar>
              <w:top w:w="0" w:type="dxa"/>
              <w:left w:w="108" w:type="dxa"/>
              <w:bottom w:w="0" w:type="dxa"/>
              <w:right w:w="108" w:type="dxa"/>
            </w:tcMar>
            <w:vAlign w:val="center"/>
          </w:tcPr>
          <w:p w14:paraId="76809163"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Organisation</w:t>
            </w:r>
          </w:p>
        </w:tc>
      </w:tr>
      <w:tr w:rsidR="00086DB9" w14:paraId="76809167" w14:textId="77777777">
        <w:trPr>
          <w:trHeight w:hRule="exact" w:val="284"/>
        </w:trPr>
        <w:tc>
          <w:tcPr>
            <w:tcW w:w="1431" w:type="dxa"/>
            <w:tcMar>
              <w:top w:w="0" w:type="dxa"/>
              <w:left w:w="108" w:type="dxa"/>
              <w:bottom w:w="0" w:type="dxa"/>
              <w:right w:w="108" w:type="dxa"/>
            </w:tcMar>
            <w:vAlign w:val="center"/>
          </w:tcPr>
          <w:p w14:paraId="76809165" w14:textId="77777777" w:rsidR="00086DB9" w:rsidRDefault="00986FBA">
            <w:pPr>
              <w:pStyle w:val="Standard"/>
              <w:snapToGrid w:val="0"/>
              <w:rPr>
                <w:rFonts w:ascii="Arial" w:hAnsi="Arial" w:cs="Arial"/>
                <w:b/>
                <w:sz w:val="18"/>
                <w:szCs w:val="18"/>
              </w:rPr>
            </w:pPr>
            <w:r>
              <w:rPr>
                <w:rFonts w:ascii="Arial" w:hAnsi="Arial" w:cs="Arial"/>
                <w:b/>
                <w:sz w:val="18"/>
                <w:szCs w:val="18"/>
              </w:rPr>
              <w:t>WWW</w:t>
            </w:r>
          </w:p>
        </w:tc>
        <w:tc>
          <w:tcPr>
            <w:tcW w:w="7625" w:type="dxa"/>
            <w:tcMar>
              <w:top w:w="0" w:type="dxa"/>
              <w:left w:w="108" w:type="dxa"/>
              <w:bottom w:w="0" w:type="dxa"/>
              <w:right w:w="108" w:type="dxa"/>
            </w:tcMar>
            <w:vAlign w:val="center"/>
          </w:tcPr>
          <w:p w14:paraId="76809166"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Watch</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Programme)</w:t>
            </w:r>
          </w:p>
        </w:tc>
      </w:tr>
    </w:tbl>
    <w:p w14:paraId="76809168" w14:textId="77777777" w:rsidR="00086DB9" w:rsidRDefault="00086DB9">
      <w:pPr>
        <w:pStyle w:val="Heading2"/>
        <w:numPr>
          <w:ilvl w:val="0"/>
          <w:numId w:val="0"/>
        </w:numPr>
        <w:spacing w:before="0" w:after="120"/>
        <w:jc w:val="both"/>
        <w:rPr>
          <w:rFonts w:ascii="Arial" w:hAnsi="Arial" w:cs="Arial"/>
        </w:rPr>
      </w:pPr>
    </w:p>
    <w:p w14:paraId="76809169" w14:textId="77777777" w:rsidR="00086DB9" w:rsidRDefault="00086DB9">
      <w:pPr>
        <w:pStyle w:val="Standard"/>
        <w:pageBreakBefore/>
        <w:spacing w:after="120"/>
        <w:jc w:val="both"/>
        <w:rPr>
          <w:rFonts w:ascii="Arial" w:hAnsi="Arial" w:cs="Arial"/>
        </w:rPr>
      </w:pPr>
    </w:p>
    <w:p w14:paraId="7680916A" w14:textId="77777777" w:rsidR="00086DB9" w:rsidRDefault="00986FBA">
      <w:pPr>
        <w:pStyle w:val="Heading2"/>
      </w:pPr>
      <w:bookmarkStart w:id="24" w:name="__RefHeading__51_1229796929"/>
      <w:r>
        <w:t>Definitions</w:t>
      </w:r>
      <w:r>
        <w:rPr>
          <w:rFonts w:eastAsia="Arial"/>
        </w:rPr>
        <w:t>, levels and types</w:t>
      </w:r>
      <w:bookmarkEnd w:id="24"/>
    </w:p>
    <w:p w14:paraId="7680916B" w14:textId="77777777" w:rsidR="00086DB9" w:rsidRDefault="00986FBA">
      <w:pPr>
        <w:pStyle w:val="Standard"/>
        <w:jc w:val="both"/>
        <w:rPr>
          <w:rFonts w:ascii="Arial" w:hAnsi="Arial" w:cs="Arial"/>
          <w:sz w:val="20"/>
          <w:lang w:val="en-US"/>
        </w:rPr>
      </w:pPr>
      <w:r>
        <w:rPr>
          <w:rFonts w:ascii="Arial" w:hAnsi="Arial" w:cs="Arial"/>
          <w:sz w:val="20"/>
          <w:lang w:val="en-US"/>
        </w:rPr>
        <w:t xml:space="preserve">RO data products from the </w:t>
      </w:r>
      <w:proofErr w:type="spellStart"/>
      <w:r>
        <w:rPr>
          <w:rFonts w:ascii="Arial" w:hAnsi="Arial" w:cs="Arial"/>
          <w:sz w:val="20"/>
          <w:lang w:val="en-US"/>
        </w:rPr>
        <w:t>Metop</w:t>
      </w:r>
      <w:proofErr w:type="spellEnd"/>
      <w:r>
        <w:rPr>
          <w:rFonts w:ascii="Arial" w:hAnsi="Arial" w:cs="Arial"/>
          <w:sz w:val="20"/>
          <w:lang w:val="en-US"/>
        </w:rPr>
        <w:t xml:space="preserve">, </w:t>
      </w:r>
      <w:proofErr w:type="spellStart"/>
      <w:r>
        <w:rPr>
          <w:rFonts w:ascii="Arial" w:hAnsi="Arial" w:cs="Arial"/>
          <w:sz w:val="20"/>
          <w:lang w:val="en-US"/>
        </w:rPr>
        <w:t>Metop</w:t>
      </w:r>
      <w:proofErr w:type="spellEnd"/>
      <w:r>
        <w:rPr>
          <w:rFonts w:ascii="Arial" w:hAnsi="Arial" w:cs="Arial"/>
          <w:sz w:val="20"/>
          <w:lang w:val="en-US"/>
        </w:rPr>
        <w:t>-SG and Sentinel-6 satellites and RO data from other missions are grouped in data levels (Level 0, 1, 2, or 3) and product types (NRT, offline, NTC, CDR, or ICDR). The data levels and product types are defined below.</w:t>
      </w:r>
      <w:r>
        <w:rPr>
          <w:rStyle w:val="FootnoteReference"/>
          <w:rFonts w:ascii="Arial" w:hAnsi="Arial" w:cs="Arial"/>
          <w:sz w:val="20"/>
          <w:lang w:val="en-US"/>
        </w:rPr>
        <w:footnoteReference w:id="2"/>
      </w:r>
      <w:r>
        <w:rPr>
          <w:rFonts w:ascii="Arial" w:hAnsi="Arial" w:cs="Arial"/>
          <w:sz w:val="20"/>
          <w:lang w:val="en-US"/>
        </w:rPr>
        <w:t xml:space="preserve">  The lists of variables should not be considered as the complete contents of a given data level, and not all data may be contained in a given data level.</w:t>
      </w:r>
    </w:p>
    <w:p w14:paraId="7680916C" w14:textId="77777777" w:rsidR="00086DB9" w:rsidRDefault="00086DB9">
      <w:pPr>
        <w:pStyle w:val="Standard"/>
        <w:rPr>
          <w:rFonts w:ascii="Arial" w:hAnsi="Arial" w:cs="Arial"/>
          <w:sz w:val="20"/>
          <w:lang w:val="en-US"/>
        </w:rPr>
      </w:pPr>
    </w:p>
    <w:p w14:paraId="7680916D" w14:textId="77777777" w:rsidR="00086DB9" w:rsidRDefault="00986FBA">
      <w:pPr>
        <w:pStyle w:val="Standard"/>
        <w:rPr>
          <w:rFonts w:ascii="Arial" w:hAnsi="Arial" w:cs="Arial"/>
          <w:b/>
          <w:sz w:val="20"/>
          <w:lang w:val="en-US"/>
        </w:rPr>
      </w:pPr>
      <w:r>
        <w:rPr>
          <w:rFonts w:ascii="Arial" w:hAnsi="Arial" w:cs="Arial"/>
          <w:b/>
          <w:sz w:val="20"/>
          <w:lang w:val="en-US"/>
        </w:rPr>
        <w:t>Data</w:t>
      </w:r>
      <w:r>
        <w:rPr>
          <w:rFonts w:ascii="Arial" w:eastAsia="Arial" w:hAnsi="Arial" w:cs="Arial"/>
          <w:b/>
          <w:sz w:val="20"/>
          <w:lang w:val="en-US"/>
        </w:rPr>
        <w:t xml:space="preserve"> </w:t>
      </w:r>
      <w:r>
        <w:rPr>
          <w:rFonts w:ascii="Arial" w:hAnsi="Arial" w:cs="Arial"/>
          <w:b/>
          <w:sz w:val="20"/>
          <w:lang w:val="en-US"/>
        </w:rPr>
        <w:t>levels:</w:t>
      </w:r>
    </w:p>
    <w:p w14:paraId="7680916E" w14:textId="77777777" w:rsidR="00086DB9" w:rsidRDefault="00086DB9">
      <w:pPr>
        <w:pStyle w:val="Standard"/>
        <w:ind w:left="426"/>
        <w:rPr>
          <w:rFonts w:ascii="Arial" w:hAnsi="Arial" w:cs="Arial"/>
          <w:sz w:val="20"/>
          <w:lang w:val="en-US"/>
        </w:rPr>
      </w:pPr>
    </w:p>
    <w:p w14:paraId="7680916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0</w:t>
      </w:r>
      <w:r>
        <w:rPr>
          <w:rFonts w:ascii="Arial" w:hAnsi="Arial" w:cs="Arial"/>
          <w:sz w:val="20"/>
          <w:lang w:val="en-US"/>
        </w:rPr>
        <w:t>: Raw sounding, tracking and ancillary data, and other GNSS data before clock correction and reconstruction;</w:t>
      </w:r>
    </w:p>
    <w:p w14:paraId="76809170" w14:textId="77777777" w:rsidR="00086DB9" w:rsidRDefault="00086DB9">
      <w:pPr>
        <w:pStyle w:val="Standard"/>
        <w:ind w:left="426"/>
        <w:jc w:val="both"/>
        <w:rPr>
          <w:rFonts w:ascii="Arial" w:hAnsi="Arial" w:cs="Arial"/>
          <w:sz w:val="20"/>
          <w:lang w:val="en-US"/>
        </w:rPr>
      </w:pPr>
    </w:p>
    <w:p w14:paraId="7680917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1A</w:t>
      </w:r>
      <w:r>
        <w:rPr>
          <w:rFonts w:ascii="Arial" w:hAnsi="Arial" w:cs="Arial"/>
          <w:sz w:val="20"/>
          <w:lang w:val="en-US"/>
        </w:rPr>
        <w:t>: Reconstructed full resolution excess phases, total phases, pseudo ranges, SNRs, orbit information, I, Q values, NCO (carrier) phases, navigation bits, and quality information;</w:t>
      </w:r>
    </w:p>
    <w:p w14:paraId="76809172" w14:textId="77777777" w:rsidR="00086DB9" w:rsidRDefault="00086DB9">
      <w:pPr>
        <w:pStyle w:val="Standard"/>
        <w:ind w:left="426"/>
        <w:jc w:val="both"/>
        <w:rPr>
          <w:rFonts w:ascii="Arial" w:hAnsi="Arial" w:cs="Arial"/>
          <w:sz w:val="20"/>
          <w:lang w:val="en-US"/>
        </w:rPr>
      </w:pPr>
    </w:p>
    <w:p w14:paraId="76809173"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1B</w:t>
      </w:r>
      <w:r>
        <w:rPr>
          <w:rFonts w:ascii="Arial" w:hAnsi="Arial" w:cs="Arial"/>
          <w:sz w:val="20"/>
          <w:lang w:val="en-US"/>
        </w:rPr>
        <w:t>: Bending angles and impact parameters, tangent point location, and quality information;</w:t>
      </w:r>
    </w:p>
    <w:p w14:paraId="76809174" w14:textId="77777777" w:rsidR="00086DB9" w:rsidRDefault="00086DB9">
      <w:pPr>
        <w:pStyle w:val="Standard"/>
        <w:ind w:left="426"/>
        <w:jc w:val="both"/>
        <w:rPr>
          <w:rFonts w:ascii="Arial" w:hAnsi="Arial" w:cs="Arial"/>
          <w:sz w:val="20"/>
          <w:lang w:val="en-US"/>
        </w:rPr>
      </w:pPr>
    </w:p>
    <w:p w14:paraId="76809175"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2</w:t>
      </w:r>
      <w:r>
        <w:rPr>
          <w:rFonts w:ascii="Arial" w:hAnsi="Arial" w:cs="Arial"/>
          <w:sz w:val="20"/>
          <w:lang w:val="en-US"/>
        </w:rPr>
        <w:t>: Refractivity, geopotential height, ”dry'' temperature profiles (Level 2A), pressure, temperature, specific humidity profiles (Level 2B), surface pressure, tropopause height, planetary boundary layer height (Level 2C), ECMWF model level coefficients (Level 2D), quality information;</w:t>
      </w:r>
    </w:p>
    <w:p w14:paraId="76809176" w14:textId="77777777" w:rsidR="00086DB9" w:rsidRDefault="00086DB9">
      <w:pPr>
        <w:pStyle w:val="Standard"/>
        <w:ind w:left="426"/>
        <w:jc w:val="both"/>
        <w:rPr>
          <w:rFonts w:ascii="Arial" w:hAnsi="Arial" w:cs="Arial"/>
          <w:sz w:val="20"/>
          <w:lang w:val="en-US"/>
        </w:rPr>
      </w:pPr>
    </w:p>
    <w:p w14:paraId="7680917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3</w:t>
      </w:r>
      <w:r>
        <w:rPr>
          <w:rFonts w:ascii="Arial" w:hAnsi="Arial" w:cs="Arial"/>
          <w:sz w:val="20"/>
          <w:lang w:val="en-US"/>
        </w:rPr>
        <w:t>: Gridded or resampled data, that are processed from Level 1 or 2 data, and that are provided as, e.g., daily, monthly, or seasonal means on a spatiotemporal grid, including metadata, uncertainties and quality information.</w:t>
      </w:r>
    </w:p>
    <w:p w14:paraId="76809178" w14:textId="77777777" w:rsidR="00086DB9" w:rsidRDefault="00086DB9">
      <w:pPr>
        <w:pStyle w:val="Standard"/>
        <w:jc w:val="both"/>
        <w:rPr>
          <w:rFonts w:ascii="Arial" w:hAnsi="Arial" w:cs="Arial"/>
          <w:sz w:val="20"/>
          <w:lang w:val="en-US"/>
        </w:rPr>
      </w:pPr>
    </w:p>
    <w:p w14:paraId="76809179" w14:textId="77777777" w:rsidR="00086DB9" w:rsidRDefault="00986FBA">
      <w:pPr>
        <w:pStyle w:val="Standard"/>
        <w:rPr>
          <w:rFonts w:ascii="Arial" w:hAnsi="Arial" w:cs="Arial"/>
          <w:b/>
          <w:sz w:val="20"/>
          <w:lang w:val="en-US"/>
        </w:rPr>
      </w:pPr>
      <w:r>
        <w:rPr>
          <w:rFonts w:ascii="Arial" w:hAnsi="Arial" w:cs="Arial"/>
          <w:b/>
          <w:sz w:val="20"/>
          <w:lang w:val="en-US"/>
        </w:rPr>
        <w:t>Product</w:t>
      </w:r>
      <w:r>
        <w:rPr>
          <w:rFonts w:ascii="Arial" w:eastAsia="Arial" w:hAnsi="Arial" w:cs="Arial"/>
          <w:b/>
          <w:sz w:val="20"/>
          <w:lang w:val="en-US"/>
        </w:rPr>
        <w:t xml:space="preserve"> </w:t>
      </w:r>
      <w:r>
        <w:rPr>
          <w:rFonts w:ascii="Arial" w:hAnsi="Arial" w:cs="Arial"/>
          <w:b/>
          <w:sz w:val="20"/>
          <w:lang w:val="en-US"/>
        </w:rPr>
        <w:t>types:</w:t>
      </w:r>
    </w:p>
    <w:p w14:paraId="7680917A" w14:textId="77777777" w:rsidR="00086DB9" w:rsidRDefault="00086DB9">
      <w:pPr>
        <w:pStyle w:val="Standard"/>
        <w:rPr>
          <w:rFonts w:ascii="Arial" w:hAnsi="Arial" w:cs="Arial"/>
          <w:sz w:val="20"/>
          <w:lang w:val="en-US"/>
        </w:rPr>
      </w:pPr>
    </w:p>
    <w:p w14:paraId="7680917B"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NRT product</w:t>
      </w:r>
      <w:r>
        <w:rPr>
          <w:rFonts w:ascii="Arial" w:hAnsi="Arial" w:cs="Arial"/>
          <w:sz w:val="20"/>
          <w:lang w:val="en-US"/>
        </w:rPr>
        <w:t>: Data product delivered less than: (</w:t>
      </w:r>
      <w:proofErr w:type="spellStart"/>
      <w:r>
        <w:rPr>
          <w:rFonts w:ascii="Arial" w:hAnsi="Arial" w:cs="Arial"/>
          <w:sz w:val="20"/>
          <w:lang w:val="en-US"/>
        </w:rPr>
        <w:t>i</w:t>
      </w:r>
      <w:proofErr w:type="spellEnd"/>
      <w:r>
        <w:rPr>
          <w:rFonts w:ascii="Arial" w:hAnsi="Arial" w:cs="Arial"/>
          <w:sz w:val="20"/>
          <w:lang w:val="en-US"/>
        </w:rPr>
        <w:t>) 3 hours after measurement (ROM SAF Level 2 for EPS); (ii) 150 min after measurement (ROM SAF Level 2 for EPS-SG Global Mission); (iii) 125 min after measurement (ROM SAF Level 2 for EPS-SG Regional Mission);</w:t>
      </w:r>
    </w:p>
    <w:p w14:paraId="7680917C" w14:textId="77777777" w:rsidR="00086DB9" w:rsidRDefault="00086DB9">
      <w:pPr>
        <w:pStyle w:val="Standard"/>
        <w:ind w:left="426"/>
        <w:jc w:val="both"/>
        <w:rPr>
          <w:rFonts w:ascii="Arial" w:hAnsi="Arial" w:cs="Arial"/>
          <w:sz w:val="20"/>
          <w:lang w:val="en-US"/>
        </w:rPr>
      </w:pPr>
    </w:p>
    <w:p w14:paraId="7680917D"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Offline and NTC products</w:t>
      </w:r>
      <w:r>
        <w:rPr>
          <w:rFonts w:ascii="Arial" w:hAnsi="Arial" w:cs="Arial"/>
          <w:sz w:val="20"/>
          <w:lang w:val="en-US"/>
        </w:rPr>
        <w:t>: Data product delivered from about 5 days to up to 6 months after measurement, depending on the requirements. The evolution of this type of product is driven by new scientific developments and subsequent product upgrades;</w:t>
      </w:r>
    </w:p>
    <w:p w14:paraId="7680917E" w14:textId="77777777" w:rsidR="00086DB9" w:rsidRDefault="00086DB9">
      <w:pPr>
        <w:pStyle w:val="Standard"/>
        <w:ind w:left="426"/>
        <w:jc w:val="both"/>
        <w:rPr>
          <w:rFonts w:ascii="Arial" w:hAnsi="Arial" w:cs="Arial"/>
          <w:sz w:val="20"/>
          <w:lang w:val="en-US"/>
        </w:rPr>
      </w:pPr>
    </w:p>
    <w:p w14:paraId="7680917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CDR</w:t>
      </w:r>
      <w:r>
        <w:rPr>
          <w:rFonts w:ascii="Arial" w:hAnsi="Arial" w:cs="Arial"/>
          <w:sz w:val="20"/>
          <w:lang w:val="en-US"/>
        </w:rPr>
        <w:t xml:space="preserve">: Climate Data Record generated from a dedicated reprocessing activity using a fixed set of processing </w:t>
      </w:r>
      <w:proofErr w:type="spellStart"/>
      <w:r>
        <w:rPr>
          <w:rFonts w:ascii="Arial" w:hAnsi="Arial" w:cs="Arial"/>
          <w:sz w:val="20"/>
          <w:lang w:val="en-US"/>
        </w:rPr>
        <w:t>sofftware</w:t>
      </w:r>
      <w:proofErr w:type="spellEnd"/>
      <w:r>
        <w:rPr>
          <w:rStyle w:val="FootnoteReference"/>
          <w:rFonts w:ascii="Arial" w:hAnsi="Arial" w:cs="Arial"/>
          <w:sz w:val="20"/>
          <w:lang w:val="en-US"/>
        </w:rPr>
        <w:footnoteReference w:id="3"/>
      </w:r>
      <w:r>
        <w:rPr>
          <w:rFonts w:ascii="Arial" w:hAnsi="Arial" w:cs="Arial"/>
          <w:sz w:val="20"/>
          <w:lang w:val="en-US"/>
        </w:rPr>
        <w:t>.  The data record covers an extended time period of several years (with a fixed end point) and constitutes a homogeneous data record appropriate for climate usage;</w:t>
      </w:r>
    </w:p>
    <w:p w14:paraId="76809180" w14:textId="77777777" w:rsidR="00086DB9" w:rsidRDefault="00086DB9">
      <w:pPr>
        <w:pStyle w:val="Standard"/>
        <w:ind w:left="426"/>
        <w:jc w:val="both"/>
        <w:rPr>
          <w:rFonts w:ascii="Arial" w:hAnsi="Arial" w:cs="Arial"/>
          <w:sz w:val="20"/>
          <w:lang w:val="en-US"/>
        </w:rPr>
      </w:pPr>
    </w:p>
    <w:p w14:paraId="7680918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ICDR</w:t>
      </w:r>
      <w:r>
        <w:rPr>
          <w:rFonts w:ascii="Arial" w:hAnsi="Arial" w:cs="Arial"/>
          <w:sz w:val="20"/>
          <w:lang w:val="en-US"/>
        </w:rPr>
        <w:t>: An Interim Climate Data Record (ICDR) regularly extends in time a (Fundamental or Thematic) CDR using a system having optimum consistency with and lower latency than the system used to generate the CDR</w:t>
      </w:r>
      <w:r>
        <w:rPr>
          <w:rStyle w:val="FootnoteReference"/>
          <w:rFonts w:ascii="Arial" w:hAnsi="Arial" w:cs="Arial"/>
          <w:sz w:val="20"/>
          <w:lang w:val="en-US"/>
        </w:rPr>
        <w:footnoteReference w:id="4"/>
      </w:r>
      <w:r>
        <w:rPr>
          <w:rFonts w:ascii="Arial" w:hAnsi="Arial" w:cs="Arial"/>
          <w:sz w:val="20"/>
          <w:lang w:val="en-US"/>
        </w:rPr>
        <w:t>.</w:t>
      </w:r>
    </w:p>
    <w:p w14:paraId="76809182" w14:textId="77777777" w:rsidR="00086DB9" w:rsidRDefault="00086DB9">
      <w:pPr>
        <w:pStyle w:val="Standard"/>
        <w:ind w:left="426"/>
        <w:jc w:val="both"/>
        <w:rPr>
          <w:rFonts w:ascii="Arial" w:hAnsi="Arial"/>
        </w:rPr>
      </w:pPr>
    </w:p>
    <w:p w14:paraId="76809183" w14:textId="77777777" w:rsidR="00086DB9" w:rsidRDefault="00086DB9">
      <w:pPr>
        <w:pStyle w:val="Standard"/>
        <w:pageBreakBefore/>
        <w:jc w:val="both"/>
        <w:rPr>
          <w:rFonts w:ascii="Arial" w:hAnsi="Arial"/>
        </w:rPr>
      </w:pPr>
    </w:p>
    <w:p w14:paraId="76809184" w14:textId="77777777" w:rsidR="00086DB9" w:rsidRDefault="00986FBA">
      <w:pPr>
        <w:pStyle w:val="Heading2"/>
        <w:rPr>
          <w:rFonts w:eastAsia="Arial"/>
        </w:rPr>
      </w:pPr>
      <w:bookmarkStart w:id="26" w:name="__RefHeading___Toc48882_2553559590"/>
      <w:r>
        <w:rPr>
          <w:rFonts w:eastAsia="Arial"/>
        </w:rPr>
        <w:t>Overview of this document</w:t>
      </w:r>
      <w:bookmarkEnd w:id="26"/>
    </w:p>
    <w:p w14:paraId="76809185" w14:textId="77777777" w:rsidR="00086DB9" w:rsidRDefault="00986FBA">
      <w:pPr>
        <w:pStyle w:val="Standard"/>
        <w:rPr>
          <w:rFonts w:ascii="Arial" w:eastAsia="Arial" w:hAnsi="Arial"/>
          <w:sz w:val="20"/>
        </w:rPr>
      </w:pPr>
      <w:r>
        <w:rPr>
          <w:rFonts w:ascii="Arial" w:eastAsia="Arial" w:hAnsi="Arial"/>
          <w:sz w:val="20"/>
        </w:rPr>
        <w:t>This document is organized as follows:</w:t>
      </w:r>
    </w:p>
    <w:p w14:paraId="76809186" w14:textId="77777777" w:rsidR="00086DB9" w:rsidRDefault="00086DB9">
      <w:pPr>
        <w:pStyle w:val="Standard"/>
        <w:rPr>
          <w:rFonts w:ascii="Arial" w:eastAsia="Arial" w:hAnsi="Arial"/>
          <w:sz w:val="20"/>
        </w:rPr>
      </w:pPr>
    </w:p>
    <w:p w14:paraId="7680918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 xml:space="preserve">Chapter 1 </w:t>
      </w:r>
      <w:r>
        <w:rPr>
          <w:rFonts w:ascii="Arial" w:hAnsi="Arial" w:cs="Arial"/>
          <w:sz w:val="20"/>
          <w:lang w:val="en-US"/>
        </w:rPr>
        <w:t>contains the introduction;</w:t>
      </w:r>
    </w:p>
    <w:p w14:paraId="76809188" w14:textId="77777777" w:rsidR="00086DB9" w:rsidRDefault="00086DB9">
      <w:pPr>
        <w:pStyle w:val="Standard"/>
        <w:ind w:left="426"/>
        <w:jc w:val="both"/>
        <w:rPr>
          <w:rFonts w:ascii="Arial" w:hAnsi="Arial" w:cs="Arial"/>
          <w:sz w:val="20"/>
          <w:lang w:val="en-US"/>
        </w:rPr>
      </w:pPr>
    </w:p>
    <w:p w14:paraId="76809189" w14:textId="77777777" w:rsidR="00086DB9" w:rsidRDefault="00986FBA">
      <w:pPr>
        <w:pStyle w:val="Standard"/>
        <w:ind w:left="426"/>
        <w:jc w:val="both"/>
        <w:rPr>
          <w:sz w:val="20"/>
        </w:rPr>
      </w:pPr>
      <w:r>
        <w:rPr>
          <w:rFonts w:ascii="Arial" w:hAnsi="Arial" w:cs="Arial"/>
          <w:b/>
          <w:bCs/>
          <w:sz w:val="20"/>
          <w:lang w:val="en-US"/>
        </w:rPr>
        <w:t>Chapter 2</w:t>
      </w:r>
      <w:r>
        <w:rPr>
          <w:rFonts w:ascii="Arial" w:hAnsi="Arial" w:cs="Arial"/>
          <w:sz w:val="20"/>
          <w:lang w:val="en-US"/>
        </w:rPr>
        <w:t xml:space="preserve"> contains a general description of BUFR data;</w:t>
      </w:r>
    </w:p>
    <w:p w14:paraId="7680918A" w14:textId="77777777" w:rsidR="00086DB9" w:rsidRDefault="00086DB9">
      <w:pPr>
        <w:pStyle w:val="Standard"/>
        <w:ind w:left="426"/>
        <w:jc w:val="both"/>
        <w:rPr>
          <w:rFonts w:ascii="Arial" w:eastAsia="Arial" w:hAnsi="Arial" w:cs="Arial"/>
          <w:sz w:val="20"/>
          <w:lang w:val="en-US"/>
        </w:rPr>
      </w:pPr>
    </w:p>
    <w:p w14:paraId="7680918B" w14:textId="77777777" w:rsidR="00086DB9" w:rsidRDefault="00986FBA">
      <w:pPr>
        <w:pStyle w:val="Standard"/>
        <w:ind w:left="426"/>
        <w:jc w:val="both"/>
        <w:rPr>
          <w:sz w:val="20"/>
        </w:rPr>
      </w:pPr>
      <w:r>
        <w:rPr>
          <w:rFonts w:ascii="Arial" w:eastAsia="Arial" w:hAnsi="Arial"/>
          <w:b/>
          <w:bCs/>
          <w:sz w:val="20"/>
        </w:rPr>
        <w:t xml:space="preserve">Chapter 3 </w:t>
      </w:r>
      <w:r>
        <w:rPr>
          <w:rFonts w:ascii="Arial" w:eastAsia="Arial" w:hAnsi="Arial"/>
          <w:sz w:val="20"/>
        </w:rPr>
        <w:t>describes the elements of a radio occultation profile that are encoded in BUFR;</w:t>
      </w:r>
    </w:p>
    <w:p w14:paraId="7680918C" w14:textId="77777777" w:rsidR="00086DB9" w:rsidRDefault="00086DB9">
      <w:pPr>
        <w:pStyle w:val="Standard"/>
        <w:ind w:left="426"/>
        <w:jc w:val="both"/>
        <w:rPr>
          <w:rFonts w:ascii="Arial" w:eastAsia="Arial" w:hAnsi="Arial"/>
          <w:sz w:val="20"/>
        </w:rPr>
      </w:pPr>
    </w:p>
    <w:p w14:paraId="7680918D" w14:textId="77777777" w:rsidR="00086DB9" w:rsidRDefault="00986FBA">
      <w:pPr>
        <w:pStyle w:val="Standard"/>
        <w:ind w:left="426"/>
        <w:jc w:val="both"/>
        <w:rPr>
          <w:sz w:val="20"/>
        </w:rPr>
      </w:pPr>
      <w:r>
        <w:rPr>
          <w:rFonts w:ascii="Arial" w:eastAsia="Arial" w:hAnsi="Arial"/>
          <w:b/>
          <w:bCs/>
          <w:sz w:val="20"/>
        </w:rPr>
        <w:t xml:space="preserve">Chapter 4 </w:t>
      </w:r>
      <w:r>
        <w:rPr>
          <w:rFonts w:ascii="Arial" w:eastAsia="Arial" w:hAnsi="Arial"/>
          <w:sz w:val="20"/>
        </w:rPr>
        <w:t>specifies the BUFR data elements used to encode RO data;</w:t>
      </w:r>
    </w:p>
    <w:p w14:paraId="7680918E" w14:textId="77777777" w:rsidR="00086DB9" w:rsidRDefault="00086DB9">
      <w:pPr>
        <w:pStyle w:val="Standard"/>
        <w:ind w:left="426"/>
        <w:jc w:val="both"/>
        <w:rPr>
          <w:rFonts w:ascii="Arial" w:eastAsia="Arial" w:hAnsi="Arial"/>
          <w:sz w:val="20"/>
        </w:rPr>
      </w:pPr>
    </w:p>
    <w:p w14:paraId="7680918F" w14:textId="77777777" w:rsidR="00086DB9" w:rsidRDefault="00986FBA">
      <w:pPr>
        <w:pStyle w:val="Standard"/>
        <w:ind w:left="426"/>
        <w:jc w:val="both"/>
        <w:rPr>
          <w:sz w:val="20"/>
        </w:rPr>
      </w:pPr>
      <w:r>
        <w:rPr>
          <w:rFonts w:ascii="Arial" w:eastAsia="Arial" w:hAnsi="Arial"/>
          <w:b/>
          <w:bCs/>
          <w:sz w:val="20"/>
        </w:rPr>
        <w:t xml:space="preserve">Chapter 5 </w:t>
      </w:r>
      <w:r>
        <w:rPr>
          <w:rFonts w:ascii="Arial" w:eastAsia="Arial" w:hAnsi="Arial"/>
          <w:sz w:val="20"/>
        </w:rPr>
        <w:t>describes the extra data headers that need to be added to a BUFR file before it can be distributed over the GTS;</w:t>
      </w:r>
    </w:p>
    <w:p w14:paraId="76809190" w14:textId="77777777" w:rsidR="00086DB9" w:rsidRDefault="00086DB9">
      <w:pPr>
        <w:pStyle w:val="Standard"/>
        <w:ind w:left="426"/>
        <w:jc w:val="both"/>
        <w:rPr>
          <w:rFonts w:ascii="Arial" w:eastAsia="Arial" w:hAnsi="Arial"/>
          <w:sz w:val="20"/>
        </w:rPr>
      </w:pPr>
    </w:p>
    <w:p w14:paraId="76809191" w14:textId="77777777" w:rsidR="00086DB9" w:rsidRDefault="00986FBA">
      <w:pPr>
        <w:pStyle w:val="Standard"/>
        <w:ind w:left="426"/>
        <w:jc w:val="both"/>
        <w:rPr>
          <w:sz w:val="20"/>
        </w:rPr>
      </w:pPr>
      <w:r>
        <w:rPr>
          <w:rFonts w:ascii="Arial" w:eastAsia="Arial" w:hAnsi="Arial"/>
          <w:b/>
          <w:bCs/>
          <w:sz w:val="20"/>
        </w:rPr>
        <w:t xml:space="preserve">Chapter 6 </w:t>
      </w:r>
      <w:r>
        <w:rPr>
          <w:rFonts w:ascii="Arial" w:eastAsia="Arial" w:hAnsi="Arial"/>
          <w:sz w:val="20"/>
        </w:rPr>
        <w:t>briefly describes the BUFR encoding and decoding tools that are available in the ROM SAF-produced software package ROPP.</w:t>
      </w:r>
    </w:p>
    <w:p w14:paraId="76809192" w14:textId="77777777" w:rsidR="00086DB9" w:rsidRDefault="00086DB9">
      <w:pPr>
        <w:pStyle w:val="Standard"/>
        <w:ind w:left="426"/>
        <w:jc w:val="both"/>
        <w:rPr>
          <w:rFonts w:ascii="Arial" w:eastAsia="Arial" w:hAnsi="Arial"/>
          <w:sz w:val="20"/>
        </w:rPr>
      </w:pPr>
    </w:p>
    <w:p w14:paraId="76809193" w14:textId="77777777" w:rsidR="00086DB9" w:rsidRDefault="00086DB9">
      <w:pPr>
        <w:pStyle w:val="Standard"/>
        <w:ind w:left="426"/>
        <w:jc w:val="both"/>
        <w:rPr>
          <w:rFonts w:ascii="Arial" w:eastAsia="Arial" w:hAnsi="Arial"/>
          <w:sz w:val="20"/>
        </w:rPr>
      </w:pPr>
    </w:p>
    <w:p w14:paraId="76809194" w14:textId="77777777" w:rsidR="00086DB9" w:rsidRDefault="00086DB9">
      <w:pPr>
        <w:pStyle w:val="Standard"/>
        <w:ind w:left="426"/>
        <w:jc w:val="both"/>
        <w:rPr>
          <w:rFonts w:ascii="Arial" w:eastAsia="Arial" w:hAnsi="Arial"/>
          <w:sz w:val="20"/>
        </w:rPr>
      </w:pPr>
    </w:p>
    <w:p w14:paraId="76809195" w14:textId="77777777" w:rsidR="00086DB9" w:rsidRDefault="00986FBA">
      <w:pPr>
        <w:pStyle w:val="Heading1"/>
      </w:pPr>
      <w:bookmarkStart w:id="27" w:name="__RefHeading__53_1229796929"/>
      <w:r>
        <w:lastRenderedPageBreak/>
        <w:t>BUFR</w:t>
      </w:r>
      <w:r>
        <w:rPr>
          <w:rFonts w:eastAsia="Arial"/>
        </w:rPr>
        <w:t xml:space="preserve"> – </w:t>
      </w:r>
      <w:r>
        <w:t>a</w:t>
      </w:r>
      <w:r>
        <w:rPr>
          <w:rFonts w:eastAsia="Arial"/>
        </w:rPr>
        <w:t xml:space="preserve"> </w:t>
      </w:r>
      <w:r>
        <w:t>brief</w:t>
      </w:r>
      <w:r>
        <w:rPr>
          <w:rFonts w:eastAsia="Arial"/>
        </w:rPr>
        <w:t xml:space="preserve"> </w:t>
      </w:r>
      <w:r>
        <w:t>overview</w:t>
      </w:r>
      <w:bookmarkEnd w:id="27"/>
    </w:p>
    <w:p w14:paraId="76809196"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referred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publications</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detailed</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Documentation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WMO's</w:t>
      </w:r>
      <w:r>
        <w:rPr>
          <w:rFonts w:ascii="Arial" w:eastAsia="Arial" w:hAnsi="Arial" w:cs="Arial"/>
          <w:sz w:val="20"/>
        </w:rPr>
        <w:t xml:space="preserve"> </w:t>
      </w:r>
      <w:r>
        <w:rPr>
          <w:rFonts w:ascii="Arial" w:hAnsi="Arial" w:cs="Arial"/>
          <w:sz w:val="20"/>
        </w:rPr>
        <w:t>web</w:t>
      </w:r>
      <w:r>
        <w:rPr>
          <w:rFonts w:ascii="Arial" w:eastAsia="Arial" w:hAnsi="Arial" w:cs="Arial"/>
          <w:sz w:val="20"/>
        </w:rPr>
        <w:t xml:space="preserve"> </w:t>
      </w:r>
      <w:r>
        <w:rPr>
          <w:rFonts w:ascii="Arial" w:hAnsi="Arial" w:cs="Arial"/>
          <w:sz w:val="20"/>
        </w:rPr>
        <w:t>pages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Guide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[RD.11].</w:t>
      </w:r>
    </w:p>
    <w:p w14:paraId="76809197" w14:textId="77777777" w:rsidR="00086DB9" w:rsidRDefault="00086DB9">
      <w:pPr>
        <w:pStyle w:val="Standard"/>
        <w:jc w:val="both"/>
        <w:rPr>
          <w:rFonts w:ascii="Arial" w:hAnsi="Arial" w:cs="Arial"/>
          <w:sz w:val="20"/>
        </w:rPr>
      </w:pPr>
    </w:p>
    <w:p w14:paraId="76809198" w14:textId="77777777" w:rsidR="00086DB9" w:rsidRDefault="00986FBA">
      <w:pPr>
        <w:pStyle w:val="Heading2"/>
      </w:pPr>
      <w:bookmarkStart w:id="28" w:name="__RefHeading___Toc48884_2553559590"/>
      <w:r>
        <w:t>What</w:t>
      </w:r>
      <w:r>
        <w:rPr>
          <w:rFonts w:eastAsia="Arial"/>
        </w:rPr>
        <w:t xml:space="preserve"> </w:t>
      </w:r>
      <w:r>
        <w:t>is</w:t>
      </w:r>
      <w:r>
        <w:rPr>
          <w:rFonts w:eastAsia="Arial"/>
        </w:rPr>
        <w:t xml:space="preserve"> </w:t>
      </w:r>
      <w:r>
        <w:t>BUFR?</w:t>
      </w:r>
      <w:bookmarkEnd w:id="28"/>
    </w:p>
    <w:p w14:paraId="76809199" w14:textId="77777777" w:rsidR="00086DB9" w:rsidRPr="00107262" w:rsidRDefault="00986FBA">
      <w:pPr>
        <w:pStyle w:val="PlainText"/>
        <w:jc w:val="both"/>
        <w:rPr>
          <w:lang w:val="en-US"/>
          <w:rPrChange w:id="29"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FM94</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(otherwise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 </w:t>
      </w:r>
      <w:r>
        <w:rPr>
          <w:rFonts w:ascii="Arial" w:hAnsi="Arial" w:cs="Arial"/>
          <w:lang w:val="en-GB"/>
        </w:rPr>
        <w:t>Binary</w:t>
      </w:r>
      <w:r>
        <w:rPr>
          <w:rFonts w:ascii="Arial" w:eastAsia="Arial" w:hAnsi="Arial" w:cs="Arial"/>
          <w:lang w:val="en-GB"/>
        </w:rPr>
        <w:t xml:space="preserve"> </w:t>
      </w:r>
      <w:r>
        <w:rPr>
          <w:rFonts w:ascii="Arial" w:hAnsi="Arial" w:cs="Arial"/>
          <w:lang w:val="en-GB"/>
        </w:rPr>
        <w:t>Universal</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Representation)</w:t>
      </w:r>
      <w:r>
        <w:rPr>
          <w:rFonts w:ascii="Arial" w:eastAsia="Arial" w:hAnsi="Arial" w:cs="Arial"/>
          <w:lang w:val="en-GB"/>
        </w:rPr>
        <w:t xml:space="preserve"> </w:t>
      </w:r>
      <w:r>
        <w:rPr>
          <w:rFonts w:ascii="Arial" w:hAnsi="Arial" w:cs="Arial"/>
          <w:lang w:val="en-GB"/>
        </w:rPr>
        <w:t>[RD.3]</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standard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(mainly)</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efficient</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pure</w:t>
      </w:r>
      <w:r>
        <w:rPr>
          <w:rFonts w:ascii="Arial" w:eastAsia="Arial" w:hAnsi="Arial" w:cs="Arial"/>
          <w:lang w:val="en-GB"/>
        </w:rPr>
        <w:t xml:space="preserve"> </w:t>
      </w:r>
      <w:r>
        <w:rPr>
          <w:rFonts w:ascii="Arial" w:hAnsi="Arial" w:cs="Arial"/>
          <w:lang w:val="en-GB"/>
        </w:rPr>
        <w:t>binary</w:t>
      </w:r>
      <w:r>
        <w:rPr>
          <w:rFonts w:ascii="Arial" w:eastAsia="Arial" w:hAnsi="Arial" w:cs="Arial"/>
          <w:lang w:val="en-GB"/>
        </w:rPr>
        <w:t xml:space="preserve"> </w:t>
      </w:r>
      <w:r>
        <w:rPr>
          <w:rFonts w:ascii="Arial" w:hAnsi="Arial" w:cs="Arial"/>
          <w:lang w:val="en-GB"/>
        </w:rPr>
        <w:t>(bit-oriented</w:t>
      </w:r>
      <w:r>
        <w:rPr>
          <w:rFonts w:ascii="Arial" w:eastAsia="Arial" w:hAnsi="Arial" w:cs="Arial"/>
          <w:lang w:val="en-GB"/>
        </w:rPr>
        <w:t xml:space="preserve"> </w:t>
      </w:r>
      <w:r>
        <w:rPr>
          <w:rFonts w:ascii="Arial" w:hAnsi="Arial" w:cs="Arial"/>
          <w:lang w:val="en-GB"/>
        </w:rPr>
        <w:t>stream).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decoding</w:t>
      </w:r>
      <w:r>
        <w:rPr>
          <w:rFonts w:ascii="Arial" w:eastAsia="Arial" w:hAnsi="Arial" w:cs="Arial"/>
          <w:lang w:val="en-GB"/>
        </w:rPr>
        <w:t xml:space="preserve"> </w:t>
      </w:r>
      <w:r>
        <w:rPr>
          <w:rFonts w:ascii="Arial" w:hAnsi="Arial" w:cs="Arial"/>
          <w:lang w:val="en-GB"/>
        </w:rPr>
        <w:t>process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table-driven,</w:t>
      </w:r>
      <w:r>
        <w:rPr>
          <w:rFonts w:ascii="Arial" w:eastAsia="Arial" w:hAnsi="Arial" w:cs="Arial"/>
          <w:lang w:val="en-GB"/>
        </w:rPr>
        <w:t xml:space="preserve"> </w:t>
      </w:r>
      <w:r>
        <w:rPr>
          <w:rFonts w:ascii="Arial" w:hAnsi="Arial" w:cs="Arial"/>
          <w:lang w:val="en-GB"/>
        </w:rPr>
        <w:t>meaning</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pre-defined,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complementary</w:t>
      </w:r>
      <w:r>
        <w:rPr>
          <w:rFonts w:ascii="Arial" w:eastAsia="Arial" w:hAnsi="Arial" w:cs="Arial"/>
          <w:lang w:val="en-GB"/>
        </w:rPr>
        <w:t xml:space="preserve"> </w:t>
      </w:r>
      <w:r>
        <w:rPr>
          <w:rFonts w:ascii="Arial" w:hAnsi="Arial" w:cs="Arial"/>
          <w:lang w:val="en-GB"/>
        </w:rPr>
        <w:t>processes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same</w:t>
      </w:r>
      <w:r>
        <w:rPr>
          <w:rFonts w:ascii="Arial" w:eastAsia="Arial" w:hAnsi="Arial" w:cs="Arial"/>
          <w:lang w:val="en-GB"/>
        </w:rPr>
        <w:t xml:space="preserve"> </w:t>
      </w:r>
      <w:r>
        <w:rPr>
          <w:rFonts w:ascii="Arial" w:hAnsi="Arial" w:cs="Arial"/>
          <w:lang w:val="en-GB"/>
        </w:rPr>
        <w:t>table</w:t>
      </w:r>
      <w:r>
        <w:rPr>
          <w:rFonts w:ascii="Arial" w:eastAsia="Arial" w:hAnsi="Arial" w:cs="Arial"/>
          <w:lang w:val="en-GB"/>
        </w:rPr>
        <w:t xml:space="preserve"> </w:t>
      </w:r>
      <w:r>
        <w:rPr>
          <w:rFonts w:ascii="Arial" w:hAnsi="Arial" w:cs="Arial"/>
          <w:lang w:val="en-GB"/>
        </w:rPr>
        <w:t>definitions.</w:t>
      </w:r>
      <w:r>
        <w:rPr>
          <w:rFonts w:ascii="Arial" w:eastAsia="Arial" w:hAnsi="Arial" w:cs="Arial"/>
          <w:lang w:val="en-GB"/>
        </w:rPr>
        <w:t xml:space="preserve"> </w:t>
      </w:r>
      <w:r>
        <w:rPr>
          <w:rFonts w:ascii="Arial" w:hAnsi="Arial" w:cs="Arial"/>
          <w:lang w:val="en-GB"/>
        </w:rPr>
        <w:t>Once</w:t>
      </w:r>
      <w:r>
        <w:rPr>
          <w:rFonts w:ascii="Arial" w:eastAsia="Arial" w:hAnsi="Arial" w:cs="Arial"/>
          <w:lang w:val="en-GB"/>
        </w:rPr>
        <w:t xml:space="preserve"> </w:t>
      </w:r>
      <w:r>
        <w:rPr>
          <w:rFonts w:ascii="Arial" w:hAnsi="Arial" w:cs="Arial"/>
          <w:lang w:val="en-GB"/>
        </w:rPr>
        <w:t>parameters</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(eventually)</w:t>
      </w:r>
      <w:r>
        <w:rPr>
          <w:rFonts w:ascii="Arial" w:eastAsia="Arial" w:hAnsi="Arial" w:cs="Arial"/>
          <w:lang w:val="en-GB"/>
        </w:rPr>
        <w:t xml:space="preserve"> </w:t>
      </w:r>
      <w:r>
        <w:rPr>
          <w:rFonts w:ascii="Arial" w:hAnsi="Arial" w:cs="Arial"/>
          <w:lang w:val="en-GB"/>
        </w:rPr>
        <w:t>accepted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published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[RD.5]),</w:t>
      </w:r>
      <w:r>
        <w:rPr>
          <w:rFonts w:ascii="Arial" w:eastAsia="Arial" w:hAnsi="Arial" w:cs="Arial"/>
          <w:lang w:val="en-GB"/>
        </w:rPr>
        <w:t xml:space="preserve"> </w:t>
      </w:r>
      <w:r>
        <w:rPr>
          <w:rFonts w:ascii="Arial" w:hAnsi="Arial" w:cs="Arial"/>
          <w:lang w:val="en-GB"/>
        </w:rPr>
        <w:t>any</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within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self-defining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&amp;</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routines</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wrappers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routing</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bulletins)</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transmitted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links.</w:t>
      </w:r>
    </w:p>
    <w:p w14:paraId="7680919A" w14:textId="77777777" w:rsidR="00086DB9" w:rsidRDefault="00086DB9">
      <w:pPr>
        <w:pStyle w:val="PlainText"/>
        <w:jc w:val="both"/>
        <w:rPr>
          <w:rFonts w:ascii="Arial" w:hAnsi="Arial" w:cs="Arial"/>
          <w:lang w:val="en-GB"/>
        </w:rPr>
      </w:pPr>
    </w:p>
    <w:p w14:paraId="7680919B" w14:textId="77777777" w:rsidR="00086DB9" w:rsidRPr="00107262" w:rsidRDefault="00986FBA">
      <w:pPr>
        <w:pStyle w:val="PlainText"/>
        <w:jc w:val="both"/>
        <w:rPr>
          <w:lang w:val="en-US"/>
          <w:rPrChange w:id="30" w:author="Stig Syndergaard" w:date="2022-10-24T18:01:00Z">
            <w:rPr/>
          </w:rPrChange>
        </w:rPr>
      </w:pPr>
      <w:r>
        <w:rPr>
          <w:rFonts w:ascii="Arial" w:hAnsi="Arial" w:cs="Arial"/>
          <w:lang w:val="en-GB"/>
        </w:rPr>
        <w:t>Almost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operational</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services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transmit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receive</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most</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store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archive)</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retrieved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models</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Indeed,</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NCEP</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only</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interface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their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new</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therefore</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before</w:t>
      </w:r>
      <w:r>
        <w:rPr>
          <w:rFonts w:ascii="Arial" w:eastAsia="Arial" w:hAnsi="Arial" w:cs="Arial"/>
          <w:lang w:val="en-GB"/>
        </w:rPr>
        <w:t xml:space="preserve"> </w:t>
      </w:r>
      <w:r>
        <w:rPr>
          <w:rFonts w:ascii="Arial" w:hAnsi="Arial" w:cs="Arial"/>
          <w:lang w:val="en-GB"/>
        </w:rPr>
        <w:t>they</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Contact</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countries</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working</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confirmed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already</w:t>
      </w:r>
      <w:r>
        <w:rPr>
          <w:rFonts w:ascii="Arial" w:eastAsia="Arial" w:hAnsi="Arial" w:cs="Arial"/>
          <w:lang w:val="en-GB"/>
        </w:rPr>
        <w:t xml:space="preserve"> </w:t>
      </w:r>
      <w:r>
        <w:rPr>
          <w:rFonts w:ascii="Arial" w:hAnsi="Arial" w:cs="Arial"/>
          <w:lang w:val="en-GB"/>
        </w:rPr>
        <w:t>existed,</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formally</w:t>
      </w:r>
      <w:r>
        <w:rPr>
          <w:rFonts w:ascii="Arial" w:eastAsia="Arial" w:hAnsi="Arial" w:cs="Arial"/>
          <w:lang w:val="en-GB"/>
        </w:rPr>
        <w:t xml:space="preserve"> </w:t>
      </w:r>
      <w:r>
        <w:rPr>
          <w:rFonts w:ascii="Arial" w:hAnsi="Arial" w:cs="Arial"/>
          <w:lang w:val="en-GB"/>
        </w:rPr>
        <w:t>proposed,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However,</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practical</w:t>
      </w:r>
      <w:r>
        <w:rPr>
          <w:rFonts w:ascii="Arial" w:eastAsia="Arial" w:hAnsi="Arial" w:cs="Arial"/>
          <w:lang w:val="en-GB"/>
        </w:rPr>
        <w:t xml:space="preserve"> – </w:t>
      </w:r>
      <w:r>
        <w:rPr>
          <w:rFonts w:ascii="Arial" w:hAnsi="Arial" w:cs="Arial"/>
          <w:lang w:val="en-GB"/>
        </w:rPr>
        <w:t>albeit</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informal</w:t>
      </w:r>
      <w:r>
        <w:rPr>
          <w:rFonts w:ascii="Arial" w:eastAsia="Arial" w:hAnsi="Arial" w:cs="Arial"/>
          <w:lang w:val="en-GB"/>
        </w:rPr>
        <w:t xml:space="preserve"> – </w:t>
      </w:r>
      <w:r>
        <w:rPr>
          <w:rFonts w:ascii="Arial" w:hAnsi="Arial" w:cs="Arial"/>
          <w:lang w:val="en-GB"/>
        </w:rPr>
        <w:t>implementation</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similar</w:t>
      </w:r>
      <w:r>
        <w:rPr>
          <w:rFonts w:ascii="Arial" w:eastAsia="Arial" w:hAnsi="Arial" w:cs="Arial"/>
          <w:lang w:val="en-GB"/>
        </w:rPr>
        <w:t xml:space="preserve"> </w:t>
      </w:r>
      <w:r>
        <w:rPr>
          <w:rFonts w:ascii="Arial" w:hAnsi="Arial" w:cs="Arial"/>
          <w:lang w:val="en-GB"/>
        </w:rPr>
        <w:t>CLIMAP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([RD.2])</w:t>
      </w:r>
      <w:r>
        <w:rPr>
          <w:rFonts w:ascii="Arial" w:eastAsia="Arial" w:hAnsi="Arial" w:cs="Arial"/>
          <w:lang w:val="en-GB"/>
        </w:rPr>
        <w:t xml:space="preserve"> </w:t>
      </w:r>
      <w:r>
        <w:rPr>
          <w:rFonts w:ascii="Arial" w:hAnsi="Arial" w:cs="Arial"/>
          <w:lang w:val="en-GB"/>
        </w:rPr>
        <w:t>from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GPS/Met</w:t>
      </w:r>
      <w:r>
        <w:rPr>
          <w:rFonts w:ascii="Arial" w:eastAsia="Arial" w:hAnsi="Arial" w:cs="Arial"/>
          <w:lang w:val="en-GB"/>
        </w:rPr>
        <w:t xml:space="preserve"> </w:t>
      </w:r>
      <w:r>
        <w:rPr>
          <w:rFonts w:ascii="Arial" w:hAnsi="Arial" w:cs="Arial"/>
          <w:lang w:val="en-GB"/>
        </w:rPr>
        <w:t>experimental</w:t>
      </w:r>
      <w:r>
        <w:rPr>
          <w:rFonts w:ascii="Arial" w:eastAsia="Arial" w:hAnsi="Arial" w:cs="Arial"/>
          <w:lang w:val="en-GB"/>
        </w:rPr>
        <w:t xml:space="preserve"> </w:t>
      </w:r>
      <w:r>
        <w:rPr>
          <w:rFonts w:ascii="Arial" w:hAnsi="Arial" w:cs="Arial"/>
          <w:lang w:val="en-GB"/>
        </w:rPr>
        <w:t>mission.</w:t>
      </w:r>
    </w:p>
    <w:p w14:paraId="7680919C" w14:textId="77777777" w:rsidR="00086DB9" w:rsidRDefault="00086DB9">
      <w:pPr>
        <w:pStyle w:val="PlainText"/>
        <w:jc w:val="both"/>
        <w:rPr>
          <w:rFonts w:ascii="Arial" w:hAnsi="Arial" w:cs="Arial"/>
          <w:lang w:val="en-GB"/>
        </w:rPr>
      </w:pPr>
    </w:p>
    <w:p w14:paraId="7680919D" w14:textId="77777777" w:rsidR="00086DB9" w:rsidRPr="00107262" w:rsidRDefault="00986FBA">
      <w:pPr>
        <w:pStyle w:val="PlainText"/>
        <w:jc w:val="both"/>
        <w:rPr>
          <w:lang w:val="en-US"/>
          <w:rPrChange w:id="31" w:author="Stig Syndergaard" w:date="2022-10-24T18:01:00Z">
            <w:rPr/>
          </w:rPrChange>
        </w:rPr>
      </w:pPr>
      <w:r>
        <w:rPr>
          <w:rFonts w:ascii="Arial" w:hAnsi="Arial" w:cs="Arial"/>
          <w:lang w:val="en-GB"/>
        </w:rPr>
        <w:t>As</w:t>
      </w:r>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early</w:t>
      </w:r>
      <w:r>
        <w:rPr>
          <w:rFonts w:ascii="Arial" w:eastAsia="Arial" w:hAnsi="Arial" w:cs="Arial"/>
          <w:lang w:val="en-GB"/>
        </w:rPr>
        <w:t xml:space="preserve"> </w:t>
      </w:r>
      <w:r>
        <w:rPr>
          <w:rFonts w:ascii="Arial" w:hAnsi="Arial" w:cs="Arial"/>
          <w:lang w:val="en-GB"/>
        </w:rPr>
        <w:t>GRAS</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Development</w:t>
      </w:r>
      <w:r>
        <w:rPr>
          <w:rFonts w:ascii="Arial" w:eastAsia="Arial" w:hAnsi="Arial" w:cs="Arial"/>
          <w:lang w:val="en-GB"/>
        </w:rPr>
        <w:t xml:space="preserve"> </w:t>
      </w:r>
      <w:r>
        <w:rPr>
          <w:rFonts w:ascii="Arial" w:hAnsi="Arial" w:cs="Arial"/>
          <w:lang w:val="en-GB"/>
        </w:rPr>
        <w:t>Phase</w:t>
      </w:r>
      <w:r>
        <w:rPr>
          <w:rFonts w:ascii="Arial" w:eastAsia="Arial" w:hAnsi="Arial" w:cs="Arial"/>
          <w:lang w:val="en-GB"/>
        </w:rPr>
        <w:t xml:space="preserve"> </w:t>
      </w:r>
      <w:r>
        <w:rPr>
          <w:rFonts w:ascii="Arial" w:hAnsi="Arial" w:cs="Arial"/>
          <w:lang w:val="en-GB"/>
        </w:rPr>
        <w:t>activities</w:t>
      </w:r>
      <w:r>
        <w:rPr>
          <w:rFonts w:ascii="Arial" w:eastAsia="Arial" w:hAnsi="Arial" w:cs="Arial"/>
          <w:lang w:val="en-GB"/>
        </w:rPr>
        <w:t xml:space="preserve"> </w:t>
      </w:r>
      <w:r>
        <w:rPr>
          <w:rFonts w:ascii="Arial" w:hAnsi="Arial" w:cs="Arial"/>
          <w:lang w:val="en-GB"/>
        </w:rPr>
        <w:t>(1999</w:t>
      </w:r>
      <w:r>
        <w:rPr>
          <w:rFonts w:ascii="Arial" w:hAnsi="Arial" w:cs="Arial"/>
          <w:lang w:val="en-GB"/>
        </w:rPr>
        <w:softHyphen/>
      </w:r>
      <w:r>
        <w:rPr>
          <w:rFonts w:ascii="Arial" w:eastAsia="Arial" w:hAnsi="Arial" w:cs="Arial"/>
          <w:lang w:val="en-GB"/>
        </w:rPr>
        <w:t>–</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developed</w:t>
      </w:r>
      <w:r>
        <w:rPr>
          <w:rFonts w:ascii="Arial" w:eastAsia="Arial" w:hAnsi="Arial" w:cs="Arial"/>
          <w:lang w:val="en-GB"/>
        </w:rPr>
        <w:t xml:space="preserve"> </w:t>
      </w:r>
      <w:r>
        <w:rPr>
          <w:rFonts w:ascii="Arial" w:hAnsi="Arial" w:cs="Arial"/>
          <w:lang w:val="en-GB"/>
        </w:rPr>
        <w:t>an</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capability</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order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assess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impact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its</w:t>
      </w:r>
      <w:r>
        <w:rPr>
          <w:rFonts w:ascii="Arial" w:eastAsia="Arial" w:hAnsi="Arial" w:cs="Arial"/>
          <w:lang w:val="en-GB"/>
        </w:rPr>
        <w:t xml:space="preserve"> </w:t>
      </w:r>
      <w:r>
        <w:rPr>
          <w:rFonts w:ascii="Arial" w:hAnsi="Arial" w:cs="Arial"/>
          <w:lang w:val="en-GB"/>
        </w:rPr>
        <w:t>global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system.</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first</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added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on-line</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synoptic</w:t>
      </w:r>
      <w:r>
        <w:rPr>
          <w:rFonts w:ascii="Arial" w:eastAsia="Arial" w:hAnsi="Arial" w:cs="Arial"/>
          <w:lang w:val="en-GB"/>
        </w:rPr>
        <w:t xml:space="preserve"> </w:t>
      </w:r>
      <w:r>
        <w:rPr>
          <w:rFonts w:ascii="Arial" w:hAnsi="Arial" w:cs="Arial"/>
          <w:lang w:val="en-GB"/>
        </w:rPr>
        <w:t>database,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proofErr w:type="spellStart"/>
      <w:r>
        <w:rPr>
          <w:rFonts w:ascii="Arial" w:hAnsi="Arial" w:cs="Arial"/>
          <w:lang w:val="en-GB"/>
        </w:rPr>
        <w:t>MetDB</w:t>
      </w:r>
      <w:proofErr w:type="spellEnd"/>
      <w:r>
        <w:rPr>
          <w:rFonts w:ascii="Arial" w:eastAsia="Arial" w:hAnsi="Arial" w:cs="Arial"/>
          <w:lang w:val="en-GB"/>
        </w:rPr>
        <w:t>’</w:t>
      </w:r>
      <w:r>
        <w:rPr>
          <w:rFonts w:ascii="Arial" w:hAnsi="Arial" w:cs="Arial"/>
          <w:lang w:val="en-GB"/>
        </w:rPr>
        <w: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required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initial</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trials.</w:t>
      </w:r>
    </w:p>
    <w:p w14:paraId="7680919E" w14:textId="77777777" w:rsidR="00086DB9" w:rsidRDefault="00086DB9">
      <w:pPr>
        <w:pStyle w:val="PlainText"/>
        <w:jc w:val="both"/>
        <w:rPr>
          <w:rFonts w:ascii="Arial" w:hAnsi="Arial" w:cs="Arial"/>
          <w:lang w:val="en-GB"/>
        </w:rPr>
      </w:pPr>
    </w:p>
    <w:p w14:paraId="7680919F" w14:textId="77777777" w:rsidR="00086DB9" w:rsidRPr="00107262" w:rsidRDefault="00986FBA">
      <w:pPr>
        <w:pStyle w:val="PlainText"/>
        <w:jc w:val="both"/>
        <w:rPr>
          <w:lang w:val="en-US"/>
          <w:rPrChange w:id="32" w:author="Stig Syndergaard" w:date="2022-10-24T18:01:00Z">
            <w:rPr/>
          </w:rPrChange>
        </w:rPr>
      </w:pPr>
      <w:r>
        <w:rPr>
          <w:rFonts w:ascii="Arial" w:hAnsi="Arial" w:cs="Arial"/>
          <w:lang w:val="en-GB"/>
        </w:rPr>
        <w:t>However,</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always</w:t>
      </w:r>
      <w:r>
        <w:rPr>
          <w:rFonts w:ascii="Arial" w:eastAsia="Arial" w:hAnsi="Arial" w:cs="Arial"/>
          <w:lang w:val="en-GB"/>
        </w:rPr>
        <w:t xml:space="preserve"> </w:t>
      </w:r>
      <w:r>
        <w:rPr>
          <w:rFonts w:ascii="Arial" w:hAnsi="Arial" w:cs="Arial"/>
          <w:lang w:val="en-GB"/>
        </w:rPr>
        <w:t>acknowledged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dissemination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describes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better</w:t>
      </w:r>
      <w:r>
        <w:rPr>
          <w:rFonts w:ascii="Arial" w:eastAsia="Arial" w:hAnsi="Arial" w:cs="Arial"/>
          <w:lang w:val="en-GB"/>
        </w:rPr>
        <w:t xml:space="preserve"> </w:t>
      </w:r>
      <w:r>
        <w:rPr>
          <w:rFonts w:ascii="Arial" w:hAnsi="Arial" w:cs="Arial"/>
          <w:lang w:val="en-GB"/>
        </w:rPr>
        <w:t>suited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user</w:t>
      </w:r>
      <w:r>
        <w:rPr>
          <w:rFonts w:ascii="Arial" w:eastAsia="Arial" w:hAnsi="Arial" w:cs="Arial"/>
          <w:lang w:val="en-GB"/>
        </w:rPr>
        <w:t xml:space="preserve"> </w:t>
      </w:r>
      <w:r>
        <w:rPr>
          <w:rFonts w:ascii="Arial" w:hAnsi="Arial" w:cs="Arial"/>
          <w:lang w:val="en-GB"/>
        </w:rPr>
        <w:t>needs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original</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retained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releases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(V1.7</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earlier)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highlight</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differences,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obsolete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WMO-approved</w:t>
      </w:r>
      <w:r>
        <w:rPr>
          <w:rFonts w:ascii="Arial" w:eastAsia="Arial" w:hAnsi="Arial" w:cs="Arial"/>
          <w:lang w:val="en-GB"/>
        </w:rPr>
        <w:t xml:space="preserve"> </w:t>
      </w:r>
      <w:r>
        <w:rPr>
          <w:rFonts w:ascii="Arial" w:hAnsi="Arial" w:cs="Arial"/>
          <w:lang w:val="en-GB"/>
        </w:rPr>
        <w:t>version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years,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template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removed.</w:t>
      </w:r>
    </w:p>
    <w:p w14:paraId="768091A0" w14:textId="77777777" w:rsidR="00086DB9" w:rsidRDefault="00086DB9">
      <w:pPr>
        <w:pStyle w:val="PlainText"/>
        <w:jc w:val="both"/>
        <w:rPr>
          <w:rFonts w:ascii="Arial" w:hAnsi="Arial" w:cs="Arial"/>
          <w:lang w:val="en-GB"/>
        </w:rPr>
      </w:pPr>
    </w:p>
    <w:p w14:paraId="768091A1" w14:textId="77777777" w:rsidR="00086DB9" w:rsidRPr="00107262" w:rsidRDefault="00986FBA">
      <w:pPr>
        <w:pStyle w:val="PlainText"/>
        <w:jc w:val="both"/>
        <w:rPr>
          <w:lang w:val="en-US"/>
          <w:rPrChange w:id="33"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derived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close</w:t>
      </w:r>
      <w:r>
        <w:rPr>
          <w:rFonts w:ascii="Arial" w:eastAsia="Arial" w:hAnsi="Arial" w:cs="Arial"/>
          <w:lang w:val="en-GB"/>
        </w:rPr>
        <w:t xml:space="preserve"> </w:t>
      </w:r>
      <w:r>
        <w:rPr>
          <w:rFonts w:ascii="Arial" w:hAnsi="Arial" w:cs="Arial"/>
          <w:lang w:val="en-GB"/>
        </w:rPr>
        <w:t>consultation</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suppliers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ROM</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wide</w:t>
      </w:r>
      <w:r>
        <w:rPr>
          <w:rFonts w:ascii="Arial" w:eastAsia="Arial" w:hAnsi="Arial" w:cs="Arial"/>
          <w:lang w:val="en-GB"/>
        </w:rPr>
        <w:t xml:space="preserve"> </w:t>
      </w:r>
      <w:r>
        <w:rPr>
          <w:rFonts w:ascii="Arial" w:hAnsi="Arial" w:cs="Arial"/>
          <w:lang w:val="en-GB"/>
        </w:rPr>
        <w:t>set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potential</w:t>
      </w:r>
      <w:r>
        <w:rPr>
          <w:rFonts w:ascii="Arial" w:eastAsia="Arial" w:hAnsi="Arial" w:cs="Arial"/>
          <w:lang w:val="en-GB"/>
        </w:rPr>
        <w:t xml:space="preserve"> </w:t>
      </w:r>
      <w:r>
        <w:rPr>
          <w:rFonts w:ascii="Arial" w:hAnsi="Arial" w:cs="Arial"/>
          <w:lang w:val="en-GB"/>
        </w:rPr>
        <w:t>users</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(mostly,</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limited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community.</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95</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Perl</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interfaces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suite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kernel</w:t>
      </w:r>
      <w:r>
        <w:rPr>
          <w:rFonts w:ascii="Arial" w:eastAsia="Arial" w:hAnsi="Arial" w:cs="Arial"/>
          <w:lang w:val="en-GB"/>
        </w:rPr>
        <w:t xml:space="preserve"> </w:t>
      </w:r>
      <w:r>
        <w:rPr>
          <w:rFonts w:ascii="Arial" w:hAnsi="Arial" w:cs="Arial"/>
          <w:lang w:val="en-GB"/>
        </w:rPr>
        <w:t>encoder</w:t>
      </w:r>
      <w:r>
        <w:rPr>
          <w:rFonts w:ascii="Arial" w:eastAsia="Arial" w:hAnsi="Arial" w:cs="Arial"/>
          <w:lang w:val="en-GB"/>
        </w:rPr>
        <w:t xml:space="preserve"> and </w:t>
      </w:r>
      <w:r>
        <w:rPr>
          <w:rFonts w:ascii="Arial" w:hAnsi="Arial" w:cs="Arial"/>
          <w:lang w:val="en-GB"/>
        </w:rPr>
        <w:t>decoder</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code,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demonstrated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work</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intended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real</w:t>
      </w:r>
      <w:r>
        <w:rPr>
          <w:rFonts w:ascii="Arial" w:eastAsia="Arial" w:hAnsi="Arial" w:cs="Arial"/>
          <w:lang w:val="en-GB"/>
        </w:rPr>
        <w:t xml:space="preserve"> </w:t>
      </w:r>
      <w:r>
        <w:rPr>
          <w:rFonts w:ascii="Arial" w:hAnsi="Arial" w:cs="Arial"/>
          <w:lang w:val="en-GB"/>
        </w:rPr>
        <w:t>CHAMP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GFZ</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Sample</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were</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correctly</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freely-available</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package</w:t>
      </w:r>
      <w:r>
        <w:rPr>
          <w:rFonts w:ascii="Arial" w:eastAsia="Arial" w:hAnsi="Arial" w:cs="Arial"/>
          <w:lang w:val="en-GB"/>
        </w:rPr>
        <w:t xml:space="preserve"> </w:t>
      </w:r>
      <w:r>
        <w:rPr>
          <w:rFonts w:ascii="Arial" w:hAnsi="Arial" w:cs="Arial"/>
          <w:lang w:val="en-GB"/>
        </w:rPr>
        <w:t>([RD.11]).</w:t>
      </w:r>
    </w:p>
    <w:p w14:paraId="768091A2" w14:textId="77777777" w:rsidR="00086DB9" w:rsidRDefault="00086DB9">
      <w:pPr>
        <w:pStyle w:val="PlainText"/>
        <w:jc w:val="both"/>
        <w:rPr>
          <w:rFonts w:ascii="Arial" w:hAnsi="Arial" w:cs="Arial"/>
          <w:lang w:val="en-GB"/>
        </w:rPr>
      </w:pPr>
    </w:p>
    <w:p w14:paraId="768091A3" w14:textId="77777777" w:rsidR="00086DB9" w:rsidRDefault="00986FBA">
      <w:pPr>
        <w:pStyle w:val="PlainText"/>
        <w:jc w:val="both"/>
      </w:pPr>
      <w:r>
        <w:rPr>
          <w:rFonts w:ascii="Arial" w:hAnsi="Arial" w:cs="Arial"/>
          <w:lang w:val="en-GB"/>
        </w:rPr>
        <w:t>A</w:t>
      </w:r>
      <w:r>
        <w:rPr>
          <w:rFonts w:ascii="Arial" w:eastAsia="Arial" w:hAnsi="Arial" w:cs="Arial"/>
          <w:lang w:val="en-GB"/>
        </w:rPr>
        <w:t xml:space="preserve">t the time of writing, operational data is being exchanged over the GTS in this BUFR template from the </w:t>
      </w:r>
      <w:proofErr w:type="spellStart"/>
      <w:r>
        <w:rPr>
          <w:rFonts w:ascii="Arial" w:eastAsia="Arial" w:hAnsi="Arial" w:cs="Arial"/>
          <w:lang w:val="en-GB"/>
        </w:rPr>
        <w:t>Metop</w:t>
      </w:r>
      <w:proofErr w:type="spellEnd"/>
      <w:r>
        <w:rPr>
          <w:rFonts w:ascii="Arial" w:eastAsia="Arial" w:hAnsi="Arial" w:cs="Arial"/>
          <w:lang w:val="en-GB"/>
        </w:rPr>
        <w:t xml:space="preserve">-B /C, Sentinel-6, COSMIC-2, </w:t>
      </w:r>
      <w:proofErr w:type="spellStart"/>
      <w:r>
        <w:rPr>
          <w:rFonts w:ascii="Arial" w:eastAsia="Arial" w:hAnsi="Arial" w:cs="Arial"/>
          <w:lang w:val="en-GB"/>
        </w:rPr>
        <w:t>TerraSAR</w:t>
      </w:r>
      <w:proofErr w:type="spellEnd"/>
      <w:r>
        <w:rPr>
          <w:rFonts w:ascii="Arial" w:eastAsia="Arial" w:hAnsi="Arial" w:cs="Arial"/>
          <w:lang w:val="en-GB"/>
        </w:rPr>
        <w:t xml:space="preserve">-X, </w:t>
      </w:r>
      <w:proofErr w:type="spellStart"/>
      <w:r>
        <w:rPr>
          <w:rFonts w:ascii="Arial" w:eastAsia="Arial" w:hAnsi="Arial" w:cs="Arial"/>
          <w:lang w:val="en-GB"/>
        </w:rPr>
        <w:t>TanDEM</w:t>
      </w:r>
      <w:proofErr w:type="spellEnd"/>
      <w:r>
        <w:rPr>
          <w:rFonts w:ascii="Arial" w:eastAsia="Arial" w:hAnsi="Arial" w:cs="Arial"/>
          <w:lang w:val="en-GB"/>
        </w:rPr>
        <w:t xml:space="preserve">-X, KOMPSAT-5, GRACE-FO (follow-on), PAZ and FY-3C/D RO missions, and will also be used for data from proposed future missions like </w:t>
      </w:r>
      <w:proofErr w:type="spellStart"/>
      <w:r>
        <w:rPr>
          <w:rFonts w:ascii="Arial" w:eastAsia="Arial" w:hAnsi="Arial" w:cs="Arial"/>
          <w:lang w:val="en-GB"/>
        </w:rPr>
        <w:t>Metop</w:t>
      </w:r>
      <w:proofErr w:type="spellEnd"/>
      <w:r>
        <w:rPr>
          <w:rFonts w:ascii="Arial" w:eastAsia="Arial" w:hAnsi="Arial" w:cs="Arial"/>
          <w:lang w:val="en-GB"/>
        </w:rPr>
        <w:t xml:space="preserve">-SG. Data from terminated missions </w:t>
      </w:r>
      <w:proofErr w:type="spellStart"/>
      <w:r>
        <w:rPr>
          <w:rFonts w:ascii="Arial" w:eastAsia="Arial" w:hAnsi="Arial" w:cs="Arial"/>
          <w:lang w:val="en-GB"/>
        </w:rPr>
        <w:t>Metop</w:t>
      </w:r>
      <w:proofErr w:type="spellEnd"/>
      <w:r>
        <w:rPr>
          <w:rFonts w:ascii="Arial" w:eastAsia="Arial" w:hAnsi="Arial" w:cs="Arial"/>
          <w:lang w:val="en-GB"/>
        </w:rPr>
        <w:t>-A, COSMIC-1, CHAMP, C/NOFS, GRACE-A/B and SAC-C were also provided in the same BUFR template. See Section 5 for details of the GTS routing headers.</w:t>
      </w:r>
    </w:p>
    <w:p w14:paraId="768091A4" w14:textId="77777777" w:rsidR="00086DB9" w:rsidRDefault="00086DB9">
      <w:pPr>
        <w:pStyle w:val="PlainText"/>
        <w:jc w:val="both"/>
        <w:rPr>
          <w:rFonts w:ascii="Arial" w:hAnsi="Arial" w:cs="Arial"/>
          <w:lang w:val="en-GB"/>
        </w:rPr>
      </w:pPr>
    </w:p>
    <w:p w14:paraId="768091A5" w14:textId="77777777" w:rsidR="00086DB9" w:rsidRDefault="00086DB9">
      <w:pPr>
        <w:pStyle w:val="PlainText"/>
        <w:spacing w:after="120"/>
        <w:jc w:val="both"/>
        <w:rPr>
          <w:rFonts w:ascii="Arial" w:eastAsia="Arial" w:hAnsi="Arial" w:cs="Arial"/>
          <w:lang w:val="en-GB"/>
        </w:rPr>
      </w:pPr>
    </w:p>
    <w:p w14:paraId="768091A6" w14:textId="77777777" w:rsidR="00086DB9" w:rsidRDefault="00086DB9">
      <w:pPr>
        <w:pStyle w:val="PlainText"/>
        <w:spacing w:after="120"/>
        <w:jc w:val="both"/>
        <w:rPr>
          <w:rFonts w:ascii="Arial" w:eastAsia="Arial" w:hAnsi="Arial" w:cs="Arial"/>
          <w:lang w:val="en-GB"/>
        </w:rPr>
      </w:pPr>
    </w:p>
    <w:p w14:paraId="768091A7" w14:textId="77777777" w:rsidR="00086DB9" w:rsidRDefault="00986FBA">
      <w:pPr>
        <w:pStyle w:val="Heading2"/>
      </w:pPr>
      <w:bookmarkStart w:id="34" w:name="__RefHeading___Toc48886_2553559590"/>
      <w:r>
        <w:lastRenderedPageBreak/>
        <w:t>Sections</w:t>
      </w:r>
      <w:r>
        <w:rPr>
          <w:rFonts w:eastAsia="Arial"/>
        </w:rPr>
        <w:t xml:space="preserve"> </w:t>
      </w:r>
      <w:r>
        <w:t>of</w:t>
      </w:r>
      <w:r>
        <w:rPr>
          <w:rFonts w:eastAsia="Arial"/>
        </w:rPr>
        <w:t xml:space="preserve"> </w:t>
      </w:r>
      <w:r>
        <w:t>a</w:t>
      </w:r>
      <w:r>
        <w:rPr>
          <w:rFonts w:eastAsia="Arial"/>
        </w:rPr>
        <w:t xml:space="preserve"> </w:t>
      </w:r>
      <w:r>
        <w:t>BUFR</w:t>
      </w:r>
      <w:r>
        <w:rPr>
          <w:rFonts w:eastAsia="Arial"/>
        </w:rPr>
        <w:t xml:space="preserve"> </w:t>
      </w:r>
      <w:r>
        <w:t>message</w:t>
      </w:r>
      <w:bookmarkEnd w:id="34"/>
    </w:p>
    <w:p w14:paraId="768091A8" w14:textId="77777777" w:rsidR="00086DB9" w:rsidRDefault="00986FBA">
      <w:pPr>
        <w:pStyle w:val="PlainText"/>
        <w:jc w:val="both"/>
        <w:rPr>
          <w:rFonts w:ascii="Arial" w:hAnsi="Arial" w:cs="Arial"/>
          <w:lang w:val="en-GB"/>
        </w:rPr>
      </w:pPr>
      <w:r>
        <w:rPr>
          <w:rFonts w:ascii="Arial" w:hAnsi="Arial" w:cs="Arial"/>
          <w:lang w:val="en-GB"/>
        </w:rPr>
        <w:t>A</w:t>
      </w:r>
      <w:r>
        <w:rPr>
          <w:rFonts w:ascii="Arial" w:eastAsia="Arial" w:hAnsi="Arial" w:cs="Arial"/>
          <w:lang w:val="en-GB"/>
        </w:rPr>
        <w:t xml:space="preserve"> </w:t>
      </w:r>
      <w:r>
        <w:rPr>
          <w:rFonts w:ascii="Arial" w:hAnsi="Arial" w:cs="Arial"/>
          <w:lang w:val="en-GB"/>
        </w:rPr>
        <w:t>complete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consists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six</w:t>
      </w:r>
      <w:r>
        <w:rPr>
          <w:rFonts w:ascii="Arial" w:eastAsia="Arial" w:hAnsi="Arial" w:cs="Arial"/>
          <w:lang w:val="en-GB"/>
        </w:rPr>
        <w:t xml:space="preserve"> </w:t>
      </w:r>
      <w:r>
        <w:rPr>
          <w:rFonts w:ascii="Arial" w:hAnsi="Arial" w:cs="Arial"/>
          <w:lang w:val="en-GB"/>
        </w:rPr>
        <w:t>sections:</w:t>
      </w:r>
    </w:p>
    <w:p w14:paraId="768091A9" w14:textId="77777777" w:rsidR="00086DB9" w:rsidRPr="00107262" w:rsidRDefault="00986FBA">
      <w:pPr>
        <w:pStyle w:val="PlainText"/>
        <w:numPr>
          <w:ilvl w:val="0"/>
          <w:numId w:val="26"/>
        </w:numPr>
        <w:jc w:val="both"/>
        <w:rPr>
          <w:lang w:val="en-US"/>
          <w:rPrChange w:id="35"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starts</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total</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length</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number</w:t>
      </w:r>
    </w:p>
    <w:p w14:paraId="768091AA" w14:textId="77777777" w:rsidR="00086DB9" w:rsidRPr="00107262" w:rsidRDefault="00986FBA">
      <w:pPr>
        <w:pStyle w:val="PlainText"/>
        <w:numPr>
          <w:ilvl w:val="0"/>
          <w:numId w:val="6"/>
        </w:numPr>
        <w:jc w:val="both"/>
        <w:rPr>
          <w:lang w:val="en-US"/>
          <w:rPrChange w:id="36"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1</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information,</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date</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detailed</w:t>
      </w:r>
      <w:r>
        <w:rPr>
          <w:rFonts w:ascii="Arial" w:eastAsia="Arial" w:hAnsi="Arial" w:cs="Arial"/>
          <w:lang w:val="en-GB"/>
        </w:rPr>
        <w:t xml:space="preserve"> </w:t>
      </w:r>
      <w:r>
        <w:rPr>
          <w:rFonts w:ascii="Arial" w:hAnsi="Arial" w:cs="Arial"/>
          <w:lang w:val="en-GB"/>
        </w:rPr>
        <w:t>content</w:t>
      </w:r>
      <w:r>
        <w:rPr>
          <w:rFonts w:ascii="Arial" w:eastAsia="Arial" w:hAnsi="Arial" w:cs="Arial"/>
          <w:lang w:val="en-GB"/>
        </w:rPr>
        <w:t xml:space="preserve"> </w:t>
      </w:r>
      <w:r>
        <w:rPr>
          <w:rFonts w:ascii="Arial" w:hAnsi="Arial" w:cs="Arial"/>
          <w:lang w:val="en-GB"/>
        </w:rPr>
        <w:t>depending</w:t>
      </w:r>
      <w:r>
        <w:rPr>
          <w:rFonts w:ascii="Arial" w:eastAsia="Arial" w:hAnsi="Arial" w:cs="Arial"/>
          <w:lang w:val="en-GB"/>
        </w:rPr>
        <w:t xml:space="preserve"> </w:t>
      </w:r>
      <w:r>
        <w:rPr>
          <w:rFonts w:ascii="Arial" w:hAnsi="Arial" w:cs="Arial"/>
          <w:lang w:val="en-GB"/>
        </w:rPr>
        <w:t>on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Edition.</w:t>
      </w:r>
    </w:p>
    <w:p w14:paraId="768091AB"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2</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optional,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application</w:t>
      </w:r>
    </w:p>
    <w:p w14:paraId="768091AC" w14:textId="77777777" w:rsidR="00086DB9" w:rsidRPr="00107262" w:rsidRDefault="00986FBA">
      <w:pPr>
        <w:pStyle w:val="PlainText"/>
        <w:numPr>
          <w:ilvl w:val="0"/>
          <w:numId w:val="6"/>
        </w:numPr>
        <w:jc w:val="both"/>
        <w:rPr>
          <w:lang w:val="en-US"/>
          <w:rPrChange w:id="37" w:author="Stig Syndergaard" w:date="2022-10-24T18:01:00Z">
            <w:rPr/>
          </w:rPrChange>
        </w:rPr>
      </w:pPr>
      <w:r>
        <w:rPr>
          <w:rFonts w:ascii="Arial" w:hAnsi="Arial" w:cs="Arial"/>
          <w:lang w:val="en-GB"/>
        </w:rPr>
        <w:t>Section</w:t>
      </w:r>
      <w:r>
        <w:rPr>
          <w:rFonts w:ascii="Arial" w:eastAsia="Arial" w:hAnsi="Arial" w:cs="Arial"/>
          <w:lang w:val="en-GB"/>
        </w:rPr>
        <w:t xml:space="preserve"> </w:t>
      </w:r>
      <w:r>
        <w:rPr>
          <w:rFonts w:ascii="Arial" w:hAnsi="Arial" w:cs="Arial"/>
          <w:lang w:val="en-GB"/>
        </w:rPr>
        <w:t>3</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one</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descriptors</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later)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entries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look-up</w:t>
      </w:r>
      <w:r>
        <w:rPr>
          <w:rFonts w:ascii="Arial" w:eastAsia="Arial" w:hAnsi="Arial" w:cs="Arial"/>
          <w:lang w:val="en-GB"/>
        </w:rPr>
        <w:t xml:space="preserve"> </w:t>
      </w:r>
      <w:r>
        <w:rPr>
          <w:rFonts w:ascii="Arial" w:hAnsi="Arial" w:cs="Arial"/>
          <w:lang w:val="en-GB"/>
        </w:rPr>
        <w:t>tables</w:t>
      </w:r>
    </w:p>
    <w:p w14:paraId="768091AD"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(observation)</w:t>
      </w:r>
      <w:r>
        <w:rPr>
          <w:rFonts w:ascii="Arial" w:eastAsia="Arial" w:hAnsi="Arial" w:cs="Arial"/>
          <w:lang w:val="en-GB"/>
        </w:rPr>
        <w:t xml:space="preserve"> </w:t>
      </w:r>
      <w:r>
        <w:rPr>
          <w:rFonts w:ascii="Arial" w:hAnsi="Arial" w:cs="Arial"/>
          <w:lang w:val="en-GB"/>
        </w:rPr>
        <w:t>data</w:t>
      </w:r>
    </w:p>
    <w:p w14:paraId="768091AE"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terminator</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7777</w:t>
      </w:r>
      <w:r>
        <w:rPr>
          <w:rFonts w:ascii="Arial" w:eastAsia="Arial" w:hAnsi="Arial" w:cs="Arial"/>
          <w:lang w:val="en-GB"/>
        </w:rPr>
        <w:t>’</w:t>
      </w:r>
    </w:p>
    <w:p w14:paraId="768091AF" w14:textId="77777777" w:rsidR="00086DB9" w:rsidRDefault="00086DB9">
      <w:pPr>
        <w:pStyle w:val="PlainText"/>
        <w:ind w:left="142"/>
        <w:rPr>
          <w:rFonts w:ascii="Arial" w:hAnsi="Arial" w:cs="Arial"/>
          <w:lang w:val="en-GB"/>
        </w:rPr>
      </w:pPr>
    </w:p>
    <w:p w14:paraId="768091B0" w14:textId="77777777" w:rsidR="00086DB9" w:rsidRDefault="00986FBA">
      <w:pPr>
        <w:pStyle w:val="Heading2"/>
      </w:pPr>
      <w:bookmarkStart w:id="38" w:name="__RefHeading__57_1229796929"/>
      <w:r>
        <w:t>BUFR</w:t>
      </w:r>
      <w:r>
        <w:rPr>
          <w:rFonts w:eastAsia="Arial"/>
        </w:rPr>
        <w:t xml:space="preserve"> </w:t>
      </w:r>
      <w:r>
        <w:t>Tables</w:t>
      </w:r>
      <w:bookmarkEnd w:id="38"/>
    </w:p>
    <w:p w14:paraId="768091B1"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driven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w:t>
      </w:r>
      <w:r>
        <w:rPr>
          <w:rFonts w:ascii="Arial" w:hAnsi="Arial" w:cs="Arial"/>
          <w:sz w:val="20"/>
        </w:rPr>
        <w:t>(notably</w:t>
      </w:r>
      <w:r>
        <w:rPr>
          <w:rFonts w:ascii="Arial" w:eastAsia="Arial" w:hAnsi="Arial" w:cs="Arial"/>
          <w:sz w:val="20"/>
        </w:rPr>
        <w:t xml:space="preserve"> </w:t>
      </w:r>
      <w:r>
        <w:rPr>
          <w:rFonts w:ascii="Arial" w:hAnsi="Arial" w:cs="Arial"/>
          <w:sz w:val="20"/>
        </w:rPr>
        <w:t>CREX)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ratified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[RD.4][RD.5]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versions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process.</w:t>
      </w:r>
    </w:p>
    <w:p w14:paraId="768091B2" w14:textId="77777777" w:rsidR="00086DB9" w:rsidRDefault="00086DB9">
      <w:pPr>
        <w:pStyle w:val="Textbody"/>
        <w:spacing w:before="0"/>
        <w:rPr>
          <w:rFonts w:ascii="Arial" w:hAnsi="Arial" w:cs="Arial"/>
          <w:sz w:val="20"/>
        </w:rPr>
      </w:pPr>
    </w:p>
    <w:p w14:paraId="768091B3" w14:textId="77777777" w:rsidR="00086DB9" w:rsidRDefault="00986FBA">
      <w:pPr>
        <w:pStyle w:val="Textbody"/>
        <w:numPr>
          <w:ilvl w:val="0"/>
          <w:numId w:val="27"/>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A</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surface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r>
        <w:rPr>
          <w:rFonts w:ascii="Arial" w:eastAsia="Arial" w:hAnsi="Arial" w:cs="Arial"/>
          <w:sz w:val="20"/>
        </w:rPr>
        <w:t xml:space="preserve"> </w:t>
      </w:r>
      <w:r>
        <w:rPr>
          <w:rFonts w:ascii="Arial" w:hAnsi="Arial" w:cs="Arial"/>
          <w:sz w:val="20"/>
        </w:rPr>
        <w:t>lists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sub-categories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interpreting</w:t>
      </w:r>
      <w:r>
        <w:rPr>
          <w:rStyle w:val="FootnoteSymbol"/>
          <w:rFonts w:ascii="Arial" w:eastAsia="Arial" w:hAnsi="Arial" w:cs="Arial"/>
          <w:sz w:val="20"/>
        </w:rPr>
        <w:footnoteReference w:id="5"/>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4" w14:textId="77777777" w:rsidR="00086DB9" w:rsidRDefault="00086DB9">
      <w:pPr>
        <w:pStyle w:val="Textbody"/>
        <w:spacing w:before="0"/>
        <w:ind w:left="142"/>
        <w:jc w:val="both"/>
        <w:rPr>
          <w:rFonts w:ascii="Arial" w:hAnsi="Arial" w:cs="Arial"/>
          <w:sz w:val="20"/>
        </w:rPr>
      </w:pPr>
    </w:p>
    <w:p w14:paraId="768091B5"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B</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points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w:t>
      </w:r>
      <w:r>
        <w:rPr>
          <w:rFonts w:ascii="Arial" w:hAnsi="Arial" w:cs="Arial"/>
          <w:sz w:val="20"/>
        </w:rPr>
        <w:t>s</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units,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factor,</w:t>
      </w:r>
      <w:r>
        <w:rPr>
          <w:rFonts w:ascii="Arial" w:eastAsia="Arial" w:hAnsi="Arial" w:cs="Arial"/>
          <w:sz w:val="20"/>
        </w:rPr>
        <w:t xml:space="preserve"> </w:t>
      </w:r>
      <w:r>
        <w:rPr>
          <w:rFonts w:ascii="Arial" w:hAnsi="Arial" w:cs="Arial"/>
          <w:sz w:val="20"/>
        </w:rPr>
        <w:t>reference</w:t>
      </w:r>
      <w:r>
        <w:rPr>
          <w:rFonts w:ascii="Arial" w:eastAsia="Arial" w:hAnsi="Arial" w:cs="Arial"/>
          <w:sz w:val="20"/>
        </w:rPr>
        <w:t xml:space="preserve"> </w:t>
      </w:r>
      <w:r>
        <w:rPr>
          <w:rFonts w:ascii="Arial" w:hAnsi="Arial" w:cs="Arial"/>
          <w:sz w:val="20"/>
        </w:rPr>
        <w:t>offset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represent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integer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related</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(binary)</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variables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exist</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p>
    <w:p w14:paraId="768091B6" w14:textId="77777777" w:rsidR="00086DB9" w:rsidRDefault="00086DB9">
      <w:pPr>
        <w:pStyle w:val="Textbody"/>
        <w:spacing w:before="0"/>
        <w:jc w:val="both"/>
        <w:rPr>
          <w:rFonts w:ascii="Arial" w:hAnsi="Arial" w:cs="Arial"/>
          <w:sz w:val="20"/>
        </w:rPr>
      </w:pPr>
    </w:p>
    <w:p w14:paraId="768091B7"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C</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operator</w:t>
      </w:r>
      <w:r>
        <w:rPr>
          <w:rFonts w:ascii="Arial" w:eastAsia="Arial" w:hAnsi="Arial" w:cs="Arial"/>
          <w:sz w:val="20"/>
        </w:rPr>
        <w:t xml:space="preserve"> </w:t>
      </w:r>
      <w:r>
        <w:rPr>
          <w:rFonts w:ascii="Arial" w:hAnsi="Arial" w:cs="Arial"/>
          <w:sz w:val="20"/>
        </w:rPr>
        <w:t>descriptors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directly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encoders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functions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core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software.</w:t>
      </w:r>
    </w:p>
    <w:p w14:paraId="768091B8" w14:textId="77777777" w:rsidR="00086DB9" w:rsidRDefault="00086DB9">
      <w:pPr>
        <w:pStyle w:val="Textbody"/>
        <w:spacing w:before="0"/>
        <w:jc w:val="both"/>
        <w:rPr>
          <w:rFonts w:ascii="Arial" w:hAnsi="Arial" w:cs="Arial"/>
          <w:sz w:val="20"/>
        </w:rPr>
      </w:pPr>
    </w:p>
    <w:p w14:paraId="768091B9"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D</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define</w:t>
      </w:r>
      <w:r>
        <w:rPr>
          <w:rFonts w:ascii="Arial" w:eastAsia="Arial" w:hAnsi="Arial" w:cs="Arial"/>
          <w:sz w:val="20"/>
        </w:rPr>
        <w:t xml:space="preserve"> </w:t>
      </w:r>
      <w:r>
        <w:rPr>
          <w:rFonts w:ascii="Arial" w:hAnsi="Arial" w:cs="Arial"/>
          <w:sz w:val="20"/>
        </w:rPr>
        <w:t>short,</w:t>
      </w:r>
      <w:r>
        <w:rPr>
          <w:rFonts w:ascii="Arial" w:eastAsia="Arial" w:hAnsi="Arial" w:cs="Arial"/>
          <w:sz w:val="20"/>
        </w:rPr>
        <w:t xml:space="preserve"> </w:t>
      </w:r>
      <w:r>
        <w:rPr>
          <w:rFonts w:ascii="Arial" w:hAnsi="Arial" w:cs="Arial"/>
          <w:sz w:val="20"/>
        </w:rPr>
        <w:t>commonly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sub-sequences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date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data.</w:t>
      </w:r>
    </w:p>
    <w:p w14:paraId="768091BA" w14:textId="77777777" w:rsidR="00086DB9" w:rsidRDefault="00086DB9">
      <w:pPr>
        <w:pStyle w:val="Textbody"/>
        <w:spacing w:before="0"/>
        <w:jc w:val="both"/>
        <w:rPr>
          <w:rFonts w:ascii="Arial" w:hAnsi="Arial" w:cs="Arial"/>
          <w:sz w:val="20"/>
        </w:rPr>
      </w:pPr>
    </w:p>
    <w:p w14:paraId="768091BB" w14:textId="77777777" w:rsidR="00086DB9" w:rsidRDefault="00986FBA">
      <w:pPr>
        <w:pStyle w:val="Textbody"/>
        <w:numPr>
          <w:ilvl w:val="0"/>
          <w:numId w:val="5"/>
        </w:numPr>
        <w:spacing w:before="0"/>
        <w:ind w:hanging="218"/>
        <w:jc w:val="both"/>
      </w:pPr>
      <w:r>
        <w:rPr>
          <w:rFonts w:ascii="Arial" w:hAnsi="Arial" w:cs="Arial"/>
          <w:b/>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textual</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classification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401</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GPS.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interpreting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C" w14:textId="77777777" w:rsidR="00086DB9" w:rsidRDefault="00986FBA">
      <w:pPr>
        <w:pStyle w:val="Textbody"/>
        <w:jc w:val="both"/>
      </w:pPr>
      <w:r>
        <w:rPr>
          <w:rFonts w:ascii="Arial" w:hAnsi="Arial" w:cs="Arial"/>
          <w:sz w:val="20"/>
        </w:rPr>
        <w:t>Both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internationally</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appear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i/>
          <w:sz w:val="20"/>
        </w:rPr>
        <w:t>YYY</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t>
      </w:r>
      <w:r>
        <w:rPr>
          <w:rFonts w:ascii="Arial" w:hAnsi="Arial" w:cs="Arial"/>
          <w:i/>
          <w:sz w:val="20"/>
        </w:rPr>
        <w:t>YYY</w:t>
      </w:r>
      <w:r>
        <w:rPr>
          <w:rFonts w:ascii="Arial" w:eastAsia="Arial" w:hAnsi="Arial" w:cs="Arial"/>
          <w:i/>
          <w:sz w:val="20"/>
        </w:rPr>
        <w:t xml:space="preserve"> </w:t>
      </w:r>
      <w:r>
        <w:rPr>
          <w:rFonts w:ascii="Symbol" w:hAnsi="Symbol"/>
          <w:sz w:val="20"/>
        </w:rPr>
        <w:t></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internal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central</w:t>
      </w:r>
      <w:r>
        <w:rPr>
          <w:rFonts w:ascii="Arial" w:eastAsia="Arial" w:hAnsi="Arial" w:cs="Arial"/>
          <w:sz w:val="20"/>
        </w:rPr>
        <w:t xml:space="preserve"> </w:t>
      </w:r>
      <w:r>
        <w:rPr>
          <w:rFonts w:ascii="Arial" w:hAnsi="Arial" w:cs="Arial"/>
          <w:sz w:val="20"/>
        </w:rPr>
        <w:t>regulation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exchange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problematic</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incompatible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meta-</w:t>
      </w:r>
      <w:r>
        <w:rPr>
          <w:rFonts w:ascii="Arial" w:hAnsi="Arial" w:cs="Arial"/>
          <w:sz w:val="20"/>
        </w:rPr>
        <w:lastRenderedPageBreak/>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expanded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1BD" w14:textId="77777777" w:rsidR="00086DB9" w:rsidRDefault="00086DB9">
      <w:pPr>
        <w:pStyle w:val="PlainText"/>
        <w:jc w:val="both"/>
        <w:rPr>
          <w:rFonts w:ascii="Arial" w:hAnsi="Arial" w:cs="Arial"/>
          <w:lang w:val="en-GB"/>
        </w:rPr>
      </w:pPr>
    </w:p>
    <w:p w14:paraId="768091BE" w14:textId="77777777" w:rsidR="00086DB9" w:rsidRDefault="00986FBA">
      <w:pPr>
        <w:pStyle w:val="Heading2"/>
      </w:pPr>
      <w:bookmarkStart w:id="39" w:name="__RefHeading__59_1229796929"/>
      <w:r>
        <w:t>BUFR</w:t>
      </w:r>
      <w:r>
        <w:rPr>
          <w:rFonts w:eastAsia="Arial"/>
        </w:rPr>
        <w:t xml:space="preserve"> </w:t>
      </w:r>
      <w:r>
        <w:t>descriptors</w:t>
      </w:r>
      <w:bookmarkEnd w:id="39"/>
    </w:p>
    <w:p w14:paraId="768091BF" w14:textId="77777777" w:rsidR="00086DB9" w:rsidRDefault="00986FBA">
      <w:pPr>
        <w:pStyle w:val="Textbody"/>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three-part</w:t>
      </w:r>
      <w:r>
        <w:rPr>
          <w:rFonts w:ascii="Arial" w:eastAsia="Arial" w:hAnsi="Arial" w:cs="Arial"/>
          <w:sz w:val="18"/>
          <w:szCs w:val="18"/>
        </w:rPr>
        <w:t xml:space="preserve"> </w:t>
      </w:r>
      <w:r>
        <w:rPr>
          <w:rFonts w:ascii="Arial" w:hAnsi="Arial" w:cs="Arial"/>
          <w:sz w:val="18"/>
          <w:szCs w:val="18"/>
        </w:rPr>
        <w:t>integer</w:t>
      </w:r>
      <w:r>
        <w:rPr>
          <w:rFonts w:ascii="Arial" w:eastAsia="Arial" w:hAnsi="Arial" w:cs="Arial"/>
          <w:sz w:val="18"/>
          <w:szCs w:val="18"/>
        </w:rPr>
        <w:t xml:space="preserve"> </w:t>
      </w:r>
      <w:r>
        <w:rPr>
          <w:rFonts w:ascii="Arial" w:hAnsi="Arial" w:cs="Arial"/>
          <w:sz w:val="18"/>
          <w:szCs w:val="18"/>
        </w:rPr>
        <w:t>denoted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b/>
          <w:i/>
          <w:sz w:val="18"/>
          <w:szCs w:val="18"/>
        </w:rPr>
        <w:t>F</w:t>
      </w:r>
      <w:r>
        <w:rPr>
          <w:rFonts w:ascii="Arial" w:eastAsia="Arial" w:hAnsi="Arial" w:cs="Arial"/>
          <w:b/>
          <w:i/>
          <w:sz w:val="18"/>
          <w:szCs w:val="18"/>
        </w:rPr>
        <w:t xml:space="preserve"> </w:t>
      </w:r>
      <w:r>
        <w:rPr>
          <w:rFonts w:ascii="Arial" w:hAnsi="Arial" w:cs="Arial"/>
          <w:b/>
          <w:i/>
          <w:sz w:val="18"/>
          <w:szCs w:val="18"/>
        </w:rPr>
        <w:t>XX</w:t>
      </w:r>
      <w:r>
        <w:rPr>
          <w:rFonts w:ascii="Arial" w:eastAsia="Arial" w:hAnsi="Arial" w:cs="Arial"/>
          <w:b/>
          <w:i/>
          <w:sz w:val="18"/>
          <w:szCs w:val="18"/>
        </w:rPr>
        <w:t xml:space="preserve"> </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first</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b/>
          <w:i/>
          <w:sz w:val="18"/>
          <w:szCs w:val="18"/>
        </w:rPr>
        <w:t>F</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defines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type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interpretation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sz w:val="18"/>
          <w:szCs w:val="18"/>
        </w:rPr>
        <w:t xml:space="preserve"> </w:t>
      </w:r>
      <w:r>
        <w:rPr>
          <w:rFonts w:ascii="Arial" w:hAnsi="Arial" w:cs="Arial"/>
          <w:sz w:val="18"/>
          <w:szCs w:val="18"/>
        </w:rPr>
        <w:t>depend</w:t>
      </w:r>
      <w:r>
        <w:rPr>
          <w:rFonts w:ascii="Arial" w:eastAsia="Arial" w:hAnsi="Arial" w:cs="Arial"/>
          <w:sz w:val="18"/>
          <w:szCs w:val="18"/>
        </w:rPr>
        <w:t xml:space="preserve"> </w:t>
      </w:r>
      <w:r>
        <w:rPr>
          <w:rFonts w:ascii="Arial" w:hAnsi="Arial" w:cs="Arial"/>
          <w:sz w:val="18"/>
          <w:szCs w:val="18"/>
        </w:rPr>
        <w:t>on</w:t>
      </w:r>
      <w:r>
        <w:rPr>
          <w:rFonts w:ascii="Arial" w:eastAsia="Arial" w:hAnsi="Arial" w:cs="Arial"/>
          <w:b/>
          <w:sz w:val="18"/>
          <w:szCs w:val="18"/>
        </w:rPr>
        <w:t xml:space="preserve"> </w:t>
      </w:r>
      <w:r>
        <w:rPr>
          <w:rFonts w:ascii="Arial" w:hAnsi="Arial" w:cs="Arial"/>
          <w:b/>
          <w:i/>
          <w:sz w:val="18"/>
          <w:szCs w:val="18"/>
        </w:rPr>
        <w:t>F</w:t>
      </w:r>
      <w:r>
        <w:rPr>
          <w:rFonts w:ascii="Arial" w:hAnsi="Arial" w:cs="Arial"/>
          <w:sz w:val="18"/>
          <w:szCs w:val="18"/>
        </w:rPr>
        <w:t>:</w:t>
      </w:r>
    </w:p>
    <w:p w14:paraId="768091C0" w14:textId="77777777" w:rsidR="00086DB9" w:rsidRDefault="00086DB9">
      <w:pPr>
        <w:pStyle w:val="PlainText"/>
        <w:jc w:val="both"/>
        <w:rPr>
          <w:rFonts w:ascii="Arial" w:hAnsi="Arial" w:cs="Arial"/>
          <w:sz w:val="18"/>
          <w:szCs w:val="18"/>
          <w:lang w:val="en-GB"/>
        </w:rPr>
      </w:pPr>
    </w:p>
    <w:tbl>
      <w:tblPr>
        <w:tblW w:w="8930" w:type="dxa"/>
        <w:jc w:val="center"/>
        <w:tblLayout w:type="fixed"/>
        <w:tblCellMar>
          <w:left w:w="10" w:type="dxa"/>
          <w:right w:w="10" w:type="dxa"/>
        </w:tblCellMar>
        <w:tblLook w:val="0000" w:firstRow="0" w:lastRow="0" w:firstColumn="0" w:lastColumn="0" w:noHBand="0" w:noVBand="0"/>
      </w:tblPr>
      <w:tblGrid>
        <w:gridCol w:w="850"/>
        <w:gridCol w:w="8080"/>
      </w:tblGrid>
      <w:tr w:rsidR="00086DB9" w14:paraId="768091C3" w14:textId="77777777">
        <w:trPr>
          <w:trHeight w:val="525"/>
          <w:jc w:val="center"/>
        </w:trPr>
        <w:tc>
          <w:tcPr>
            <w:tcW w:w="850" w:type="dxa"/>
            <w:tcMar>
              <w:top w:w="0" w:type="dxa"/>
              <w:left w:w="108" w:type="dxa"/>
              <w:bottom w:w="0" w:type="dxa"/>
              <w:right w:w="108" w:type="dxa"/>
            </w:tcMar>
          </w:tcPr>
          <w:p w14:paraId="768091C1"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0</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2"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p>
        </w:tc>
      </w:tr>
      <w:tr w:rsidR="00086DB9" w14:paraId="768091C7" w14:textId="77777777">
        <w:trPr>
          <w:jc w:val="center"/>
        </w:trPr>
        <w:tc>
          <w:tcPr>
            <w:tcW w:w="850" w:type="dxa"/>
            <w:tcMar>
              <w:top w:w="0" w:type="dxa"/>
              <w:left w:w="108" w:type="dxa"/>
              <w:bottom w:w="0" w:type="dxa"/>
              <w:right w:w="108" w:type="dxa"/>
            </w:tcMar>
          </w:tcPr>
          <w:p w14:paraId="768091C4"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1</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5"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repetition</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specifies</w:t>
            </w:r>
            <w:r>
              <w:rPr>
                <w:rFonts w:ascii="Arial" w:eastAsia="Arial" w:hAnsi="Arial" w:cs="Arial"/>
                <w:sz w:val="18"/>
                <w:szCs w:val="18"/>
              </w:rPr>
              <w:t xml:space="preserve"> </w:t>
            </w:r>
            <w:r>
              <w:rPr>
                <w:rFonts w:ascii="Arial" w:hAnsi="Arial" w:cs="Arial"/>
                <w:sz w:val="18"/>
                <w:szCs w:val="18"/>
              </w:rPr>
              <w:t>how</w:t>
            </w:r>
            <w:r>
              <w:rPr>
                <w:rFonts w:ascii="Arial" w:eastAsia="Arial" w:hAnsi="Arial" w:cs="Arial"/>
                <w:sz w:val="18"/>
                <w:szCs w:val="18"/>
              </w:rPr>
              <w:t xml:space="preserve"> </w:t>
            </w:r>
            <w:r>
              <w:rPr>
                <w:rFonts w:ascii="Arial" w:hAnsi="Arial" w:cs="Arial"/>
                <w:sz w:val="18"/>
                <w:szCs w:val="18"/>
              </w:rPr>
              <w:t>many</w:t>
            </w:r>
            <w:r>
              <w:rPr>
                <w:rFonts w:ascii="Arial" w:eastAsia="Arial" w:hAnsi="Arial" w:cs="Arial"/>
                <w:sz w:val="18"/>
                <w:szCs w:val="18"/>
              </w:rPr>
              <w:t xml:space="preserve"> </w:t>
            </w:r>
            <w:r>
              <w:rPr>
                <w:rFonts w:ascii="Arial" w:hAnsi="Arial" w:cs="Arial"/>
                <w:sz w:val="18"/>
                <w:szCs w:val="18"/>
              </w:rPr>
              <w:t>times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following</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repeated.</w:t>
            </w:r>
          </w:p>
          <w:p w14:paraId="768091C6" w14:textId="77777777" w:rsidR="00086DB9" w:rsidRDefault="00086DB9">
            <w:pPr>
              <w:pStyle w:val="Textbody"/>
              <w:spacing w:before="0"/>
              <w:jc w:val="both"/>
              <w:rPr>
                <w:rFonts w:ascii="Arial" w:hAnsi="Arial" w:cs="Arial"/>
                <w:sz w:val="18"/>
                <w:szCs w:val="18"/>
              </w:rPr>
            </w:pPr>
          </w:p>
        </w:tc>
      </w:tr>
      <w:tr w:rsidR="00086DB9" w14:paraId="768091CB" w14:textId="77777777">
        <w:trPr>
          <w:jc w:val="center"/>
        </w:trPr>
        <w:tc>
          <w:tcPr>
            <w:tcW w:w="850" w:type="dxa"/>
            <w:tcMar>
              <w:top w:w="0" w:type="dxa"/>
              <w:left w:w="108" w:type="dxa"/>
              <w:bottom w:w="0" w:type="dxa"/>
              <w:right w:w="108" w:type="dxa"/>
            </w:tcMar>
          </w:tcPr>
          <w:p w14:paraId="768091C8"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2</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9"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operator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temporary</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most</w:t>
            </w:r>
            <w:r>
              <w:rPr>
                <w:rFonts w:ascii="Arial" w:eastAsia="Arial" w:hAnsi="Arial" w:cs="Arial"/>
                <w:sz w:val="18"/>
                <w:szCs w:val="18"/>
              </w:rPr>
              <w:t xml:space="preserve"> </w:t>
            </w:r>
            <w:r>
              <w:rPr>
                <w:rFonts w:ascii="Arial" w:hAnsi="Arial" w:cs="Arial"/>
                <w:sz w:val="18"/>
                <w:szCs w:val="18"/>
              </w:rPr>
              <w:t>commonly,</w:t>
            </w:r>
            <w:r>
              <w:rPr>
                <w:rFonts w:ascii="Arial" w:eastAsia="Arial" w:hAnsi="Arial" w:cs="Arial"/>
                <w:sz w:val="18"/>
                <w:szCs w:val="18"/>
              </w:rPr>
              <w:t xml:space="preserve"> </w:t>
            </w:r>
            <w:r>
              <w:rPr>
                <w:rFonts w:ascii="Arial" w:hAnsi="Arial" w:cs="Arial"/>
                <w:sz w:val="18"/>
                <w:szCs w:val="18"/>
              </w:rPr>
              <w:t>scale,</w:t>
            </w:r>
            <w:r>
              <w:rPr>
                <w:rFonts w:ascii="Arial" w:eastAsia="Arial" w:hAnsi="Arial" w:cs="Arial"/>
                <w:sz w:val="18"/>
                <w:szCs w:val="18"/>
              </w:rPr>
              <w:t xml:space="preserve"> </w:t>
            </w:r>
            <w:r>
              <w:rPr>
                <w:rFonts w:ascii="Arial" w:hAnsi="Arial" w:cs="Arial"/>
                <w:sz w:val="18"/>
                <w:szCs w:val="18"/>
              </w:rPr>
              <w:t>bit</w:t>
            </w:r>
            <w:r>
              <w:rPr>
                <w:rFonts w:ascii="Arial" w:eastAsia="Arial" w:hAnsi="Arial" w:cs="Arial"/>
                <w:sz w:val="18"/>
                <w:szCs w:val="18"/>
              </w:rPr>
              <w:t xml:space="preserve"> </w:t>
            </w:r>
            <w:r>
              <w:rPr>
                <w:rFonts w:ascii="Arial" w:hAnsi="Arial" w:cs="Arial"/>
                <w:sz w:val="18"/>
                <w:szCs w:val="18"/>
              </w:rPr>
              <w:t>width</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identifies</w:t>
            </w:r>
            <w:r>
              <w:rPr>
                <w:rFonts w:ascii="Arial" w:eastAsia="Arial" w:hAnsi="Arial" w:cs="Arial"/>
                <w:sz w:val="18"/>
                <w:szCs w:val="18"/>
              </w:rPr>
              <w:t xml:space="preserve"> </w:t>
            </w:r>
            <w:r>
              <w:rPr>
                <w:rFonts w:ascii="Arial" w:hAnsi="Arial" w:cs="Arial"/>
                <w:sz w:val="18"/>
                <w:szCs w:val="18"/>
              </w:rPr>
              <w:t>what</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value.</w:t>
            </w:r>
          </w:p>
          <w:p w14:paraId="768091CA" w14:textId="77777777" w:rsidR="00086DB9" w:rsidRDefault="00086DB9">
            <w:pPr>
              <w:pStyle w:val="Textbody"/>
              <w:spacing w:before="0"/>
              <w:jc w:val="both"/>
              <w:rPr>
                <w:rFonts w:ascii="Arial" w:hAnsi="Arial" w:cs="Arial"/>
                <w:sz w:val="18"/>
                <w:szCs w:val="18"/>
              </w:rPr>
            </w:pPr>
          </w:p>
        </w:tc>
      </w:tr>
      <w:tr w:rsidR="00086DB9" w14:paraId="768091CE" w14:textId="77777777">
        <w:trPr>
          <w:jc w:val="center"/>
        </w:trPr>
        <w:tc>
          <w:tcPr>
            <w:tcW w:w="850" w:type="dxa"/>
            <w:tcMar>
              <w:top w:w="0" w:type="dxa"/>
              <w:left w:w="108" w:type="dxa"/>
              <w:bottom w:w="0" w:type="dxa"/>
              <w:right w:w="108" w:type="dxa"/>
            </w:tcMar>
          </w:tcPr>
          <w:p w14:paraId="768091CC"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3</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D"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D).</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expansion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definition</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circular.</w:t>
            </w:r>
          </w:p>
        </w:tc>
      </w:tr>
    </w:tbl>
    <w:p w14:paraId="768091CF" w14:textId="77777777" w:rsidR="00086DB9" w:rsidRDefault="00086DB9">
      <w:pPr>
        <w:pStyle w:val="PlainText"/>
        <w:jc w:val="both"/>
        <w:rPr>
          <w:rFonts w:ascii="Arial" w:hAnsi="Arial" w:cs="Arial"/>
          <w:sz w:val="18"/>
          <w:szCs w:val="18"/>
          <w:lang w:val="en-GB"/>
        </w:rPr>
      </w:pPr>
    </w:p>
    <w:p w14:paraId="768091D0" w14:textId="77777777" w:rsidR="00086DB9" w:rsidRDefault="00986FBA">
      <w:pPr>
        <w:pStyle w:val="Textbody"/>
        <w:spacing w:before="0"/>
        <w:jc w:val="both"/>
      </w:pP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encoders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decoders</w:t>
      </w:r>
      <w:r>
        <w:rPr>
          <w:rFonts w:ascii="Arial" w:eastAsia="Arial" w:hAnsi="Arial" w:cs="Arial"/>
          <w:sz w:val="18"/>
          <w:szCs w:val="18"/>
        </w:rPr>
        <w:t xml:space="preserve"> </w:t>
      </w:r>
      <w:r>
        <w:rPr>
          <w:rFonts w:ascii="Arial" w:hAnsi="Arial" w:cs="Arial"/>
          <w:sz w:val="18"/>
          <w:szCs w:val="18"/>
        </w:rPr>
        <w:t>internally</w:t>
      </w:r>
      <w:r>
        <w:rPr>
          <w:rFonts w:ascii="Arial" w:eastAsia="Arial" w:hAnsi="Arial" w:cs="Arial"/>
          <w:sz w:val="18"/>
          <w:szCs w:val="18"/>
        </w:rPr>
        <w:t xml:space="preserve"> </w:t>
      </w:r>
      <w:r>
        <w:rPr>
          <w:rFonts w:ascii="Arial" w:hAnsi="Arial" w:cs="Arial"/>
          <w:sz w:val="18"/>
          <w:szCs w:val="18"/>
        </w:rPr>
        <w:t>expand</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3</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resulting</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0</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allowing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repetitions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ignoring</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2</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equal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fields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decoded.</w:t>
      </w:r>
    </w:p>
    <w:p w14:paraId="768091D1" w14:textId="77777777" w:rsidR="00086DB9" w:rsidRDefault="00086DB9">
      <w:pPr>
        <w:pStyle w:val="PlainText"/>
        <w:jc w:val="both"/>
        <w:rPr>
          <w:rFonts w:ascii="Arial" w:hAnsi="Arial" w:cs="Arial"/>
          <w:lang w:val="en-GB"/>
        </w:rPr>
      </w:pPr>
    </w:p>
    <w:p w14:paraId="768091D2" w14:textId="77777777" w:rsidR="00086DB9" w:rsidRDefault="00986FBA">
      <w:pPr>
        <w:pStyle w:val="Heading2"/>
      </w:pPr>
      <w:bookmarkStart w:id="40" w:name="__RefHeading__61_1229796929"/>
      <w:r>
        <w:t>BUFR</w:t>
      </w:r>
      <w:r>
        <w:rPr>
          <w:rFonts w:eastAsia="Arial"/>
        </w:rPr>
        <w:t xml:space="preserve"> </w:t>
      </w:r>
      <w:r>
        <w:t>compression</w:t>
      </w:r>
      <w:bookmarkEnd w:id="40"/>
    </w:p>
    <w:p w14:paraId="768091D3"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built-in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mechanism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modest</w:t>
      </w:r>
      <w:r>
        <w:rPr>
          <w:rFonts w:ascii="Arial" w:eastAsia="Arial" w:hAnsi="Arial" w:cs="Arial"/>
          <w:sz w:val="20"/>
        </w:rPr>
        <w:t xml:space="preserve"> </w:t>
      </w:r>
      <w:r>
        <w:rPr>
          <w:rFonts w:ascii="Arial" w:hAnsi="Arial" w:cs="Arial"/>
          <w:sz w:val="20"/>
        </w:rPr>
        <w:t>reductions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volume</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2:1).</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achieved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increments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thus</w:t>
      </w:r>
      <w:r>
        <w:rPr>
          <w:rFonts w:ascii="Arial" w:eastAsia="Arial" w:hAnsi="Arial" w:cs="Arial"/>
          <w:sz w:val="20"/>
        </w:rPr>
        <w:t xml:space="preserve"> </w:t>
      </w:r>
      <w:r>
        <w:rPr>
          <w:rFonts w:ascii="Arial" w:hAnsi="Arial" w:cs="Arial"/>
          <w:sz w:val="20"/>
        </w:rPr>
        <w:t>requiring</w:t>
      </w:r>
      <w:r>
        <w:rPr>
          <w:rFonts w:ascii="Arial" w:eastAsia="Arial" w:hAnsi="Arial" w:cs="Arial"/>
          <w:sz w:val="20"/>
        </w:rPr>
        <w:t xml:space="preserve"> </w:t>
      </w:r>
      <w:r>
        <w:rPr>
          <w:rFonts w:ascii="Arial" w:hAnsi="Arial" w:cs="Arial"/>
          <w:sz w:val="20"/>
        </w:rPr>
        <w:t>fewer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w:t>
      </w:r>
      <w:r>
        <w:rPr>
          <w:rFonts w:ascii="Arial" w:eastAsia="Arial" w:hAnsi="Arial" w:cs="Arial"/>
          <w:sz w:val="20"/>
        </w:rPr>
        <w:t xml:space="preserve"> </w:t>
      </w:r>
      <w:r>
        <w:rPr>
          <w:rFonts w:ascii="Arial" w:hAnsi="Arial" w:cs="Arial"/>
          <w:sz w:val="20"/>
        </w:rPr>
        <w:t>allowed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automatic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concerned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significant</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constant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duplicated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unvarying</w:t>
      </w:r>
      <w:r>
        <w:rPr>
          <w:rFonts w:ascii="Arial" w:eastAsia="Arial" w:hAnsi="Arial" w:cs="Arial"/>
          <w:sz w:val="20"/>
        </w:rPr>
        <w:t xml:space="preserve"> – </w:t>
      </w:r>
      <w:r>
        <w:rPr>
          <w:rFonts w:ascii="Arial" w:hAnsi="Arial" w:cs="Arial"/>
          <w:sz w:val="20"/>
        </w:rPr>
        <w:t>perhaps</w:t>
      </w:r>
      <w:r>
        <w:rPr>
          <w:rFonts w:ascii="Arial" w:eastAsia="Arial" w:hAnsi="Arial" w:cs="Arial"/>
          <w:sz w:val="20"/>
        </w:rPr>
        <w:t xml:space="preserve"> </w:t>
      </w:r>
      <w:r>
        <w:rPr>
          <w:rFonts w:ascii="Arial" w:hAnsi="Arial" w:cs="Arial"/>
          <w:sz w:val="20"/>
        </w:rPr>
        <w:t>'missing'</w:t>
      </w:r>
      <w:r>
        <w:rPr>
          <w:rStyle w:val="FootnoteSymbol"/>
          <w:rFonts w:ascii="Arial" w:eastAsia="Arial" w:hAnsi="Arial" w:cs="Arial"/>
          <w:sz w:val="20"/>
        </w:rPr>
        <w:footnoteReference w:id="6"/>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maximal,</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once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automatically</w:t>
      </w:r>
      <w:r>
        <w:rPr>
          <w:rFonts w:ascii="Arial" w:eastAsia="Arial" w:hAnsi="Arial" w:cs="Arial"/>
          <w:sz w:val="20"/>
        </w:rPr>
        <w:t xml:space="preserve"> </w:t>
      </w:r>
      <w:r>
        <w:rPr>
          <w:rFonts w:ascii="Arial" w:hAnsi="Arial" w:cs="Arial"/>
          <w:sz w:val="20"/>
        </w:rPr>
        <w:t>replicated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decoding.</w:t>
      </w:r>
    </w:p>
    <w:p w14:paraId="768091D4" w14:textId="77777777" w:rsidR="00086DB9" w:rsidRDefault="00086DB9">
      <w:pPr>
        <w:pStyle w:val="Standard"/>
        <w:rPr>
          <w:rFonts w:ascii="Arial" w:hAnsi="Arial" w:cs="Arial"/>
        </w:rPr>
      </w:pPr>
    </w:p>
    <w:p w14:paraId="768091D5" w14:textId="77777777" w:rsidR="00086DB9" w:rsidRDefault="00986FBA">
      <w:pPr>
        <w:pStyle w:val="Heading2"/>
      </w:pPr>
      <w:bookmarkStart w:id="41" w:name="__RefHeading__63_1229796929"/>
      <w:r>
        <w:t>BUFR</w:t>
      </w:r>
      <w:r>
        <w:rPr>
          <w:rFonts w:eastAsia="Arial"/>
        </w:rPr>
        <w:t xml:space="preserve"> </w:t>
      </w:r>
      <w:r>
        <w:t>message</w:t>
      </w:r>
      <w:r>
        <w:rPr>
          <w:rFonts w:eastAsia="Arial"/>
        </w:rPr>
        <w:t xml:space="preserve"> </w:t>
      </w:r>
      <w:r>
        <w:t>length</w:t>
      </w:r>
      <w:bookmarkEnd w:id="41"/>
    </w:p>
    <w:p w14:paraId="768091D6" w14:textId="77777777" w:rsidR="00086DB9" w:rsidRDefault="00986FBA">
      <w:pPr>
        <w:pStyle w:val="Standard"/>
        <w:jc w:val="both"/>
      </w:pPr>
      <w:r>
        <w:rPr>
          <w:rFonts w:ascii="Arial" w:hAnsi="Arial" w:cs="Arial"/>
          <w:sz w:val="20"/>
        </w:rPr>
        <w:t>Compression</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greatest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predict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Uncompressed</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(including</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compressed),</w:t>
      </w:r>
      <w:r>
        <w:rPr>
          <w:rFonts w:ascii="Arial" w:eastAsia="Arial" w:hAnsi="Arial" w:cs="Arial"/>
          <w:sz w:val="20"/>
        </w:rPr>
        <w:t xml:space="preserve"> </w:t>
      </w:r>
      <w:r>
        <w:rPr>
          <w:rFonts w:ascii="Arial" w:hAnsi="Arial" w:cs="Arial"/>
          <w:sz w:val="20"/>
        </w:rPr>
        <w:t>however,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deterministic</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summed</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overheads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0</w:t>
      </w:r>
      <w:r>
        <w:rPr>
          <w:rFonts w:ascii="Arial" w:eastAsia="Arial" w:hAnsi="Arial" w:cs="Arial"/>
          <w:sz w:val="20"/>
        </w:rPr>
        <w:t>–</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1D7" w14:textId="77777777" w:rsidR="00086DB9" w:rsidRDefault="00086DB9">
      <w:pPr>
        <w:pStyle w:val="PlainText"/>
        <w:jc w:val="both"/>
        <w:rPr>
          <w:rFonts w:ascii="Arial" w:hAnsi="Arial" w:cs="Arial"/>
          <w:lang w:val="en-GB"/>
        </w:rPr>
      </w:pPr>
    </w:p>
    <w:p w14:paraId="768091D8" w14:textId="77777777" w:rsidR="00086DB9" w:rsidRPr="00107262" w:rsidRDefault="00986FBA">
      <w:pPr>
        <w:pStyle w:val="PlainText"/>
        <w:jc w:val="both"/>
        <w:rPr>
          <w:lang w:val="en-US"/>
          <w:rPrChange w:id="42" w:author="Stig Syndergaard" w:date="2022-10-24T18:01:00Z">
            <w:rPr/>
          </w:rPrChange>
        </w:rPr>
      </w:pPr>
      <w:r>
        <w:rPr>
          <w:rFonts w:ascii="Arial" w:hAnsi="Arial" w:cs="Arial"/>
          <w:lang w:val="en-GB"/>
        </w:rPr>
        <w:t>There</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theoretical</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largest</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accommodated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current</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almost</w:t>
      </w:r>
      <w:r>
        <w:rPr>
          <w:rFonts w:ascii="Arial" w:eastAsia="Arial" w:hAnsi="Arial" w:cs="Arial"/>
          <w:lang w:val="en-GB"/>
        </w:rPr>
        <w:t xml:space="preserve"> </w:t>
      </w:r>
      <w:r>
        <w:rPr>
          <w:rFonts w:ascii="Arial" w:hAnsi="Arial" w:cs="Arial"/>
          <w:lang w:val="en-GB"/>
        </w:rPr>
        <w:t>17</w:t>
      </w:r>
      <w:r>
        <w:rPr>
          <w:rFonts w:ascii="Arial" w:eastAsia="Arial" w:hAnsi="Arial" w:cs="Arial"/>
          <w:lang w:val="en-GB"/>
        </w:rPr>
        <w:t xml:space="preserve"> </w:t>
      </w:r>
      <w:r>
        <w:rPr>
          <w:rFonts w:ascii="Arial" w:hAnsi="Arial" w:cs="Arial"/>
          <w:lang w:val="en-GB"/>
        </w:rPr>
        <w:t>mega-octets</w:t>
      </w:r>
      <w:r>
        <w:rPr>
          <w:rFonts w:ascii="Arial" w:eastAsia="Arial" w:hAnsi="Arial" w:cs="Arial"/>
          <w:lang w:val="en-GB"/>
        </w:rPr>
        <w:t xml:space="preserve"> </w:t>
      </w:r>
      <w:r>
        <w:rPr>
          <w:rFonts w:ascii="Arial" w:hAnsi="Arial" w:cs="Arial"/>
          <w:lang w:val="en-GB"/>
        </w:rPr>
        <w:t>(megabytes)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far</w:t>
      </w:r>
      <w:r>
        <w:rPr>
          <w:rFonts w:ascii="Arial" w:eastAsia="Arial" w:hAnsi="Arial" w:cs="Arial"/>
          <w:lang w:val="en-GB"/>
        </w:rPr>
        <w:t xml:space="preserve"> </w:t>
      </w:r>
      <w:r>
        <w:rPr>
          <w:rFonts w:ascii="Arial" w:hAnsi="Arial" w:cs="Arial"/>
          <w:lang w:val="en-GB"/>
        </w:rPr>
        <w:t>too</w:t>
      </w:r>
      <w:r>
        <w:rPr>
          <w:rFonts w:ascii="Arial" w:eastAsia="Arial" w:hAnsi="Arial" w:cs="Arial"/>
          <w:lang w:val="en-GB"/>
        </w:rPr>
        <w:t xml:space="preserve"> </w:t>
      </w:r>
      <w:r>
        <w:rPr>
          <w:rFonts w:ascii="Arial" w:hAnsi="Arial" w:cs="Arial"/>
          <w:lang w:val="en-GB"/>
        </w:rPr>
        <w:t>big</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international</w:t>
      </w:r>
      <w:r>
        <w:rPr>
          <w:rFonts w:ascii="Arial" w:eastAsia="Arial" w:hAnsi="Arial" w:cs="Arial"/>
          <w:lang w:val="en-GB"/>
        </w:rPr>
        <w:t xml:space="preserve"> </w:t>
      </w:r>
      <w:r>
        <w:rPr>
          <w:rFonts w:ascii="Arial" w:hAnsi="Arial" w:cs="Arial"/>
          <w:lang w:val="en-GB"/>
        </w:rPr>
        <w:t>agreement,</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specified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lastRenderedPageBreak/>
        <w:t>[RD.6],</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bulletins</w:t>
      </w:r>
      <w:r>
        <w:rPr>
          <w:rStyle w:val="FootnoteSymbol"/>
          <w:rFonts w:ascii="Arial" w:eastAsia="Arial" w:hAnsi="Arial" w:cs="Arial"/>
        </w:rPr>
        <w:footnoteReference w:id="7"/>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longer</w:t>
      </w:r>
      <w:r>
        <w:rPr>
          <w:rFonts w:ascii="Arial" w:eastAsia="Arial" w:hAnsi="Arial" w:cs="Arial"/>
          <w:lang w:val="en-GB"/>
        </w:rPr>
        <w:t xml:space="preserve"> </w:t>
      </w:r>
      <w:r>
        <w:rPr>
          <w:rFonts w:ascii="Arial" w:hAnsi="Arial" w:cs="Arial"/>
          <w:lang w:val="en-GB"/>
        </w:rPr>
        <w:t>than</w:t>
      </w:r>
      <w:r>
        <w:rPr>
          <w:rFonts w:ascii="Arial" w:eastAsia="Arial" w:hAnsi="Arial" w:cs="Arial"/>
          <w:lang w:val="en-GB"/>
        </w:rPr>
        <w:t xml:space="preserve"> </w:t>
      </w:r>
      <w:r>
        <w:rPr>
          <w:rFonts w:ascii="Arial" w:hAnsi="Arial" w:cs="Arial"/>
          <w:lang w:val="en-GB"/>
        </w:rPr>
        <w:t>500,000</w:t>
      </w:r>
      <w:r>
        <w:rPr>
          <w:rFonts w:ascii="Arial" w:eastAsia="Arial" w:hAnsi="Arial" w:cs="Arial"/>
          <w:lang w:val="en-GB"/>
        </w:rPr>
        <w:t xml:space="preserve"> </w:t>
      </w:r>
      <w:r>
        <w:rPr>
          <w:rFonts w:ascii="Arial" w:hAnsi="Arial" w:cs="Arial"/>
          <w:lang w:val="en-GB"/>
        </w:rPr>
        <w:t>octets</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November</w:t>
      </w:r>
      <w:r>
        <w:rPr>
          <w:rFonts w:ascii="Arial" w:eastAsia="Arial" w:hAnsi="Arial" w:cs="Arial"/>
          <w:lang w:val="en-GB"/>
        </w:rPr>
        <w:t xml:space="preserve"> </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15,000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there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legacy</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yet</w:t>
      </w:r>
      <w:r>
        <w:rPr>
          <w:rFonts w:ascii="Arial" w:eastAsia="Arial" w:hAnsi="Arial" w:cs="Arial"/>
          <w:lang w:val="en-GB"/>
        </w:rPr>
        <w:t xml:space="preserve"> </w:t>
      </w:r>
      <w:r>
        <w:rPr>
          <w:rFonts w:ascii="Arial" w:hAnsi="Arial" w:cs="Arial"/>
          <w:lang w:val="en-GB"/>
        </w:rPr>
        <w:t>able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significantly</w:t>
      </w:r>
      <w:r>
        <w:rPr>
          <w:rFonts w:ascii="Arial" w:eastAsia="Arial" w:hAnsi="Arial" w:cs="Arial"/>
          <w:lang w:val="en-GB"/>
        </w:rPr>
        <w:t xml:space="preserve"> </w:t>
      </w:r>
      <w:r>
        <w:rPr>
          <w:rFonts w:ascii="Arial" w:hAnsi="Arial" w:cs="Arial"/>
          <w:lang w:val="en-GB"/>
        </w:rPr>
        <w:t>larger</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25,000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good</w:t>
      </w:r>
      <w:r>
        <w:rPr>
          <w:rFonts w:ascii="Arial" w:eastAsia="Arial" w:hAnsi="Arial" w:cs="Arial"/>
          <w:lang w:val="en-GB"/>
        </w:rPr>
        <w:t xml:space="preserve"> </w:t>
      </w:r>
      <w:r>
        <w:rPr>
          <w:rFonts w:ascii="Arial" w:hAnsi="Arial" w:cs="Arial"/>
          <w:lang w:val="en-GB"/>
        </w:rPr>
        <w:t>safe</w:t>
      </w:r>
      <w:r>
        <w:rPr>
          <w:rFonts w:ascii="Arial" w:eastAsia="Arial" w:hAnsi="Arial" w:cs="Arial"/>
          <w:lang w:val="en-GB"/>
        </w:rPr>
        <w:t xml:space="preserve"> </w:t>
      </w:r>
      <w:r>
        <w:rPr>
          <w:rFonts w:ascii="Arial" w:hAnsi="Arial" w:cs="Arial"/>
          <w:lang w:val="en-GB"/>
        </w:rPr>
        <w:t>upper</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time</w:t>
      </w:r>
      <w:r>
        <w:rPr>
          <w:rFonts w:ascii="Arial" w:eastAsia="Arial" w:hAnsi="Arial" w:cs="Arial"/>
          <w:lang w:val="en-GB"/>
        </w:rPr>
        <w:t xml:space="preserve"> </w:t>
      </w:r>
      <w:r>
        <w:rPr>
          <w:rFonts w:ascii="Arial" w:hAnsi="Arial" w:cs="Arial"/>
          <w:lang w:val="en-GB"/>
        </w:rPr>
        <w:t>being.</w:t>
      </w:r>
    </w:p>
    <w:p w14:paraId="768091D9" w14:textId="77777777" w:rsidR="00086DB9" w:rsidRDefault="00986FBA">
      <w:pPr>
        <w:pStyle w:val="Heading1"/>
      </w:pPr>
      <w:bookmarkStart w:id="43" w:name="__RefHeading__65_1229796929"/>
      <w:r>
        <w:lastRenderedPageBreak/>
        <w:t>Radio</w:t>
      </w:r>
      <w:r>
        <w:rPr>
          <w:rFonts w:eastAsia="Arial"/>
        </w:rPr>
        <w:t xml:space="preserve"> </w:t>
      </w:r>
      <w:r>
        <w:t>occultation</w:t>
      </w:r>
      <w:r>
        <w:rPr>
          <w:rFonts w:eastAsia="Arial"/>
        </w:rPr>
        <w:t xml:space="preserve"> </w:t>
      </w:r>
      <w:r>
        <w:t>data</w:t>
      </w:r>
      <w:r>
        <w:rPr>
          <w:rFonts w:eastAsia="Arial"/>
        </w:rPr>
        <w:t xml:space="preserve"> </w:t>
      </w:r>
      <w:r>
        <w:t>in</w:t>
      </w:r>
      <w:r>
        <w:rPr>
          <w:rFonts w:eastAsia="Arial"/>
        </w:rPr>
        <w:t xml:space="preserve"> </w:t>
      </w:r>
      <w:r>
        <w:t>BUFR</w:t>
      </w:r>
      <w:bookmarkEnd w:id="43"/>
    </w:p>
    <w:p w14:paraId="768091DA" w14:textId="77777777" w:rsidR="00086DB9" w:rsidRDefault="00986FBA">
      <w:pPr>
        <w:pStyle w:val="Heading2"/>
      </w:pPr>
      <w:bookmarkStart w:id="44" w:name="__RefHeading__67_1229796929"/>
      <w:r>
        <w:t>Key</w:t>
      </w:r>
      <w:r>
        <w:rPr>
          <w:rFonts w:eastAsia="Arial"/>
        </w:rPr>
        <w:t xml:space="preserve"> </w:t>
      </w:r>
      <w:r>
        <w:t>Parameters</w:t>
      </w:r>
      <w:bookmarkEnd w:id="44"/>
    </w:p>
    <w:p w14:paraId="768091DB"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geometry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soundings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 Figure 1.</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move,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red</w:t>
      </w:r>
      <w:r>
        <w:rPr>
          <w:rFonts w:ascii="Arial" w:eastAsia="Arial" w:hAnsi="Arial" w:cs="Arial"/>
          <w:sz w:val="20"/>
        </w:rPr>
        <w:t xml:space="preserve"> – ‘</w:t>
      </w:r>
      <w:r>
        <w:rPr>
          <w:rFonts w:ascii="Arial" w:hAnsi="Arial" w:cs="Arial"/>
          <w:sz w:val="20"/>
        </w:rPr>
        <w:t>scans</w:t>
      </w:r>
      <w:r>
        <w:rPr>
          <w:rFonts w:ascii="Arial" w:eastAsia="Arial" w:hAnsi="Arial" w:cs="Arial"/>
          <w:sz w:val="20"/>
        </w:rPr>
        <w:t xml:space="preserve">‘ </w:t>
      </w:r>
      <w:r>
        <w:rPr>
          <w:rFonts w:ascii="Arial" w:hAnsi="Arial" w:cs="Arial"/>
          <w:sz w:val="20"/>
        </w:rPr>
        <w:t>through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downwards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upwards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rising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refracted</w:t>
      </w:r>
      <w:r>
        <w:rPr>
          <w:rFonts w:ascii="Arial" w:eastAsia="Arial" w:hAnsi="Arial" w:cs="Arial"/>
          <w:sz w:val="20"/>
        </w:rPr>
        <w:t xml:space="preserve"> </w:t>
      </w:r>
      <w:r>
        <w:rPr>
          <w:rFonts w:ascii="Arial" w:hAnsi="Arial" w:cs="Arial"/>
          <w:sz w:val="20"/>
        </w:rPr>
        <w:t>(</w:t>
      </w:r>
      <w:r>
        <w:rPr>
          <w:rFonts w:ascii="Arial" w:eastAsia="Arial" w:hAnsi="Arial" w:cs="Arial"/>
          <w:sz w:val="20"/>
        </w:rPr>
        <w:t>‘</w:t>
      </w:r>
      <w:r>
        <w:rPr>
          <w:rFonts w:ascii="Arial" w:hAnsi="Arial" w:cs="Arial"/>
          <w:sz w:val="20"/>
        </w:rPr>
        <w:t>bent</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density</w:t>
      </w:r>
      <w:r>
        <w:rPr>
          <w:rFonts w:ascii="Arial" w:eastAsia="Arial" w:hAnsi="Arial" w:cs="Arial"/>
          <w:sz w:val="20"/>
        </w:rPr>
        <w:t xml:space="preserve"> </w:t>
      </w:r>
      <w:r>
        <w:rPr>
          <w:rFonts w:ascii="Arial" w:hAnsi="Arial" w:cs="Arial"/>
          <w:sz w:val="20"/>
        </w:rPr>
        <w:t>gradients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comparing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b/>
          <w:sz w:val="20"/>
        </w:rPr>
        <w:t>phase</w:t>
      </w:r>
      <w:r>
        <w:rPr>
          <w:rFonts w:ascii="Arial" w:eastAsia="Arial" w:hAnsi="Arial" w:cs="Arial"/>
          <w:b/>
          <w:sz w:val="20"/>
        </w:rPr>
        <w:t xml:space="preserve"> </w:t>
      </w:r>
      <w:r>
        <w:rPr>
          <w:rFonts w:ascii="Arial" w:hAnsi="Arial" w:cs="Arial"/>
          <w:b/>
          <w:sz w:val="20"/>
        </w:rPr>
        <w:t>(</w:t>
      </w:r>
      <w:r>
        <w:rPr>
          <w:rFonts w:ascii="Arial" w:hAnsi="Arial" w:cs="Arial"/>
          <w:sz w:val="20"/>
        </w:rPr>
        <w:t>or</w:t>
      </w:r>
      <w:r>
        <w:rPr>
          <w:rFonts w:ascii="Arial" w:eastAsia="Arial" w:hAnsi="Arial" w:cs="Arial"/>
          <w:b/>
          <w:sz w:val="20"/>
        </w:rPr>
        <w:t xml:space="preserve"> </w:t>
      </w:r>
      <w:r>
        <w:rPr>
          <w:rFonts w:ascii="Arial" w:hAnsi="Arial" w:cs="Arial"/>
          <w:b/>
          <w:sz w:val="20"/>
        </w:rPr>
        <w:t>Doppler)</w:t>
      </w:r>
      <w:r>
        <w:rPr>
          <w:rFonts w:ascii="Arial" w:eastAsia="Arial" w:hAnsi="Arial" w:cs="Arial"/>
          <w:b/>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received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signal</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expected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i/>
          <w:sz w:val="20"/>
        </w:rPr>
        <w:t>in</w:t>
      </w:r>
      <w:r>
        <w:rPr>
          <w:rFonts w:ascii="Arial" w:eastAsia="Arial" w:hAnsi="Arial" w:cs="Arial"/>
          <w:i/>
          <w:sz w:val="20"/>
        </w:rPr>
        <w:t xml:space="preserve"> </w:t>
      </w:r>
      <w:proofErr w:type="spellStart"/>
      <w:r>
        <w:rPr>
          <w:rFonts w:ascii="Arial" w:hAnsi="Arial" w:cs="Arial"/>
          <w:i/>
          <w:sz w:val="20"/>
        </w:rPr>
        <w:t>vacuuo</w:t>
      </w:r>
      <w:proofErr w:type="spellEnd"/>
      <w:r>
        <w:rPr>
          <w:rFonts w:ascii="Arial" w:eastAsia="Arial" w:hAnsi="Arial" w:cs="Arial"/>
          <w:sz w:val="20"/>
        </w:rPr>
        <w:t xml:space="preserve"> </w:t>
      </w:r>
      <w:r>
        <w:rPr>
          <w:rFonts w:ascii="Arial" w:hAnsi="Arial" w:cs="Arial"/>
          <w:sz w:val="20"/>
        </w:rPr>
        <w:t>straight</w:t>
      </w:r>
      <w:r>
        <w:rPr>
          <w:rFonts w:ascii="Arial" w:eastAsia="Arial" w:hAnsi="Arial" w:cs="Arial"/>
          <w:sz w:val="20"/>
        </w:rPr>
        <w:t xml:space="preserve"> </w:t>
      </w:r>
      <w:r>
        <w:rPr>
          <w:rFonts w:ascii="Arial" w:hAnsi="Arial" w:cs="Arial"/>
          <w:sz w:val="20"/>
        </w:rPr>
        <w:t>line</w:t>
      </w:r>
      <w:r>
        <w:rPr>
          <w:rFonts w:ascii="Arial" w:eastAsia="Arial" w:hAnsi="Arial" w:cs="Arial"/>
          <w:sz w:val="20"/>
        </w:rPr>
        <w:t xml:space="preserve"> </w:t>
      </w:r>
      <w:r>
        <w:rPr>
          <w:rFonts w:ascii="Arial" w:hAnsi="Arial" w:cs="Arial"/>
          <w:sz w:val="20"/>
        </w:rPr>
        <w:t>path</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integrated</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calculated.</w:t>
      </w:r>
    </w:p>
    <w:p w14:paraId="768091DC" w14:textId="77777777" w:rsidR="00086DB9" w:rsidRDefault="00086DB9">
      <w:pPr>
        <w:pStyle w:val="Standard"/>
        <w:jc w:val="both"/>
        <w:rPr>
          <w:rFonts w:ascii="Arial" w:hAnsi="Arial" w:cs="Arial"/>
          <w:sz w:val="20"/>
        </w:rPr>
      </w:pPr>
    </w:p>
    <w:p w14:paraId="768091DD" w14:textId="77777777" w:rsidR="00086DB9" w:rsidRDefault="00986FBA">
      <w:pPr>
        <w:pStyle w:val="Caption"/>
        <w:jc w:val="center"/>
      </w:pPr>
      <w:r>
        <w:rPr>
          <w:rStyle w:val="Captioncharacters"/>
          <w:rFonts w:ascii="Arial" w:hAnsi="Arial" w:cs="Arial"/>
          <w:b/>
          <w:bCs/>
          <w:sz w:val="20"/>
        </w:rPr>
        <w:t xml:space="preserve">Figure 1. </w:t>
      </w:r>
      <w:r>
        <w:rPr>
          <w:rFonts w:ascii="Arial" w:hAnsi="Arial" w:cs="Arial"/>
          <w:b/>
          <w:bCs/>
          <w:sz w:val="20"/>
        </w:rPr>
        <w:t>Schematic picture of the radio occultation geometry</w:t>
      </w:r>
    </w:p>
    <w:p w14:paraId="768091DE" w14:textId="77777777" w:rsidR="00086DB9" w:rsidRDefault="00986FBA">
      <w:pPr>
        <w:pStyle w:val="Standard"/>
        <w:jc w:val="both"/>
      </w:pPr>
      <w:r>
        <w:rPr>
          <w:noProof/>
        </w:rPr>
        <mc:AlternateContent>
          <mc:Choice Requires="wps">
            <w:drawing>
              <wp:anchor distT="0" distB="0" distL="114300" distR="114300" simplePos="0" relativeHeight="32" behindDoc="0" locked="0" layoutInCell="1" allowOverlap="1" wp14:anchorId="76808F37" wp14:editId="76808F38">
                <wp:simplePos x="0" y="0"/>
                <wp:positionH relativeFrom="column">
                  <wp:posOffset>0</wp:posOffset>
                </wp:positionH>
                <wp:positionV relativeFrom="paragraph">
                  <wp:posOffset>-20848</wp:posOffset>
                </wp:positionV>
                <wp:extent cx="5759988" cy="1897928"/>
                <wp:effectExtent l="0" t="0" r="0" b="0"/>
                <wp:wrapSquare wrapText="bothSides"/>
                <wp:docPr id="4" name="Frame2"/>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wps:txbx>
                      <wps:bodyPr vert="horz" wrap="none" lIns="0" tIns="0" rIns="0" bIns="0" compatLnSpc="0">
                        <a:spAutoFit/>
                      </wps:bodyPr>
                    </wps:wsp>
                  </a:graphicData>
                </a:graphic>
              </wp:anchor>
            </w:drawing>
          </mc:Choice>
          <mc:Fallback>
            <w:pict>
              <v:shapetype w14:anchorId="76808F37" id="_x0000_t202" coordsize="21600,21600" o:spt="202" path="m,l,21600r21600,l21600,xe">
                <v:stroke joinstyle="miter"/>
                <v:path gradientshapeok="t" o:connecttype="rect"/>
              </v:shapetype>
              <v:shape id="Frame2" o:spid="_x0000_s1026" type="#_x0000_t202" style="position:absolute;left:0;text-align:left;margin-left:0;margin-top:-1.65pt;width:453.55pt;height:149.45pt;z-index: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" filled="f" stroked="f">
                <v:textbox style="mso-fit-shape-to-text:t" inset="0,0,0,0">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v:textbox>
                <w10:wrap type="square"/>
              </v:shape>
            </w:pict>
          </mc:Fallback>
        </mc:AlternateContent>
      </w:r>
      <w:bookmarkStart w:id="45" w:name="__DdeLink__1574_1229796929"/>
      <w:r>
        <w:rPr>
          <w:rFonts w:ascii="Arial" w:hAnsi="Arial" w:cs="Arial"/>
          <w:sz w:val="20"/>
        </w:rPr>
        <w:t>From</w:t>
      </w:r>
      <w:bookmarkEnd w:id="45"/>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impact</w:t>
      </w:r>
      <w:r>
        <w:rPr>
          <w:rFonts w:ascii="Arial" w:eastAsia="Arial" w:hAnsi="Arial" w:cs="Arial"/>
          <w:b/>
          <w:sz w:val="20"/>
        </w:rPr>
        <w:t xml:space="preserve"> </w:t>
      </w:r>
      <w:r>
        <w:rPr>
          <w:rFonts w:ascii="Arial" w:hAnsi="Arial" w:cs="Arial"/>
          <w:b/>
          <w:sz w:val="20"/>
        </w:rPr>
        <w:t>parameter</w:t>
      </w:r>
      <w:r>
        <w:rPr>
          <w:rFonts w:ascii="Arial" w:hAnsi="Arial" w:cs="Arial"/>
          <w:sz w:val="20"/>
        </w:rPr>
        <w: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refractivity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geometric</w:t>
      </w:r>
      <w:r>
        <w:rPr>
          <w:rFonts w:ascii="Arial" w:eastAsia="Arial" w:hAnsi="Arial" w:cs="Arial"/>
          <w:b/>
          <w:sz w:val="20"/>
        </w:rPr>
        <w:t xml:space="preserve"> </w:t>
      </w:r>
      <w:r>
        <w:rPr>
          <w:rFonts w:ascii="Arial" w:hAnsi="Arial" w:cs="Arial"/>
          <w:b/>
          <w:sz w:val="20"/>
        </w:rPr>
        <w:t>height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thence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pressure</w:t>
      </w:r>
      <w:r>
        <w:rPr>
          <w:rFonts w:ascii="Arial" w:hAnsi="Arial" w:cs="Arial"/>
          <w:sz w:val="20"/>
        </w:rPr>
        <w:t>,</w:t>
      </w:r>
      <w:r>
        <w:rPr>
          <w:rFonts w:ascii="Arial" w:eastAsia="Arial" w:hAnsi="Arial" w:cs="Arial"/>
          <w:sz w:val="20"/>
        </w:rPr>
        <w:t xml:space="preserve"> </w:t>
      </w:r>
      <w:r>
        <w:rPr>
          <w:rFonts w:ascii="Arial" w:hAnsi="Arial" w:cs="Arial"/>
          <w:b/>
          <w:sz w:val="20"/>
        </w:rPr>
        <w:t>temperature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b/>
          <w:sz w:val="20"/>
        </w:rPr>
        <w:t>humidity</w:t>
      </w:r>
      <w:r>
        <w:rPr>
          <w:rFonts w:ascii="Arial" w:eastAsia="Arial" w:hAnsi="Arial" w:cs="Arial"/>
          <w:sz w:val="20"/>
        </w:rPr>
        <w:t xml:space="preserve"> </w:t>
      </w:r>
      <w:r>
        <w:rPr>
          <w:rFonts w:ascii="Arial" w:hAnsi="Arial" w:cs="Arial"/>
          <w:sz w:val="20"/>
        </w:rPr>
        <w:t>with</w:t>
      </w:r>
      <w:r>
        <w:rPr>
          <w:rFonts w:ascii="Arial" w:eastAsia="Arial" w:hAnsi="Arial" w:cs="Arial"/>
          <w:b/>
          <w:sz w:val="20"/>
        </w:rPr>
        <w:t xml:space="preserve"> </w:t>
      </w:r>
      <w:r>
        <w:rPr>
          <w:rFonts w:ascii="Arial" w:hAnsi="Arial" w:cs="Arial"/>
          <w:b/>
          <w:sz w:val="20"/>
        </w:rPr>
        <w:t>geopotential</w:t>
      </w:r>
      <w:r>
        <w:rPr>
          <w:rFonts w:ascii="Arial" w:eastAsia="Arial" w:hAnsi="Arial" w:cs="Arial"/>
          <w:b/>
          <w:sz w:val="20"/>
        </w:rPr>
        <w:t xml:space="preserve"> </w:t>
      </w:r>
      <w:r>
        <w:rPr>
          <w:rFonts w:ascii="Arial" w:hAnsi="Arial" w:cs="Arial"/>
          <w:b/>
          <w:sz w:val="20"/>
        </w:rPr>
        <w:t>height</w:t>
      </w:r>
      <w:r>
        <w:rPr>
          <w:rFonts w:ascii="Arial" w:hAnsi="Arial" w:cs="Arial"/>
          <w:sz w:val="20"/>
        </w:rPr>
        <w:t>.</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out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describe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[RD.9]</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technique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geophysical</w:t>
      </w:r>
      <w:r>
        <w:rPr>
          <w:rFonts w:ascii="Arial" w:eastAsia="Arial" w:hAnsi="Arial" w:cs="Arial"/>
          <w:sz w:val="20"/>
        </w:rPr>
        <w:t xml:space="preserve"> </w:t>
      </w:r>
      <w:r>
        <w:rPr>
          <w:rFonts w:ascii="Arial" w:hAnsi="Arial" w:cs="Arial"/>
          <w:sz w:val="20"/>
        </w:rPr>
        <w:t>quantities.</w:t>
      </w:r>
    </w:p>
    <w:p w14:paraId="768091DF" w14:textId="77777777" w:rsidR="00086DB9" w:rsidRDefault="00086DB9">
      <w:pPr>
        <w:pStyle w:val="Standard"/>
        <w:jc w:val="both"/>
        <w:rPr>
          <w:rFonts w:ascii="Arial" w:hAnsi="Arial" w:cs="Arial"/>
        </w:rPr>
      </w:pPr>
    </w:p>
    <w:p w14:paraId="768091E0" w14:textId="77777777" w:rsidR="00086DB9" w:rsidRDefault="00986FBA">
      <w:pPr>
        <w:pStyle w:val="Heading2"/>
      </w:pPr>
      <w:bookmarkStart w:id="46" w:name="__RefHeading__69_1229796929"/>
      <w:r>
        <w:t>Design</w:t>
      </w:r>
      <w:r>
        <w:rPr>
          <w:rFonts w:eastAsia="Arial"/>
        </w:rPr>
        <w:t xml:space="preserve"> </w:t>
      </w:r>
      <w:r>
        <w:t>Guidelines</w:t>
      </w:r>
      <w:bookmarkEnd w:id="46"/>
    </w:p>
    <w:p w14:paraId="768091E1"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guiding</w:t>
      </w:r>
      <w:r>
        <w:rPr>
          <w:rFonts w:ascii="Arial" w:eastAsia="Arial" w:hAnsi="Arial" w:cs="Arial"/>
          <w:sz w:val="20"/>
        </w:rPr>
        <w:t xml:space="preserve"> </w:t>
      </w:r>
      <w:r>
        <w:rPr>
          <w:rFonts w:ascii="Arial" w:hAnsi="Arial" w:cs="Arial"/>
          <w:sz w:val="20"/>
        </w:rPr>
        <w:t>principles,</w:t>
      </w:r>
      <w:r>
        <w:rPr>
          <w:rFonts w:ascii="Arial" w:eastAsia="Arial" w:hAnsi="Arial" w:cs="Arial"/>
          <w:sz w:val="20"/>
        </w:rPr>
        <w:t xml:space="preserve"> </w:t>
      </w:r>
      <w:r>
        <w:rPr>
          <w:rFonts w:ascii="Arial" w:hAnsi="Arial" w:cs="Arial"/>
          <w:sz w:val="20"/>
        </w:rPr>
        <w:t>assumptions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objectives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developing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 </w:t>
      </w:r>
      <w:r>
        <w:rPr>
          <w:rFonts w:ascii="Arial" w:hAnsi="Arial" w:cs="Arial"/>
          <w:sz w:val="20"/>
        </w:rPr>
        <w:t>were:</w:t>
      </w:r>
    </w:p>
    <w:p w14:paraId="768091E2" w14:textId="77777777" w:rsidR="00086DB9" w:rsidRDefault="00986FBA">
      <w:pPr>
        <w:pStyle w:val="Standard"/>
        <w:numPr>
          <w:ilvl w:val="0"/>
          <w:numId w:val="28"/>
        </w:numPr>
        <w:ind w:hanging="218"/>
        <w:jc w:val="both"/>
        <w:rPr>
          <w:rFonts w:ascii="Arial" w:hAnsi="Arial" w:cs="Arial"/>
          <w:sz w:val="20"/>
        </w:rPr>
      </w:pPr>
      <w:r>
        <w:rPr>
          <w:rFonts w:ascii="Arial" w:hAnsi="Arial" w:cs="Arial"/>
          <w:sz w:val="20"/>
        </w:rPr>
        <w:t>the BUFR-encoded version of RO data is intended for dissemination in near real-time via the GTS, and to be used operationally by NWP centres;</w:t>
      </w:r>
    </w:p>
    <w:p w14:paraId="768091E3" w14:textId="77777777" w:rsidR="00086DB9" w:rsidRDefault="00986FBA">
      <w:pPr>
        <w:pStyle w:val="Standard"/>
        <w:numPr>
          <w:ilvl w:val="0"/>
          <w:numId w:val="7"/>
        </w:numPr>
        <w:ind w:hanging="218"/>
        <w:jc w:val="both"/>
      </w:pP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users/applications,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formats</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methods;</w:t>
      </w:r>
    </w:p>
    <w:p w14:paraId="768091E4"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majority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apply</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4DVAR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1DVAR</w:t>
      </w:r>
      <w:r>
        <w:rPr>
          <w:rFonts w:ascii="Arial" w:eastAsia="Arial" w:hAnsi="Arial" w:cs="Arial"/>
          <w:sz w:val="20"/>
        </w:rPr>
        <w:t xml:space="preserve"> </w:t>
      </w:r>
      <w:r>
        <w:rPr>
          <w:rFonts w:ascii="Arial" w:hAnsi="Arial" w:cs="Arial"/>
          <w:sz w:val="20"/>
        </w:rPr>
        <w:t>pre-processing),</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input</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w:t>
      </w:r>
      <w:r>
        <w:rPr>
          <w:rFonts w:ascii="Arial" w:hAnsi="Arial" w:cs="Arial"/>
          <w:i/>
          <w:sz w:val="20"/>
        </w:rPr>
        <w:t>N</w:t>
      </w:r>
      <w:r>
        <w:rPr>
          <w:rFonts w:ascii="Arial" w:hAnsi="Arial" w:cs="Arial"/>
          <w:sz w:val="20"/>
        </w:rPr>
        <w: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sub-sampled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w:t>
      </w:r>
      <w:r>
        <w:rPr>
          <w:rFonts w:ascii="Arial" w:hAnsi="Arial" w:cs="Arial"/>
          <w:i/>
          <w:sz w:val="20"/>
        </w:rPr>
        <w:t>α</w:t>
      </w:r>
      <w:r>
        <w:rPr>
          <w:rFonts w:ascii="Arial" w:hAnsi="Arial" w:cs="Arial"/>
          <w:sz w:val="20"/>
        </w:rPr>
        <w: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preference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pre-retrieved</w:t>
      </w:r>
      <w:r>
        <w:rPr>
          <w:rFonts w:ascii="Arial" w:eastAsia="Arial" w:hAnsi="Arial" w:cs="Arial"/>
          <w:sz w:val="20"/>
        </w:rPr>
        <w:t xml:space="preserve"> </w:t>
      </w:r>
      <w:r>
        <w:rPr>
          <w:rFonts w:ascii="Arial" w:hAnsi="Arial" w:cs="Arial"/>
          <w:sz w:val="20"/>
        </w:rPr>
        <w:t>pressure</w:t>
      </w:r>
      <w:r>
        <w:rPr>
          <w:rFonts w:ascii="Arial" w:eastAsia="Arial" w:hAnsi="Arial" w:cs="Arial"/>
          <w:sz w:val="20"/>
        </w:rPr>
        <w:t xml:space="preserve"> </w:t>
      </w:r>
      <w:r>
        <w:rPr>
          <w:rFonts w:ascii="Arial" w:hAnsi="Arial" w:cs="Arial"/>
          <w:sz w:val="20"/>
        </w:rPr>
        <w:t>(</w:t>
      </w:r>
      <w:r>
        <w:rPr>
          <w:rFonts w:ascii="Arial" w:hAnsi="Arial" w:cs="Arial"/>
          <w:i/>
          <w:sz w:val="20"/>
        </w:rPr>
        <w:t>P</w:t>
      </w:r>
      <w:r>
        <w:rPr>
          <w:rFonts w:ascii="Arial" w:hAnsi="Arial" w:cs="Arial"/>
          <w:sz w:val="20"/>
        </w:rPr>
        <w:t>),</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w:t>
      </w:r>
      <w:r>
        <w:rPr>
          <w:rFonts w:ascii="Arial" w:hAnsi="Arial" w:cs="Arial"/>
          <w:i/>
          <w:sz w:val="20"/>
        </w:rPr>
        <w:t>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humidity</w:t>
      </w:r>
      <w:r>
        <w:rPr>
          <w:rFonts w:ascii="Arial" w:eastAsia="Arial" w:hAnsi="Arial" w:cs="Arial"/>
          <w:sz w:val="20"/>
        </w:rPr>
        <w:t xml:space="preserve"> </w:t>
      </w:r>
      <w:r>
        <w:rPr>
          <w:rFonts w:ascii="Arial" w:hAnsi="Arial" w:cs="Arial"/>
          <w:sz w:val="20"/>
        </w:rPr>
        <w:t>(</w:t>
      </w:r>
      <w:r>
        <w:rPr>
          <w:rFonts w:ascii="Arial" w:hAnsi="Arial" w:cs="Arial"/>
          <w:i/>
          <w:sz w:val="20"/>
        </w:rPr>
        <w:t>q</w:t>
      </w:r>
      <w:r>
        <w:rPr>
          <w:rFonts w:ascii="Arial" w:hAnsi="Arial" w:cs="Arial"/>
          <w:sz w:val="20"/>
        </w:rPr>
        <w: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Doppler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time-series.</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retrieved</w:t>
      </w:r>
      <w:r>
        <w:rPr>
          <w:rFonts w:ascii="Arial" w:eastAsia="Arial" w:hAnsi="Arial" w:cs="Arial"/>
          <w:sz w:val="20"/>
        </w:rPr>
        <w:t xml:space="preserve"> </w:t>
      </w:r>
      <w:proofErr w:type="spellStart"/>
      <w:r>
        <w:rPr>
          <w:rFonts w:ascii="Arial" w:hAnsi="Arial" w:cs="Arial"/>
          <w:i/>
          <w:sz w:val="20"/>
        </w:rPr>
        <w:t>P,T,q</w:t>
      </w:r>
      <w:proofErr w:type="spellEnd"/>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comparison</w:t>
      </w:r>
      <w:r>
        <w:rPr>
          <w:rFonts w:ascii="Arial" w:eastAsia="Arial" w:hAnsi="Arial" w:cs="Arial"/>
          <w:sz w:val="20"/>
        </w:rPr>
        <w:t xml:space="preserve"> </w:t>
      </w:r>
      <w:r>
        <w:rPr>
          <w:rFonts w:ascii="Arial" w:hAnsi="Arial" w:cs="Arial"/>
          <w:sz w:val="20"/>
        </w:rPr>
        <w:t>purposes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unlikely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limitations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(critical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excluded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definition;</w:t>
      </w:r>
    </w:p>
    <w:p w14:paraId="768091E5" w14:textId="77777777" w:rsidR="00086DB9" w:rsidRDefault="00986FBA">
      <w:pPr>
        <w:pStyle w:val="Standard"/>
        <w:numPr>
          <w:ilvl w:val="0"/>
          <w:numId w:val="7"/>
        </w:numPr>
        <w:ind w:hanging="218"/>
        <w:jc w:val="both"/>
      </w:pP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re-use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scale/bit-width</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extend</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p>
    <w:p w14:paraId="768091E6" w14:textId="77777777" w:rsidR="00086DB9" w:rsidRDefault="00986FBA">
      <w:pPr>
        <w:pStyle w:val="Standard"/>
        <w:numPr>
          <w:ilvl w:val="0"/>
          <w:numId w:val="7"/>
        </w:numPr>
        <w:ind w:hanging="218"/>
        <w:jc w:val="both"/>
      </w:pPr>
      <w:r>
        <w:rPr>
          <w:rFonts w:ascii="Arial" w:hAnsi="Arial" w:cs="Arial"/>
          <w:sz w:val="20"/>
        </w:rPr>
        <w:t>not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provided</w:t>
      </w:r>
      <w:r>
        <w:rPr>
          <w:rFonts w:ascii="Arial" w:eastAsia="Arial" w:hAnsi="Arial" w:cs="Arial"/>
          <w:sz w:val="20"/>
        </w:rPr>
        <w:t xml:space="preserve"> </w:t>
      </w:r>
      <w:r>
        <w:rPr>
          <w:rFonts w:ascii="Arial" w:hAnsi="Arial" w:cs="Arial"/>
          <w:sz w:val="20"/>
        </w:rPr>
        <w:t>off-line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p>
    <w:p w14:paraId="768091E7" w14:textId="77777777" w:rsidR="00086DB9" w:rsidRDefault="00986FBA">
      <w:pPr>
        <w:pStyle w:val="Standard"/>
        <w:numPr>
          <w:ilvl w:val="0"/>
          <w:numId w:val="7"/>
        </w:numPr>
        <w:ind w:hanging="218"/>
        <w:jc w:val="both"/>
      </w:pPr>
      <w:r>
        <w:rPr>
          <w:rFonts w:ascii="Arial" w:hAnsi="Arial" w:cs="Arial"/>
          <w:sz w:val="20"/>
        </w:rPr>
        <w:lastRenderedPageBreak/>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mission-specific</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p>
    <w:p w14:paraId="768091E8"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future-proof</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go</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later;</w:t>
      </w:r>
    </w:p>
    <w:p w14:paraId="768091E9"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be </w:t>
      </w:r>
      <w:r>
        <w:rPr>
          <w:rFonts w:ascii="Arial" w:hAnsi="Arial" w:cs="Arial"/>
          <w:sz w:val="20"/>
        </w:rPr>
        <w:t>kept</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development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interfaces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complexity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end-users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familiar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details;</w:t>
      </w:r>
    </w:p>
    <w:p w14:paraId="768091EA"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based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obsolete)</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modified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earlier</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p>
    <w:p w14:paraId="768091EB" w14:textId="77777777" w:rsidR="00086DB9" w:rsidRDefault="00086DB9">
      <w:pPr>
        <w:pStyle w:val="Standard"/>
        <w:rPr>
          <w:rFonts w:ascii="Arial" w:hAnsi="Arial" w:cs="Arial"/>
          <w:sz w:val="20"/>
        </w:rPr>
      </w:pPr>
    </w:p>
    <w:p w14:paraId="768091EC" w14:textId="77777777" w:rsidR="00086DB9" w:rsidRDefault="00986FBA">
      <w:pPr>
        <w:pStyle w:val="Heading2"/>
      </w:pPr>
      <w:bookmarkStart w:id="47" w:name="__RefHeading___Toc48888_2553559590"/>
      <w:r>
        <w:t>Rationale</w:t>
      </w:r>
      <w:bookmarkEnd w:id="47"/>
    </w:p>
    <w:p w14:paraId="768091ED" w14:textId="77777777" w:rsidR="00086DB9" w:rsidRDefault="00986FBA">
      <w:pPr>
        <w:pStyle w:val="Standard"/>
        <w:jc w:val="both"/>
      </w:pPr>
      <w:r>
        <w:rPr>
          <w:rFonts w:ascii="Arial" w:hAnsi="Arial" w:cs="Arial"/>
          <w:sz w:val="20"/>
        </w:rPr>
        <w:t>Our</w:t>
      </w:r>
      <w:r>
        <w:rPr>
          <w:rFonts w:ascii="Arial" w:eastAsia="Arial" w:hAnsi="Arial" w:cs="Arial"/>
          <w:sz w:val="20"/>
        </w:rPr>
        <w:t xml:space="preserve"> </w:t>
      </w:r>
      <w:r>
        <w:rPr>
          <w:rFonts w:ascii="Arial" w:hAnsi="Arial" w:cs="Arial"/>
          <w:sz w:val="20"/>
        </w:rPr>
        <w:t>starting</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generating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distribution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GPS/Met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validation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trial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widest</w:t>
      </w:r>
      <w:r>
        <w:rPr>
          <w:rFonts w:ascii="Arial" w:eastAsia="Arial" w:hAnsi="Arial" w:cs="Arial"/>
          <w:sz w:val="20"/>
        </w:rPr>
        <w:t xml:space="preserve"> </w:t>
      </w:r>
      <w:r>
        <w:rPr>
          <w:rFonts w:ascii="Arial" w:hAnsi="Arial" w:cs="Arial"/>
          <w:sz w:val="20"/>
        </w:rPr>
        <w:t>portability,</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contained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formatted</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representation.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reviewed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potential</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suppliers,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evolved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Similar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non-CLIMAP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sources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proofErr w:type="spellStart"/>
      <w:r>
        <w:rPr>
          <w:rFonts w:ascii="Arial" w:hAnsi="Arial" w:cs="Arial"/>
          <w:sz w:val="20"/>
        </w:rPr>
        <w:t>netCDF</w:t>
      </w:r>
      <w:proofErr w:type="spellEnd"/>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require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front-end</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interface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application.</w:t>
      </w:r>
    </w:p>
    <w:p w14:paraId="768091EE" w14:textId="77777777" w:rsidR="00086DB9" w:rsidRDefault="00986FBA">
      <w:pPr>
        <w:pStyle w:val="Textbody"/>
        <w:jc w:val="both"/>
      </w:pP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specified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Omitted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method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SNR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Doppler.</w:t>
      </w:r>
    </w:p>
    <w:p w14:paraId="768091EF" w14:textId="77777777" w:rsidR="00086DB9" w:rsidRDefault="00986FBA">
      <w:pPr>
        <w:pStyle w:val="Textbody"/>
        <w:jc w:val="both"/>
      </w:pP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ones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re-used.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seconds)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(re-)scaled</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(bit-width);</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allow</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cases,</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existed</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classifiers),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extending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relevant</w:t>
      </w:r>
      <w:r>
        <w:rPr>
          <w:rFonts w:ascii="Arial" w:eastAsia="Arial" w:hAnsi="Arial" w:cs="Arial"/>
          <w:sz w:val="20"/>
        </w:rPr>
        <w:t xml:space="preserve"> </w:t>
      </w:r>
      <w:r>
        <w:rPr>
          <w:rFonts w:ascii="Arial" w:hAnsi="Arial" w:cs="Arial"/>
          <w:sz w:val="20"/>
        </w:rPr>
        <w:t>table.</w:t>
      </w:r>
    </w:p>
    <w:p w14:paraId="768091F0"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something.</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employ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50Hz;</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5Hz</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sufficient.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maximum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i/>
          <w:sz w:val="20"/>
        </w:rPr>
        <w:t xml:space="preserve"> </w:t>
      </w:r>
      <w:proofErr w:type="spellStart"/>
      <w:r>
        <w:rPr>
          <w:rFonts w:ascii="Arial" w:hAnsi="Arial" w:cs="Arial"/>
          <w:i/>
          <w:sz w:val="20"/>
        </w:rPr>
        <w:t>P,T,q</w:t>
      </w:r>
      <w:proofErr w:type="spellEnd"/>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felt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too</w:t>
      </w:r>
      <w:r>
        <w:rPr>
          <w:rFonts w:ascii="Arial" w:eastAsia="Arial" w:hAnsi="Arial" w:cs="Arial"/>
          <w:sz w:val="20"/>
        </w:rPr>
        <w:t xml:space="preserve"> </w:t>
      </w:r>
      <w:r>
        <w:rPr>
          <w:rFonts w:ascii="Arial" w:hAnsi="Arial" w:cs="Arial"/>
          <w:sz w:val="20"/>
        </w:rPr>
        <w:t>inflexible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use.)</w:t>
      </w:r>
    </w:p>
    <w:p w14:paraId="768091F1" w14:textId="77777777" w:rsidR="00086DB9" w:rsidRDefault="00986FBA">
      <w:pPr>
        <w:pStyle w:val="Textbody"/>
        <w:jc w:val="both"/>
      </w:pPr>
      <w:r>
        <w:rPr>
          <w:rFonts w:ascii="Arial" w:hAnsi="Arial" w:cs="Arial"/>
          <w:sz w:val="20"/>
        </w:rPr>
        <w:t>Since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separated,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(around</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receiver)</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Tests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confirmed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approximately</w:t>
      </w:r>
      <w:r>
        <w:rPr>
          <w:rFonts w:ascii="Arial" w:eastAsia="Arial" w:hAnsi="Arial" w:cs="Arial"/>
          <w:sz w:val="20"/>
        </w:rPr>
        <w:t xml:space="preserve"> </w:t>
      </w:r>
      <w:r>
        <w:rPr>
          <w:rFonts w:ascii="Arial" w:hAnsi="Arial" w:cs="Arial"/>
          <w:sz w:val="20"/>
        </w:rPr>
        <w:t>12Kbytes</w:t>
      </w:r>
      <w:r>
        <w:rPr>
          <w:rFonts w:ascii="Arial" w:eastAsia="Arial" w:hAnsi="Arial" w:cs="Arial"/>
          <w:b/>
          <w:color w:val="FF0000"/>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r>
        <w:rPr>
          <w:rFonts w:ascii="Arial" w:hAnsi="Arial" w:cs="Arial"/>
          <w:i/>
          <w:sz w:val="20"/>
        </w:rPr>
        <w:t>P,T,q</w:t>
      </w:r>
      <w:proofErr w:type="spellEnd"/>
      <w:r>
        <w:rPr>
          <w:rFonts w:ascii="Arial" w:hAnsi="Arial" w:cs="Arial"/>
          <w:sz w:val="20"/>
        </w:rPr>
        <w: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employed</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L1+L2</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skipped,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indeed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desired,</w:t>
      </w:r>
      <w:r>
        <w:rPr>
          <w:rFonts w:ascii="Arial" w:eastAsia="Arial" w:hAnsi="Arial" w:cs="Arial"/>
          <w:sz w:val="20"/>
        </w:rPr>
        <w:t xml:space="preserve"> </w:t>
      </w:r>
      <w:r>
        <w:rPr>
          <w:rFonts w:ascii="Arial" w:hAnsi="Arial" w:cs="Arial"/>
          <w:sz w:val="20"/>
        </w:rPr>
        <w:t>giving</w:t>
      </w:r>
      <w:r>
        <w:rPr>
          <w:rFonts w:ascii="Arial" w:eastAsia="Arial" w:hAnsi="Arial" w:cs="Arial"/>
          <w:sz w:val="20"/>
        </w:rPr>
        <w:t xml:space="preserve"> </w:t>
      </w:r>
      <w:r>
        <w:rPr>
          <w:rFonts w:ascii="Arial" w:hAnsi="Arial" w:cs="Arial"/>
          <w:sz w:val="20"/>
        </w:rPr>
        <w:t>flexibility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trade-off</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resolution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Indicative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combinations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1F2"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kept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Wider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lastRenderedPageBreak/>
        <w:t>proto-operational</w:t>
      </w:r>
      <w:r>
        <w:rPr>
          <w:rFonts w:ascii="Arial" w:eastAsia="Arial" w:hAnsi="Arial" w:cs="Arial"/>
          <w:sz w:val="20"/>
        </w:rPr>
        <w:t xml:space="preserve"> </w:t>
      </w:r>
      <w:r>
        <w:rPr>
          <w:rFonts w:ascii="Arial" w:hAnsi="Arial" w:cs="Arial"/>
          <w:sz w:val="20"/>
        </w:rPr>
        <w:t>environment</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inclusion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(reflected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accepted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p>
    <w:p w14:paraId="768091F3" w14:textId="77777777" w:rsidR="00086DB9" w:rsidRDefault="00086DB9">
      <w:pPr>
        <w:pStyle w:val="Textbody"/>
        <w:spacing w:before="0"/>
        <w:jc w:val="both"/>
        <w:rPr>
          <w:rFonts w:ascii="Arial" w:hAnsi="Arial" w:cs="Arial"/>
          <w:sz w:val="20"/>
        </w:rPr>
      </w:pPr>
    </w:p>
    <w:p w14:paraId="768091F4" w14:textId="77777777" w:rsidR="00086DB9" w:rsidRDefault="00986FBA">
      <w:pPr>
        <w:pStyle w:val="Heading2"/>
      </w:pPr>
      <w:bookmarkStart w:id="48" w:name="__RefHeading__73_1229796929"/>
      <w:r>
        <w:t>Levels</w:t>
      </w:r>
      <w:r>
        <w:rPr>
          <w:rFonts w:eastAsia="Arial"/>
        </w:rPr>
        <w:t xml:space="preserve"> and S</w:t>
      </w:r>
      <w:r>
        <w:t>teps</w:t>
      </w:r>
      <w:bookmarkEnd w:id="48"/>
    </w:p>
    <w:p w14:paraId="768091F5" w14:textId="77777777" w:rsidR="00086DB9" w:rsidRDefault="00986FBA">
      <w:pPr>
        <w:pStyle w:val="Header"/>
        <w:tabs>
          <w:tab w:val="clear" w:pos="4819"/>
          <w:tab w:val="clear" w:pos="9638"/>
        </w:tabs>
        <w:jc w:val="both"/>
        <w:rPr>
          <w:rFonts w:ascii="Arial" w:hAnsi="Arial" w:cs="Arial"/>
          <w:sz w:val="20"/>
        </w:rPr>
      </w:pPr>
      <w:r>
        <w:rPr>
          <w:rFonts w:ascii="Arial" w:hAnsi="Arial" w:cs="Arial"/>
          <w:sz w:val="20"/>
        </w:rPr>
        <w:t>Following</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practice,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conventionally</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1F6" w14:textId="77777777" w:rsidR="00086DB9" w:rsidRDefault="00086DB9">
      <w:pPr>
        <w:pStyle w:val="Header"/>
        <w:tabs>
          <w:tab w:val="clear" w:pos="4819"/>
          <w:tab w:val="clear" w:pos="9638"/>
        </w:tabs>
        <w:jc w:val="both"/>
        <w:rPr>
          <w:rFonts w:ascii="Arial" w:hAnsi="Arial" w:cs="Arial"/>
        </w:rPr>
      </w:pPr>
    </w:p>
    <w:tbl>
      <w:tblPr>
        <w:tblW w:w="9101" w:type="dxa"/>
        <w:tblInd w:w="-5" w:type="dxa"/>
        <w:tblLayout w:type="fixed"/>
        <w:tblCellMar>
          <w:left w:w="10" w:type="dxa"/>
          <w:right w:w="10" w:type="dxa"/>
        </w:tblCellMar>
        <w:tblLook w:val="0000" w:firstRow="0" w:lastRow="0" w:firstColumn="0" w:lastColumn="0" w:noHBand="0" w:noVBand="0"/>
      </w:tblPr>
      <w:tblGrid>
        <w:gridCol w:w="1057"/>
        <w:gridCol w:w="3690"/>
        <w:gridCol w:w="4354"/>
      </w:tblGrid>
      <w:tr w:rsidR="00086DB9" w14:paraId="768091FA" w14:textId="77777777">
        <w:tc>
          <w:tcPr>
            <w:tcW w:w="1057" w:type="dxa"/>
            <w:tcMar>
              <w:top w:w="0" w:type="dxa"/>
              <w:left w:w="108" w:type="dxa"/>
              <w:bottom w:w="0" w:type="dxa"/>
              <w:right w:w="108" w:type="dxa"/>
            </w:tcMar>
          </w:tcPr>
          <w:p w14:paraId="768091F7"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Level</w:t>
            </w:r>
          </w:p>
        </w:tc>
        <w:tc>
          <w:tcPr>
            <w:tcW w:w="3690" w:type="dxa"/>
            <w:tcMar>
              <w:top w:w="0" w:type="dxa"/>
              <w:left w:w="108" w:type="dxa"/>
              <w:bottom w:w="0" w:type="dxa"/>
              <w:right w:w="108" w:type="dxa"/>
            </w:tcMar>
          </w:tcPr>
          <w:p w14:paraId="768091F8"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Generic</w:t>
            </w:r>
            <w:r>
              <w:rPr>
                <w:rFonts w:ascii="Arial" w:eastAsia="Arial" w:hAnsi="Arial" w:cs="Arial"/>
                <w:b/>
                <w:bCs/>
                <w:i/>
                <w:iCs/>
                <w:sz w:val="18"/>
                <w:szCs w:val="18"/>
              </w:rPr>
              <w:t xml:space="preserve"> </w:t>
            </w:r>
            <w:r>
              <w:rPr>
                <w:rFonts w:ascii="Arial" w:hAnsi="Arial" w:cs="Arial"/>
                <w:b/>
                <w:bCs/>
                <w:i/>
                <w:iCs/>
                <w:sz w:val="18"/>
                <w:szCs w:val="18"/>
              </w:rPr>
              <w:t>definition</w:t>
            </w:r>
          </w:p>
        </w:tc>
        <w:tc>
          <w:tcPr>
            <w:tcW w:w="4354" w:type="dxa"/>
            <w:tcMar>
              <w:top w:w="0" w:type="dxa"/>
              <w:left w:w="108" w:type="dxa"/>
              <w:bottom w:w="0" w:type="dxa"/>
              <w:right w:w="108" w:type="dxa"/>
            </w:tcMar>
          </w:tcPr>
          <w:p w14:paraId="768091F9"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Applied</w:t>
            </w:r>
            <w:r>
              <w:rPr>
                <w:rFonts w:ascii="Arial" w:eastAsia="Arial" w:hAnsi="Arial" w:cs="Arial"/>
                <w:b/>
                <w:bCs/>
                <w:i/>
                <w:iCs/>
                <w:sz w:val="18"/>
                <w:szCs w:val="18"/>
              </w:rPr>
              <w:t xml:space="preserve"> </w:t>
            </w:r>
            <w:r>
              <w:rPr>
                <w:rFonts w:ascii="Arial" w:hAnsi="Arial" w:cs="Arial"/>
                <w:b/>
                <w:bCs/>
                <w:i/>
                <w:iCs/>
                <w:sz w:val="18"/>
                <w:szCs w:val="18"/>
              </w:rPr>
              <w:t>to</w:t>
            </w:r>
            <w:r>
              <w:rPr>
                <w:rFonts w:ascii="Arial" w:eastAsia="Arial" w:hAnsi="Arial" w:cs="Arial"/>
                <w:b/>
                <w:bCs/>
                <w:i/>
                <w:iCs/>
                <w:sz w:val="18"/>
                <w:szCs w:val="18"/>
              </w:rPr>
              <w:t xml:space="preserve"> </w:t>
            </w:r>
            <w:r>
              <w:rPr>
                <w:rFonts w:ascii="Arial" w:hAnsi="Arial" w:cs="Arial"/>
                <w:b/>
                <w:bCs/>
                <w:i/>
                <w:iCs/>
                <w:sz w:val="18"/>
                <w:szCs w:val="18"/>
              </w:rPr>
              <w:t>RO</w:t>
            </w:r>
          </w:p>
        </w:tc>
      </w:tr>
      <w:tr w:rsidR="00086DB9" w14:paraId="768091FE" w14:textId="77777777">
        <w:tc>
          <w:tcPr>
            <w:tcW w:w="1057" w:type="dxa"/>
            <w:tcMar>
              <w:top w:w="0" w:type="dxa"/>
              <w:left w:w="108" w:type="dxa"/>
              <w:bottom w:w="0" w:type="dxa"/>
              <w:right w:w="108" w:type="dxa"/>
            </w:tcMar>
          </w:tcPr>
          <w:p w14:paraId="768091FB"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3690" w:type="dxa"/>
            <w:tcMar>
              <w:top w:w="0" w:type="dxa"/>
              <w:left w:w="108" w:type="dxa"/>
              <w:bottom w:w="0" w:type="dxa"/>
              <w:right w:w="108" w:type="dxa"/>
            </w:tcMar>
          </w:tcPr>
          <w:p w14:paraId="768091FC"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1FD" w14:textId="77777777" w:rsidR="00086DB9" w:rsidRDefault="00986FBA">
            <w:pPr>
              <w:pStyle w:val="Header"/>
              <w:tabs>
                <w:tab w:val="clear" w:pos="4819"/>
                <w:tab w:val="clear" w:pos="9638"/>
              </w:tabs>
              <w:snapToGrid w:val="0"/>
              <w:jc w:val="both"/>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tracking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before</w:t>
            </w:r>
            <w:r>
              <w:rPr>
                <w:rFonts w:ascii="Arial" w:eastAsia="Arial" w:hAnsi="Arial" w:cs="Arial"/>
                <w:sz w:val="18"/>
                <w:szCs w:val="18"/>
              </w:rPr>
              <w:t xml:space="preserve"> </w:t>
            </w:r>
            <w:r>
              <w:rPr>
                <w:rFonts w:ascii="Arial" w:hAnsi="Arial" w:cs="Arial"/>
                <w:sz w:val="18"/>
                <w:szCs w:val="18"/>
              </w:rPr>
              <w:t>clock</w:t>
            </w:r>
            <w:r>
              <w:rPr>
                <w:rFonts w:ascii="Arial" w:eastAsia="Arial" w:hAnsi="Arial" w:cs="Arial"/>
                <w:sz w:val="18"/>
                <w:szCs w:val="18"/>
              </w:rPr>
              <w:t xml:space="preserve"> </w:t>
            </w:r>
            <w:r>
              <w:rPr>
                <w:rFonts w:ascii="Arial" w:hAnsi="Arial" w:cs="Arial"/>
                <w:sz w:val="18"/>
                <w:szCs w:val="18"/>
              </w:rPr>
              <w:t>correction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reconstruction</w:t>
            </w:r>
          </w:p>
        </w:tc>
      </w:tr>
      <w:tr w:rsidR="00086DB9" w14:paraId="76809202" w14:textId="77777777">
        <w:tc>
          <w:tcPr>
            <w:tcW w:w="1057" w:type="dxa"/>
            <w:tcMar>
              <w:top w:w="0" w:type="dxa"/>
              <w:left w:w="108" w:type="dxa"/>
              <w:bottom w:w="0" w:type="dxa"/>
              <w:right w:w="108" w:type="dxa"/>
            </w:tcMar>
          </w:tcPr>
          <w:p w14:paraId="768091FF"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3690" w:type="dxa"/>
            <w:tcMar>
              <w:top w:w="0" w:type="dxa"/>
              <w:left w:w="108" w:type="dxa"/>
              <w:bottom w:w="0" w:type="dxa"/>
              <w:right w:w="108" w:type="dxa"/>
            </w:tcMar>
          </w:tcPr>
          <w:p w14:paraId="76809200" w14:textId="77777777" w:rsidR="00086DB9" w:rsidRDefault="00986FBA">
            <w:pPr>
              <w:pStyle w:val="Standard"/>
              <w:snapToGrid w:val="0"/>
              <w:jc w:val="both"/>
            </w:pPr>
            <w:r>
              <w:rPr>
                <w:rFonts w:ascii="Arial" w:hAnsi="Arial" w:cs="Arial"/>
                <w:sz w:val="18"/>
                <w:szCs w:val="18"/>
              </w:rPr>
              <w:t>Geo-located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engineering</w:t>
            </w:r>
            <w:r>
              <w:rPr>
                <w:rFonts w:ascii="Arial" w:eastAsia="Arial" w:hAnsi="Arial" w:cs="Arial"/>
                <w:sz w:val="18"/>
                <w:szCs w:val="18"/>
              </w:rPr>
              <w:t xml:space="preserve"> </w:t>
            </w:r>
            <w:r>
              <w:rPr>
                <w:rFonts w:ascii="Arial" w:hAnsi="Arial" w:cs="Arial"/>
                <w:sz w:val="18"/>
                <w:szCs w:val="18"/>
              </w:rPr>
              <w:t>units</w:t>
            </w:r>
            <w:r>
              <w:rPr>
                <w:rFonts w:ascii="Arial" w:eastAsia="Arial" w:hAnsi="Arial" w:cs="Arial"/>
                <w:sz w:val="18"/>
                <w:szCs w:val="18"/>
              </w:rPr>
              <w:t xml:space="preserve"> </w:t>
            </w:r>
            <w:r>
              <w:rPr>
                <w:rFonts w:ascii="Arial" w:hAnsi="Arial" w:cs="Arial"/>
                <w:sz w:val="18"/>
                <w:szCs w:val="18"/>
              </w:rPr>
              <w:t>complete</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applied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201" w14:textId="77777777" w:rsidR="00086DB9" w:rsidRDefault="00986FBA">
            <w:pPr>
              <w:pStyle w:val="Standard"/>
              <w:snapToGrid w:val="0"/>
              <w:jc w:val="both"/>
            </w:pPr>
            <w:r>
              <w:rPr>
                <w:rFonts w:ascii="Arial" w:hAnsi="Arial" w:cs="Arial"/>
                <w:sz w:val="18"/>
                <w:szCs w:val="18"/>
              </w:rPr>
              <w:t>Reconstructed</w:t>
            </w:r>
            <w:r>
              <w:rPr>
                <w:rFonts w:ascii="Arial" w:eastAsia="Arial" w:hAnsi="Arial" w:cs="Arial"/>
                <w:sz w:val="18"/>
                <w:szCs w:val="18"/>
              </w:rPr>
              <w:t xml:space="preserve"> </w:t>
            </w:r>
            <w:r>
              <w:rPr>
                <w:rFonts w:ascii="Arial" w:hAnsi="Arial" w:cs="Arial"/>
                <w:sz w:val="18"/>
                <w:szCs w:val="18"/>
              </w:rPr>
              <w:t>full-resolution</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phases;</w:t>
            </w:r>
            <w:r>
              <w:rPr>
                <w:rFonts w:ascii="Arial" w:eastAsia="Arial" w:hAnsi="Arial" w:cs="Arial"/>
                <w:sz w:val="18"/>
                <w:szCs w:val="18"/>
              </w:rPr>
              <w:t xml:space="preserve"> </w:t>
            </w:r>
            <w:r>
              <w:rPr>
                <w:rFonts w:ascii="Arial" w:hAnsi="Arial" w:cs="Arial"/>
                <w:sz w:val="18"/>
                <w:szCs w:val="18"/>
              </w:rPr>
              <w:t>SNRs;</w:t>
            </w:r>
            <w:r>
              <w:rPr>
                <w:rFonts w:ascii="Arial" w:eastAsia="Arial" w:hAnsi="Arial" w:cs="Arial"/>
                <w:sz w:val="18"/>
                <w:szCs w:val="18"/>
              </w:rPr>
              <w:t xml:space="preserve"> </w:t>
            </w:r>
            <w:r>
              <w:rPr>
                <w:rFonts w:ascii="Arial" w:hAnsi="Arial" w:cs="Arial"/>
                <w:sz w:val="18"/>
                <w:szCs w:val="18"/>
              </w:rPr>
              <w:t>amplitudes;</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I,</w:t>
            </w:r>
            <w:r>
              <w:rPr>
                <w:rFonts w:ascii="Arial" w:eastAsia="Arial" w:hAnsi="Arial" w:cs="Arial"/>
                <w:sz w:val="18"/>
                <w:szCs w:val="18"/>
              </w:rPr>
              <w:t xml:space="preserve"> </w:t>
            </w:r>
            <w:r>
              <w:rPr>
                <w:rFonts w:ascii="Arial" w:hAnsi="Arial" w:cs="Arial"/>
                <w:sz w:val="18"/>
                <w:szCs w:val="18"/>
              </w:rPr>
              <w:t>Q</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NCO</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bits</w:t>
            </w:r>
          </w:p>
        </w:tc>
      </w:tr>
      <w:tr w:rsidR="00086DB9" w14:paraId="76809206" w14:textId="77777777">
        <w:tc>
          <w:tcPr>
            <w:tcW w:w="1057" w:type="dxa"/>
            <w:tcMar>
              <w:top w:w="0" w:type="dxa"/>
              <w:left w:w="108" w:type="dxa"/>
              <w:bottom w:w="0" w:type="dxa"/>
              <w:right w:w="108" w:type="dxa"/>
            </w:tcMar>
          </w:tcPr>
          <w:p w14:paraId="76809203"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1b:</w:t>
            </w:r>
          </w:p>
        </w:tc>
        <w:tc>
          <w:tcPr>
            <w:tcW w:w="3690" w:type="dxa"/>
            <w:tcMar>
              <w:top w:w="0" w:type="dxa"/>
              <w:left w:w="108" w:type="dxa"/>
              <w:bottom w:w="0" w:type="dxa"/>
              <w:right w:w="108" w:type="dxa"/>
            </w:tcMar>
          </w:tcPr>
          <w:p w14:paraId="76809204"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applied</w:t>
            </w:r>
          </w:p>
        </w:tc>
        <w:tc>
          <w:tcPr>
            <w:tcW w:w="4354" w:type="dxa"/>
            <w:tcMar>
              <w:top w:w="0" w:type="dxa"/>
              <w:left w:w="108" w:type="dxa"/>
              <w:bottom w:w="0" w:type="dxa"/>
              <w:right w:w="108" w:type="dxa"/>
            </w:tcMar>
          </w:tcPr>
          <w:p w14:paraId="76809205"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r w:rsidR="00086DB9" w14:paraId="7680920A" w14:textId="77777777">
        <w:tc>
          <w:tcPr>
            <w:tcW w:w="1057" w:type="dxa"/>
            <w:tcMar>
              <w:top w:w="0" w:type="dxa"/>
              <w:left w:w="108" w:type="dxa"/>
              <w:bottom w:w="0" w:type="dxa"/>
              <w:right w:w="108" w:type="dxa"/>
            </w:tcMar>
          </w:tcPr>
          <w:p w14:paraId="76809207"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2:</w:t>
            </w:r>
          </w:p>
        </w:tc>
        <w:tc>
          <w:tcPr>
            <w:tcW w:w="3690" w:type="dxa"/>
            <w:tcMar>
              <w:top w:w="0" w:type="dxa"/>
              <w:left w:w="108" w:type="dxa"/>
              <w:bottom w:w="0" w:type="dxa"/>
              <w:right w:w="108" w:type="dxa"/>
            </w:tcMar>
          </w:tcPr>
          <w:p w14:paraId="76809208" w14:textId="77777777" w:rsidR="00086DB9" w:rsidRDefault="00986FBA">
            <w:pPr>
              <w:pStyle w:val="Standard"/>
              <w:snapToGrid w:val="0"/>
              <w:jc w:val="both"/>
            </w:pPr>
            <w:r>
              <w:rPr>
                <w:rFonts w:ascii="Arial" w:hAnsi="Arial" w:cs="Arial"/>
                <w:sz w:val="18"/>
                <w:szCs w:val="18"/>
              </w:rPr>
              <w:t>Calibrated</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retrieved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geophysical</w:t>
            </w:r>
            <w:r>
              <w:rPr>
                <w:rFonts w:ascii="Arial" w:eastAsia="Arial" w:hAnsi="Arial" w:cs="Arial"/>
                <w:sz w:val="18"/>
                <w:szCs w:val="18"/>
              </w:rPr>
              <w:t xml:space="preserve"> </w:t>
            </w:r>
            <w:r>
              <w:rPr>
                <w:rFonts w:ascii="Arial" w:hAnsi="Arial" w:cs="Arial"/>
                <w:sz w:val="18"/>
                <w:szCs w:val="18"/>
              </w:rPr>
              <w:t>units</w:t>
            </w:r>
          </w:p>
        </w:tc>
        <w:tc>
          <w:tcPr>
            <w:tcW w:w="4354" w:type="dxa"/>
            <w:tcMar>
              <w:top w:w="0" w:type="dxa"/>
              <w:left w:w="108" w:type="dxa"/>
              <w:bottom w:w="0" w:type="dxa"/>
              <w:right w:w="108" w:type="dxa"/>
            </w:tcMar>
          </w:tcPr>
          <w:p w14:paraId="76809209"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temperature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bl>
    <w:p w14:paraId="7680920B" w14:textId="77777777" w:rsidR="00086DB9" w:rsidRDefault="00086DB9">
      <w:pPr>
        <w:pStyle w:val="Standard"/>
      </w:pPr>
    </w:p>
    <w:p w14:paraId="7680920C" w14:textId="77777777" w:rsidR="00086DB9" w:rsidRDefault="00986FBA">
      <w:pPr>
        <w:pStyle w:val="Header"/>
        <w:tabs>
          <w:tab w:val="clear" w:pos="4819"/>
          <w:tab w:val="clear" w:pos="9638"/>
        </w:tabs>
        <w:jc w:val="both"/>
      </w:pPr>
      <w:r>
        <w:rPr>
          <w:rFonts w:ascii="Arial" w:hAnsi="Arial" w:cs="Arial"/>
          <w:sz w:val="20"/>
        </w:rPr>
        <w:t>However,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makes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confusion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term</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close</w:t>
      </w:r>
      <w:r>
        <w:rPr>
          <w:rFonts w:ascii="Arial" w:eastAsia="Arial" w:hAnsi="Arial" w:cs="Arial"/>
          <w:sz w:val="20"/>
        </w:rPr>
        <w:t xml:space="preserve"> </w:t>
      </w:r>
      <w:r>
        <w:rPr>
          <w:rFonts w:ascii="Arial" w:hAnsi="Arial" w:cs="Arial"/>
          <w:sz w:val="20"/>
        </w:rPr>
        <w:t>mapping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CEOS-style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20D" w14:textId="77777777" w:rsidR="00086DB9" w:rsidRDefault="00086DB9">
      <w:pPr>
        <w:pStyle w:val="Header"/>
        <w:tabs>
          <w:tab w:val="clear" w:pos="4819"/>
          <w:tab w:val="clear" w:pos="9638"/>
        </w:tabs>
        <w:rPr>
          <w:rFonts w:ascii="Arial" w:hAnsi="Arial" w:cs="Arial"/>
        </w:rPr>
      </w:pPr>
    </w:p>
    <w:tbl>
      <w:tblPr>
        <w:tblW w:w="9030" w:type="dxa"/>
        <w:tblInd w:w="13" w:type="dxa"/>
        <w:tblLayout w:type="fixed"/>
        <w:tblCellMar>
          <w:left w:w="10" w:type="dxa"/>
          <w:right w:w="10" w:type="dxa"/>
        </w:tblCellMar>
        <w:tblLook w:val="0000" w:firstRow="0" w:lastRow="0" w:firstColumn="0" w:lastColumn="0" w:noHBand="0" w:noVBand="0"/>
      </w:tblPr>
      <w:tblGrid>
        <w:gridCol w:w="1431"/>
        <w:gridCol w:w="7599"/>
      </w:tblGrid>
      <w:tr w:rsidR="00086DB9" w14:paraId="76809210" w14:textId="77777777">
        <w:tc>
          <w:tcPr>
            <w:tcW w:w="1431" w:type="dxa"/>
            <w:tcMar>
              <w:top w:w="0" w:type="dxa"/>
              <w:left w:w="108" w:type="dxa"/>
              <w:bottom w:w="0" w:type="dxa"/>
              <w:right w:w="108" w:type="dxa"/>
            </w:tcMar>
          </w:tcPr>
          <w:p w14:paraId="7680920E"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Step</w:t>
            </w:r>
          </w:p>
        </w:tc>
        <w:tc>
          <w:tcPr>
            <w:tcW w:w="7599" w:type="dxa"/>
            <w:tcMar>
              <w:top w:w="0" w:type="dxa"/>
              <w:left w:w="108" w:type="dxa"/>
              <w:bottom w:w="0" w:type="dxa"/>
              <w:right w:w="108" w:type="dxa"/>
            </w:tcMar>
          </w:tcPr>
          <w:p w14:paraId="7680920F"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Definition</w:t>
            </w:r>
          </w:p>
        </w:tc>
      </w:tr>
      <w:tr w:rsidR="00086DB9" w14:paraId="76809213" w14:textId="77777777">
        <w:tc>
          <w:tcPr>
            <w:tcW w:w="1431" w:type="dxa"/>
            <w:tcMar>
              <w:top w:w="0" w:type="dxa"/>
              <w:left w:w="108" w:type="dxa"/>
              <w:bottom w:w="0" w:type="dxa"/>
              <w:right w:w="108" w:type="dxa"/>
            </w:tcMar>
          </w:tcPr>
          <w:p w14:paraId="76809211"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7599" w:type="dxa"/>
            <w:tcMar>
              <w:top w:w="0" w:type="dxa"/>
              <w:left w:w="108" w:type="dxa"/>
              <w:bottom w:w="0" w:type="dxa"/>
              <w:right w:w="108" w:type="dxa"/>
            </w:tcMar>
          </w:tcPr>
          <w:p w14:paraId="76809212"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Instrument</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packets,</w:t>
            </w:r>
            <w:r>
              <w:rPr>
                <w:rFonts w:ascii="Arial" w:eastAsia="Arial" w:hAnsi="Arial" w:cs="Arial"/>
                <w:sz w:val="18"/>
                <w:szCs w:val="18"/>
              </w:rPr>
              <w:t xml:space="preserve"> </w:t>
            </w:r>
            <w:r>
              <w:rPr>
                <w:rFonts w:ascii="Arial" w:hAnsi="Arial" w:cs="Arial"/>
                <w:sz w:val="18"/>
                <w:szCs w:val="18"/>
              </w:rPr>
              <w:t>time-tagged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time-ordered</w:t>
            </w:r>
          </w:p>
        </w:tc>
      </w:tr>
      <w:tr w:rsidR="00086DB9" w14:paraId="76809216" w14:textId="77777777">
        <w:tc>
          <w:tcPr>
            <w:tcW w:w="1431" w:type="dxa"/>
            <w:tcMar>
              <w:top w:w="0" w:type="dxa"/>
              <w:left w:w="108" w:type="dxa"/>
              <w:bottom w:w="0" w:type="dxa"/>
              <w:right w:w="108" w:type="dxa"/>
            </w:tcMar>
          </w:tcPr>
          <w:p w14:paraId="76809214"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7599" w:type="dxa"/>
            <w:tcMar>
              <w:top w:w="0" w:type="dxa"/>
              <w:left w:w="108" w:type="dxa"/>
              <w:bottom w:w="0" w:type="dxa"/>
              <w:right w:w="108" w:type="dxa"/>
            </w:tcMar>
          </w:tcPr>
          <w:p w14:paraId="76809215"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series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Doppler</w:t>
            </w:r>
            <w:r>
              <w:rPr>
                <w:rFonts w:ascii="Arial" w:eastAsia="Arial" w:hAnsi="Arial" w:cs="Arial"/>
                <w:sz w:val="18"/>
                <w:szCs w:val="18"/>
              </w:rPr>
              <w:t xml:space="preserve"> </w:t>
            </w:r>
            <w:r>
              <w:rPr>
                <w:rFonts w:ascii="Arial" w:hAnsi="Arial" w:cs="Arial"/>
                <w:sz w:val="18"/>
                <w:szCs w:val="18"/>
              </w:rPr>
              <w:t>plus</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p>
        </w:tc>
      </w:tr>
      <w:tr w:rsidR="00086DB9" w14:paraId="76809219" w14:textId="77777777">
        <w:tc>
          <w:tcPr>
            <w:tcW w:w="1431" w:type="dxa"/>
            <w:tcMar>
              <w:top w:w="0" w:type="dxa"/>
              <w:left w:w="108" w:type="dxa"/>
              <w:bottom w:w="0" w:type="dxa"/>
              <w:right w:w="108" w:type="dxa"/>
            </w:tcMar>
          </w:tcPr>
          <w:p w14:paraId="76809217"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1b:</w:t>
            </w:r>
          </w:p>
        </w:tc>
        <w:tc>
          <w:tcPr>
            <w:tcW w:w="7599" w:type="dxa"/>
            <w:tcMar>
              <w:top w:w="0" w:type="dxa"/>
              <w:left w:w="108" w:type="dxa"/>
              <w:bottom w:w="0" w:type="dxa"/>
              <w:right w:w="108" w:type="dxa"/>
            </w:tcMar>
          </w:tcPr>
          <w:p w14:paraId="76809218"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ionospheric-corrected</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r>
      <w:tr w:rsidR="00086DB9" w14:paraId="7680921C" w14:textId="77777777">
        <w:tc>
          <w:tcPr>
            <w:tcW w:w="1431" w:type="dxa"/>
            <w:tcMar>
              <w:top w:w="0" w:type="dxa"/>
              <w:left w:w="108" w:type="dxa"/>
              <w:bottom w:w="0" w:type="dxa"/>
              <w:right w:w="108" w:type="dxa"/>
            </w:tcMar>
          </w:tcPr>
          <w:p w14:paraId="7680921A"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2a:</w:t>
            </w:r>
          </w:p>
        </w:tc>
        <w:tc>
          <w:tcPr>
            <w:tcW w:w="7599" w:type="dxa"/>
            <w:tcMar>
              <w:top w:w="0" w:type="dxa"/>
              <w:left w:w="108" w:type="dxa"/>
              <w:bottom w:w="0" w:type="dxa"/>
              <w:right w:w="108" w:type="dxa"/>
            </w:tcMar>
          </w:tcPr>
          <w:p w14:paraId="7680921B" w14:textId="77777777" w:rsidR="00086DB9" w:rsidRDefault="00986FBA">
            <w:pPr>
              <w:pStyle w:val="Standard"/>
              <w:snapToGrid w:val="0"/>
              <w:rPr>
                <w:rFonts w:ascii="Arial" w:hAnsi="Arial" w:cs="Arial"/>
                <w:sz w:val="18"/>
                <w:szCs w:val="18"/>
              </w:rPr>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geometric</w:t>
            </w:r>
            <w:r>
              <w:rPr>
                <w:rFonts w:ascii="Arial" w:eastAsia="Arial" w:hAnsi="Arial" w:cs="Arial"/>
                <w:sz w:val="18"/>
                <w:szCs w:val="18"/>
              </w:rPr>
              <w:t xml:space="preserve"> </w:t>
            </w:r>
            <w:r>
              <w:rPr>
                <w:rFonts w:ascii="Arial" w:hAnsi="Arial" w:cs="Arial"/>
                <w:sz w:val="18"/>
                <w:szCs w:val="18"/>
              </w:rPr>
              <w:t>height</w:t>
            </w:r>
          </w:p>
        </w:tc>
      </w:tr>
      <w:tr w:rsidR="00086DB9" w14:paraId="7680921F" w14:textId="77777777">
        <w:tc>
          <w:tcPr>
            <w:tcW w:w="1431" w:type="dxa"/>
            <w:tcMar>
              <w:top w:w="0" w:type="dxa"/>
              <w:left w:w="108" w:type="dxa"/>
              <w:bottom w:w="0" w:type="dxa"/>
              <w:right w:w="108" w:type="dxa"/>
            </w:tcMar>
          </w:tcPr>
          <w:p w14:paraId="7680921D"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2b:</w:t>
            </w:r>
          </w:p>
        </w:tc>
        <w:tc>
          <w:tcPr>
            <w:tcW w:w="7599" w:type="dxa"/>
            <w:tcMar>
              <w:top w:w="0" w:type="dxa"/>
              <w:left w:w="108" w:type="dxa"/>
              <w:bottom w:w="0" w:type="dxa"/>
              <w:right w:w="108" w:type="dxa"/>
            </w:tcMar>
          </w:tcPr>
          <w:p w14:paraId="7680921E"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temperature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r w:rsidR="00086DB9" w14:paraId="76809222" w14:textId="77777777">
        <w:tc>
          <w:tcPr>
            <w:tcW w:w="1431" w:type="dxa"/>
            <w:tcMar>
              <w:top w:w="0" w:type="dxa"/>
              <w:left w:w="108" w:type="dxa"/>
              <w:bottom w:w="0" w:type="dxa"/>
              <w:right w:w="108" w:type="dxa"/>
            </w:tcMar>
          </w:tcPr>
          <w:p w14:paraId="76809220"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2c:</w:t>
            </w:r>
          </w:p>
        </w:tc>
        <w:tc>
          <w:tcPr>
            <w:tcW w:w="7599" w:type="dxa"/>
            <w:tcMar>
              <w:top w:w="0" w:type="dxa"/>
              <w:left w:w="108" w:type="dxa"/>
              <w:bottom w:w="0" w:type="dxa"/>
              <w:right w:w="108" w:type="dxa"/>
            </w:tcMar>
          </w:tcPr>
          <w:p w14:paraId="76809221" w14:textId="77777777" w:rsidR="00086DB9" w:rsidRDefault="00986FBA">
            <w:pPr>
              <w:pStyle w:val="Standard"/>
              <w:snapToGrid w:val="0"/>
            </w:pP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bl>
    <w:p w14:paraId="76809223" w14:textId="77777777" w:rsidR="00086DB9" w:rsidRDefault="00086DB9">
      <w:pPr>
        <w:pStyle w:val="Header"/>
        <w:tabs>
          <w:tab w:val="clear" w:pos="4819"/>
          <w:tab w:val="clear" w:pos="9638"/>
        </w:tabs>
        <w:rPr>
          <w:rFonts w:ascii="Arial" w:hAnsi="Arial" w:cs="Arial"/>
          <w:sz w:val="20"/>
        </w:rPr>
      </w:pPr>
    </w:p>
    <w:p w14:paraId="76809224" w14:textId="77777777" w:rsidR="00086DB9" w:rsidRDefault="00986FBA">
      <w:pPr>
        <w:pStyle w:val="Header"/>
        <w:tabs>
          <w:tab w:val="clear" w:pos="4819"/>
          <w:tab w:val="clear" w:pos="9638"/>
        </w:tabs>
        <w:jc w:val="both"/>
      </w:pP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inputs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output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intermediate</w:t>
      </w:r>
      <w:r>
        <w:rPr>
          <w:rFonts w:ascii="Arial" w:eastAsia="Arial" w:hAnsi="Arial" w:cs="Arial"/>
          <w:sz w:val="20"/>
        </w:rPr>
        <w:t xml:space="preserve"> </w:t>
      </w:r>
      <w:r>
        <w:rPr>
          <w:rFonts w:ascii="Arial" w:hAnsi="Arial" w:cs="Arial"/>
          <w:sz w:val="20"/>
        </w:rPr>
        <w:t>outputs)</w:t>
      </w:r>
      <w:r>
        <w:rPr>
          <w:rFonts w:ascii="Arial" w:eastAsia="Arial" w:hAnsi="Arial" w:cs="Arial"/>
          <w:sz w:val="20"/>
        </w:rPr>
        <w:t xml:space="preserve"> </w:t>
      </w:r>
      <w:r>
        <w:rPr>
          <w:rFonts w:ascii="Arial" w:hAnsi="Arial" w:cs="Arial"/>
          <w:sz w:val="20"/>
        </w:rPr>
        <w:t>reflect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stages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combine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skip</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serves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sub-sets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choose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reasons</w:t>
      </w:r>
      <w:r>
        <w:rPr>
          <w:rFonts w:ascii="Arial" w:eastAsia="Arial" w:hAnsi="Arial" w:cs="Arial"/>
          <w:sz w:val="20"/>
        </w:rPr>
        <w:t xml:space="preserve"> </w:t>
      </w:r>
      <w:r>
        <w:rPr>
          <w:rFonts w:ascii="Arial" w:hAnsi="Arial" w:cs="Arial"/>
          <w:sz w:val="20"/>
        </w:rPr>
        <w:t>outlined</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1a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apart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annotation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orbit</w:t>
      </w:r>
      <w:r>
        <w:rPr>
          <w:rFonts w:ascii="Arial" w:eastAsia="Arial" w:hAnsi="Arial" w:cs="Arial"/>
          <w:sz w:val="20"/>
        </w:rPr>
        <w:t xml:space="preserve"> </w:t>
      </w:r>
      <w:r>
        <w:rPr>
          <w:rFonts w:ascii="Arial" w:hAnsi="Arial" w:cs="Arial"/>
          <w:sz w:val="20"/>
        </w:rPr>
        <w:t>parameters.</w:t>
      </w:r>
    </w:p>
    <w:p w14:paraId="76809225" w14:textId="77777777" w:rsidR="00086DB9" w:rsidRDefault="00086DB9">
      <w:pPr>
        <w:pStyle w:val="CommentSubject"/>
        <w:rPr>
          <w:b w:val="0"/>
          <w:bCs w:val="0"/>
        </w:rPr>
      </w:pPr>
    </w:p>
    <w:p w14:paraId="76809226" w14:textId="77777777" w:rsidR="00086DB9" w:rsidRDefault="00986FBA">
      <w:pPr>
        <w:pStyle w:val="Heading1"/>
      </w:pPr>
      <w:bookmarkStart w:id="49" w:name="__RefHeading__75_1229796929"/>
      <w:r>
        <w:lastRenderedPageBreak/>
        <w:t>BUFR</w:t>
      </w:r>
      <w:r>
        <w:rPr>
          <w:rFonts w:eastAsia="Arial"/>
        </w:rPr>
        <w:t xml:space="preserve"> </w:t>
      </w:r>
      <w:r>
        <w:t>Template</w:t>
      </w:r>
      <w:r>
        <w:rPr>
          <w:rFonts w:eastAsia="Arial"/>
        </w:rPr>
        <w:t xml:space="preserve"> </w:t>
      </w:r>
      <w:r>
        <w:t>Specification</w:t>
      </w:r>
      <w:bookmarkEnd w:id="49"/>
    </w:p>
    <w:p w14:paraId="76809227"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formal</w:t>
      </w:r>
      <w:r>
        <w:rPr>
          <w:rFonts w:ascii="Arial" w:eastAsia="Arial" w:hAnsi="Arial" w:cs="Arial"/>
          <w:sz w:val="20"/>
        </w:rPr>
        <w:t xml:space="preserve"> </w:t>
      </w:r>
      <w:r>
        <w:rPr>
          <w:rFonts w:ascii="Arial" w:hAnsi="Arial" w:cs="Arial"/>
          <w:sz w:val="20"/>
        </w:rPr>
        <w:t>Regulations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sub-sections</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various</w:t>
      </w:r>
      <w:r>
        <w:rPr>
          <w:rFonts w:ascii="Arial" w:eastAsia="Arial" w:hAnsi="Arial" w:cs="Arial"/>
          <w:sz w:val="20"/>
        </w:rPr>
        <w:t xml:space="preserve"> </w:t>
      </w:r>
      <w:r>
        <w:rPr>
          <w:rFonts w:ascii="Arial" w:hAnsi="Arial" w:cs="Arial"/>
          <w:sz w:val="20"/>
        </w:rPr>
        <w:t>parts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p>
    <w:p w14:paraId="76809228" w14:textId="77777777" w:rsidR="00086DB9" w:rsidRDefault="00086DB9">
      <w:pPr>
        <w:pStyle w:val="Standard"/>
      </w:pPr>
    </w:p>
    <w:p w14:paraId="76809229" w14:textId="77777777" w:rsidR="00086DB9" w:rsidRDefault="00986FBA">
      <w:pPr>
        <w:pStyle w:val="Heading2"/>
      </w:pPr>
      <w:bookmarkStart w:id="50" w:name="__RefHeading__77_1229796929"/>
      <w:r>
        <w:t>BUFR</w:t>
      </w:r>
      <w:r>
        <w:rPr>
          <w:rFonts w:eastAsia="Arial"/>
        </w:rPr>
        <w:t xml:space="preserve"> </w:t>
      </w:r>
      <w:r>
        <w:t>Section</w:t>
      </w:r>
      <w:r>
        <w:rPr>
          <w:rFonts w:eastAsia="Arial"/>
        </w:rPr>
        <w:t xml:space="preserve"> </w:t>
      </w:r>
      <w:r>
        <w:t>0</w:t>
      </w:r>
      <w:r>
        <w:rPr>
          <w:rFonts w:eastAsia="Arial"/>
        </w:rPr>
        <w:t xml:space="preserve"> </w:t>
      </w:r>
      <w:r>
        <w:t>(Indicator)</w:t>
      </w:r>
      <w:bookmarkEnd w:id="50"/>
    </w:p>
    <w:p w14:paraId="7680922A" w14:textId="77777777" w:rsidR="00086DB9" w:rsidRDefault="00986FBA">
      <w:pPr>
        <w:pStyle w:val="Standard"/>
        <w:jc w:val="both"/>
      </w:pP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about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consists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introducer,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_Ref290994718 </w:instrText>
      </w:r>
      <w:r>
        <w:rPr>
          <w:rFonts w:ascii="Arial" w:eastAsia="Arial" w:hAnsi="Arial" w:cs="Arial"/>
          <w:sz w:val="20"/>
        </w:rPr>
        <w:fldChar w:fldCharType="separate"/>
      </w:r>
      <w:r>
        <w:rPr>
          <w:rFonts w:ascii="Arial" w:eastAsia="Arial" w:hAnsi="Arial" w:cs="Arial"/>
          <w:sz w:val="20"/>
        </w:rPr>
        <w:t>Table 1</w:t>
      </w:r>
      <w:r>
        <w:rPr>
          <w:rFonts w:ascii="Arial" w:eastAsia="Arial" w:hAnsi="Arial" w:cs="Arial"/>
          <w:sz w:val="20"/>
        </w:rPr>
        <w:fldChar w:fldCharType="end"/>
      </w:r>
      <w:r>
        <w:rPr>
          <w:rFonts w:ascii="Arial" w:hAnsi="Arial" w:cs="Arial"/>
          <w:sz w:val="20"/>
        </w:rPr>
        <w:t>.</w:t>
      </w:r>
    </w:p>
    <w:p w14:paraId="7680922B" w14:textId="77777777" w:rsidR="00086DB9" w:rsidRDefault="00086DB9">
      <w:pPr>
        <w:pStyle w:val="Standard"/>
        <w:jc w:val="both"/>
        <w:rPr>
          <w:rFonts w:ascii="Arial" w:hAnsi="Arial" w:cs="Arial"/>
          <w:sz w:val="20"/>
        </w:rPr>
      </w:pPr>
    </w:p>
    <w:p w14:paraId="7680922C" w14:textId="77777777" w:rsidR="00086DB9" w:rsidRDefault="00986FBA">
      <w:pPr>
        <w:pStyle w:val="Caption"/>
        <w:jc w:val="center"/>
      </w:pPr>
      <w:bookmarkStart w:id="51" w:name="_Ref290994718"/>
      <w:r>
        <w:rPr>
          <w:rFonts w:ascii="Arial" w:hAnsi="Arial" w:cs="Arial"/>
          <w:b/>
          <w:sz w:val="20"/>
        </w:rPr>
        <w:t>Table</w:t>
      </w:r>
      <w:r>
        <w:rPr>
          <w:rFonts w:ascii="Arial" w:eastAsia="Arial" w:hAnsi="Arial" w:cs="Arial"/>
          <w:b/>
          <w:sz w:val="20"/>
        </w:rPr>
        <w:t xml:space="preserve"> </w:t>
      </w:r>
      <w:r>
        <w:rPr>
          <w:rFonts w:ascii="Arial" w:hAnsi="Arial" w:cs="Arial"/>
          <w:b/>
          <w:sz w:val="20"/>
        </w:rPr>
        <w:t>1</w:t>
      </w:r>
      <w:bookmarkEnd w:id="51"/>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0</w:t>
      </w:r>
      <w:r>
        <w:rPr>
          <w:rFonts w:ascii="Arial" w:eastAsia="Arial" w:hAnsi="Arial" w:cs="Arial"/>
          <w:b/>
          <w:sz w:val="20"/>
        </w:rPr>
        <w:t xml:space="preserve"> </w:t>
      </w:r>
      <w:r>
        <w:rPr>
          <w:rFonts w:ascii="Arial" w:hAnsi="Arial" w:cs="Arial"/>
          <w:b/>
          <w:sz w:val="20"/>
        </w:rPr>
        <w:t>(Indicator)</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230" w14:textId="77777777">
        <w:tc>
          <w:tcPr>
            <w:tcW w:w="1098" w:type="dxa"/>
            <w:shd w:val="clear" w:color="auto" w:fill="94BD5E"/>
            <w:tcMar>
              <w:top w:w="0" w:type="dxa"/>
              <w:left w:w="108" w:type="dxa"/>
              <w:bottom w:w="0" w:type="dxa"/>
              <w:right w:w="108" w:type="dxa"/>
            </w:tcMar>
            <w:vAlign w:val="center"/>
          </w:tcPr>
          <w:p w14:paraId="7680922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22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22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34" w14:textId="77777777">
        <w:tc>
          <w:tcPr>
            <w:tcW w:w="1098" w:type="dxa"/>
            <w:shd w:val="clear" w:color="auto" w:fill="F3F3F3"/>
            <w:tcMar>
              <w:top w:w="0" w:type="dxa"/>
              <w:left w:w="108" w:type="dxa"/>
              <w:bottom w:w="0" w:type="dxa"/>
              <w:right w:w="108" w:type="dxa"/>
            </w:tcMar>
          </w:tcPr>
          <w:p w14:paraId="7680923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23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(coded in CCITT International Alphabet No. 5)</w:t>
            </w:r>
          </w:p>
        </w:tc>
        <w:tc>
          <w:tcPr>
            <w:tcW w:w="2532" w:type="dxa"/>
            <w:shd w:val="clear" w:color="auto" w:fill="F3F3F3"/>
            <w:tcMar>
              <w:top w:w="0" w:type="dxa"/>
              <w:left w:w="108" w:type="dxa"/>
              <w:bottom w:w="0" w:type="dxa"/>
              <w:right w:w="108" w:type="dxa"/>
            </w:tcMar>
          </w:tcPr>
          <w:p w14:paraId="76809233" w14:textId="77777777" w:rsidR="00086DB9" w:rsidRDefault="00986FBA">
            <w:pPr>
              <w:pStyle w:val="Caption"/>
              <w:snapToGrid w:val="0"/>
              <w:spacing w:before="40" w:after="40"/>
              <w:rPr>
                <w:rFonts w:ascii="Arial" w:hAnsi="Arial"/>
              </w:rPr>
            </w:pPr>
            <w:r>
              <w:rPr>
                <w:rFonts w:ascii="Arial" w:hAnsi="Arial"/>
                <w:i w:val="0"/>
                <w:sz w:val="16"/>
                <w:szCs w:val="16"/>
              </w:rPr>
              <w:t>‘</w:t>
            </w:r>
            <w:r>
              <w:rPr>
                <w:rFonts w:ascii="Arial" w:hAnsi="Arial" w:cs="Courier, 'Courier New'"/>
                <w:i w:val="0"/>
                <w:sz w:val="16"/>
                <w:szCs w:val="16"/>
              </w:rPr>
              <w:t>BUFR</w:t>
            </w:r>
            <w:r>
              <w:rPr>
                <w:rFonts w:ascii="Arial" w:hAnsi="Arial"/>
                <w:i w:val="0"/>
                <w:sz w:val="16"/>
                <w:szCs w:val="16"/>
              </w:rPr>
              <w:t>’</w:t>
            </w:r>
          </w:p>
        </w:tc>
      </w:tr>
      <w:tr w:rsidR="00086DB9" w14:paraId="76809238" w14:textId="77777777">
        <w:tc>
          <w:tcPr>
            <w:tcW w:w="1098" w:type="dxa"/>
            <w:shd w:val="clear" w:color="auto" w:fill="E0E0E0"/>
            <w:tcMar>
              <w:top w:w="0" w:type="dxa"/>
              <w:left w:w="108" w:type="dxa"/>
              <w:bottom w:w="0" w:type="dxa"/>
              <w:right w:w="108" w:type="dxa"/>
            </w:tcMar>
          </w:tcPr>
          <w:p w14:paraId="7680923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5–7</w:t>
            </w:r>
          </w:p>
        </w:tc>
        <w:tc>
          <w:tcPr>
            <w:tcW w:w="5442" w:type="dxa"/>
            <w:shd w:val="clear" w:color="auto" w:fill="E0E0E0"/>
            <w:tcMar>
              <w:top w:w="0" w:type="dxa"/>
              <w:left w:w="108" w:type="dxa"/>
              <w:bottom w:w="0" w:type="dxa"/>
              <w:right w:w="108" w:type="dxa"/>
            </w:tcMar>
          </w:tcPr>
          <w:p w14:paraId="7680923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whole BUFR message (octets)</w:t>
            </w:r>
          </w:p>
        </w:tc>
        <w:tc>
          <w:tcPr>
            <w:tcW w:w="2532" w:type="dxa"/>
            <w:shd w:val="clear" w:color="auto" w:fill="E0E0E0"/>
            <w:tcMar>
              <w:top w:w="0" w:type="dxa"/>
              <w:left w:w="108" w:type="dxa"/>
              <w:bottom w:w="0" w:type="dxa"/>
              <w:right w:w="108" w:type="dxa"/>
            </w:tcMar>
          </w:tcPr>
          <w:p w14:paraId="7680923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Variable</w:t>
            </w:r>
          </w:p>
        </w:tc>
      </w:tr>
      <w:tr w:rsidR="00086DB9" w14:paraId="7680923C" w14:textId="77777777">
        <w:tc>
          <w:tcPr>
            <w:tcW w:w="1098" w:type="dxa"/>
            <w:shd w:val="clear" w:color="auto" w:fill="F3F3F3"/>
            <w:tcMar>
              <w:top w:w="0" w:type="dxa"/>
              <w:left w:w="108" w:type="dxa"/>
              <w:bottom w:w="0" w:type="dxa"/>
              <w:right w:w="108" w:type="dxa"/>
            </w:tcMar>
          </w:tcPr>
          <w:p w14:paraId="7680923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42" w:type="dxa"/>
            <w:shd w:val="clear" w:color="auto" w:fill="F3F3F3"/>
            <w:tcMar>
              <w:top w:w="0" w:type="dxa"/>
              <w:left w:w="108" w:type="dxa"/>
              <w:bottom w:w="0" w:type="dxa"/>
              <w:right w:w="108" w:type="dxa"/>
            </w:tcMar>
          </w:tcPr>
          <w:p w14:paraId="7680923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Edition number</w:t>
            </w:r>
          </w:p>
        </w:tc>
        <w:tc>
          <w:tcPr>
            <w:tcW w:w="2532" w:type="dxa"/>
            <w:shd w:val="clear" w:color="auto" w:fill="F3F3F3"/>
            <w:tcMar>
              <w:top w:w="0" w:type="dxa"/>
              <w:left w:w="108" w:type="dxa"/>
              <w:bottom w:w="0" w:type="dxa"/>
              <w:right w:w="108" w:type="dxa"/>
            </w:tcMar>
          </w:tcPr>
          <w:p w14:paraId="7680923B" w14:textId="77777777" w:rsidR="00086DB9" w:rsidRDefault="00986FBA">
            <w:pPr>
              <w:pStyle w:val="Caption"/>
              <w:snapToGrid w:val="0"/>
              <w:spacing w:before="40" w:after="40"/>
            </w:pPr>
            <w:r>
              <w:rPr>
                <w:rFonts w:ascii="Arial" w:hAnsi="Arial"/>
                <w:i w:val="0"/>
                <w:sz w:val="16"/>
                <w:szCs w:val="16"/>
              </w:rPr>
              <w:t>3 or 4</w:t>
            </w:r>
            <w:r>
              <w:rPr>
                <w:rStyle w:val="FootnoteSymbol"/>
                <w:rFonts w:ascii="Arial" w:hAnsi="Arial"/>
                <w:sz w:val="16"/>
                <w:szCs w:val="16"/>
              </w:rPr>
              <w:footnoteReference w:id="8"/>
            </w:r>
          </w:p>
        </w:tc>
      </w:tr>
    </w:tbl>
    <w:p w14:paraId="7680923D" w14:textId="77777777" w:rsidR="00086DB9" w:rsidRDefault="00086DB9">
      <w:pPr>
        <w:pStyle w:val="Heading2"/>
        <w:numPr>
          <w:ilvl w:val="0"/>
          <w:numId w:val="0"/>
        </w:numPr>
        <w:spacing w:before="0"/>
        <w:rPr>
          <w:rFonts w:ascii="Arial" w:hAnsi="Arial" w:cs="Arial"/>
          <w:b w:val="0"/>
          <w:sz w:val="20"/>
          <w:szCs w:val="28"/>
        </w:rPr>
      </w:pPr>
    </w:p>
    <w:p w14:paraId="7680923E" w14:textId="77777777" w:rsidR="00086DB9" w:rsidRDefault="00986FBA">
      <w:pPr>
        <w:pStyle w:val="Heading2"/>
      </w:pPr>
      <w:bookmarkStart w:id="52" w:name="__RefHeading__79_1229796929"/>
      <w:r>
        <w:t>BUFR</w:t>
      </w:r>
      <w:r>
        <w:rPr>
          <w:rFonts w:eastAsia="Arial"/>
        </w:rPr>
        <w:t xml:space="preserve"> </w:t>
      </w:r>
      <w:r>
        <w:t>Section</w:t>
      </w:r>
      <w:r>
        <w:rPr>
          <w:rFonts w:eastAsia="Arial"/>
        </w:rPr>
        <w:t xml:space="preserve"> </w:t>
      </w:r>
      <w:r>
        <w:t>1</w:t>
      </w:r>
      <w:r>
        <w:rPr>
          <w:rFonts w:eastAsia="Arial"/>
        </w:rPr>
        <w:t xml:space="preserve"> </w:t>
      </w:r>
      <w:r>
        <w:t>(Identification)</w:t>
      </w:r>
      <w:bookmarkEnd w:id="52"/>
    </w:p>
    <w:p w14:paraId="7680923F" w14:textId="77777777" w:rsidR="00086DB9" w:rsidRDefault="00986FBA">
      <w:pPr>
        <w:pStyle w:val="Standard"/>
        <w:jc w:val="both"/>
      </w:pPr>
      <w:r>
        <w:rPr>
          <w:rFonts w:ascii="Arial" w:hAnsi="Arial" w:cs="Arial"/>
          <w:sz w:val="20"/>
        </w:rPr>
        <w:t>Section 1</w:t>
      </w:r>
      <w:r>
        <w:rPr>
          <w:rFonts w:ascii="Arial" w:eastAsia="Arial" w:hAnsi="Arial" w:cs="Arial"/>
          <w:sz w:val="20"/>
        </w:rPr>
        <w:t xml:space="preserve"> </w:t>
      </w:r>
      <w:r>
        <w:rPr>
          <w:rFonts w:ascii="Arial" w:hAnsi="Arial" w:cs="Arial"/>
          <w:sz w:val="20"/>
        </w:rPr>
        <w:t>includes</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data-type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newer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currently).</w:t>
      </w:r>
    </w:p>
    <w:p w14:paraId="76809240" w14:textId="77777777" w:rsidR="00086DB9" w:rsidRDefault="00086DB9">
      <w:pPr>
        <w:pStyle w:val="Standard"/>
        <w:jc w:val="both"/>
        <w:rPr>
          <w:rFonts w:ascii="Arial" w:hAnsi="Arial" w:cs="Arial"/>
          <w:sz w:val="20"/>
        </w:rPr>
      </w:pPr>
    </w:p>
    <w:p w14:paraId="76809241" w14:textId="77777777" w:rsidR="00086DB9" w:rsidRDefault="00986FBA">
      <w:pPr>
        <w:pStyle w:val="Standard"/>
        <w:jc w:val="both"/>
      </w:pPr>
      <w:r>
        <w:rPr>
          <w:rFonts w:ascii="Arial" w:eastAsia="Arial" w:hAnsi="Arial" w:cs="Arial"/>
          <w:sz w:val="20"/>
        </w:rPr>
        <w:fldChar w:fldCharType="begin"/>
      </w:r>
      <w:r>
        <w:rPr>
          <w:rFonts w:ascii="Arial" w:eastAsia="Arial" w:hAnsi="Arial" w:cs="Arial"/>
          <w:sz w:val="20"/>
        </w:rPr>
        <w:instrText xml:space="preserve"> REF _Ref246326039 </w:instrText>
      </w:r>
      <w:r>
        <w:rPr>
          <w:rFonts w:ascii="Arial" w:eastAsia="Arial" w:hAnsi="Arial" w:cs="Arial"/>
          <w:sz w:val="20"/>
        </w:rPr>
        <w:fldChar w:fldCharType="separate"/>
      </w:r>
      <w:r>
        <w:rPr>
          <w:rFonts w:ascii="Arial" w:eastAsia="Arial" w:hAnsi="Arial" w:cs="Arial"/>
          <w:sz w:val="20"/>
        </w:rPr>
        <w:t>Table 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color w:val="000000"/>
          <w:sz w:val="20"/>
        </w:rPr>
        <w:t xml:space="preserve"> </w:t>
      </w:r>
      <w:r>
        <w:rPr>
          <w:rFonts w:ascii="Arial" w:eastAsia="Arial" w:hAnsi="Arial" w:cs="Arial"/>
          <w:color w:val="000000"/>
          <w:sz w:val="20"/>
          <w:shd w:val="clear" w:color="auto" w:fill="CCCCCC"/>
        </w:rPr>
        <w:t>Table 3</w:t>
      </w:r>
      <w:r>
        <w:rPr>
          <w:rFonts w:ascii="Arial" w:hAnsi="Arial" w:cs="Arial"/>
          <w:color w:val="000000"/>
          <w:sz w:val="20"/>
        </w:rPr>
        <w:t xml:space="preserve"> </w:t>
      </w:r>
      <w:r>
        <w:rPr>
          <w:rFonts w:ascii="Arial" w:hAnsi="Arial" w:cs="Arial"/>
          <w:sz w:val="20"/>
        </w:rPr>
        <w:t>likewise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taken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C-11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C-12.</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Category</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Sub-Category</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p>
    <w:p w14:paraId="76809242" w14:textId="77777777" w:rsidR="00086DB9" w:rsidRDefault="00086DB9">
      <w:pPr>
        <w:pStyle w:val="Standard"/>
        <w:jc w:val="both"/>
        <w:rPr>
          <w:rFonts w:ascii="Arial" w:hAnsi="Arial" w:cs="Arial"/>
          <w:sz w:val="20"/>
        </w:rPr>
      </w:pPr>
    </w:p>
    <w:p w14:paraId="76809243" w14:textId="77777777" w:rsidR="00086DB9" w:rsidRDefault="00986FBA">
      <w:pPr>
        <w:pStyle w:val="Standard"/>
        <w:jc w:val="both"/>
      </w:pPr>
      <w:r>
        <w:rPr>
          <w:rFonts w:ascii="Arial" w:hAnsi="Arial" w:cs="Arial"/>
          <w:sz w:val="20"/>
        </w:rPr>
        <w:t>Some</w:t>
      </w:r>
      <w:r>
        <w:rPr>
          <w:rFonts w:ascii="Arial" w:eastAsia="Arial" w:hAnsi="Arial" w:cs="Arial"/>
          <w:sz w:val="20"/>
        </w:rPr>
        <w:t xml:space="preserve"> </w:t>
      </w:r>
      <w:r>
        <w:rPr>
          <w:rFonts w:ascii="Arial" w:hAnsi="Arial" w:cs="Arial"/>
          <w:sz w:val="20"/>
        </w:rPr>
        <w:t>encoder/decoder</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[RD.11]</w:t>
      </w:r>
      <w:r>
        <w:rPr>
          <w:rFonts w:ascii="Arial" w:eastAsia="Arial" w:hAnsi="Arial" w:cs="Arial"/>
          <w:sz w:val="20"/>
        </w:rPr>
        <w:t xml:space="preserve"> – </w:t>
      </w:r>
      <w:r>
        <w:rPr>
          <w:rFonts w:ascii="Arial" w:hAnsi="Arial" w:cs="Arial"/>
          <w:sz w:val="20"/>
        </w:rPr>
        <w:t>use</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run-time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names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indicates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loaded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whatever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centre/sub-centre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Recent</w:t>
      </w:r>
      <w:r>
        <w:rPr>
          <w:rFonts w:ascii="Arial" w:eastAsia="Arial" w:hAnsi="Arial" w:cs="Arial"/>
          <w:sz w:val="20"/>
        </w:rPr>
        <w:t xml:space="preserve"> </w:t>
      </w:r>
      <w:r>
        <w:rPr>
          <w:rFonts w:ascii="Arial" w:hAnsi="Arial" w:cs="Arial"/>
          <w:sz w:val="20"/>
        </w:rPr>
        <w:t>releases</w:t>
      </w:r>
      <w:r>
        <w:rPr>
          <w:rFonts w:ascii="Arial" w:eastAsia="Arial" w:hAnsi="Arial" w:cs="Arial"/>
          <w:sz w:val="20"/>
        </w:rPr>
        <w:t xml:space="preserve"> </w:t>
      </w:r>
      <w:r>
        <w:rPr>
          <w:rFonts w:ascii="Arial" w:hAnsi="Arial" w:cs="Arial"/>
          <w:sz w:val="20"/>
        </w:rPr>
        <w:t>(v19</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uses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default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tables.</w:t>
      </w:r>
    </w:p>
    <w:p w14:paraId="76809244"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would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Service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injecting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our</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doing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country</w:t>
      </w:r>
      <w:r>
        <w:rPr>
          <w:rFonts w:ascii="Arial" w:eastAsia="Arial" w:hAnsi="Arial" w:cs="Arial"/>
          <w:sz w:val="20"/>
        </w:rPr>
        <w:t xml:space="preserve"> </w:t>
      </w:r>
      <w:r>
        <w:rPr>
          <w:rFonts w:ascii="Arial" w:hAnsi="Arial" w:cs="Arial"/>
          <w:sz w:val="20"/>
        </w:rPr>
        <w:t>disseminating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p>
    <w:p w14:paraId="76809245" w14:textId="77777777" w:rsidR="00086DB9" w:rsidRDefault="00986FBA">
      <w:pPr>
        <w:pStyle w:val="Textbody"/>
        <w:jc w:val="both"/>
      </w:pP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currently</w:t>
      </w:r>
      <w:r>
        <w:rPr>
          <w:rFonts w:ascii="Arial" w:eastAsia="Arial" w:hAnsi="Arial" w:cs="Arial"/>
          <w:sz w:val="20"/>
        </w:rPr>
        <w:t xml:space="preserve"> six </w:t>
      </w:r>
      <w:r>
        <w:rPr>
          <w:rFonts w:ascii="Arial" w:hAnsi="Arial" w:cs="Arial"/>
          <w:sz w:val="20"/>
        </w:rPr>
        <w:t>Originating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providing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246" w14:textId="77777777" w:rsidR="00086DB9" w:rsidRDefault="00986FBA">
      <w:pPr>
        <w:pStyle w:val="Textbody"/>
        <w:numPr>
          <w:ilvl w:val="0"/>
          <w:numId w:val="29"/>
        </w:numPr>
        <w:spacing w:before="0"/>
        <w:jc w:val="both"/>
      </w:pPr>
      <w:r>
        <w:rPr>
          <w:rFonts w:ascii="Arial" w:hAnsi="Arial" w:cs="Arial"/>
          <w:b/>
          <w:bCs/>
          <w:sz w:val="20"/>
        </w:rPr>
        <w:t>EUMETSAT</w:t>
      </w:r>
      <w:r>
        <w:rPr>
          <w:rFonts w:ascii="Arial" w:hAnsi="Arial" w:cs="Arial"/>
          <w:sz w:val="20"/>
        </w:rPr>
        <w:t>,</w:t>
      </w:r>
      <w:r>
        <w:rPr>
          <w:rFonts w:ascii="Arial" w:eastAsia="Arial" w:hAnsi="Arial" w:cs="Arial"/>
          <w:sz w:val="20"/>
        </w:rPr>
        <w:t xml:space="preserve"> </w:t>
      </w:r>
      <w:r>
        <w:rPr>
          <w:rFonts w:ascii="Arial" w:hAnsi="Arial" w:cs="Arial"/>
          <w:sz w:val="20"/>
        </w:rPr>
        <w:t>Darmstadt:</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1b</w:t>
      </w:r>
      <w:r>
        <w:rPr>
          <w:rFonts w:ascii="Arial" w:eastAsia="Arial" w:hAnsi="Arial" w:cs="Arial"/>
          <w:sz w:val="20"/>
        </w:rPr>
        <w:t xml:space="preserve"> </w:t>
      </w:r>
      <w:r>
        <w:rPr>
          <w:rFonts w:ascii="Arial" w:hAnsi="Arial" w:cs="Arial"/>
          <w:sz w:val="20"/>
        </w:rPr>
        <w:t>only);</w:t>
      </w:r>
    </w:p>
    <w:p w14:paraId="76809247" w14:textId="77777777" w:rsidR="00086DB9" w:rsidRDefault="00986FBA">
      <w:pPr>
        <w:pStyle w:val="Textbody"/>
        <w:numPr>
          <w:ilvl w:val="0"/>
          <w:numId w:val="29"/>
        </w:numPr>
        <w:spacing w:before="0"/>
        <w:jc w:val="both"/>
      </w:pPr>
      <w:r>
        <w:rPr>
          <w:rFonts w:ascii="Arial" w:hAnsi="Arial" w:cs="Arial"/>
          <w:b/>
          <w:bCs/>
          <w:sz w:val="20"/>
        </w:rPr>
        <w:t>DMI</w:t>
      </w:r>
      <w:r>
        <w:rPr>
          <w:rFonts w:ascii="Arial" w:hAnsi="Arial" w:cs="Arial"/>
          <w:sz w:val="20"/>
        </w:rPr>
        <w:t>,</w:t>
      </w:r>
      <w:r>
        <w:rPr>
          <w:rFonts w:ascii="Arial" w:eastAsia="Arial" w:hAnsi="Arial" w:cs="Arial"/>
          <w:sz w:val="20"/>
        </w:rPr>
        <w:t xml:space="preserve"> </w:t>
      </w:r>
      <w:r>
        <w:rPr>
          <w:rFonts w:ascii="Arial" w:hAnsi="Arial" w:cs="Arial"/>
          <w:sz w:val="20"/>
        </w:rPr>
        <w:t>Copenhagen:</w:t>
      </w:r>
      <w:r>
        <w:rPr>
          <w:rFonts w:ascii="Arial" w:eastAsia="Arial" w:hAnsi="Arial" w:cs="Arial"/>
          <w:sz w:val="20"/>
        </w:rPr>
        <w:t xml:space="preserve"> </w:t>
      </w:r>
      <w:r>
        <w:rPr>
          <w:rFonts w:ascii="Arial" w:hAnsi="Arial" w:cs="Arial"/>
          <w:sz w:val="20"/>
        </w:rPr>
        <w:t>094,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p>
    <w:p w14:paraId="76809248" w14:textId="77777777" w:rsidR="00086DB9" w:rsidRDefault="00986FBA">
      <w:pPr>
        <w:pStyle w:val="Textbody"/>
        <w:numPr>
          <w:ilvl w:val="0"/>
          <w:numId w:val="29"/>
        </w:numPr>
        <w:spacing w:before="0"/>
        <w:jc w:val="both"/>
      </w:pPr>
      <w:r>
        <w:rPr>
          <w:rFonts w:ascii="Arial" w:hAnsi="Arial" w:cs="Arial"/>
          <w:b/>
          <w:bCs/>
          <w:sz w:val="20"/>
        </w:rPr>
        <w:lastRenderedPageBreak/>
        <w:t>UCAR</w:t>
      </w:r>
      <w:r>
        <w:rPr>
          <w:rFonts w:ascii="Arial" w:hAnsi="Arial" w:cs="Arial"/>
          <w:sz w:val="20"/>
        </w:rPr>
        <w:t>,</w:t>
      </w:r>
      <w:r>
        <w:rPr>
          <w:rFonts w:ascii="Arial" w:eastAsia="Arial" w:hAnsi="Arial" w:cs="Arial"/>
          <w:sz w:val="20"/>
        </w:rPr>
        <w:t xml:space="preserve"> </w:t>
      </w:r>
      <w:r>
        <w:rPr>
          <w:rFonts w:ascii="Arial" w:hAnsi="Arial" w:cs="Arial"/>
          <w:sz w:val="20"/>
        </w:rPr>
        <w:t>Boulder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NWS,</w:t>
      </w:r>
      <w:r>
        <w:rPr>
          <w:rFonts w:ascii="Arial" w:eastAsia="Arial" w:hAnsi="Arial" w:cs="Arial"/>
          <w:sz w:val="20"/>
        </w:rPr>
        <w:t xml:space="preserve"> </w:t>
      </w:r>
      <w:r>
        <w:rPr>
          <w:rFonts w:ascii="Arial" w:hAnsi="Arial" w:cs="Arial"/>
          <w:sz w:val="20"/>
        </w:rPr>
        <w:t>Washington):</w:t>
      </w:r>
      <w:r>
        <w:rPr>
          <w:rFonts w:ascii="Arial" w:eastAsia="Arial" w:hAnsi="Arial" w:cs="Arial"/>
          <w:sz w:val="20"/>
        </w:rPr>
        <w:t xml:space="preserve"> </w:t>
      </w:r>
      <w:r>
        <w:rPr>
          <w:rFonts w:ascii="Arial" w:hAnsi="Arial" w:cs="Arial"/>
          <w:sz w:val="20"/>
        </w:rPr>
        <w:t>060,</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and KOMPSAT-5;</w:t>
      </w:r>
    </w:p>
    <w:p w14:paraId="76809249" w14:textId="77777777" w:rsidR="00086DB9" w:rsidRDefault="00986FBA">
      <w:pPr>
        <w:pStyle w:val="Textbody"/>
        <w:numPr>
          <w:ilvl w:val="0"/>
          <w:numId w:val="29"/>
        </w:numPr>
        <w:spacing w:before="0"/>
        <w:jc w:val="both"/>
      </w:pPr>
      <w:r>
        <w:rPr>
          <w:rFonts w:ascii="Arial" w:hAnsi="Arial" w:cs="Arial"/>
          <w:b/>
          <w:bCs/>
          <w:sz w:val="20"/>
          <w:lang w:val="pt-PT"/>
        </w:rPr>
        <w:t>GFZ</w:t>
      </w:r>
      <w:r>
        <w:rPr>
          <w:rFonts w:ascii="Arial" w:hAnsi="Arial" w:cs="Arial"/>
          <w:sz w:val="20"/>
          <w:lang w:val="pt-PT"/>
        </w:rPr>
        <w:t>,</w:t>
      </w:r>
      <w:r>
        <w:rPr>
          <w:rFonts w:ascii="Arial" w:eastAsia="Arial" w:hAnsi="Arial" w:cs="Arial"/>
          <w:sz w:val="20"/>
          <w:lang w:val="pt-PT"/>
        </w:rPr>
        <w:t xml:space="preserve"> </w:t>
      </w:r>
      <w:r>
        <w:rPr>
          <w:rFonts w:ascii="Arial" w:hAnsi="Arial" w:cs="Arial"/>
          <w:sz w:val="20"/>
          <w:lang w:val="pt-PT"/>
        </w:rPr>
        <w:t>Potsdam</w:t>
      </w:r>
      <w:r>
        <w:rPr>
          <w:rFonts w:ascii="Arial" w:eastAsia="Arial" w:hAnsi="Arial" w:cs="Arial"/>
          <w:sz w:val="20"/>
          <w:lang w:val="pt-PT"/>
        </w:rPr>
        <w:t xml:space="preserve"> </w:t>
      </w:r>
      <w:r>
        <w:rPr>
          <w:rFonts w:ascii="Arial" w:hAnsi="Arial" w:cs="Arial"/>
          <w:sz w:val="20"/>
          <w:lang w:val="pt-PT"/>
        </w:rPr>
        <w:t>(via</w:t>
      </w:r>
      <w:r>
        <w:rPr>
          <w:rFonts w:ascii="Arial" w:eastAsia="Arial" w:hAnsi="Arial" w:cs="Arial"/>
          <w:sz w:val="20"/>
          <w:lang w:val="pt-PT"/>
        </w:rPr>
        <w:t xml:space="preserve"> </w:t>
      </w:r>
      <w:r>
        <w:rPr>
          <w:rFonts w:ascii="Arial" w:hAnsi="Arial" w:cs="Arial"/>
          <w:sz w:val="20"/>
          <w:lang w:val="pt-PT"/>
        </w:rPr>
        <w:t>DWD,</w:t>
      </w:r>
      <w:r>
        <w:rPr>
          <w:rFonts w:ascii="Arial" w:eastAsia="Arial" w:hAnsi="Arial" w:cs="Arial"/>
          <w:sz w:val="20"/>
          <w:lang w:val="pt-PT"/>
        </w:rPr>
        <w:t xml:space="preserve"> </w:t>
      </w:r>
      <w:r>
        <w:rPr>
          <w:rFonts w:ascii="Arial" w:hAnsi="Arial" w:cs="Arial"/>
          <w:sz w:val="20"/>
          <w:lang w:val="pt-PT"/>
        </w:rPr>
        <w:t>Offenbach):</w:t>
      </w:r>
      <w:r>
        <w:rPr>
          <w:rFonts w:ascii="Arial" w:eastAsia="Arial" w:hAnsi="Arial" w:cs="Arial"/>
          <w:sz w:val="20"/>
          <w:lang w:val="pt-PT"/>
        </w:rPr>
        <w:t xml:space="preserve"> </w:t>
      </w:r>
      <w:r>
        <w:rPr>
          <w:rFonts w:ascii="Arial" w:hAnsi="Arial" w:cs="Arial"/>
          <w:sz w:val="20"/>
          <w:lang w:val="pt-PT"/>
        </w:rPr>
        <w:t>078,</w:t>
      </w:r>
      <w:r>
        <w:rPr>
          <w:rFonts w:ascii="Arial" w:eastAsia="Arial" w:hAnsi="Arial" w:cs="Arial"/>
          <w:sz w:val="20"/>
          <w:lang w:val="pt-PT"/>
        </w:rPr>
        <w:t xml:space="preserve"> </w:t>
      </w:r>
      <w:proofErr w:type="spellStart"/>
      <w:r>
        <w:rPr>
          <w:rFonts w:ascii="Arial" w:hAnsi="Arial" w:cs="Arial"/>
          <w:sz w:val="20"/>
          <w:lang w:val="pt-PT"/>
        </w:rPr>
        <w:t>sub-centre</w:t>
      </w:r>
      <w:proofErr w:type="spellEnd"/>
      <w:r>
        <w:rPr>
          <w:rFonts w:ascii="Arial" w:eastAsia="Arial" w:hAnsi="Arial" w:cs="Arial"/>
          <w:sz w:val="20"/>
          <w:lang w:val="pt-PT"/>
        </w:rPr>
        <w:t xml:space="preserve"> </w:t>
      </w:r>
      <w:r>
        <w:rPr>
          <w:rFonts w:ascii="Arial" w:hAnsi="Arial" w:cs="Arial"/>
          <w:sz w:val="20"/>
          <w:lang w:val="pt-PT"/>
        </w:rPr>
        <w:t xml:space="preserve">173, for </w:t>
      </w:r>
      <w:proofErr w:type="spellStart"/>
      <w:r>
        <w:rPr>
          <w:rFonts w:ascii="Arial" w:hAnsi="Arial" w:cs="Arial"/>
          <w:sz w:val="20"/>
          <w:lang w:val="pt-PT"/>
        </w:rPr>
        <w:t>TerraSAR</w:t>
      </w:r>
      <w:proofErr w:type="spellEnd"/>
      <w:r>
        <w:rPr>
          <w:rFonts w:ascii="Arial" w:hAnsi="Arial" w:cs="Arial"/>
          <w:sz w:val="20"/>
          <w:lang w:val="pt-PT"/>
        </w:rPr>
        <w:t xml:space="preserve">-X </w:t>
      </w:r>
      <w:proofErr w:type="spellStart"/>
      <w:r>
        <w:rPr>
          <w:rFonts w:ascii="Arial" w:hAnsi="Arial" w:cs="Arial"/>
          <w:sz w:val="20"/>
          <w:lang w:val="pt-PT"/>
        </w:rPr>
        <w:t>and</w:t>
      </w:r>
      <w:proofErr w:type="spellEnd"/>
      <w:r>
        <w:rPr>
          <w:rFonts w:ascii="Arial" w:hAnsi="Arial" w:cs="Arial"/>
          <w:sz w:val="20"/>
          <w:lang w:val="pt-PT"/>
        </w:rPr>
        <w:t xml:space="preserve"> </w:t>
      </w:r>
      <w:proofErr w:type="spellStart"/>
      <w:r>
        <w:rPr>
          <w:rFonts w:ascii="Arial" w:hAnsi="Arial" w:cs="Arial"/>
          <w:sz w:val="20"/>
          <w:lang w:val="pt-PT"/>
        </w:rPr>
        <w:t>TanDEM</w:t>
      </w:r>
      <w:proofErr w:type="spellEnd"/>
      <w:r>
        <w:rPr>
          <w:rFonts w:ascii="Arial" w:hAnsi="Arial" w:cs="Arial"/>
          <w:sz w:val="20"/>
          <w:lang w:val="pt-PT"/>
        </w:rPr>
        <w:t>-X;</w:t>
      </w:r>
    </w:p>
    <w:p w14:paraId="7680924A" w14:textId="77777777" w:rsidR="00086DB9" w:rsidRDefault="00986FBA">
      <w:pPr>
        <w:pStyle w:val="Textbody"/>
        <w:numPr>
          <w:ilvl w:val="0"/>
          <w:numId w:val="29"/>
        </w:numPr>
        <w:spacing w:before="0"/>
        <w:jc w:val="both"/>
      </w:pPr>
      <w:r>
        <w:rPr>
          <w:rFonts w:ascii="Arial" w:hAnsi="Arial" w:cs="Arial"/>
          <w:b/>
          <w:bCs/>
          <w:sz w:val="20"/>
          <w:lang w:val="pt-PT"/>
        </w:rPr>
        <w:t>CMA</w:t>
      </w:r>
      <w:r>
        <w:rPr>
          <w:rFonts w:ascii="Arial" w:hAnsi="Arial" w:cs="Arial"/>
          <w:sz w:val="20"/>
          <w:lang w:val="pt-PT"/>
        </w:rPr>
        <w:t xml:space="preserve">, </w:t>
      </w:r>
      <w:proofErr w:type="spellStart"/>
      <w:r>
        <w:rPr>
          <w:rFonts w:ascii="Arial" w:hAnsi="Arial" w:cs="Arial"/>
          <w:sz w:val="20"/>
          <w:lang w:val="pt-PT"/>
        </w:rPr>
        <w:t>Beijing</w:t>
      </w:r>
      <w:proofErr w:type="spellEnd"/>
      <w:r>
        <w:rPr>
          <w:rFonts w:ascii="Arial" w:hAnsi="Arial" w:cs="Arial"/>
          <w:sz w:val="20"/>
          <w:lang w:val="pt-PT"/>
        </w:rPr>
        <w:t xml:space="preserve">: 038, </w:t>
      </w:r>
      <w:proofErr w:type="spellStart"/>
      <w:r>
        <w:rPr>
          <w:rFonts w:ascii="Arial" w:hAnsi="Arial" w:cs="Arial"/>
          <w:sz w:val="20"/>
          <w:lang w:val="pt-PT"/>
        </w:rPr>
        <w:t>sub-centre</w:t>
      </w:r>
      <w:proofErr w:type="spellEnd"/>
      <w:r>
        <w:rPr>
          <w:rFonts w:ascii="Arial" w:hAnsi="Arial" w:cs="Arial"/>
          <w:sz w:val="20"/>
          <w:lang w:val="pt-PT"/>
        </w:rPr>
        <w:t xml:space="preserve"> 0, for FY-3C/D data;</w:t>
      </w:r>
    </w:p>
    <w:p w14:paraId="7680924B" w14:textId="77777777" w:rsidR="00086DB9" w:rsidRDefault="00986FBA">
      <w:pPr>
        <w:pStyle w:val="Textbody"/>
        <w:numPr>
          <w:ilvl w:val="0"/>
          <w:numId w:val="29"/>
        </w:numPr>
        <w:spacing w:before="0"/>
        <w:jc w:val="both"/>
      </w:pPr>
      <w:r>
        <w:rPr>
          <w:rFonts w:ascii="Arial" w:hAnsi="Arial" w:cs="Arial"/>
          <w:b/>
          <w:bCs/>
          <w:sz w:val="20"/>
          <w:lang w:val="pt-PT"/>
        </w:rPr>
        <w:t>ISRO</w:t>
      </w:r>
      <w:r>
        <w:rPr>
          <w:rFonts w:ascii="Arial" w:hAnsi="Arial" w:cs="Arial"/>
          <w:sz w:val="20"/>
          <w:lang w:val="pt-PT"/>
        </w:rPr>
        <w:t xml:space="preserve">, New </w:t>
      </w:r>
      <w:proofErr w:type="spellStart"/>
      <w:r>
        <w:rPr>
          <w:rFonts w:ascii="Arial" w:hAnsi="Arial" w:cs="Arial"/>
          <w:sz w:val="20"/>
          <w:lang w:val="pt-PT"/>
        </w:rPr>
        <w:t>Delhi</w:t>
      </w:r>
      <w:proofErr w:type="spellEnd"/>
      <w:r>
        <w:rPr>
          <w:rFonts w:ascii="Arial" w:hAnsi="Arial" w:cs="Arial"/>
          <w:sz w:val="20"/>
          <w:lang w:val="pt-PT"/>
        </w:rPr>
        <w:t xml:space="preserve">: 028, </w:t>
      </w:r>
      <w:proofErr w:type="spellStart"/>
      <w:r>
        <w:rPr>
          <w:rFonts w:ascii="Arial" w:hAnsi="Arial" w:cs="Arial"/>
          <w:sz w:val="20"/>
          <w:lang w:val="pt-PT"/>
        </w:rPr>
        <w:t>sub-centre</w:t>
      </w:r>
      <w:proofErr w:type="spellEnd"/>
      <w:r>
        <w:rPr>
          <w:rFonts w:ascii="Arial" w:hAnsi="Arial" w:cs="Arial"/>
          <w:sz w:val="20"/>
          <w:lang w:val="pt-PT"/>
        </w:rPr>
        <w:t xml:space="preserve"> 0, for </w:t>
      </w:r>
      <w:proofErr w:type="spellStart"/>
      <w:r>
        <w:rPr>
          <w:rFonts w:ascii="Arial" w:hAnsi="Arial" w:cs="Arial"/>
          <w:sz w:val="20"/>
          <w:lang w:val="pt-PT"/>
        </w:rPr>
        <w:t>Megha</w:t>
      </w:r>
      <w:proofErr w:type="spellEnd"/>
      <w:r>
        <w:rPr>
          <w:rFonts w:ascii="Arial" w:hAnsi="Arial" w:cs="Arial"/>
          <w:sz w:val="20"/>
          <w:lang w:val="pt-PT"/>
        </w:rPr>
        <w:t>-Tropiques data.</w:t>
      </w:r>
    </w:p>
    <w:p w14:paraId="7680924C" w14:textId="77777777" w:rsidR="00086DB9" w:rsidRDefault="00986FBA">
      <w:pPr>
        <w:pStyle w:val="Caption"/>
        <w:pageBreakBefore/>
        <w:jc w:val="center"/>
      </w:pPr>
      <w:bookmarkStart w:id="53" w:name="_Ref246326039"/>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2</w:t>
      </w:r>
      <w:bookmarkEnd w:id="53"/>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older</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50" w14:textId="77777777">
        <w:tc>
          <w:tcPr>
            <w:tcW w:w="1097" w:type="dxa"/>
            <w:shd w:val="clear" w:color="auto" w:fill="94BD5E"/>
            <w:tcMar>
              <w:top w:w="0" w:type="dxa"/>
              <w:left w:w="108" w:type="dxa"/>
              <w:bottom w:w="0" w:type="dxa"/>
              <w:right w:w="108" w:type="dxa"/>
            </w:tcMar>
            <w:vAlign w:val="center"/>
          </w:tcPr>
          <w:p w14:paraId="7680924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4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4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54" w14:textId="77777777">
        <w:tc>
          <w:tcPr>
            <w:tcW w:w="1097" w:type="dxa"/>
            <w:shd w:val="clear" w:color="auto" w:fill="F3F3F3"/>
            <w:tcMar>
              <w:top w:w="0" w:type="dxa"/>
              <w:left w:w="108" w:type="dxa"/>
              <w:bottom w:w="0" w:type="dxa"/>
              <w:right w:w="108" w:type="dxa"/>
            </w:tcMar>
          </w:tcPr>
          <w:p w14:paraId="7680925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5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w:t>
            </w:r>
          </w:p>
        </w:tc>
        <w:tc>
          <w:tcPr>
            <w:tcW w:w="2545" w:type="dxa"/>
            <w:shd w:val="clear" w:color="auto" w:fill="F3F3F3"/>
            <w:tcMar>
              <w:top w:w="0" w:type="dxa"/>
              <w:left w:w="108" w:type="dxa"/>
              <w:bottom w:w="0" w:type="dxa"/>
              <w:right w:w="108" w:type="dxa"/>
            </w:tcMar>
          </w:tcPr>
          <w:p w14:paraId="7680925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18</w:t>
            </w:r>
          </w:p>
        </w:tc>
      </w:tr>
      <w:tr w:rsidR="00086DB9" w14:paraId="76809258" w14:textId="77777777">
        <w:tc>
          <w:tcPr>
            <w:tcW w:w="1097" w:type="dxa"/>
            <w:shd w:val="clear" w:color="auto" w:fill="E0E0E0"/>
            <w:tcMar>
              <w:top w:w="0" w:type="dxa"/>
              <w:left w:w="108" w:type="dxa"/>
              <w:bottom w:w="0" w:type="dxa"/>
              <w:right w:w="108" w:type="dxa"/>
            </w:tcMar>
          </w:tcPr>
          <w:p w14:paraId="7680925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430" w:type="dxa"/>
            <w:shd w:val="clear" w:color="auto" w:fill="E0E0E0"/>
            <w:tcMar>
              <w:top w:w="0" w:type="dxa"/>
              <w:left w:w="108" w:type="dxa"/>
              <w:bottom w:w="0" w:type="dxa"/>
              <w:right w:w="108" w:type="dxa"/>
            </w:tcMar>
          </w:tcPr>
          <w:p w14:paraId="7680925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5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5D" w14:textId="77777777">
        <w:tc>
          <w:tcPr>
            <w:tcW w:w="1097" w:type="dxa"/>
            <w:shd w:val="clear" w:color="auto" w:fill="F3F3F3"/>
            <w:tcMar>
              <w:top w:w="0" w:type="dxa"/>
              <w:left w:w="108" w:type="dxa"/>
              <w:bottom w:w="0" w:type="dxa"/>
              <w:right w:w="108" w:type="dxa"/>
            </w:tcMar>
          </w:tcPr>
          <w:p w14:paraId="7680925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w:t>
            </w:r>
          </w:p>
        </w:tc>
        <w:tc>
          <w:tcPr>
            <w:tcW w:w="5430" w:type="dxa"/>
            <w:shd w:val="clear" w:color="auto" w:fill="F3F3F3"/>
            <w:tcMar>
              <w:top w:w="0" w:type="dxa"/>
              <w:left w:w="108" w:type="dxa"/>
              <w:bottom w:w="0" w:type="dxa"/>
              <w:right w:w="108" w:type="dxa"/>
            </w:tcMar>
          </w:tcPr>
          <w:p w14:paraId="7680925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Sub-Centre (CCT C-12)</w:t>
            </w:r>
          </w:p>
        </w:tc>
        <w:tc>
          <w:tcPr>
            <w:tcW w:w="2545" w:type="dxa"/>
            <w:shd w:val="clear" w:color="auto" w:fill="F3F3F3"/>
            <w:tcMar>
              <w:top w:w="0" w:type="dxa"/>
              <w:left w:w="108" w:type="dxa"/>
              <w:bottom w:w="0" w:type="dxa"/>
              <w:right w:w="108" w:type="dxa"/>
            </w:tcMar>
          </w:tcPr>
          <w:p w14:paraId="7680925B"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5C" w14:textId="77777777" w:rsidR="00086DB9" w:rsidRDefault="00986FBA">
            <w:pPr>
              <w:pStyle w:val="Standard"/>
              <w:rPr>
                <w:rFonts w:ascii="Arial" w:hAnsi="Arial"/>
                <w:sz w:val="16"/>
                <w:szCs w:val="16"/>
              </w:rPr>
            </w:pPr>
            <w:r>
              <w:rPr>
                <w:rFonts w:ascii="Arial" w:hAnsi="Arial"/>
                <w:sz w:val="16"/>
                <w:szCs w:val="16"/>
              </w:rPr>
              <w:t>0 = all others</w:t>
            </w:r>
          </w:p>
        </w:tc>
      </w:tr>
      <w:tr w:rsidR="00086DB9" w14:paraId="76809266" w14:textId="77777777">
        <w:tc>
          <w:tcPr>
            <w:tcW w:w="1097" w:type="dxa"/>
            <w:shd w:val="clear" w:color="auto" w:fill="E0E0E0"/>
            <w:tcMar>
              <w:top w:w="0" w:type="dxa"/>
              <w:left w:w="108" w:type="dxa"/>
              <w:bottom w:w="0" w:type="dxa"/>
              <w:right w:w="108" w:type="dxa"/>
            </w:tcMar>
          </w:tcPr>
          <w:p w14:paraId="7680925E"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6</w:t>
            </w:r>
          </w:p>
        </w:tc>
        <w:tc>
          <w:tcPr>
            <w:tcW w:w="5430" w:type="dxa"/>
            <w:shd w:val="clear" w:color="auto" w:fill="E0E0E0"/>
            <w:tcMar>
              <w:top w:w="0" w:type="dxa"/>
              <w:left w:w="108" w:type="dxa"/>
              <w:bottom w:w="0" w:type="dxa"/>
              <w:right w:w="108" w:type="dxa"/>
            </w:tcMar>
          </w:tcPr>
          <w:p w14:paraId="7680925F"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Centre (CCT C-1)</w:t>
            </w:r>
          </w:p>
        </w:tc>
        <w:tc>
          <w:tcPr>
            <w:tcW w:w="2545" w:type="dxa"/>
            <w:shd w:val="clear" w:color="auto" w:fill="E0E0E0"/>
            <w:tcMar>
              <w:top w:w="0" w:type="dxa"/>
              <w:left w:w="108" w:type="dxa"/>
              <w:bottom w:w="0" w:type="dxa"/>
              <w:right w:w="108" w:type="dxa"/>
            </w:tcMar>
          </w:tcPr>
          <w:p w14:paraId="76809260" w14:textId="77777777" w:rsidR="00086DB9" w:rsidRPr="00107262" w:rsidRDefault="00986FBA">
            <w:pPr>
              <w:pStyle w:val="Caption"/>
              <w:snapToGrid w:val="0"/>
              <w:spacing w:before="40" w:after="40"/>
              <w:rPr>
                <w:rFonts w:ascii="Arial" w:hAnsi="Arial"/>
                <w:i w:val="0"/>
                <w:sz w:val="16"/>
                <w:szCs w:val="16"/>
                <w:lang w:val="en-US"/>
                <w:rPrChange w:id="54" w:author="Stig Syndergaard" w:date="2022-10-24T18:01:00Z">
                  <w:rPr>
                    <w:rFonts w:ascii="Arial" w:hAnsi="Arial"/>
                    <w:i w:val="0"/>
                    <w:sz w:val="16"/>
                    <w:szCs w:val="16"/>
                    <w:lang w:val="da-DK"/>
                  </w:rPr>
                </w:rPrChange>
              </w:rPr>
            </w:pPr>
            <w:r w:rsidRPr="00107262">
              <w:rPr>
                <w:rFonts w:ascii="Arial" w:hAnsi="Arial"/>
                <w:i w:val="0"/>
                <w:sz w:val="16"/>
                <w:szCs w:val="16"/>
                <w:lang w:val="en-US"/>
                <w:rPrChange w:id="55" w:author="Stig Syndergaard" w:date="2022-10-24T18:01:00Z">
                  <w:rPr>
                    <w:rFonts w:ascii="Arial" w:hAnsi="Arial"/>
                    <w:i w:val="0"/>
                    <w:sz w:val="16"/>
                    <w:szCs w:val="16"/>
                    <w:lang w:val="da-DK"/>
                  </w:rPr>
                </w:rPrChange>
              </w:rPr>
              <w:t>028 = ISRO</w:t>
            </w:r>
          </w:p>
          <w:p w14:paraId="76809261" w14:textId="77777777" w:rsidR="00086DB9" w:rsidRPr="00107262" w:rsidRDefault="00986FBA">
            <w:pPr>
              <w:pStyle w:val="Standard"/>
              <w:snapToGrid w:val="0"/>
              <w:spacing w:before="40" w:after="40"/>
              <w:rPr>
                <w:rFonts w:ascii="Arial" w:hAnsi="Arial"/>
                <w:sz w:val="16"/>
                <w:szCs w:val="16"/>
                <w:lang w:val="en-US"/>
                <w:rPrChange w:id="56" w:author="Stig Syndergaard" w:date="2022-10-24T18:01:00Z">
                  <w:rPr>
                    <w:rFonts w:ascii="Arial" w:hAnsi="Arial"/>
                    <w:sz w:val="16"/>
                    <w:szCs w:val="16"/>
                    <w:lang w:val="da-DK"/>
                  </w:rPr>
                </w:rPrChange>
              </w:rPr>
            </w:pPr>
            <w:r w:rsidRPr="00107262">
              <w:rPr>
                <w:rFonts w:ascii="Arial" w:hAnsi="Arial"/>
                <w:sz w:val="16"/>
                <w:szCs w:val="16"/>
                <w:lang w:val="en-US"/>
                <w:rPrChange w:id="57" w:author="Stig Syndergaard" w:date="2022-10-24T18:01:00Z">
                  <w:rPr>
                    <w:rFonts w:ascii="Arial" w:hAnsi="Arial"/>
                    <w:sz w:val="16"/>
                    <w:szCs w:val="16"/>
                    <w:lang w:val="da-DK"/>
                  </w:rPr>
                </w:rPrChange>
              </w:rPr>
              <w:t>038 = CMA</w:t>
            </w:r>
          </w:p>
          <w:p w14:paraId="76809262" w14:textId="77777777" w:rsidR="00086DB9" w:rsidRPr="00107262" w:rsidRDefault="00986FBA">
            <w:pPr>
              <w:pStyle w:val="Caption"/>
              <w:snapToGrid w:val="0"/>
              <w:spacing w:before="40" w:after="40"/>
              <w:rPr>
                <w:rFonts w:ascii="Arial" w:hAnsi="Arial"/>
                <w:i w:val="0"/>
                <w:sz w:val="16"/>
                <w:szCs w:val="16"/>
                <w:lang w:val="en-US"/>
                <w:rPrChange w:id="58" w:author="Stig Syndergaard" w:date="2022-10-24T18:01:00Z">
                  <w:rPr>
                    <w:rFonts w:ascii="Arial" w:hAnsi="Arial"/>
                    <w:i w:val="0"/>
                    <w:sz w:val="16"/>
                    <w:szCs w:val="16"/>
                    <w:lang w:val="da-DK"/>
                  </w:rPr>
                </w:rPrChange>
              </w:rPr>
            </w:pPr>
            <w:r w:rsidRPr="00107262">
              <w:rPr>
                <w:rFonts w:ascii="Arial" w:hAnsi="Arial"/>
                <w:i w:val="0"/>
                <w:sz w:val="16"/>
                <w:szCs w:val="16"/>
                <w:lang w:val="en-US"/>
                <w:rPrChange w:id="59" w:author="Stig Syndergaard" w:date="2022-10-24T18:01:00Z">
                  <w:rPr>
                    <w:rFonts w:ascii="Arial" w:hAnsi="Arial"/>
                    <w:i w:val="0"/>
                    <w:sz w:val="16"/>
                    <w:szCs w:val="16"/>
                    <w:lang w:val="da-DK"/>
                  </w:rPr>
                </w:rPrChange>
              </w:rPr>
              <w:t>060 = UCAR</w:t>
            </w:r>
          </w:p>
          <w:p w14:paraId="76809263" w14:textId="77777777" w:rsidR="00086DB9" w:rsidRPr="00107262" w:rsidRDefault="00986FBA">
            <w:pPr>
              <w:pStyle w:val="Standard"/>
              <w:rPr>
                <w:rFonts w:ascii="Arial" w:hAnsi="Arial"/>
                <w:sz w:val="16"/>
                <w:szCs w:val="16"/>
                <w:lang w:val="en-US"/>
                <w:rPrChange w:id="60" w:author="Stig Syndergaard" w:date="2022-10-24T18:01:00Z">
                  <w:rPr>
                    <w:rFonts w:ascii="Arial" w:hAnsi="Arial"/>
                    <w:sz w:val="16"/>
                    <w:szCs w:val="16"/>
                    <w:lang w:val="da-DK"/>
                  </w:rPr>
                </w:rPrChange>
              </w:rPr>
            </w:pPr>
            <w:r w:rsidRPr="00107262">
              <w:rPr>
                <w:rFonts w:ascii="Arial" w:hAnsi="Arial"/>
                <w:sz w:val="16"/>
                <w:szCs w:val="16"/>
                <w:lang w:val="en-US"/>
                <w:rPrChange w:id="61" w:author="Stig Syndergaard" w:date="2022-10-24T18:01:00Z">
                  <w:rPr>
                    <w:rFonts w:ascii="Arial" w:hAnsi="Arial"/>
                    <w:sz w:val="16"/>
                    <w:szCs w:val="16"/>
                    <w:lang w:val="da-DK"/>
                  </w:rPr>
                </w:rPrChange>
              </w:rPr>
              <w:t>078 = DWD (GFZ)</w:t>
            </w:r>
          </w:p>
          <w:p w14:paraId="76809264"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65" w14:textId="77777777" w:rsidR="00086DB9" w:rsidRDefault="00986FBA">
            <w:pPr>
              <w:pStyle w:val="Standard"/>
              <w:rPr>
                <w:rFonts w:ascii="Arial" w:hAnsi="Arial"/>
                <w:sz w:val="16"/>
                <w:szCs w:val="16"/>
                <w:lang w:val="da-DK"/>
              </w:rPr>
            </w:pPr>
            <w:r>
              <w:rPr>
                <w:rFonts w:ascii="Arial" w:hAnsi="Arial"/>
                <w:sz w:val="16"/>
                <w:szCs w:val="16"/>
                <w:lang w:val="da-DK"/>
              </w:rPr>
              <w:t>254 = EUMETSAT</w:t>
            </w:r>
          </w:p>
        </w:tc>
      </w:tr>
      <w:tr w:rsidR="00086DB9" w14:paraId="7680926A" w14:textId="77777777">
        <w:tc>
          <w:tcPr>
            <w:tcW w:w="1097" w:type="dxa"/>
            <w:shd w:val="clear" w:color="auto" w:fill="F3F3F3"/>
            <w:tcMar>
              <w:top w:w="0" w:type="dxa"/>
              <w:left w:w="108" w:type="dxa"/>
              <w:bottom w:w="0" w:type="dxa"/>
              <w:right w:w="108" w:type="dxa"/>
            </w:tcMar>
          </w:tcPr>
          <w:p w14:paraId="7680926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430" w:type="dxa"/>
            <w:shd w:val="clear" w:color="auto" w:fill="F3F3F3"/>
            <w:tcMar>
              <w:top w:w="0" w:type="dxa"/>
              <w:left w:w="108" w:type="dxa"/>
              <w:bottom w:w="0" w:type="dxa"/>
              <w:right w:w="108" w:type="dxa"/>
            </w:tcMar>
          </w:tcPr>
          <w:p w14:paraId="7680926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6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6E" w14:textId="77777777">
        <w:tc>
          <w:tcPr>
            <w:tcW w:w="1097" w:type="dxa"/>
            <w:shd w:val="clear" w:color="auto" w:fill="E0E0E0"/>
            <w:tcMar>
              <w:top w:w="0" w:type="dxa"/>
              <w:left w:w="108" w:type="dxa"/>
              <w:bottom w:w="0" w:type="dxa"/>
              <w:right w:w="108" w:type="dxa"/>
            </w:tcMar>
          </w:tcPr>
          <w:p w14:paraId="7680926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30" w:type="dxa"/>
            <w:shd w:val="clear" w:color="auto" w:fill="E0E0E0"/>
            <w:tcMar>
              <w:top w:w="0" w:type="dxa"/>
              <w:left w:w="108" w:type="dxa"/>
              <w:bottom w:w="0" w:type="dxa"/>
              <w:right w:w="108" w:type="dxa"/>
            </w:tcMar>
          </w:tcPr>
          <w:p w14:paraId="7680926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6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72" w14:textId="77777777">
        <w:tc>
          <w:tcPr>
            <w:tcW w:w="1097" w:type="dxa"/>
            <w:shd w:val="clear" w:color="auto" w:fill="F3F3F3"/>
            <w:tcMar>
              <w:top w:w="0" w:type="dxa"/>
              <w:left w:w="108" w:type="dxa"/>
              <w:bottom w:w="0" w:type="dxa"/>
              <w:right w:w="108" w:type="dxa"/>
            </w:tcMar>
          </w:tcPr>
          <w:p w14:paraId="7680926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9</w:t>
            </w:r>
          </w:p>
        </w:tc>
        <w:tc>
          <w:tcPr>
            <w:tcW w:w="5430" w:type="dxa"/>
            <w:shd w:val="clear" w:color="auto" w:fill="F3F3F3"/>
            <w:tcMar>
              <w:top w:w="0" w:type="dxa"/>
              <w:left w:w="108" w:type="dxa"/>
              <w:bottom w:w="0" w:type="dxa"/>
              <w:right w:w="108" w:type="dxa"/>
            </w:tcMar>
          </w:tcPr>
          <w:p w14:paraId="7680927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7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p>
        </w:tc>
      </w:tr>
      <w:tr w:rsidR="00086DB9" w14:paraId="76809276" w14:textId="77777777">
        <w:tc>
          <w:tcPr>
            <w:tcW w:w="1097" w:type="dxa"/>
            <w:shd w:val="clear" w:color="auto" w:fill="E0E0E0"/>
            <w:tcMar>
              <w:top w:w="0" w:type="dxa"/>
              <w:left w:w="108" w:type="dxa"/>
              <w:bottom w:w="0" w:type="dxa"/>
              <w:right w:w="108" w:type="dxa"/>
            </w:tcMar>
          </w:tcPr>
          <w:p w14:paraId="7680927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430" w:type="dxa"/>
            <w:shd w:val="clear" w:color="auto" w:fill="E0E0E0"/>
            <w:tcMar>
              <w:top w:w="0" w:type="dxa"/>
              <w:left w:w="108" w:type="dxa"/>
              <w:bottom w:w="0" w:type="dxa"/>
              <w:right w:w="108" w:type="dxa"/>
            </w:tcMar>
          </w:tcPr>
          <w:p w14:paraId="76809274" w14:textId="77777777" w:rsidR="00086DB9" w:rsidRDefault="00986FBA">
            <w:pPr>
              <w:pStyle w:val="Footnote"/>
              <w:rPr>
                <w:sz w:val="16"/>
                <w:szCs w:val="16"/>
              </w:rPr>
            </w:pPr>
            <w:r>
              <w:rPr>
                <w:sz w:val="16"/>
                <w:szCs w:val="16"/>
              </w:rPr>
              <w:t>Data Sub-Category (locally defined by Originating Centre)</w:t>
            </w:r>
          </w:p>
        </w:tc>
        <w:tc>
          <w:tcPr>
            <w:tcW w:w="2545" w:type="dxa"/>
            <w:shd w:val="clear" w:color="auto" w:fill="E0E0E0"/>
            <w:tcMar>
              <w:top w:w="0" w:type="dxa"/>
              <w:left w:w="108" w:type="dxa"/>
              <w:bottom w:w="0" w:type="dxa"/>
              <w:right w:w="108" w:type="dxa"/>
            </w:tcMar>
          </w:tcPr>
          <w:p w14:paraId="7680927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7A" w14:textId="77777777">
        <w:tc>
          <w:tcPr>
            <w:tcW w:w="1097" w:type="dxa"/>
            <w:shd w:val="clear" w:color="auto" w:fill="F3F3F3"/>
            <w:tcMar>
              <w:top w:w="0" w:type="dxa"/>
              <w:left w:w="108" w:type="dxa"/>
              <w:bottom w:w="0" w:type="dxa"/>
              <w:right w:w="108" w:type="dxa"/>
            </w:tcMar>
          </w:tcPr>
          <w:p w14:paraId="7680927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11</w:t>
            </w:r>
          </w:p>
        </w:tc>
        <w:tc>
          <w:tcPr>
            <w:tcW w:w="5430" w:type="dxa"/>
            <w:shd w:val="clear" w:color="auto" w:fill="F3F3F3"/>
            <w:tcMar>
              <w:top w:w="0" w:type="dxa"/>
              <w:left w:w="108" w:type="dxa"/>
              <w:bottom w:w="0" w:type="dxa"/>
              <w:right w:w="108" w:type="dxa"/>
            </w:tcMar>
          </w:tcPr>
          <w:p w14:paraId="76809278" w14:textId="77777777" w:rsidR="00086DB9" w:rsidRDefault="00986FBA">
            <w:pPr>
              <w:pStyle w:val="Caption"/>
              <w:snapToGrid w:val="0"/>
              <w:spacing w:before="40" w:after="40"/>
            </w:pPr>
            <w:r>
              <w:rPr>
                <w:rFonts w:ascii="Arial" w:hAnsi="Arial"/>
                <w:i w:val="0"/>
                <w:sz w:val="16"/>
                <w:szCs w:val="16"/>
              </w:rPr>
              <w:t>Version Number of Master Table</w:t>
            </w:r>
            <w:r>
              <w:rPr>
                <w:rStyle w:val="FootnoteSymbol"/>
                <w:rFonts w:ascii="Arial" w:hAnsi="Arial"/>
                <w:sz w:val="16"/>
                <w:szCs w:val="16"/>
              </w:rPr>
              <w:footnoteReference w:id="9"/>
            </w:r>
          </w:p>
        </w:tc>
        <w:tc>
          <w:tcPr>
            <w:tcW w:w="2545" w:type="dxa"/>
            <w:shd w:val="clear" w:color="auto" w:fill="F3F3F3"/>
            <w:tcMar>
              <w:top w:w="0" w:type="dxa"/>
              <w:left w:w="108" w:type="dxa"/>
              <w:bottom w:w="0" w:type="dxa"/>
              <w:right w:w="108" w:type="dxa"/>
            </w:tcMar>
          </w:tcPr>
          <w:p w14:paraId="7680927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12</w:t>
            </w:r>
          </w:p>
        </w:tc>
      </w:tr>
      <w:tr w:rsidR="00086DB9" w14:paraId="7680927E" w14:textId="77777777">
        <w:tc>
          <w:tcPr>
            <w:tcW w:w="1097" w:type="dxa"/>
            <w:shd w:val="clear" w:color="auto" w:fill="E0E0E0"/>
            <w:tcMar>
              <w:top w:w="0" w:type="dxa"/>
              <w:left w:w="108" w:type="dxa"/>
              <w:bottom w:w="0" w:type="dxa"/>
              <w:right w:w="108" w:type="dxa"/>
            </w:tcMar>
          </w:tcPr>
          <w:p w14:paraId="7680927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12</w:t>
            </w:r>
          </w:p>
        </w:tc>
        <w:tc>
          <w:tcPr>
            <w:tcW w:w="5430" w:type="dxa"/>
            <w:shd w:val="clear" w:color="auto" w:fill="E0E0E0"/>
            <w:tcMar>
              <w:top w:w="0" w:type="dxa"/>
              <w:left w:w="108" w:type="dxa"/>
              <w:bottom w:w="0" w:type="dxa"/>
              <w:right w:w="108" w:type="dxa"/>
            </w:tcMar>
          </w:tcPr>
          <w:p w14:paraId="7680927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E0E0E0"/>
            <w:tcMar>
              <w:top w:w="0" w:type="dxa"/>
              <w:left w:w="108" w:type="dxa"/>
              <w:bottom w:w="0" w:type="dxa"/>
              <w:right w:w="108" w:type="dxa"/>
            </w:tcMar>
          </w:tcPr>
          <w:p w14:paraId="7680927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82" w14:textId="77777777">
        <w:tc>
          <w:tcPr>
            <w:tcW w:w="1097" w:type="dxa"/>
            <w:shd w:val="clear" w:color="auto" w:fill="F3F3F3"/>
            <w:tcMar>
              <w:top w:w="0" w:type="dxa"/>
              <w:left w:w="108" w:type="dxa"/>
              <w:bottom w:w="0" w:type="dxa"/>
              <w:right w:w="108" w:type="dxa"/>
            </w:tcMar>
          </w:tcPr>
          <w:p w14:paraId="7680927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8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Century (2-digit)  ‘most typical for BUFR message content’</w:t>
            </w:r>
          </w:p>
        </w:tc>
        <w:tc>
          <w:tcPr>
            <w:tcW w:w="2545" w:type="dxa"/>
            <w:shd w:val="clear" w:color="auto" w:fill="F3F3F3"/>
            <w:tcMar>
              <w:top w:w="0" w:type="dxa"/>
              <w:left w:w="108" w:type="dxa"/>
              <w:bottom w:w="0" w:type="dxa"/>
              <w:right w:w="108" w:type="dxa"/>
            </w:tcMar>
          </w:tcPr>
          <w:p w14:paraId="7680928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86" w14:textId="77777777">
        <w:tc>
          <w:tcPr>
            <w:tcW w:w="1097" w:type="dxa"/>
            <w:shd w:val="clear" w:color="auto" w:fill="E0E0E0"/>
            <w:tcMar>
              <w:top w:w="0" w:type="dxa"/>
              <w:left w:w="108" w:type="dxa"/>
              <w:bottom w:w="0" w:type="dxa"/>
              <w:right w:w="108" w:type="dxa"/>
            </w:tcMar>
          </w:tcPr>
          <w:p w14:paraId="7680928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14–17</w:t>
            </w:r>
          </w:p>
        </w:tc>
        <w:tc>
          <w:tcPr>
            <w:tcW w:w="5430" w:type="dxa"/>
            <w:shd w:val="clear" w:color="auto" w:fill="E0E0E0"/>
            <w:tcMar>
              <w:top w:w="0" w:type="dxa"/>
              <w:left w:w="108" w:type="dxa"/>
              <w:bottom w:w="0" w:type="dxa"/>
              <w:right w:w="108" w:type="dxa"/>
            </w:tcMar>
          </w:tcPr>
          <w:p w14:paraId="7680928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&amp; Minute ‘most typical for BUFR message content’</w:t>
            </w:r>
          </w:p>
        </w:tc>
        <w:tc>
          <w:tcPr>
            <w:tcW w:w="2545" w:type="dxa"/>
            <w:shd w:val="clear" w:color="auto" w:fill="E0E0E0"/>
            <w:tcMar>
              <w:top w:w="0" w:type="dxa"/>
              <w:left w:w="108" w:type="dxa"/>
              <w:bottom w:w="0" w:type="dxa"/>
              <w:right w:w="108" w:type="dxa"/>
            </w:tcMar>
          </w:tcPr>
          <w:p w14:paraId="7680928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r w:rsidR="00086DB9" w14:paraId="7680928A" w14:textId="77777777">
        <w:tc>
          <w:tcPr>
            <w:tcW w:w="1097" w:type="dxa"/>
            <w:shd w:val="clear" w:color="auto" w:fill="F3F3F3"/>
            <w:tcMar>
              <w:top w:w="0" w:type="dxa"/>
              <w:left w:w="108" w:type="dxa"/>
              <w:bottom w:w="0" w:type="dxa"/>
              <w:right w:w="108" w:type="dxa"/>
            </w:tcMar>
          </w:tcPr>
          <w:p w14:paraId="7680928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18</w:t>
            </w:r>
          </w:p>
        </w:tc>
        <w:tc>
          <w:tcPr>
            <w:tcW w:w="5430" w:type="dxa"/>
            <w:shd w:val="clear" w:color="auto" w:fill="F3F3F3"/>
            <w:tcMar>
              <w:top w:w="0" w:type="dxa"/>
              <w:left w:w="108" w:type="dxa"/>
              <w:bottom w:w="0" w:type="dxa"/>
              <w:right w:w="108" w:type="dxa"/>
            </w:tcMar>
          </w:tcPr>
          <w:p w14:paraId="7680928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to even number of octets</w:t>
            </w:r>
          </w:p>
        </w:tc>
        <w:tc>
          <w:tcPr>
            <w:tcW w:w="2545" w:type="dxa"/>
            <w:shd w:val="clear" w:color="auto" w:fill="F3F3F3"/>
            <w:tcMar>
              <w:top w:w="0" w:type="dxa"/>
              <w:left w:w="108" w:type="dxa"/>
              <w:bottom w:w="0" w:type="dxa"/>
              <w:right w:w="108" w:type="dxa"/>
            </w:tcMar>
          </w:tcPr>
          <w:p w14:paraId="7680928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bl>
    <w:p w14:paraId="7680928B" w14:textId="77777777" w:rsidR="00086DB9" w:rsidRDefault="00086DB9">
      <w:pPr>
        <w:pStyle w:val="Caption"/>
        <w:jc w:val="center"/>
        <w:rPr>
          <w:rFonts w:ascii="Arial" w:hAnsi="Arial" w:cs="Arial"/>
          <w:b/>
          <w:sz w:val="20"/>
        </w:rPr>
      </w:pPr>
      <w:bookmarkStart w:id="62" w:name="_Ref246326049"/>
    </w:p>
    <w:p w14:paraId="7680928C" w14:textId="77777777" w:rsidR="00086DB9" w:rsidRDefault="00986FBA">
      <w:pPr>
        <w:pStyle w:val="Caption"/>
        <w:jc w:val="center"/>
      </w:pPr>
      <w:bookmarkStart w:id="63" w:name="_Ref291073538"/>
      <w:r>
        <w:rPr>
          <w:rFonts w:ascii="Arial" w:hAnsi="Arial" w:cs="Arial"/>
          <w:b/>
          <w:sz w:val="20"/>
        </w:rPr>
        <w:t>Table</w:t>
      </w:r>
      <w:r>
        <w:rPr>
          <w:rFonts w:ascii="Arial" w:eastAsia="Arial" w:hAnsi="Arial" w:cs="Arial"/>
          <w:b/>
          <w:sz w:val="20"/>
        </w:rPr>
        <w:t xml:space="preserve"> </w:t>
      </w:r>
      <w:bookmarkEnd w:id="62"/>
      <w:bookmarkEnd w:id="63"/>
      <w:r>
        <w:rPr>
          <w:rFonts w:ascii="Arial" w:eastAsia="Arial" w:hAnsi="Arial" w:cs="Arial"/>
          <w:b/>
          <w:sz w:val="20"/>
        </w:rPr>
        <w:t xml:space="preserve"> </w:t>
      </w:r>
      <w:bookmarkStart w:id="64" w:name="Table_3"/>
      <w:r>
        <w:rPr>
          <w:rFonts w:ascii="Arial" w:hAnsi="Arial" w:cs="Arial"/>
          <w:b/>
          <w:sz w:val="20"/>
        </w:rPr>
        <w:t>3</w:t>
      </w:r>
      <w:bookmarkEnd w:id="64"/>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current</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90" w14:textId="77777777">
        <w:tc>
          <w:tcPr>
            <w:tcW w:w="1097" w:type="dxa"/>
            <w:shd w:val="clear" w:color="auto" w:fill="94BD5E"/>
            <w:tcMar>
              <w:top w:w="0" w:type="dxa"/>
              <w:left w:w="108" w:type="dxa"/>
              <w:bottom w:w="0" w:type="dxa"/>
              <w:right w:w="108" w:type="dxa"/>
            </w:tcMar>
            <w:vAlign w:val="center"/>
          </w:tcPr>
          <w:p w14:paraId="7680928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8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8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94" w14:textId="77777777">
        <w:tc>
          <w:tcPr>
            <w:tcW w:w="1097" w:type="dxa"/>
            <w:shd w:val="clear" w:color="auto" w:fill="F3F3F3"/>
            <w:tcMar>
              <w:top w:w="0" w:type="dxa"/>
              <w:left w:w="108" w:type="dxa"/>
              <w:bottom w:w="0" w:type="dxa"/>
              <w:right w:w="108" w:type="dxa"/>
            </w:tcMar>
          </w:tcPr>
          <w:p w14:paraId="76809291"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9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1</w:t>
            </w:r>
          </w:p>
        </w:tc>
        <w:tc>
          <w:tcPr>
            <w:tcW w:w="2545" w:type="dxa"/>
            <w:shd w:val="clear" w:color="auto" w:fill="F3F3F3"/>
            <w:tcMar>
              <w:top w:w="0" w:type="dxa"/>
              <w:left w:w="108" w:type="dxa"/>
              <w:bottom w:w="0" w:type="dxa"/>
              <w:right w:w="108" w:type="dxa"/>
            </w:tcMar>
          </w:tcPr>
          <w:p w14:paraId="7680929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22</w:t>
            </w:r>
          </w:p>
        </w:tc>
      </w:tr>
      <w:tr w:rsidR="00086DB9" w14:paraId="76809298" w14:textId="77777777">
        <w:tc>
          <w:tcPr>
            <w:tcW w:w="1097" w:type="dxa"/>
            <w:shd w:val="clear" w:color="auto" w:fill="E0E0E0"/>
            <w:tcMar>
              <w:top w:w="0" w:type="dxa"/>
              <w:left w:w="108" w:type="dxa"/>
              <w:bottom w:w="0" w:type="dxa"/>
              <w:right w:w="108" w:type="dxa"/>
            </w:tcMar>
          </w:tcPr>
          <w:p w14:paraId="76809295"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4</w:t>
            </w:r>
          </w:p>
        </w:tc>
        <w:tc>
          <w:tcPr>
            <w:tcW w:w="5430" w:type="dxa"/>
            <w:shd w:val="clear" w:color="auto" w:fill="E0E0E0"/>
            <w:tcMar>
              <w:top w:w="0" w:type="dxa"/>
              <w:left w:w="108" w:type="dxa"/>
              <w:bottom w:w="0" w:type="dxa"/>
              <w:right w:w="108" w:type="dxa"/>
            </w:tcMar>
          </w:tcPr>
          <w:p w14:paraId="7680929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9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A2" w14:textId="77777777">
        <w:tc>
          <w:tcPr>
            <w:tcW w:w="1097" w:type="dxa"/>
            <w:shd w:val="clear" w:color="auto" w:fill="F3F3F3"/>
            <w:tcMar>
              <w:top w:w="0" w:type="dxa"/>
              <w:left w:w="108" w:type="dxa"/>
              <w:bottom w:w="0" w:type="dxa"/>
              <w:right w:w="108" w:type="dxa"/>
            </w:tcMar>
          </w:tcPr>
          <w:p w14:paraId="76809299"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5–6</w:t>
            </w:r>
          </w:p>
        </w:tc>
        <w:tc>
          <w:tcPr>
            <w:tcW w:w="5430" w:type="dxa"/>
            <w:shd w:val="clear" w:color="auto" w:fill="F3F3F3"/>
            <w:tcMar>
              <w:top w:w="0" w:type="dxa"/>
              <w:left w:w="108" w:type="dxa"/>
              <w:bottom w:w="0" w:type="dxa"/>
              <w:right w:w="108" w:type="dxa"/>
            </w:tcMar>
          </w:tcPr>
          <w:p w14:paraId="7680929A" w14:textId="77777777" w:rsidR="00086DB9" w:rsidRDefault="00986FBA">
            <w:pPr>
              <w:pStyle w:val="Caption"/>
              <w:snapToGrid w:val="0"/>
              <w:spacing w:before="40" w:after="40"/>
              <w:jc w:val="left"/>
              <w:rPr>
                <w:rFonts w:ascii="Arial" w:hAnsi="Arial"/>
                <w:i w:val="0"/>
                <w:sz w:val="16"/>
                <w:szCs w:val="16"/>
              </w:rPr>
            </w:pPr>
            <w:r>
              <w:rPr>
                <w:rFonts w:ascii="Arial" w:hAnsi="Arial"/>
                <w:i w:val="0"/>
                <w:sz w:val="16"/>
                <w:szCs w:val="16"/>
              </w:rPr>
              <w:t xml:space="preserve">Identification of Originating/Generating Centre </w:t>
            </w:r>
            <w:r>
              <w:rPr>
                <w:rFonts w:ascii="Arial" w:hAnsi="Arial"/>
                <w:i w:val="0"/>
                <w:sz w:val="16"/>
                <w:szCs w:val="16"/>
              </w:rPr>
              <w:br/>
              <w:t>(CCT C-1 or C-11)</w:t>
            </w:r>
          </w:p>
        </w:tc>
        <w:tc>
          <w:tcPr>
            <w:tcW w:w="2545" w:type="dxa"/>
            <w:shd w:val="clear" w:color="auto" w:fill="F3F3F3"/>
            <w:tcMar>
              <w:top w:w="0" w:type="dxa"/>
              <w:left w:w="108" w:type="dxa"/>
              <w:bottom w:w="0" w:type="dxa"/>
              <w:right w:w="108" w:type="dxa"/>
            </w:tcMar>
          </w:tcPr>
          <w:p w14:paraId="7680929B" w14:textId="77777777" w:rsidR="00086DB9" w:rsidRPr="00107262" w:rsidRDefault="00986FBA">
            <w:pPr>
              <w:pStyle w:val="Caption"/>
              <w:snapToGrid w:val="0"/>
              <w:spacing w:before="40" w:after="40"/>
              <w:rPr>
                <w:rFonts w:ascii="Arial" w:hAnsi="Arial"/>
                <w:i w:val="0"/>
                <w:sz w:val="16"/>
                <w:szCs w:val="16"/>
                <w:lang w:val="en-US"/>
                <w:rPrChange w:id="65" w:author="Stig Syndergaard" w:date="2022-10-24T18:01:00Z">
                  <w:rPr>
                    <w:rFonts w:ascii="Arial" w:hAnsi="Arial"/>
                    <w:i w:val="0"/>
                    <w:sz w:val="16"/>
                    <w:szCs w:val="16"/>
                    <w:lang w:val="da-DK"/>
                  </w:rPr>
                </w:rPrChange>
              </w:rPr>
            </w:pPr>
            <w:r w:rsidRPr="00107262">
              <w:rPr>
                <w:rFonts w:ascii="Arial" w:hAnsi="Arial"/>
                <w:i w:val="0"/>
                <w:sz w:val="16"/>
                <w:szCs w:val="16"/>
                <w:lang w:val="en-US"/>
                <w:rPrChange w:id="66" w:author="Stig Syndergaard" w:date="2022-10-24T18:01:00Z">
                  <w:rPr>
                    <w:rFonts w:ascii="Arial" w:hAnsi="Arial"/>
                    <w:i w:val="0"/>
                    <w:sz w:val="16"/>
                    <w:szCs w:val="16"/>
                    <w:lang w:val="da-DK"/>
                  </w:rPr>
                </w:rPrChange>
              </w:rPr>
              <w:t>028 = ISRO</w:t>
            </w:r>
          </w:p>
          <w:p w14:paraId="7680929C" w14:textId="77777777" w:rsidR="00086DB9" w:rsidRPr="00107262" w:rsidRDefault="00986FBA">
            <w:pPr>
              <w:pStyle w:val="Caption"/>
              <w:snapToGrid w:val="0"/>
              <w:spacing w:before="40" w:after="40"/>
              <w:rPr>
                <w:rFonts w:ascii="Arial" w:hAnsi="Arial"/>
                <w:i w:val="0"/>
                <w:sz w:val="16"/>
                <w:szCs w:val="16"/>
                <w:lang w:val="en-US"/>
                <w:rPrChange w:id="67" w:author="Stig Syndergaard" w:date="2022-10-24T18:01:00Z">
                  <w:rPr>
                    <w:rFonts w:ascii="Arial" w:hAnsi="Arial"/>
                    <w:i w:val="0"/>
                    <w:sz w:val="16"/>
                    <w:szCs w:val="16"/>
                    <w:lang w:val="da-DK"/>
                  </w:rPr>
                </w:rPrChange>
              </w:rPr>
            </w:pPr>
            <w:r w:rsidRPr="00107262">
              <w:rPr>
                <w:rFonts w:ascii="Arial" w:hAnsi="Arial"/>
                <w:i w:val="0"/>
                <w:sz w:val="16"/>
                <w:szCs w:val="16"/>
                <w:lang w:val="en-US"/>
                <w:rPrChange w:id="68" w:author="Stig Syndergaard" w:date="2022-10-24T18:01:00Z">
                  <w:rPr>
                    <w:rFonts w:ascii="Arial" w:hAnsi="Arial"/>
                    <w:i w:val="0"/>
                    <w:sz w:val="16"/>
                    <w:szCs w:val="16"/>
                    <w:lang w:val="da-DK"/>
                  </w:rPr>
                </w:rPrChange>
              </w:rPr>
              <w:t>038 = CMA</w:t>
            </w:r>
          </w:p>
          <w:p w14:paraId="7680929D" w14:textId="77777777" w:rsidR="00086DB9" w:rsidRPr="00107262" w:rsidRDefault="00986FBA">
            <w:pPr>
              <w:pStyle w:val="Caption"/>
              <w:snapToGrid w:val="0"/>
              <w:spacing w:before="40" w:after="40"/>
              <w:rPr>
                <w:rFonts w:ascii="Arial" w:hAnsi="Arial"/>
                <w:i w:val="0"/>
                <w:sz w:val="16"/>
                <w:szCs w:val="16"/>
                <w:lang w:val="en-US"/>
                <w:rPrChange w:id="69" w:author="Stig Syndergaard" w:date="2022-10-24T18:01:00Z">
                  <w:rPr>
                    <w:rFonts w:ascii="Arial" w:hAnsi="Arial"/>
                    <w:i w:val="0"/>
                    <w:sz w:val="16"/>
                    <w:szCs w:val="16"/>
                    <w:lang w:val="da-DK"/>
                  </w:rPr>
                </w:rPrChange>
              </w:rPr>
            </w:pPr>
            <w:r w:rsidRPr="00107262">
              <w:rPr>
                <w:rFonts w:ascii="Arial" w:hAnsi="Arial"/>
                <w:i w:val="0"/>
                <w:sz w:val="16"/>
                <w:szCs w:val="16"/>
                <w:lang w:val="en-US"/>
                <w:rPrChange w:id="70" w:author="Stig Syndergaard" w:date="2022-10-24T18:01:00Z">
                  <w:rPr>
                    <w:rFonts w:ascii="Arial" w:hAnsi="Arial"/>
                    <w:i w:val="0"/>
                    <w:sz w:val="16"/>
                    <w:szCs w:val="16"/>
                    <w:lang w:val="da-DK"/>
                  </w:rPr>
                </w:rPrChange>
              </w:rPr>
              <w:t>060 = UCAR</w:t>
            </w:r>
          </w:p>
          <w:p w14:paraId="7680929E" w14:textId="77777777" w:rsidR="00086DB9" w:rsidRPr="00107262" w:rsidRDefault="00986FBA">
            <w:pPr>
              <w:pStyle w:val="Standard"/>
              <w:rPr>
                <w:rFonts w:ascii="Arial" w:hAnsi="Arial"/>
                <w:sz w:val="16"/>
                <w:szCs w:val="16"/>
                <w:lang w:val="en-US"/>
                <w:rPrChange w:id="71" w:author="Stig Syndergaard" w:date="2022-10-24T18:01:00Z">
                  <w:rPr>
                    <w:rFonts w:ascii="Arial" w:hAnsi="Arial"/>
                    <w:sz w:val="16"/>
                    <w:szCs w:val="16"/>
                    <w:lang w:val="da-DK"/>
                  </w:rPr>
                </w:rPrChange>
              </w:rPr>
            </w:pPr>
            <w:r w:rsidRPr="00107262">
              <w:rPr>
                <w:rFonts w:ascii="Arial" w:hAnsi="Arial"/>
                <w:sz w:val="16"/>
                <w:szCs w:val="16"/>
                <w:lang w:val="en-US"/>
                <w:rPrChange w:id="72" w:author="Stig Syndergaard" w:date="2022-10-24T18:01:00Z">
                  <w:rPr>
                    <w:rFonts w:ascii="Arial" w:hAnsi="Arial"/>
                    <w:sz w:val="16"/>
                    <w:szCs w:val="16"/>
                    <w:lang w:val="da-DK"/>
                  </w:rPr>
                </w:rPrChange>
              </w:rPr>
              <w:t>078 = DWD (GFZ)</w:t>
            </w:r>
          </w:p>
          <w:p w14:paraId="7680929F"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A0" w14:textId="77777777" w:rsidR="00086DB9" w:rsidRDefault="00986FBA">
            <w:pPr>
              <w:pStyle w:val="Standard"/>
              <w:spacing w:before="40" w:after="40"/>
              <w:rPr>
                <w:rFonts w:ascii="Arial" w:hAnsi="Arial"/>
                <w:sz w:val="16"/>
                <w:szCs w:val="16"/>
                <w:lang w:val="da-DK"/>
              </w:rPr>
            </w:pPr>
            <w:r>
              <w:rPr>
                <w:rFonts w:ascii="Arial" w:hAnsi="Arial"/>
                <w:sz w:val="16"/>
                <w:szCs w:val="16"/>
                <w:lang w:val="da-DK"/>
              </w:rPr>
              <w:t>178 = SPIRE</w:t>
            </w:r>
          </w:p>
          <w:p w14:paraId="768092A1"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254 = EUMETSAT</w:t>
            </w:r>
          </w:p>
        </w:tc>
      </w:tr>
      <w:tr w:rsidR="00086DB9" w14:paraId="768092A7" w14:textId="77777777">
        <w:tc>
          <w:tcPr>
            <w:tcW w:w="1097" w:type="dxa"/>
            <w:shd w:val="clear" w:color="auto" w:fill="E0E0E0"/>
            <w:tcMar>
              <w:top w:w="0" w:type="dxa"/>
              <w:left w:w="108" w:type="dxa"/>
              <w:bottom w:w="0" w:type="dxa"/>
              <w:right w:w="108" w:type="dxa"/>
            </w:tcMar>
          </w:tcPr>
          <w:p w14:paraId="768092A3"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7–8</w:t>
            </w:r>
          </w:p>
        </w:tc>
        <w:tc>
          <w:tcPr>
            <w:tcW w:w="5430" w:type="dxa"/>
            <w:shd w:val="clear" w:color="auto" w:fill="E0E0E0"/>
            <w:tcMar>
              <w:top w:w="0" w:type="dxa"/>
              <w:left w:w="108" w:type="dxa"/>
              <w:bottom w:w="0" w:type="dxa"/>
              <w:right w:w="108" w:type="dxa"/>
            </w:tcMar>
          </w:tcPr>
          <w:p w14:paraId="768092A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Centre Originating/Generating Sub-Centre (CCT C-12)</w:t>
            </w:r>
          </w:p>
        </w:tc>
        <w:tc>
          <w:tcPr>
            <w:tcW w:w="2545" w:type="dxa"/>
            <w:shd w:val="clear" w:color="auto" w:fill="E0E0E0"/>
            <w:tcMar>
              <w:top w:w="0" w:type="dxa"/>
              <w:left w:w="108" w:type="dxa"/>
              <w:bottom w:w="0" w:type="dxa"/>
              <w:right w:w="108" w:type="dxa"/>
            </w:tcMar>
          </w:tcPr>
          <w:p w14:paraId="768092A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A6" w14:textId="77777777" w:rsidR="00086DB9" w:rsidRDefault="00986FBA">
            <w:pPr>
              <w:pStyle w:val="Caption"/>
              <w:spacing w:before="40" w:after="40"/>
              <w:rPr>
                <w:rFonts w:ascii="Arial" w:hAnsi="Arial"/>
                <w:i w:val="0"/>
                <w:sz w:val="16"/>
                <w:szCs w:val="16"/>
              </w:rPr>
            </w:pPr>
            <w:r>
              <w:rPr>
                <w:rFonts w:ascii="Arial" w:hAnsi="Arial"/>
                <w:i w:val="0"/>
                <w:sz w:val="16"/>
                <w:szCs w:val="16"/>
              </w:rPr>
              <w:t>0 = all others</w:t>
            </w:r>
          </w:p>
        </w:tc>
      </w:tr>
      <w:tr w:rsidR="00086DB9" w14:paraId="768092AB" w14:textId="77777777">
        <w:tc>
          <w:tcPr>
            <w:tcW w:w="1097" w:type="dxa"/>
            <w:shd w:val="clear" w:color="auto" w:fill="F3F3F3"/>
            <w:tcMar>
              <w:top w:w="0" w:type="dxa"/>
              <w:left w:w="108" w:type="dxa"/>
              <w:bottom w:w="0" w:type="dxa"/>
              <w:right w:w="108" w:type="dxa"/>
            </w:tcMar>
          </w:tcPr>
          <w:p w14:paraId="768092A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9</w:t>
            </w:r>
          </w:p>
        </w:tc>
        <w:tc>
          <w:tcPr>
            <w:tcW w:w="5430" w:type="dxa"/>
            <w:shd w:val="clear" w:color="auto" w:fill="F3F3F3"/>
            <w:tcMar>
              <w:top w:w="0" w:type="dxa"/>
              <w:left w:w="108" w:type="dxa"/>
              <w:bottom w:w="0" w:type="dxa"/>
              <w:right w:w="108" w:type="dxa"/>
            </w:tcMar>
          </w:tcPr>
          <w:p w14:paraId="768092A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A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AF" w14:textId="77777777">
        <w:tc>
          <w:tcPr>
            <w:tcW w:w="1097" w:type="dxa"/>
            <w:shd w:val="clear" w:color="auto" w:fill="E0E0E0"/>
            <w:tcMar>
              <w:top w:w="0" w:type="dxa"/>
              <w:left w:w="108" w:type="dxa"/>
              <w:bottom w:w="0" w:type="dxa"/>
              <w:right w:w="108" w:type="dxa"/>
            </w:tcMar>
          </w:tcPr>
          <w:p w14:paraId="768092A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10</w:t>
            </w:r>
          </w:p>
        </w:tc>
        <w:tc>
          <w:tcPr>
            <w:tcW w:w="5430" w:type="dxa"/>
            <w:shd w:val="clear" w:color="auto" w:fill="E0E0E0"/>
            <w:tcMar>
              <w:top w:w="0" w:type="dxa"/>
              <w:left w:w="108" w:type="dxa"/>
              <w:bottom w:w="0" w:type="dxa"/>
              <w:right w:w="108" w:type="dxa"/>
            </w:tcMar>
          </w:tcPr>
          <w:p w14:paraId="768092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A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B3" w14:textId="77777777">
        <w:tc>
          <w:tcPr>
            <w:tcW w:w="1097" w:type="dxa"/>
            <w:shd w:val="clear" w:color="auto" w:fill="F3F3F3"/>
            <w:tcMar>
              <w:top w:w="0" w:type="dxa"/>
              <w:left w:w="108" w:type="dxa"/>
              <w:bottom w:w="0" w:type="dxa"/>
              <w:right w:w="108" w:type="dxa"/>
            </w:tcMar>
          </w:tcPr>
          <w:p w14:paraId="768092B0" w14:textId="77777777" w:rsidR="00086DB9" w:rsidRDefault="00986FBA">
            <w:pPr>
              <w:pStyle w:val="Caption"/>
              <w:snapToGrid w:val="0"/>
              <w:spacing w:before="40" w:after="40"/>
              <w:jc w:val="center"/>
              <w:rPr>
                <w:rFonts w:ascii="Arial" w:hAnsi="Arial"/>
                <w:i w:val="0"/>
                <w:sz w:val="16"/>
                <w:szCs w:val="16"/>
              </w:rPr>
            </w:pPr>
            <w:commentRangeStart w:id="73"/>
            <w:r>
              <w:rPr>
                <w:rFonts w:ascii="Arial" w:hAnsi="Arial"/>
                <w:i w:val="0"/>
                <w:sz w:val="16"/>
                <w:szCs w:val="16"/>
              </w:rPr>
              <w:t>11</w:t>
            </w:r>
          </w:p>
        </w:tc>
        <w:tc>
          <w:tcPr>
            <w:tcW w:w="5430" w:type="dxa"/>
            <w:shd w:val="clear" w:color="auto" w:fill="F3F3F3"/>
            <w:tcMar>
              <w:top w:w="0" w:type="dxa"/>
              <w:left w:w="108" w:type="dxa"/>
              <w:bottom w:w="0" w:type="dxa"/>
              <w:right w:w="108" w:type="dxa"/>
            </w:tcMar>
          </w:tcPr>
          <w:p w14:paraId="768092B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B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commentRangeEnd w:id="73"/>
            <w:r w:rsidR="0010200C">
              <w:rPr>
                <w:rStyle w:val="CommentReference"/>
                <w:i w:val="0"/>
              </w:rPr>
              <w:commentReference w:id="73"/>
            </w:r>
          </w:p>
        </w:tc>
      </w:tr>
      <w:tr w:rsidR="00086DB9" w14:paraId="768092B7" w14:textId="77777777">
        <w:tc>
          <w:tcPr>
            <w:tcW w:w="1097" w:type="dxa"/>
            <w:shd w:val="clear" w:color="auto" w:fill="E6E6E6"/>
            <w:tcMar>
              <w:top w:w="0" w:type="dxa"/>
              <w:left w:w="108" w:type="dxa"/>
              <w:bottom w:w="0" w:type="dxa"/>
              <w:right w:w="108" w:type="dxa"/>
            </w:tcMar>
          </w:tcPr>
          <w:p w14:paraId="768092B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12</w:t>
            </w:r>
          </w:p>
        </w:tc>
        <w:tc>
          <w:tcPr>
            <w:tcW w:w="5430" w:type="dxa"/>
            <w:shd w:val="clear" w:color="auto" w:fill="E6E6E6"/>
            <w:tcMar>
              <w:top w:w="0" w:type="dxa"/>
              <w:left w:w="108" w:type="dxa"/>
              <w:bottom w:w="0" w:type="dxa"/>
              <w:right w:w="108" w:type="dxa"/>
            </w:tcMar>
          </w:tcPr>
          <w:p w14:paraId="768092B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International Data Sub-Category (CCT C-13)</w:t>
            </w:r>
          </w:p>
        </w:tc>
        <w:tc>
          <w:tcPr>
            <w:tcW w:w="2545" w:type="dxa"/>
            <w:shd w:val="clear" w:color="auto" w:fill="E6E6E6"/>
            <w:tcMar>
              <w:top w:w="0" w:type="dxa"/>
              <w:left w:w="108" w:type="dxa"/>
              <w:bottom w:w="0" w:type="dxa"/>
              <w:right w:w="108" w:type="dxa"/>
            </w:tcMar>
          </w:tcPr>
          <w:p w14:paraId="768092B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50 (RO)</w:t>
            </w:r>
          </w:p>
        </w:tc>
      </w:tr>
      <w:tr w:rsidR="00086DB9" w14:paraId="768092BB" w14:textId="77777777">
        <w:tc>
          <w:tcPr>
            <w:tcW w:w="1097" w:type="dxa"/>
            <w:shd w:val="clear" w:color="auto" w:fill="F3F3F3"/>
            <w:tcMar>
              <w:top w:w="0" w:type="dxa"/>
              <w:left w:w="108" w:type="dxa"/>
              <w:bottom w:w="0" w:type="dxa"/>
              <w:right w:w="108" w:type="dxa"/>
            </w:tcMar>
          </w:tcPr>
          <w:p w14:paraId="768092B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B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768092B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BF" w14:textId="77777777">
        <w:tc>
          <w:tcPr>
            <w:tcW w:w="1097" w:type="dxa"/>
            <w:shd w:val="clear" w:color="auto" w:fill="E0E0E0"/>
            <w:tcMar>
              <w:top w:w="0" w:type="dxa"/>
              <w:left w:w="108" w:type="dxa"/>
              <w:bottom w:w="0" w:type="dxa"/>
              <w:right w:w="108" w:type="dxa"/>
            </w:tcMar>
          </w:tcPr>
          <w:p w14:paraId="768092B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14</w:t>
            </w:r>
          </w:p>
        </w:tc>
        <w:tc>
          <w:tcPr>
            <w:tcW w:w="5430" w:type="dxa"/>
            <w:shd w:val="clear" w:color="auto" w:fill="E0E0E0"/>
            <w:tcMar>
              <w:top w:w="0" w:type="dxa"/>
              <w:left w:w="108" w:type="dxa"/>
              <w:bottom w:w="0" w:type="dxa"/>
              <w:right w:w="108" w:type="dxa"/>
            </w:tcMar>
          </w:tcPr>
          <w:p w14:paraId="768092B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Master Table</w:t>
            </w:r>
            <w:r>
              <w:rPr>
                <w:rFonts w:ascii="Arial" w:hAnsi="Arial"/>
                <w:i w:val="0"/>
                <w:sz w:val="16"/>
                <w:szCs w:val="16"/>
                <w:vertAlign w:val="superscript"/>
              </w:rPr>
              <w:t>9</w:t>
            </w:r>
          </w:p>
        </w:tc>
        <w:tc>
          <w:tcPr>
            <w:tcW w:w="2545" w:type="dxa"/>
            <w:shd w:val="clear" w:color="auto" w:fill="E0E0E0"/>
            <w:tcMar>
              <w:top w:w="0" w:type="dxa"/>
              <w:left w:w="108" w:type="dxa"/>
              <w:bottom w:w="0" w:type="dxa"/>
              <w:right w:w="108" w:type="dxa"/>
            </w:tcMar>
          </w:tcPr>
          <w:p w14:paraId="768092B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35</w:t>
            </w:r>
          </w:p>
        </w:tc>
      </w:tr>
      <w:tr w:rsidR="00086DB9" w14:paraId="768092C3" w14:textId="77777777">
        <w:tc>
          <w:tcPr>
            <w:tcW w:w="1097" w:type="dxa"/>
            <w:shd w:val="clear" w:color="auto" w:fill="F3F3F3"/>
            <w:tcMar>
              <w:top w:w="0" w:type="dxa"/>
              <w:left w:w="108" w:type="dxa"/>
              <w:bottom w:w="0" w:type="dxa"/>
              <w:right w:w="108" w:type="dxa"/>
            </w:tcMar>
          </w:tcPr>
          <w:p w14:paraId="768092C0"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15</w:t>
            </w:r>
          </w:p>
        </w:tc>
        <w:tc>
          <w:tcPr>
            <w:tcW w:w="5430" w:type="dxa"/>
            <w:shd w:val="clear" w:color="auto" w:fill="F3F3F3"/>
            <w:tcMar>
              <w:top w:w="0" w:type="dxa"/>
              <w:left w:w="108" w:type="dxa"/>
              <w:bottom w:w="0" w:type="dxa"/>
              <w:right w:w="108" w:type="dxa"/>
            </w:tcMar>
          </w:tcPr>
          <w:p w14:paraId="768092C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F3F3F3"/>
            <w:tcMar>
              <w:top w:w="0" w:type="dxa"/>
              <w:left w:w="108" w:type="dxa"/>
              <w:bottom w:w="0" w:type="dxa"/>
              <w:right w:w="108" w:type="dxa"/>
            </w:tcMar>
          </w:tcPr>
          <w:p w14:paraId="768092C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C7" w14:textId="77777777">
        <w:tc>
          <w:tcPr>
            <w:tcW w:w="1097" w:type="dxa"/>
            <w:shd w:val="clear" w:color="auto" w:fill="E0E0E0"/>
            <w:tcMar>
              <w:top w:w="0" w:type="dxa"/>
              <w:left w:w="108" w:type="dxa"/>
              <w:bottom w:w="0" w:type="dxa"/>
              <w:right w:w="108" w:type="dxa"/>
            </w:tcMar>
          </w:tcPr>
          <w:p w14:paraId="768092C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16-17</w:t>
            </w:r>
          </w:p>
        </w:tc>
        <w:tc>
          <w:tcPr>
            <w:tcW w:w="5430" w:type="dxa"/>
            <w:shd w:val="clear" w:color="auto" w:fill="E0E0E0"/>
            <w:tcMar>
              <w:top w:w="0" w:type="dxa"/>
              <w:left w:w="108" w:type="dxa"/>
              <w:bottom w:w="0" w:type="dxa"/>
              <w:right w:w="108" w:type="dxa"/>
            </w:tcMar>
          </w:tcPr>
          <w:p w14:paraId="768092C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(4-digit) ‘most typical for BUFR message content’</w:t>
            </w:r>
          </w:p>
        </w:tc>
        <w:tc>
          <w:tcPr>
            <w:tcW w:w="2545" w:type="dxa"/>
            <w:shd w:val="clear" w:color="auto" w:fill="E0E0E0"/>
            <w:tcMar>
              <w:top w:w="0" w:type="dxa"/>
              <w:left w:w="108" w:type="dxa"/>
              <w:bottom w:w="0" w:type="dxa"/>
              <w:right w:w="108" w:type="dxa"/>
            </w:tcMar>
          </w:tcPr>
          <w:p w14:paraId="768092C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CB" w14:textId="77777777">
        <w:tc>
          <w:tcPr>
            <w:tcW w:w="1097" w:type="dxa"/>
            <w:shd w:val="clear" w:color="auto" w:fill="F3F3F3"/>
            <w:tcMar>
              <w:top w:w="0" w:type="dxa"/>
              <w:left w:w="108" w:type="dxa"/>
              <w:bottom w:w="0" w:type="dxa"/>
              <w:right w:w="108" w:type="dxa"/>
            </w:tcMar>
          </w:tcPr>
          <w:p w14:paraId="768092C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18-22</w:t>
            </w:r>
          </w:p>
        </w:tc>
        <w:tc>
          <w:tcPr>
            <w:tcW w:w="5430" w:type="dxa"/>
            <w:shd w:val="clear" w:color="auto" w:fill="F3F3F3"/>
            <w:tcMar>
              <w:top w:w="0" w:type="dxa"/>
              <w:left w:w="108" w:type="dxa"/>
              <w:bottom w:w="0" w:type="dxa"/>
              <w:right w:w="108" w:type="dxa"/>
            </w:tcMar>
          </w:tcPr>
          <w:p w14:paraId="768092C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768092C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bl>
    <w:p w14:paraId="768092CC" w14:textId="77777777" w:rsidR="00086DB9" w:rsidRDefault="00986FBA">
      <w:pPr>
        <w:pStyle w:val="Heading2"/>
      </w:pPr>
      <w:bookmarkStart w:id="74" w:name="__RefHeading__81_1229796929"/>
      <w:r>
        <w:lastRenderedPageBreak/>
        <w:t>BUFR</w:t>
      </w:r>
      <w:r>
        <w:rPr>
          <w:rFonts w:eastAsia="Arial"/>
        </w:rPr>
        <w:t xml:space="preserve"> </w:t>
      </w:r>
      <w:r>
        <w:t>Section</w:t>
      </w:r>
      <w:r>
        <w:rPr>
          <w:rFonts w:eastAsia="Arial"/>
        </w:rPr>
        <w:t xml:space="preserve"> </w:t>
      </w:r>
      <w:r>
        <w:t>2</w:t>
      </w:r>
      <w:r>
        <w:rPr>
          <w:rFonts w:eastAsia="Arial"/>
        </w:rPr>
        <w:t xml:space="preserve"> </w:t>
      </w:r>
      <w:r>
        <w:t>(Optional</w:t>
      </w:r>
      <w:r>
        <w:rPr>
          <w:rFonts w:eastAsia="Arial"/>
        </w:rPr>
        <w:t xml:space="preserve"> </w:t>
      </w:r>
      <w:r>
        <w:t>Data)</w:t>
      </w:r>
      <w:bookmarkEnd w:id="74"/>
    </w:p>
    <w:p w14:paraId="768092CD" w14:textId="77777777" w:rsidR="00086DB9" w:rsidRDefault="00986FBA">
      <w:pPr>
        <w:pStyle w:val="Standard"/>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92CE" w14:textId="77777777" w:rsidR="00086DB9" w:rsidRDefault="00086DB9">
      <w:pPr>
        <w:pStyle w:val="Standard"/>
        <w:rPr>
          <w:rFonts w:ascii="Arial" w:hAnsi="Arial" w:cs="Arial"/>
        </w:rPr>
      </w:pPr>
    </w:p>
    <w:p w14:paraId="768092CF" w14:textId="77777777" w:rsidR="00086DB9" w:rsidRDefault="00986FBA">
      <w:pPr>
        <w:pStyle w:val="Heading2"/>
      </w:pPr>
      <w:bookmarkStart w:id="75" w:name="__RefHeading__83_1229796929"/>
      <w:r>
        <w:t>BUFR</w:t>
      </w:r>
      <w:r>
        <w:rPr>
          <w:rFonts w:eastAsia="Arial"/>
        </w:rPr>
        <w:t xml:space="preserve"> </w:t>
      </w:r>
      <w:r>
        <w:t>Section</w:t>
      </w:r>
      <w:r>
        <w:rPr>
          <w:rFonts w:eastAsia="Arial"/>
        </w:rPr>
        <w:t xml:space="preserve"> </w:t>
      </w:r>
      <w:r>
        <w:t>3</w:t>
      </w:r>
      <w:r>
        <w:rPr>
          <w:rFonts w:eastAsia="Arial"/>
        </w:rPr>
        <w:t xml:space="preserve"> </w:t>
      </w:r>
      <w:r>
        <w:t>(Data</w:t>
      </w:r>
      <w:r>
        <w:rPr>
          <w:rFonts w:eastAsia="Arial"/>
        </w:rPr>
        <w:t xml:space="preserve"> </w:t>
      </w:r>
      <w:r>
        <w:t>Description)</w:t>
      </w:r>
      <w:bookmarkEnd w:id="75"/>
    </w:p>
    <w:p w14:paraId="768092D0"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sets</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commentRangeStart w:id="76"/>
      <w:r>
        <w:rPr>
          <w:rFonts w:ascii="Arial" w:hAnsi="Arial" w:cs="Arial"/>
          <w:sz w:val="20"/>
        </w:rPr>
        <w:t>(</w:t>
      </w:r>
      <w:r>
        <w:rPr>
          <w:rFonts w:ascii="Arial" w:hAnsi="Arial" w:cs="Arial"/>
          <w:i/>
          <w:sz w:val="20"/>
        </w:rPr>
        <w:t>1</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RO</w:t>
      </w:r>
      <w:r>
        <w:rPr>
          <w:rFonts w:ascii="Arial" w:hAnsi="Arial" w:cs="Arial"/>
          <w:sz w:val="20"/>
        </w:rPr>
        <w:t>)</w:t>
      </w:r>
      <w:r>
        <w:rPr>
          <w:rFonts w:ascii="Arial" w:eastAsia="Arial" w:hAnsi="Arial" w:cs="Arial"/>
          <w:sz w:val="20"/>
        </w:rPr>
        <w:t xml:space="preserve"> </w:t>
      </w:r>
      <w:commentRangeEnd w:id="76"/>
      <w:r w:rsidR="00107262">
        <w:rPr>
          <w:rStyle w:val="CommentReference"/>
        </w:rPr>
        <w:commentReference w:id="76"/>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w:t>
      </w:r>
      <w:r>
        <w:rPr>
          <w:rFonts w:ascii="Arial" w:hAnsi="Arial" w:cs="Arial"/>
          <w:i/>
          <w:sz w:val="20"/>
        </w:rPr>
        <w:t>yes</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w:t>
      </w:r>
      <w:r>
        <w:rPr>
          <w:rFonts w:ascii="Arial" w:hAnsi="Arial" w:cs="Arial"/>
          <w:i/>
          <w:sz w:val="20"/>
        </w:rPr>
        <w:t>no</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Courier New" w:hAnsi="Courier New" w:cs="Courier New"/>
          <w:b/>
          <w:color w:val="3366FF"/>
          <w:sz w:val="20"/>
        </w:rPr>
        <w:t>3 10 026</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illustrated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_Ref291066086 </w:instrText>
      </w:r>
      <w:r>
        <w:rPr>
          <w:rFonts w:ascii="Arial" w:eastAsia="Arial" w:hAnsi="Arial" w:cs="Arial"/>
          <w:sz w:val="20"/>
        </w:rPr>
        <w:fldChar w:fldCharType="separate"/>
      </w:r>
      <w:r>
        <w:rPr>
          <w:rFonts w:ascii="Arial" w:eastAsia="Arial" w:hAnsi="Arial" w:cs="Arial"/>
          <w:sz w:val="20"/>
        </w:rPr>
        <w:t>Table 4</w:t>
      </w:r>
      <w:r>
        <w:rPr>
          <w:rFonts w:ascii="Arial" w:eastAsia="Arial" w:hAnsi="Arial" w:cs="Arial"/>
          <w:sz w:val="20"/>
        </w:rPr>
        <w:fldChar w:fldCharType="end"/>
      </w:r>
      <w:r>
        <w:rPr>
          <w:rFonts w:ascii="Arial" w:hAnsi="Arial" w:cs="Arial"/>
          <w:sz w:val="20"/>
        </w:rPr>
        <w:t>.</w:t>
      </w:r>
    </w:p>
    <w:p w14:paraId="768092D1" w14:textId="77777777" w:rsidR="00086DB9" w:rsidRDefault="00086DB9">
      <w:pPr>
        <w:pStyle w:val="Standard"/>
        <w:jc w:val="both"/>
        <w:rPr>
          <w:rFonts w:ascii="Arial" w:hAnsi="Arial" w:cs="Arial"/>
          <w:sz w:val="20"/>
        </w:rPr>
      </w:pPr>
    </w:p>
    <w:p w14:paraId="768092D2" w14:textId="77777777" w:rsidR="00086DB9" w:rsidRDefault="00086DB9">
      <w:pPr>
        <w:pStyle w:val="Standard"/>
        <w:jc w:val="both"/>
        <w:rPr>
          <w:rFonts w:ascii="Arial" w:hAnsi="Arial" w:cs="Arial"/>
          <w:sz w:val="20"/>
        </w:rPr>
      </w:pPr>
    </w:p>
    <w:p w14:paraId="768092D3" w14:textId="77777777" w:rsidR="00086DB9" w:rsidRDefault="00986FBA">
      <w:pPr>
        <w:pStyle w:val="Caption"/>
        <w:jc w:val="center"/>
      </w:pPr>
      <w:bookmarkStart w:id="77" w:name="_Ref291066086"/>
      <w:r>
        <w:rPr>
          <w:rFonts w:ascii="Arial" w:hAnsi="Arial" w:cs="Arial"/>
          <w:b/>
          <w:sz w:val="20"/>
        </w:rPr>
        <w:t>Table</w:t>
      </w:r>
      <w:r>
        <w:rPr>
          <w:rFonts w:ascii="Arial" w:eastAsia="Arial" w:hAnsi="Arial" w:cs="Arial"/>
          <w:b/>
          <w:sz w:val="20"/>
        </w:rPr>
        <w:t xml:space="preserve"> </w:t>
      </w:r>
      <w:r>
        <w:rPr>
          <w:rFonts w:ascii="Arial" w:hAnsi="Arial" w:cs="Arial"/>
          <w:b/>
          <w:sz w:val="20"/>
        </w:rPr>
        <w:t>4</w:t>
      </w:r>
      <w:bookmarkEnd w:id="77"/>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Description)</w:t>
      </w:r>
    </w:p>
    <w:tbl>
      <w:tblPr>
        <w:tblW w:w="9072" w:type="dxa"/>
        <w:tblLayout w:type="fixed"/>
        <w:tblCellMar>
          <w:left w:w="10" w:type="dxa"/>
          <w:right w:w="10" w:type="dxa"/>
        </w:tblCellMar>
        <w:tblLook w:val="0000" w:firstRow="0" w:lastRow="0" w:firstColumn="0" w:lastColumn="0" w:noHBand="0" w:noVBand="0"/>
      </w:tblPr>
      <w:tblGrid>
        <w:gridCol w:w="1098"/>
        <w:gridCol w:w="5281"/>
        <w:gridCol w:w="2693"/>
      </w:tblGrid>
      <w:tr w:rsidR="00086DB9" w14:paraId="768092D7" w14:textId="77777777">
        <w:tc>
          <w:tcPr>
            <w:tcW w:w="1098" w:type="dxa"/>
            <w:shd w:val="clear" w:color="auto" w:fill="94BD5E"/>
            <w:tcMar>
              <w:top w:w="0" w:type="dxa"/>
              <w:left w:w="108" w:type="dxa"/>
              <w:bottom w:w="0" w:type="dxa"/>
              <w:right w:w="108" w:type="dxa"/>
            </w:tcMar>
            <w:vAlign w:val="center"/>
          </w:tcPr>
          <w:p w14:paraId="768092D4"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281" w:type="dxa"/>
            <w:shd w:val="clear" w:color="auto" w:fill="94BD5E"/>
            <w:tcMar>
              <w:top w:w="0" w:type="dxa"/>
              <w:left w:w="108" w:type="dxa"/>
              <w:bottom w:w="0" w:type="dxa"/>
              <w:right w:w="108" w:type="dxa"/>
            </w:tcMar>
            <w:vAlign w:val="center"/>
          </w:tcPr>
          <w:p w14:paraId="768092D5"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693" w:type="dxa"/>
            <w:shd w:val="clear" w:color="auto" w:fill="94BD5E"/>
            <w:tcMar>
              <w:top w:w="0" w:type="dxa"/>
              <w:left w:w="108" w:type="dxa"/>
              <w:bottom w:w="0" w:type="dxa"/>
              <w:right w:w="108" w:type="dxa"/>
            </w:tcMar>
            <w:vAlign w:val="center"/>
          </w:tcPr>
          <w:p w14:paraId="768092D6"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DB" w14:textId="77777777">
        <w:tc>
          <w:tcPr>
            <w:tcW w:w="1098" w:type="dxa"/>
            <w:shd w:val="clear" w:color="auto" w:fill="F3F3F3"/>
            <w:tcMar>
              <w:top w:w="0" w:type="dxa"/>
              <w:left w:w="108" w:type="dxa"/>
              <w:bottom w:w="0" w:type="dxa"/>
              <w:right w:w="108" w:type="dxa"/>
            </w:tcMar>
          </w:tcPr>
          <w:p w14:paraId="768092D8"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281" w:type="dxa"/>
            <w:shd w:val="clear" w:color="auto" w:fill="F3F3F3"/>
            <w:tcMar>
              <w:top w:w="0" w:type="dxa"/>
              <w:left w:w="108" w:type="dxa"/>
              <w:bottom w:w="0" w:type="dxa"/>
              <w:right w:w="108" w:type="dxa"/>
            </w:tcMar>
          </w:tcPr>
          <w:p w14:paraId="768092D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3  (octets)</w:t>
            </w:r>
          </w:p>
        </w:tc>
        <w:tc>
          <w:tcPr>
            <w:tcW w:w="2693" w:type="dxa"/>
            <w:shd w:val="clear" w:color="auto" w:fill="F3F3F3"/>
            <w:tcMar>
              <w:top w:w="0" w:type="dxa"/>
              <w:left w:w="108" w:type="dxa"/>
              <w:bottom w:w="0" w:type="dxa"/>
              <w:right w:w="108" w:type="dxa"/>
            </w:tcMar>
          </w:tcPr>
          <w:p w14:paraId="768092DA" w14:textId="77777777" w:rsidR="00086DB9" w:rsidRDefault="00986FBA">
            <w:pPr>
              <w:pStyle w:val="Caption"/>
              <w:snapToGrid w:val="0"/>
              <w:spacing w:before="40" w:after="40"/>
            </w:pPr>
            <w:r>
              <w:rPr>
                <w:rFonts w:ascii="Arial" w:hAnsi="Arial"/>
                <w:i w:val="0"/>
                <w:sz w:val="16"/>
                <w:szCs w:val="16"/>
              </w:rPr>
              <w:t>9 or 10</w:t>
            </w:r>
            <w:r>
              <w:rPr>
                <w:rStyle w:val="FootnoteSymbol"/>
                <w:rFonts w:ascii="Arial" w:hAnsi="Arial"/>
                <w:sz w:val="16"/>
                <w:szCs w:val="16"/>
              </w:rPr>
              <w:footnoteReference w:id="10"/>
            </w:r>
          </w:p>
        </w:tc>
      </w:tr>
      <w:tr w:rsidR="00086DB9" w14:paraId="768092DF" w14:textId="77777777">
        <w:tc>
          <w:tcPr>
            <w:tcW w:w="1098" w:type="dxa"/>
            <w:shd w:val="clear" w:color="auto" w:fill="E0E0E0"/>
            <w:tcMar>
              <w:top w:w="0" w:type="dxa"/>
              <w:left w:w="108" w:type="dxa"/>
              <w:bottom w:w="0" w:type="dxa"/>
              <w:right w:w="108" w:type="dxa"/>
            </w:tcMar>
          </w:tcPr>
          <w:p w14:paraId="768092D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281" w:type="dxa"/>
            <w:shd w:val="clear" w:color="auto" w:fill="E0E0E0"/>
            <w:tcMar>
              <w:top w:w="0" w:type="dxa"/>
              <w:left w:w="108" w:type="dxa"/>
              <w:bottom w:w="0" w:type="dxa"/>
              <w:right w:w="108" w:type="dxa"/>
            </w:tcMar>
          </w:tcPr>
          <w:p w14:paraId="768092D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Reserved</w:t>
            </w:r>
          </w:p>
        </w:tc>
        <w:tc>
          <w:tcPr>
            <w:tcW w:w="2693" w:type="dxa"/>
            <w:shd w:val="clear" w:color="auto" w:fill="E0E0E0"/>
            <w:tcMar>
              <w:top w:w="0" w:type="dxa"/>
              <w:left w:w="108" w:type="dxa"/>
              <w:bottom w:w="0" w:type="dxa"/>
              <w:right w:w="108" w:type="dxa"/>
            </w:tcMar>
          </w:tcPr>
          <w:p w14:paraId="768092D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E3" w14:textId="77777777">
        <w:tc>
          <w:tcPr>
            <w:tcW w:w="1098" w:type="dxa"/>
            <w:shd w:val="clear" w:color="auto" w:fill="F3F3F3"/>
            <w:tcMar>
              <w:top w:w="0" w:type="dxa"/>
              <w:left w:w="108" w:type="dxa"/>
              <w:bottom w:w="0" w:type="dxa"/>
              <w:right w:w="108" w:type="dxa"/>
            </w:tcMar>
          </w:tcPr>
          <w:p w14:paraId="768092E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5–6</w:t>
            </w:r>
          </w:p>
        </w:tc>
        <w:tc>
          <w:tcPr>
            <w:tcW w:w="5281" w:type="dxa"/>
            <w:shd w:val="clear" w:color="auto" w:fill="F3F3F3"/>
            <w:tcMar>
              <w:top w:w="0" w:type="dxa"/>
              <w:left w:w="108" w:type="dxa"/>
              <w:bottom w:w="0" w:type="dxa"/>
              <w:right w:w="108" w:type="dxa"/>
            </w:tcMar>
          </w:tcPr>
          <w:p w14:paraId="768092E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Number of datasets (observations)</w:t>
            </w:r>
          </w:p>
        </w:tc>
        <w:tc>
          <w:tcPr>
            <w:tcW w:w="2693" w:type="dxa"/>
            <w:shd w:val="clear" w:color="auto" w:fill="F3F3F3"/>
            <w:tcMar>
              <w:top w:w="0" w:type="dxa"/>
              <w:left w:w="108" w:type="dxa"/>
              <w:bottom w:w="0" w:type="dxa"/>
              <w:right w:w="108" w:type="dxa"/>
            </w:tcMar>
          </w:tcPr>
          <w:p w14:paraId="768092E2" w14:textId="24D98C24" w:rsidR="00086DB9" w:rsidRDefault="00E87EB3">
            <w:pPr>
              <w:pStyle w:val="Caption"/>
              <w:snapToGrid w:val="0"/>
              <w:spacing w:before="40" w:after="40"/>
              <w:rPr>
                <w:rFonts w:ascii="Arial" w:hAnsi="Arial"/>
                <w:i w:val="0"/>
                <w:sz w:val="16"/>
                <w:szCs w:val="16"/>
              </w:rPr>
            </w:pPr>
            <w:commentRangeStart w:id="78"/>
            <w:ins w:id="79" w:author="Bowler, Neill" w:date="2022-09-12T09:17:00Z">
              <w:r>
                <w:rPr>
                  <w:rFonts w:ascii="Arial" w:hAnsi="Arial"/>
                  <w:i w:val="0"/>
                  <w:sz w:val="16"/>
                  <w:szCs w:val="16"/>
                </w:rPr>
                <w:t>Integer &gt; 0</w:t>
              </w:r>
            </w:ins>
            <w:commentRangeEnd w:id="78"/>
            <w:r w:rsidR="00107262">
              <w:rPr>
                <w:rStyle w:val="CommentReference"/>
                <w:i w:val="0"/>
              </w:rPr>
              <w:commentReference w:id="78"/>
            </w:r>
            <w:del w:id="80" w:author="Bowler, Neill" w:date="2022-09-12T09:17:00Z">
              <w:r w:rsidR="00986FBA" w:rsidDel="00E87EB3">
                <w:rPr>
                  <w:rFonts w:ascii="Arial" w:hAnsi="Arial"/>
                  <w:i w:val="0"/>
                  <w:sz w:val="16"/>
                  <w:szCs w:val="16"/>
                </w:rPr>
                <w:delText>1</w:delText>
              </w:r>
            </w:del>
          </w:p>
        </w:tc>
      </w:tr>
      <w:tr w:rsidR="00086DB9" w14:paraId="768092EA" w14:textId="77777777">
        <w:tc>
          <w:tcPr>
            <w:tcW w:w="1098" w:type="dxa"/>
            <w:shd w:val="clear" w:color="auto" w:fill="E0E0E0"/>
            <w:tcMar>
              <w:top w:w="0" w:type="dxa"/>
              <w:left w:w="108" w:type="dxa"/>
              <w:bottom w:w="0" w:type="dxa"/>
              <w:right w:w="108" w:type="dxa"/>
            </w:tcMar>
          </w:tcPr>
          <w:p w14:paraId="768092E4"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281" w:type="dxa"/>
            <w:shd w:val="clear" w:color="auto" w:fill="E0E0E0"/>
            <w:tcMar>
              <w:top w:w="0" w:type="dxa"/>
              <w:left w:w="108" w:type="dxa"/>
              <w:bottom w:w="0" w:type="dxa"/>
              <w:right w:w="108" w:type="dxa"/>
            </w:tcMar>
          </w:tcPr>
          <w:p w14:paraId="768092E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Section 4 Data flags:</w:t>
            </w:r>
          </w:p>
          <w:p w14:paraId="768092E6" w14:textId="77777777" w:rsidR="00086DB9" w:rsidRDefault="00986FBA">
            <w:pPr>
              <w:pStyle w:val="Standard"/>
              <w:rPr>
                <w:rFonts w:ascii="Arial" w:hAnsi="Arial"/>
                <w:sz w:val="16"/>
                <w:szCs w:val="16"/>
              </w:rPr>
            </w:pPr>
            <w:r>
              <w:rPr>
                <w:rFonts w:ascii="Arial" w:hAnsi="Arial"/>
                <w:sz w:val="16"/>
                <w:szCs w:val="16"/>
              </w:rPr>
              <w:t>Bit 1 = 1 for Observed data, 0 for Other data</w:t>
            </w:r>
          </w:p>
          <w:p w14:paraId="768092E7" w14:textId="77777777" w:rsidR="00086DB9" w:rsidRDefault="00986FBA">
            <w:pPr>
              <w:pStyle w:val="Standard"/>
              <w:rPr>
                <w:rFonts w:ascii="Arial" w:hAnsi="Arial"/>
                <w:sz w:val="16"/>
                <w:szCs w:val="16"/>
              </w:rPr>
            </w:pPr>
            <w:r>
              <w:rPr>
                <w:rFonts w:ascii="Arial" w:hAnsi="Arial"/>
                <w:sz w:val="16"/>
                <w:szCs w:val="16"/>
              </w:rPr>
              <w:t>Bit 2 = 1 for Compressed, 0 for Uncompressed</w:t>
            </w:r>
          </w:p>
          <w:p w14:paraId="768092E8" w14:textId="77777777" w:rsidR="00086DB9" w:rsidRDefault="00986FBA">
            <w:pPr>
              <w:pStyle w:val="Standard"/>
              <w:rPr>
                <w:rFonts w:ascii="Arial" w:hAnsi="Arial"/>
                <w:sz w:val="16"/>
                <w:szCs w:val="16"/>
              </w:rPr>
            </w:pPr>
            <w:r>
              <w:rPr>
                <w:rFonts w:ascii="Arial" w:hAnsi="Arial"/>
                <w:sz w:val="16"/>
                <w:szCs w:val="16"/>
              </w:rPr>
              <w:t>Bits 3–8: Reserved (set to 0)</w:t>
            </w:r>
          </w:p>
        </w:tc>
        <w:tc>
          <w:tcPr>
            <w:tcW w:w="2693" w:type="dxa"/>
            <w:shd w:val="clear" w:color="auto" w:fill="E0E0E0"/>
            <w:tcMar>
              <w:top w:w="0" w:type="dxa"/>
              <w:left w:w="108" w:type="dxa"/>
              <w:bottom w:w="0" w:type="dxa"/>
              <w:right w:w="108" w:type="dxa"/>
            </w:tcMar>
          </w:tcPr>
          <w:p w14:paraId="768092E9" w14:textId="77777777" w:rsidR="00086DB9" w:rsidRDefault="00986FBA">
            <w:pPr>
              <w:pStyle w:val="Caption"/>
              <w:snapToGrid w:val="0"/>
              <w:spacing w:before="40" w:after="40"/>
              <w:rPr>
                <w:rFonts w:ascii="Arial" w:hAnsi="Arial"/>
                <w:i w:val="0"/>
                <w:sz w:val="16"/>
                <w:szCs w:val="16"/>
              </w:rPr>
            </w:pPr>
            <w:commentRangeStart w:id="81"/>
            <w:r>
              <w:rPr>
                <w:rFonts w:ascii="Arial" w:hAnsi="Arial"/>
                <w:i w:val="0"/>
                <w:sz w:val="16"/>
                <w:szCs w:val="16"/>
              </w:rPr>
              <w:t>1 (</w:t>
            </w:r>
            <w:commentRangeEnd w:id="81"/>
            <w:r w:rsidR="00107262">
              <w:rPr>
                <w:rStyle w:val="CommentReference"/>
                <w:i w:val="0"/>
              </w:rPr>
              <w:commentReference w:id="81"/>
            </w:r>
            <w:r>
              <w:rPr>
                <w:rFonts w:ascii="Arial" w:hAnsi="Arial"/>
                <w:i w:val="0"/>
                <w:sz w:val="16"/>
                <w:szCs w:val="16"/>
              </w:rPr>
              <w:t>Observed, Uncompressed)</w:t>
            </w:r>
          </w:p>
        </w:tc>
      </w:tr>
      <w:tr w:rsidR="00086DB9" w14:paraId="768092EF" w14:textId="77777777">
        <w:tc>
          <w:tcPr>
            <w:tcW w:w="1098" w:type="dxa"/>
            <w:shd w:val="clear" w:color="auto" w:fill="F3F3F3"/>
            <w:tcMar>
              <w:top w:w="0" w:type="dxa"/>
              <w:left w:w="108" w:type="dxa"/>
              <w:bottom w:w="0" w:type="dxa"/>
              <w:right w:w="108" w:type="dxa"/>
            </w:tcMar>
          </w:tcPr>
          <w:p w14:paraId="768092E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8–9</w:t>
            </w:r>
          </w:p>
          <w:p w14:paraId="768092EC" w14:textId="77777777" w:rsidR="00086DB9" w:rsidRDefault="00986FBA">
            <w:pPr>
              <w:pStyle w:val="Standard"/>
              <w:jc w:val="center"/>
              <w:rPr>
                <w:rFonts w:ascii="Arial" w:hAnsi="Arial"/>
                <w:b/>
                <w:sz w:val="16"/>
                <w:szCs w:val="16"/>
              </w:rPr>
            </w:pPr>
            <w:r>
              <w:rPr>
                <w:rFonts w:ascii="Arial" w:hAnsi="Arial"/>
                <w:b/>
                <w:sz w:val="16"/>
                <w:szCs w:val="16"/>
              </w:rPr>
              <w:t>[10–]</w:t>
            </w:r>
          </w:p>
        </w:tc>
        <w:tc>
          <w:tcPr>
            <w:tcW w:w="5281" w:type="dxa"/>
            <w:shd w:val="clear" w:color="auto" w:fill="F3F3F3"/>
            <w:tcMar>
              <w:top w:w="0" w:type="dxa"/>
              <w:left w:w="108" w:type="dxa"/>
              <w:bottom w:w="0" w:type="dxa"/>
              <w:right w:w="108" w:type="dxa"/>
            </w:tcMar>
          </w:tcPr>
          <w:p w14:paraId="768092ED" w14:textId="77777777" w:rsidR="00086DB9" w:rsidRDefault="00986FBA">
            <w:pPr>
              <w:pStyle w:val="Standard"/>
              <w:snapToGrid w:val="0"/>
              <w:rPr>
                <w:rFonts w:ascii="Arial" w:hAnsi="Arial"/>
              </w:rPr>
            </w:pPr>
            <w:r>
              <w:rPr>
                <w:rFonts w:ascii="Arial" w:hAnsi="Arial"/>
                <w:sz w:val="16"/>
                <w:szCs w:val="16"/>
              </w:rPr>
              <w:t>Descriptor</w:t>
            </w:r>
            <w:r>
              <w:rPr>
                <w:rFonts w:ascii="Arial" w:hAnsi="Arial"/>
                <w:sz w:val="16"/>
                <w:szCs w:val="16"/>
              </w:rPr>
              <w:br/>
            </w:r>
            <w:r>
              <w:rPr>
                <w:rFonts w:ascii="Arial" w:hAnsi="Arial"/>
                <w:i/>
                <w:sz w:val="16"/>
                <w:szCs w:val="16"/>
              </w:rPr>
              <w:t>Repeat 2-octets per descriptor</w:t>
            </w:r>
            <w:r>
              <w:rPr>
                <w:rFonts w:ascii="Arial" w:hAnsi="Arial"/>
                <w:i/>
                <w:sz w:val="16"/>
                <w:szCs w:val="16"/>
              </w:rPr>
              <w:br/>
            </w:r>
            <w:r>
              <w:rPr>
                <w:rFonts w:ascii="Arial" w:hAnsi="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768092EE" w14:textId="77777777" w:rsidR="00086DB9" w:rsidRDefault="00986FBA">
            <w:pPr>
              <w:pStyle w:val="Caption"/>
              <w:snapToGrid w:val="0"/>
              <w:spacing w:before="40" w:after="40"/>
              <w:rPr>
                <w:rFonts w:ascii="Arial" w:hAnsi="Arial"/>
              </w:rPr>
            </w:pPr>
            <w:r>
              <w:rPr>
                <w:rFonts w:ascii="Arial" w:hAnsi="Arial"/>
                <w:i w:val="0"/>
                <w:sz w:val="16"/>
                <w:szCs w:val="16"/>
              </w:rPr>
              <w:t>51738 (</w:t>
            </w:r>
            <w:r>
              <w:rPr>
                <w:rFonts w:ascii="Arial" w:hAnsi="Arial"/>
                <w:b/>
                <w:i w:val="0"/>
                <w:color w:val="3366FF"/>
                <w:sz w:val="16"/>
                <w:szCs w:val="16"/>
              </w:rPr>
              <w:t>3 </w:t>
            </w:r>
            <w:r>
              <w:rPr>
                <w:rFonts w:ascii="Arial" w:hAnsi="Arial"/>
                <w:i w:val="0"/>
                <w:sz w:val="16"/>
                <w:szCs w:val="16"/>
              </w:rPr>
              <w:t>x 16384 +</w:t>
            </w:r>
            <w:r>
              <w:rPr>
                <w:rFonts w:ascii="Arial" w:hAnsi="Arial"/>
                <w:i w:val="0"/>
                <w:color w:val="3366FF"/>
                <w:sz w:val="16"/>
                <w:szCs w:val="16"/>
              </w:rPr>
              <w:t> </w:t>
            </w:r>
            <w:r>
              <w:rPr>
                <w:rFonts w:ascii="Arial" w:hAnsi="Arial"/>
                <w:b/>
                <w:i w:val="0"/>
                <w:color w:val="3366FF"/>
                <w:sz w:val="16"/>
                <w:szCs w:val="16"/>
              </w:rPr>
              <w:t>10 </w:t>
            </w:r>
            <w:r>
              <w:rPr>
                <w:rFonts w:ascii="Arial" w:hAnsi="Arial"/>
                <w:i w:val="0"/>
                <w:sz w:val="16"/>
                <w:szCs w:val="16"/>
              </w:rPr>
              <w:t>x 256 +</w:t>
            </w:r>
            <w:r>
              <w:rPr>
                <w:rFonts w:ascii="Arial" w:hAnsi="Arial"/>
                <w:i w:val="0"/>
                <w:color w:val="3366FF"/>
                <w:sz w:val="16"/>
                <w:szCs w:val="16"/>
              </w:rPr>
              <w:t> </w:t>
            </w:r>
            <w:r>
              <w:rPr>
                <w:rFonts w:ascii="Arial" w:hAnsi="Arial"/>
                <w:b/>
                <w:i w:val="0"/>
                <w:color w:val="3366FF"/>
                <w:sz w:val="16"/>
                <w:szCs w:val="16"/>
              </w:rPr>
              <w:t>26</w:t>
            </w:r>
            <w:r>
              <w:rPr>
                <w:rFonts w:ascii="Arial" w:hAnsi="Arial"/>
                <w:i w:val="0"/>
                <w:sz w:val="16"/>
                <w:szCs w:val="16"/>
              </w:rPr>
              <w:t>)</w:t>
            </w:r>
          </w:p>
        </w:tc>
      </w:tr>
      <w:tr w:rsidR="00086DB9" w14:paraId="768092F3" w14:textId="77777777">
        <w:tc>
          <w:tcPr>
            <w:tcW w:w="1098" w:type="dxa"/>
            <w:shd w:val="clear" w:color="auto" w:fill="E0E0E0"/>
            <w:tcMar>
              <w:top w:w="0" w:type="dxa"/>
              <w:left w:w="108" w:type="dxa"/>
              <w:bottom w:w="0" w:type="dxa"/>
              <w:right w:w="108" w:type="dxa"/>
            </w:tcMar>
          </w:tcPr>
          <w:p w14:paraId="768092F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281" w:type="dxa"/>
            <w:shd w:val="clear" w:color="auto" w:fill="E0E0E0"/>
            <w:tcMar>
              <w:top w:w="0" w:type="dxa"/>
              <w:left w:w="108" w:type="dxa"/>
              <w:bottom w:w="0" w:type="dxa"/>
              <w:right w:w="108" w:type="dxa"/>
            </w:tcMar>
          </w:tcPr>
          <w:p w14:paraId="768092F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byte (set to 0) – optional for Edition 4</w:t>
            </w:r>
          </w:p>
        </w:tc>
        <w:tc>
          <w:tcPr>
            <w:tcW w:w="2693" w:type="dxa"/>
            <w:shd w:val="clear" w:color="auto" w:fill="E0E0E0"/>
            <w:tcMar>
              <w:top w:w="0" w:type="dxa"/>
              <w:left w:w="108" w:type="dxa"/>
              <w:bottom w:w="0" w:type="dxa"/>
              <w:right w:w="108" w:type="dxa"/>
            </w:tcMar>
          </w:tcPr>
          <w:p w14:paraId="768092F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(if Section length = 10)</w:t>
            </w:r>
          </w:p>
        </w:tc>
      </w:tr>
    </w:tbl>
    <w:p w14:paraId="768092F4" w14:textId="77777777" w:rsidR="00086DB9" w:rsidRDefault="00086DB9">
      <w:pPr>
        <w:pStyle w:val="Standard"/>
        <w:jc w:val="both"/>
        <w:rPr>
          <w:rFonts w:ascii="Arial" w:hAnsi="Arial" w:cs="Arial"/>
          <w:sz w:val="20"/>
        </w:rPr>
      </w:pPr>
    </w:p>
    <w:p w14:paraId="768092F5" w14:textId="77777777" w:rsidR="00086DB9" w:rsidRDefault="00086DB9">
      <w:pPr>
        <w:pStyle w:val="Standard"/>
        <w:jc w:val="both"/>
        <w:rPr>
          <w:rFonts w:ascii="Arial" w:hAnsi="Arial" w:cs="Arial"/>
          <w:sz w:val="20"/>
        </w:rPr>
      </w:pPr>
    </w:p>
    <w:p w14:paraId="768092F6" w14:textId="77777777" w:rsidR="00086DB9" w:rsidRDefault="00086DB9">
      <w:pPr>
        <w:pStyle w:val="Standard"/>
        <w:jc w:val="both"/>
        <w:rPr>
          <w:rFonts w:ascii="Arial" w:hAnsi="Arial" w:cs="Arial"/>
        </w:rPr>
      </w:pPr>
    </w:p>
    <w:p w14:paraId="768092F7" w14:textId="77777777" w:rsidR="00086DB9" w:rsidRDefault="00986FBA">
      <w:pPr>
        <w:pStyle w:val="Heading2"/>
      </w:pPr>
      <w:bookmarkStart w:id="82" w:name="__RefHeading__85_1229796929"/>
      <w:r>
        <w:t>BUFR</w:t>
      </w:r>
      <w:r>
        <w:rPr>
          <w:rFonts w:eastAsia="Arial"/>
        </w:rPr>
        <w:t xml:space="preserve"> </w:t>
      </w:r>
      <w:r>
        <w:t>Section</w:t>
      </w:r>
      <w:r>
        <w:rPr>
          <w:rFonts w:eastAsia="Arial"/>
        </w:rPr>
        <w:t xml:space="preserve"> </w:t>
      </w:r>
      <w:r>
        <w:t>4</w:t>
      </w:r>
      <w:r>
        <w:rPr>
          <w:rFonts w:eastAsia="Arial"/>
        </w:rPr>
        <w:t xml:space="preserve"> </w:t>
      </w:r>
      <w:r>
        <w:t>(Data</w:t>
      </w:r>
      <w:r>
        <w:rPr>
          <w:rFonts w:eastAsia="Arial"/>
        </w:rPr>
        <w:t xml:space="preserve"> </w:t>
      </w:r>
      <w:r>
        <w:t>Template)</w:t>
      </w:r>
      <w:bookmarkEnd w:id="82"/>
    </w:p>
    <w:p w14:paraId="768092F8" w14:textId="77777777" w:rsidR="00086DB9" w:rsidRDefault="00986FBA">
      <w:pPr>
        <w:pStyle w:val="Caption"/>
        <w:spacing w:before="0" w:after="0"/>
      </w:pPr>
      <w:bookmarkStart w:id="83" w:name="_Ref54593718"/>
      <w:bookmarkStart w:id="84" w:name="_Ref156285813"/>
      <w:bookmarkStart w:id="85" w:name="_Ref192315754"/>
      <w:r>
        <w:rPr>
          <w:rFonts w:ascii="Arial" w:hAnsi="Arial" w:cs="Arial"/>
          <w:i w:val="0"/>
          <w:sz w:val="20"/>
        </w:rPr>
        <w:t>The</w:t>
      </w:r>
      <w:r>
        <w:rPr>
          <w:rFonts w:ascii="Arial" w:eastAsia="Arial" w:hAnsi="Arial" w:cs="Arial"/>
          <w:i w:val="0"/>
          <w:sz w:val="20"/>
        </w:rPr>
        <w:t xml:space="preserve"> </w:t>
      </w:r>
      <w:r>
        <w:rPr>
          <w:rFonts w:ascii="Arial" w:hAnsi="Arial" w:cs="Arial"/>
          <w:i w:val="0"/>
          <w:sz w:val="20"/>
        </w:rPr>
        <w:t>WMO-approved</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published</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template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definition</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data</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shown</w:t>
      </w:r>
      <w:r>
        <w:rPr>
          <w:rFonts w:ascii="Arial" w:eastAsia="Arial" w:hAnsi="Arial" w:cs="Arial"/>
          <w:i w:val="0"/>
          <w:sz w:val="20"/>
        </w:rPr>
        <w:t xml:space="preserve"> </w:t>
      </w:r>
      <w:r>
        <w:rPr>
          <w:rFonts w:ascii="Arial" w:hAnsi="Arial" w:cs="Arial"/>
          <w:i w:val="0"/>
          <w:sz w:val="20"/>
        </w:rPr>
        <w:t xml:space="preserve">in </w:t>
      </w:r>
      <w:r>
        <w:rPr>
          <w:rFonts w:ascii="Arial" w:eastAsia="Arial" w:hAnsi="Arial" w:cs="Arial"/>
          <w:i w:val="0"/>
          <w:sz w:val="20"/>
        </w:rPr>
        <w:fldChar w:fldCharType="begin"/>
      </w:r>
      <w:r>
        <w:rPr>
          <w:rFonts w:ascii="Arial" w:eastAsia="Arial" w:hAnsi="Arial" w:cs="Arial"/>
          <w:i w:val="0"/>
          <w:sz w:val="20"/>
        </w:rPr>
        <w:instrText xml:space="preserve"> REF _Ref291067470 </w:instrText>
      </w:r>
      <w:r>
        <w:rPr>
          <w:rFonts w:ascii="Arial" w:eastAsia="Arial" w:hAnsi="Arial" w:cs="Arial"/>
          <w:i w:val="0"/>
          <w:sz w:val="20"/>
        </w:rPr>
        <w:fldChar w:fldCharType="separate"/>
      </w:r>
      <w:r>
        <w:rPr>
          <w:rFonts w:ascii="Arial" w:eastAsia="Arial" w:hAnsi="Arial" w:cs="Arial"/>
          <w:i w:val="0"/>
          <w:sz w:val="20"/>
        </w:rPr>
        <w:t>Table 5</w:t>
      </w:r>
      <w:r>
        <w:rPr>
          <w:rFonts w:ascii="Arial" w:eastAsia="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form</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their</w:t>
      </w:r>
      <w:r>
        <w:rPr>
          <w:rFonts w:ascii="Arial" w:eastAsia="Arial" w:hAnsi="Arial" w:cs="Arial"/>
          <w:i w:val="0"/>
          <w:sz w:val="20"/>
        </w:rPr>
        <w:t xml:space="preserve"> </w:t>
      </w:r>
      <w:r>
        <w:rPr>
          <w:rFonts w:ascii="Arial" w:hAnsi="Arial" w:cs="Arial"/>
          <w:i w:val="0"/>
          <w:sz w:val="20"/>
        </w:rPr>
        <w:t>individual</w:t>
      </w:r>
      <w:r>
        <w:rPr>
          <w:rFonts w:ascii="Arial" w:eastAsia="Arial" w:hAnsi="Arial" w:cs="Arial"/>
          <w:i w:val="0"/>
          <w:sz w:val="20"/>
        </w:rPr>
        <w:t xml:space="preserve"> </w:t>
      </w:r>
      <w:r>
        <w:rPr>
          <w:rFonts w:ascii="Arial" w:hAnsi="Arial" w:cs="Arial"/>
          <w:i w:val="0"/>
          <w:sz w:val="20"/>
        </w:rPr>
        <w:t>Table B</w:t>
      </w:r>
      <w:r>
        <w:rPr>
          <w:rFonts w:ascii="Arial" w:eastAsia="Arial" w:hAnsi="Arial" w:cs="Arial"/>
          <w:i w:val="0"/>
          <w:sz w:val="20"/>
        </w:rPr>
        <w:t xml:space="preserve"> </w:t>
      </w:r>
      <w:r>
        <w:rPr>
          <w:rFonts w:ascii="Arial" w:hAnsi="Arial" w:cs="Arial"/>
          <w:i w:val="0"/>
          <w:sz w:val="20"/>
        </w:rPr>
        <w:t>specifications.</w:t>
      </w:r>
      <w:r>
        <w:rPr>
          <w:rFonts w:ascii="Arial" w:eastAsia="Arial" w:hAnsi="Arial" w:cs="Arial"/>
          <w:i w:val="0"/>
          <w:sz w:val="20"/>
        </w:rPr>
        <w:t xml:space="preserve"> </w:t>
      </w:r>
      <w:r>
        <w:rPr>
          <w:rFonts w:ascii="Arial" w:hAnsi="Arial" w:cs="Arial"/>
          <w:i w:val="0"/>
          <w:sz w:val="20"/>
        </w:rPr>
        <w:t>Entries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b/>
          <w:i w:val="0"/>
          <w:color w:val="3366FF"/>
          <w:sz w:val="20"/>
        </w:rPr>
        <w:t>bold</w:t>
      </w:r>
      <w:r>
        <w:rPr>
          <w:rFonts w:ascii="Arial" w:eastAsia="Arial" w:hAnsi="Arial" w:cs="Arial"/>
          <w:b/>
          <w:i w:val="0"/>
          <w:color w:val="3366FF"/>
          <w:sz w:val="20"/>
        </w:rPr>
        <w:t xml:space="preserve"> </w:t>
      </w:r>
      <w:r>
        <w:rPr>
          <w:rFonts w:ascii="Arial" w:hAnsi="Arial" w:cs="Arial"/>
          <w:b/>
          <w:i w:val="0"/>
          <w:color w:val="3366FF"/>
          <w:sz w:val="20"/>
        </w:rPr>
        <w:t>(blue)</w:t>
      </w:r>
      <w:r>
        <w:rPr>
          <w:rFonts w:ascii="Arial" w:eastAsia="Arial" w:hAnsi="Arial" w:cs="Arial"/>
          <w:b/>
          <w:i w:val="0"/>
          <w:color w:val="3366FF"/>
          <w:sz w:val="20"/>
        </w:rPr>
        <w:t xml:space="preserve"> </w:t>
      </w:r>
      <w:r>
        <w:rPr>
          <w:rFonts w:ascii="Arial" w:hAnsi="Arial" w:cs="Arial"/>
          <w:b/>
          <w:i w:val="0"/>
          <w:color w:val="3366FF"/>
          <w:sz w:val="20"/>
        </w:rPr>
        <w:t>text</w:t>
      </w:r>
      <w:r>
        <w:rPr>
          <w:rFonts w:ascii="Arial" w:eastAsia="Arial" w:hAnsi="Arial" w:cs="Arial"/>
          <w:i w:val="0"/>
          <w:sz w:val="20"/>
        </w:rPr>
        <w:t xml:space="preserve"> </w:t>
      </w:r>
      <w:r>
        <w:rPr>
          <w:rFonts w:ascii="Arial" w:hAnsi="Arial" w:cs="Arial"/>
          <w:i w:val="0"/>
          <w:sz w:val="20"/>
        </w:rPr>
        <w:t>denote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w:t>
      </w:r>
      <w:r>
        <w:rPr>
          <w:rFonts w:ascii="Arial" w:eastAsia="Arial" w:hAnsi="Arial" w:cs="Arial"/>
          <w:i w:val="0"/>
          <w:sz w:val="20"/>
        </w:rPr>
        <w:t xml:space="preserve"> </w:t>
      </w:r>
      <w:r>
        <w:rPr>
          <w:rFonts w:ascii="Arial" w:hAnsi="Arial" w:cs="Arial"/>
          <w:i w:val="0"/>
          <w:sz w:val="20"/>
        </w:rPr>
        <w:t>new</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B</w:t>
      </w:r>
      <w:r>
        <w:rPr>
          <w:rFonts w:ascii="Arial" w:eastAsia="Arial" w:hAnsi="Arial" w:cs="Arial"/>
          <w:i w:val="0"/>
          <w:sz w:val="20"/>
        </w:rPr>
        <w:t xml:space="preserve"> </w:t>
      </w:r>
      <w:r>
        <w:rPr>
          <w:rFonts w:ascii="Arial" w:hAnsi="Arial" w:cs="Arial"/>
          <w:i w:val="0"/>
          <w:sz w:val="20"/>
        </w:rPr>
        <w:t>and/or</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was</w:t>
      </w:r>
      <w:r>
        <w:rPr>
          <w:rFonts w:ascii="Arial" w:eastAsia="Arial" w:hAnsi="Arial" w:cs="Arial"/>
          <w:i w:val="0"/>
          <w:sz w:val="20"/>
        </w:rPr>
        <w:t xml:space="preserve"> </w:t>
      </w:r>
      <w:r>
        <w:rPr>
          <w:rFonts w:ascii="Arial" w:hAnsi="Arial" w:cs="Arial"/>
          <w:i w:val="0"/>
          <w:sz w:val="20"/>
        </w:rPr>
        <w:t>required,</w:t>
      </w:r>
      <w:r>
        <w:rPr>
          <w:rFonts w:ascii="Arial" w:eastAsia="Arial" w:hAnsi="Arial" w:cs="Arial"/>
          <w:i w:val="0"/>
          <w:sz w:val="20"/>
        </w:rPr>
        <w:t xml:space="preserve"> </w:t>
      </w:r>
      <w:r>
        <w:rPr>
          <w:rFonts w:ascii="Arial" w:hAnsi="Arial" w:cs="Arial"/>
          <w:i w:val="0"/>
          <w:sz w:val="20"/>
        </w:rPr>
        <w:t>or</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an</w:t>
      </w:r>
      <w:r>
        <w:rPr>
          <w:rFonts w:ascii="Arial" w:eastAsia="Arial" w:hAnsi="Arial" w:cs="Arial"/>
          <w:i w:val="0"/>
          <w:sz w:val="20"/>
        </w:rPr>
        <w:t xml:space="preserve"> </w:t>
      </w:r>
      <w:r>
        <w:rPr>
          <w:rFonts w:ascii="Arial" w:hAnsi="Arial" w:cs="Arial"/>
          <w:i w:val="0"/>
          <w:sz w:val="20"/>
        </w:rPr>
        <w:t>existing</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relevant</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needed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be</w:t>
      </w:r>
      <w:r>
        <w:rPr>
          <w:rFonts w:ascii="Arial" w:eastAsia="Arial" w:hAnsi="Arial" w:cs="Arial"/>
          <w:i w:val="0"/>
          <w:sz w:val="20"/>
        </w:rPr>
        <w:t xml:space="preserve"> </w:t>
      </w:r>
      <w:r>
        <w:rPr>
          <w:rFonts w:ascii="Arial" w:hAnsi="Arial" w:cs="Arial"/>
          <w:i w:val="0"/>
          <w:sz w:val="20"/>
        </w:rPr>
        <w:t>extended.</w:t>
      </w:r>
      <w:r>
        <w:rPr>
          <w:rFonts w:ascii="Arial" w:eastAsia="Arial" w:hAnsi="Arial" w:cs="Arial"/>
          <w:i w:val="0"/>
          <w:sz w:val="20"/>
        </w:rPr>
        <w:t xml:space="preserve"> </w:t>
      </w:r>
      <w:r>
        <w:rPr>
          <w:rFonts w:ascii="Arial" w:hAnsi="Arial" w:cs="Arial"/>
          <w:i w:val="0"/>
          <w:sz w:val="20"/>
        </w:rPr>
        <w:t>These</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defined</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Table 7</w:t>
      </w:r>
      <w:r>
        <w:rPr>
          <w:rFonts w:ascii="Arial" w:hAnsi="Arial" w:cs="Arial"/>
          <w:i w:val="0"/>
          <w:sz w:val="20"/>
        </w:rPr>
        <w:t>, Table 8</w:t>
      </w:r>
      <w:r>
        <w:rPr>
          <w:rFonts w:ascii="Arial" w:eastAsia="Arial" w:hAnsi="Arial" w:cs="Arial"/>
          <w:i w:val="0"/>
          <w:sz w:val="20"/>
        </w:rPr>
        <w:t xml:space="preserve"> </w:t>
      </w:r>
      <w:r>
        <w:rPr>
          <w:rFonts w:ascii="Arial" w:hAnsi="Arial" w:cs="Arial"/>
          <w:i w:val="0"/>
          <w:sz w:val="20"/>
        </w:rPr>
        <w:t xml:space="preserve">and </w:t>
      </w:r>
      <w:r>
        <w:rPr>
          <w:rFonts w:ascii="Arial" w:hAnsi="Arial" w:cs="Arial"/>
          <w:i w:val="0"/>
          <w:sz w:val="20"/>
        </w:rPr>
        <w:fldChar w:fldCharType="begin"/>
      </w:r>
      <w:r>
        <w:rPr>
          <w:rFonts w:ascii="Arial" w:hAnsi="Arial" w:cs="Arial"/>
          <w:i w:val="0"/>
          <w:sz w:val="20"/>
        </w:rPr>
        <w:instrText xml:space="preserve"> REF _Ref291066935 </w:instrText>
      </w:r>
      <w:r>
        <w:rPr>
          <w:rFonts w:ascii="Arial" w:hAnsi="Arial" w:cs="Arial"/>
          <w:i w:val="0"/>
          <w:sz w:val="20"/>
        </w:rPr>
        <w:fldChar w:fldCharType="separate"/>
      </w:r>
      <w:r>
        <w:rPr>
          <w:rFonts w:ascii="Arial" w:hAnsi="Arial" w:cs="Arial"/>
          <w:i w:val="0"/>
          <w:sz w:val="20"/>
        </w:rPr>
        <w:t>Table 9</w:t>
      </w:r>
      <w:r>
        <w:rPr>
          <w:rFonts w:ascii="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Tables</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not</w:t>
      </w:r>
      <w:r>
        <w:rPr>
          <w:rFonts w:ascii="Arial" w:eastAsia="Arial" w:hAnsi="Arial" w:cs="Arial"/>
          <w:i w:val="0"/>
          <w:sz w:val="20"/>
        </w:rPr>
        <w:t xml:space="preserve"> </w:t>
      </w:r>
      <w:r>
        <w:rPr>
          <w:rFonts w:ascii="Arial" w:hAnsi="Arial" w:cs="Arial"/>
          <w:i w:val="0"/>
          <w:sz w:val="20"/>
        </w:rPr>
        <w:t>necessary</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correct</w:t>
      </w:r>
      <w:r>
        <w:rPr>
          <w:rFonts w:ascii="Arial" w:eastAsia="Arial" w:hAnsi="Arial" w:cs="Arial"/>
          <w:i w:val="0"/>
          <w:sz w:val="20"/>
        </w:rPr>
        <w:t xml:space="preserve"> </w:t>
      </w:r>
      <w:r>
        <w:rPr>
          <w:rFonts w:ascii="Arial" w:hAnsi="Arial" w:cs="Arial"/>
          <w:i w:val="0"/>
          <w:sz w:val="20"/>
        </w:rPr>
        <w:t>decoding</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messages,</w:t>
      </w:r>
      <w:r>
        <w:rPr>
          <w:rFonts w:ascii="Arial" w:eastAsia="Arial" w:hAnsi="Arial" w:cs="Arial"/>
          <w:i w:val="0"/>
          <w:sz w:val="20"/>
        </w:rPr>
        <w:t xml:space="preserve"> </w:t>
      </w:r>
      <w:r>
        <w:rPr>
          <w:rFonts w:ascii="Arial" w:hAnsi="Arial" w:cs="Arial"/>
          <w:i w:val="0"/>
          <w:sz w:val="20"/>
        </w:rPr>
        <w:t>but</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used</w:t>
      </w:r>
      <w:r>
        <w:rPr>
          <w:rFonts w:ascii="Arial" w:eastAsia="Arial" w:hAnsi="Arial" w:cs="Arial"/>
          <w:i w:val="0"/>
          <w:sz w:val="20"/>
        </w:rPr>
        <w:t xml:space="preserve"> </w:t>
      </w:r>
      <w:r>
        <w:rPr>
          <w:rFonts w:ascii="Arial" w:hAnsi="Arial" w:cs="Arial"/>
          <w:i w:val="0"/>
          <w:sz w:val="20"/>
        </w:rPr>
        <w:t>only</w:t>
      </w:r>
      <w:r>
        <w:rPr>
          <w:rFonts w:ascii="Arial" w:eastAsia="Arial" w:hAnsi="Arial" w:cs="Arial"/>
          <w:i w:val="0"/>
          <w:sz w:val="20"/>
        </w:rPr>
        <w:t xml:space="preserve"> </w:t>
      </w:r>
      <w:r>
        <w:rPr>
          <w:rFonts w:ascii="Arial" w:hAnsi="Arial" w:cs="Arial"/>
          <w:i w:val="0"/>
          <w:sz w:val="20"/>
        </w:rPr>
        <w:t>when</w:t>
      </w:r>
      <w:r>
        <w:rPr>
          <w:rFonts w:ascii="Arial" w:eastAsia="Arial" w:hAnsi="Arial" w:cs="Arial"/>
          <w:i w:val="0"/>
          <w:sz w:val="20"/>
        </w:rPr>
        <w:t xml:space="preserve"> </w:t>
      </w:r>
      <w:r>
        <w:rPr>
          <w:rFonts w:ascii="Arial" w:hAnsi="Arial" w:cs="Arial"/>
          <w:i w:val="0"/>
          <w:sz w:val="20"/>
        </w:rPr>
        <w:t>interpreting</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decoded</w:t>
      </w:r>
      <w:r>
        <w:rPr>
          <w:rFonts w:ascii="Arial" w:eastAsia="Arial" w:hAnsi="Arial" w:cs="Arial"/>
          <w:i w:val="0"/>
          <w:sz w:val="20"/>
        </w:rPr>
        <w:t xml:space="preserve"> </w:t>
      </w:r>
      <w:r>
        <w:rPr>
          <w:rFonts w:ascii="Arial" w:hAnsi="Arial" w:cs="Arial"/>
          <w:i w:val="0"/>
          <w:sz w:val="20"/>
        </w:rPr>
        <w:t>data.</w:t>
      </w:r>
    </w:p>
    <w:p w14:paraId="768092F9" w14:textId="77777777" w:rsidR="00086DB9" w:rsidRDefault="00986FBA">
      <w:pPr>
        <w:pStyle w:val="Caption"/>
      </w:pP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complete</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master</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82</w:t>
      </w:r>
      <w:r>
        <w:rPr>
          <w:rFonts w:ascii="Arial" w:eastAsia="Arial" w:hAnsi="Arial" w:cs="Arial"/>
          <w:i w:val="0"/>
          <w:sz w:val="20"/>
        </w:rPr>
        <w:t xml:space="preserve"> </w:t>
      </w:r>
      <w:r>
        <w:rPr>
          <w:rFonts w:ascii="Arial" w:hAnsi="Arial" w:cs="Arial"/>
          <w:i w:val="0"/>
          <w:sz w:val="20"/>
        </w:rPr>
        <w:t>element,</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operator</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assigned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global</w:t>
      </w:r>
      <w:r>
        <w:rPr>
          <w:rFonts w:ascii="Arial" w:eastAsia="Arial" w:hAnsi="Arial" w:cs="Arial"/>
          <w:i w:val="0"/>
          <w:sz w:val="20"/>
        </w:rPr>
        <w:t xml:space="preserve"> </w:t>
      </w:r>
      <w:r>
        <w:rPr>
          <w:rFonts w:ascii="Arial" w:hAnsi="Arial" w:cs="Arial"/>
          <w:i w:val="0"/>
          <w:sz w:val="20"/>
        </w:rPr>
        <w:t>section</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as</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Courier New" w:hAnsi="Courier New" w:cs="Courier New"/>
          <w:b/>
          <w:i w:val="0"/>
          <w:color w:val="3366FF"/>
          <w:sz w:val="20"/>
        </w:rPr>
        <w:t>3 10 026</w:t>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single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encoded</w:t>
      </w:r>
      <w:r>
        <w:rPr>
          <w:rFonts w:ascii="Arial" w:eastAsia="Arial" w:hAnsi="Arial" w:cs="Arial"/>
          <w:i w:val="0"/>
          <w:sz w:val="20"/>
        </w:rPr>
        <w:t xml:space="preserve"> </w:t>
      </w:r>
      <w:r>
        <w:rPr>
          <w:rFonts w:ascii="Arial" w:hAnsi="Arial" w:cs="Arial"/>
          <w:i w:val="0"/>
          <w:sz w:val="20"/>
        </w:rPr>
        <w:t>into</w:t>
      </w:r>
      <w:r>
        <w:rPr>
          <w:rFonts w:ascii="Arial" w:eastAsia="Arial" w:hAnsi="Arial" w:cs="Arial"/>
          <w:i w:val="0"/>
          <w:sz w:val="20"/>
        </w:rPr>
        <w:t xml:space="preserve"> </w:t>
      </w:r>
      <w:r>
        <w:rPr>
          <w:rFonts w:ascii="Arial" w:hAnsi="Arial" w:cs="Arial"/>
          <w:i w:val="0"/>
          <w:sz w:val="20"/>
        </w:rPr>
        <w:t>Section 3</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w:t>
      </w:r>
    </w:p>
    <w:p w14:paraId="768092FA" w14:textId="77777777" w:rsidR="00086DB9" w:rsidRDefault="00986FBA">
      <w:pPr>
        <w:pStyle w:val="Caption"/>
        <w:pageBreakBefore/>
        <w:jc w:val="center"/>
      </w:pPr>
      <w:bookmarkStart w:id="86" w:name="_Ref291067470"/>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5</w:t>
      </w:r>
      <w:bookmarkEnd w:id="83"/>
      <w:bookmarkEnd w:id="84"/>
      <w:bookmarkEnd w:id="85"/>
      <w:bookmarkEnd w:id="86"/>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Template)</w:t>
      </w:r>
    </w:p>
    <w:tbl>
      <w:tblPr>
        <w:tblW w:w="10348" w:type="dxa"/>
        <w:jc w:val="center"/>
        <w:tblLayout w:type="fixed"/>
        <w:tblCellMar>
          <w:left w:w="10" w:type="dxa"/>
          <w:right w:w="10" w:type="dxa"/>
        </w:tblCellMar>
        <w:tblLook w:val="0000" w:firstRow="0" w:lastRow="0" w:firstColumn="0" w:lastColumn="0" w:noHBand="0" w:noVBand="0"/>
      </w:tblPr>
      <w:tblGrid>
        <w:gridCol w:w="709"/>
        <w:gridCol w:w="2085"/>
        <w:gridCol w:w="1013"/>
        <w:gridCol w:w="845"/>
        <w:gridCol w:w="1265"/>
        <w:gridCol w:w="887"/>
        <w:gridCol w:w="1063"/>
        <w:gridCol w:w="2481"/>
        <w:tblGridChange w:id="87">
          <w:tblGrid>
            <w:gridCol w:w="709"/>
            <w:gridCol w:w="2085"/>
            <w:gridCol w:w="1013"/>
            <w:gridCol w:w="845"/>
            <w:gridCol w:w="1265"/>
            <w:gridCol w:w="887"/>
            <w:gridCol w:w="1063"/>
            <w:gridCol w:w="2481"/>
          </w:tblGrid>
        </w:tblGridChange>
      </w:tblGrid>
      <w:tr w:rsidR="00086DB9" w14:paraId="76809307" w14:textId="77777777">
        <w:trPr>
          <w:cantSplit/>
          <w:tblHeader/>
          <w:jc w:val="center"/>
        </w:trPr>
        <w:tc>
          <w:tcPr>
            <w:tcW w:w="709" w:type="dxa"/>
            <w:shd w:val="clear" w:color="auto" w:fill="94BD5E"/>
            <w:tcMar>
              <w:top w:w="0" w:type="dxa"/>
              <w:left w:w="108" w:type="dxa"/>
              <w:bottom w:w="0" w:type="dxa"/>
              <w:right w:w="108" w:type="dxa"/>
            </w:tcMar>
            <w:vAlign w:val="center"/>
          </w:tcPr>
          <w:p w14:paraId="768092F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Data</w:t>
            </w:r>
          </w:p>
          <w:p w14:paraId="768092FC" w14:textId="77777777" w:rsidR="00086DB9" w:rsidRDefault="00986FBA">
            <w:pPr>
              <w:pStyle w:val="Standard"/>
              <w:jc w:val="center"/>
              <w:rPr>
                <w:rFonts w:ascii="Arial" w:hAnsi="Arial" w:cs="Arial"/>
                <w:b/>
                <w:sz w:val="16"/>
                <w:szCs w:val="16"/>
              </w:rPr>
            </w:pPr>
            <w:r>
              <w:rPr>
                <w:rFonts w:ascii="Arial" w:hAnsi="Arial" w:cs="Arial"/>
                <w:b/>
                <w:sz w:val="16"/>
                <w:szCs w:val="16"/>
              </w:rPr>
              <w:t>Field</w:t>
            </w:r>
          </w:p>
        </w:tc>
        <w:tc>
          <w:tcPr>
            <w:tcW w:w="2085" w:type="dxa"/>
            <w:shd w:val="clear" w:color="auto" w:fill="94BD5E"/>
            <w:tcMar>
              <w:top w:w="0" w:type="dxa"/>
              <w:left w:w="108" w:type="dxa"/>
              <w:bottom w:w="0" w:type="dxa"/>
              <w:right w:w="108" w:type="dxa"/>
            </w:tcMar>
            <w:vAlign w:val="center"/>
          </w:tcPr>
          <w:p w14:paraId="768092F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Element</w:t>
            </w:r>
            <w:r>
              <w:rPr>
                <w:rFonts w:ascii="Arial" w:eastAsia="Arial" w:hAnsi="Arial" w:cs="Arial"/>
                <w:b/>
                <w:sz w:val="16"/>
                <w:szCs w:val="16"/>
              </w:rPr>
              <w:t xml:space="preserve"> </w:t>
            </w:r>
            <w:r>
              <w:rPr>
                <w:rFonts w:ascii="Arial" w:hAnsi="Arial" w:cs="Arial"/>
                <w:b/>
                <w:sz w:val="16"/>
                <w:szCs w:val="16"/>
              </w:rPr>
              <w:t>Name</w:t>
            </w:r>
          </w:p>
        </w:tc>
        <w:tc>
          <w:tcPr>
            <w:tcW w:w="1013" w:type="dxa"/>
            <w:shd w:val="clear" w:color="auto" w:fill="94BD5E"/>
            <w:tcMar>
              <w:top w:w="0" w:type="dxa"/>
              <w:left w:w="108" w:type="dxa"/>
              <w:bottom w:w="0" w:type="dxa"/>
              <w:right w:w="108" w:type="dxa"/>
            </w:tcMar>
            <w:vAlign w:val="center"/>
          </w:tcPr>
          <w:p w14:paraId="768092FE" w14:textId="77777777" w:rsidR="00086DB9" w:rsidRDefault="00986FBA">
            <w:pPr>
              <w:pStyle w:val="Standard"/>
              <w:snapToGrid w:val="0"/>
              <w:jc w:val="center"/>
              <w:rPr>
                <w:rFonts w:ascii="Arial" w:hAnsi="Arial" w:cs="Arial"/>
                <w:b/>
                <w:sz w:val="16"/>
                <w:szCs w:val="16"/>
              </w:rPr>
            </w:pPr>
            <w:proofErr w:type="spellStart"/>
            <w:r>
              <w:rPr>
                <w:rFonts w:ascii="Arial" w:hAnsi="Arial" w:cs="Arial"/>
                <w:b/>
                <w:sz w:val="16"/>
                <w:szCs w:val="16"/>
              </w:rPr>
              <w:t>Descrip</w:t>
            </w:r>
            <w:proofErr w:type="spellEnd"/>
            <w:r>
              <w:rPr>
                <w:rFonts w:ascii="Arial" w:hAnsi="Arial" w:cs="Arial"/>
                <w:b/>
                <w:sz w:val="16"/>
                <w:szCs w:val="16"/>
              </w:rPr>
              <w:t>.</w:t>
            </w:r>
          </w:p>
        </w:tc>
        <w:tc>
          <w:tcPr>
            <w:tcW w:w="845" w:type="dxa"/>
            <w:shd w:val="clear" w:color="auto" w:fill="94BD5E"/>
            <w:tcMar>
              <w:top w:w="0" w:type="dxa"/>
              <w:left w:w="108" w:type="dxa"/>
              <w:bottom w:w="0" w:type="dxa"/>
              <w:right w:w="108" w:type="dxa"/>
            </w:tcMar>
            <w:vAlign w:val="center"/>
          </w:tcPr>
          <w:p w14:paraId="768092FF"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0" w14:textId="77777777" w:rsidR="00086DB9" w:rsidRDefault="00986FBA">
            <w:pPr>
              <w:pStyle w:val="Standard"/>
              <w:jc w:val="center"/>
              <w:rPr>
                <w:rFonts w:ascii="Arial" w:hAnsi="Arial" w:cs="Arial"/>
                <w:b/>
                <w:sz w:val="16"/>
                <w:szCs w:val="16"/>
              </w:rPr>
            </w:pPr>
            <w:r>
              <w:rPr>
                <w:rFonts w:ascii="Arial" w:hAnsi="Arial" w:cs="Arial"/>
                <w:b/>
                <w:sz w:val="16"/>
                <w:szCs w:val="16"/>
              </w:rPr>
              <w:t>Scale</w:t>
            </w:r>
          </w:p>
        </w:tc>
        <w:tc>
          <w:tcPr>
            <w:tcW w:w="1265" w:type="dxa"/>
            <w:shd w:val="clear" w:color="auto" w:fill="94BD5E"/>
            <w:tcMar>
              <w:top w:w="0" w:type="dxa"/>
              <w:left w:w="108" w:type="dxa"/>
              <w:bottom w:w="0" w:type="dxa"/>
              <w:right w:w="108" w:type="dxa"/>
            </w:tcMar>
            <w:vAlign w:val="center"/>
          </w:tcPr>
          <w:p w14:paraId="76809301"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2" w14:textId="77777777" w:rsidR="00086DB9" w:rsidRDefault="00986FBA">
            <w:pPr>
              <w:pStyle w:val="Standard"/>
              <w:jc w:val="center"/>
              <w:rPr>
                <w:rFonts w:ascii="Arial" w:hAnsi="Arial" w:cs="Arial"/>
                <w:b/>
                <w:sz w:val="16"/>
                <w:szCs w:val="16"/>
              </w:rPr>
            </w:pPr>
            <w:r>
              <w:rPr>
                <w:rFonts w:ascii="Arial" w:hAnsi="Arial" w:cs="Arial"/>
                <w:b/>
                <w:sz w:val="16"/>
                <w:szCs w:val="16"/>
              </w:rPr>
              <w:t>Ref.</w:t>
            </w:r>
            <w:r>
              <w:rPr>
                <w:rFonts w:ascii="Arial" w:eastAsia="Arial" w:hAnsi="Arial" w:cs="Arial"/>
                <w:b/>
                <w:sz w:val="16"/>
                <w:szCs w:val="16"/>
              </w:rPr>
              <w:t xml:space="preserve"> </w:t>
            </w:r>
            <w:r>
              <w:rPr>
                <w:rFonts w:ascii="Arial" w:hAnsi="Arial" w:cs="Arial"/>
                <w:b/>
                <w:sz w:val="16"/>
                <w:szCs w:val="16"/>
              </w:rPr>
              <w:t>Val.</w:t>
            </w:r>
          </w:p>
        </w:tc>
        <w:tc>
          <w:tcPr>
            <w:tcW w:w="887" w:type="dxa"/>
            <w:shd w:val="clear" w:color="auto" w:fill="94BD5E"/>
            <w:tcMar>
              <w:top w:w="0" w:type="dxa"/>
              <w:left w:w="108" w:type="dxa"/>
              <w:bottom w:w="0" w:type="dxa"/>
              <w:right w:w="108" w:type="dxa"/>
            </w:tcMar>
            <w:vAlign w:val="center"/>
          </w:tcPr>
          <w:p w14:paraId="76809303"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4" w14:textId="77777777" w:rsidR="00086DB9" w:rsidRDefault="00986FBA">
            <w:pPr>
              <w:pStyle w:val="Standard"/>
              <w:jc w:val="center"/>
              <w:rPr>
                <w:rFonts w:ascii="Arial" w:hAnsi="Arial" w:cs="Arial"/>
                <w:b/>
                <w:sz w:val="16"/>
                <w:szCs w:val="16"/>
              </w:rPr>
            </w:pPr>
            <w:r>
              <w:rPr>
                <w:rFonts w:ascii="Arial" w:hAnsi="Arial" w:cs="Arial"/>
                <w:b/>
                <w:sz w:val="16"/>
                <w:szCs w:val="16"/>
              </w:rPr>
              <w:t>Width</w:t>
            </w:r>
          </w:p>
        </w:tc>
        <w:tc>
          <w:tcPr>
            <w:tcW w:w="1063" w:type="dxa"/>
            <w:shd w:val="clear" w:color="auto" w:fill="94BD5E"/>
            <w:tcMar>
              <w:top w:w="0" w:type="dxa"/>
              <w:left w:w="108" w:type="dxa"/>
              <w:bottom w:w="0" w:type="dxa"/>
              <w:right w:w="108" w:type="dxa"/>
            </w:tcMar>
            <w:vAlign w:val="center"/>
          </w:tcPr>
          <w:p w14:paraId="76809305"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Units</w:t>
            </w:r>
          </w:p>
        </w:tc>
        <w:tc>
          <w:tcPr>
            <w:tcW w:w="2481" w:type="dxa"/>
            <w:shd w:val="clear" w:color="auto" w:fill="94BD5E"/>
            <w:tcMar>
              <w:top w:w="0" w:type="dxa"/>
              <w:left w:w="108" w:type="dxa"/>
              <w:bottom w:w="0" w:type="dxa"/>
              <w:right w:w="108" w:type="dxa"/>
            </w:tcMar>
            <w:vAlign w:val="center"/>
          </w:tcPr>
          <w:p w14:paraId="76809306"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Comments</w:t>
            </w:r>
          </w:p>
        </w:tc>
      </w:tr>
      <w:tr w:rsidR="00086DB9" w14:paraId="76809309" w14:textId="77777777">
        <w:trPr>
          <w:cantSplit/>
          <w:jc w:val="center"/>
        </w:trPr>
        <w:tc>
          <w:tcPr>
            <w:tcW w:w="10348" w:type="dxa"/>
            <w:gridSpan w:val="8"/>
            <w:shd w:val="clear" w:color="auto" w:fill="CCFFCC"/>
            <w:tcMar>
              <w:top w:w="0" w:type="dxa"/>
              <w:left w:w="108" w:type="dxa"/>
              <w:bottom w:w="0" w:type="dxa"/>
              <w:right w:w="108" w:type="dxa"/>
            </w:tcMar>
          </w:tcPr>
          <w:p w14:paraId="76809308" w14:textId="77777777" w:rsidR="00086DB9" w:rsidRDefault="00986FBA">
            <w:pPr>
              <w:pStyle w:val="Standard"/>
              <w:snapToGrid w:val="0"/>
              <w:rPr>
                <w:rFonts w:ascii="Arial" w:hAnsi="Arial" w:cs="Arial"/>
                <w:b/>
                <w:i/>
                <w:sz w:val="16"/>
                <w:szCs w:val="16"/>
              </w:rPr>
            </w:pPr>
            <w:r>
              <w:rPr>
                <w:rFonts w:ascii="Arial" w:hAnsi="Arial" w:cs="Arial"/>
                <w:b/>
                <w:i/>
                <w:sz w:val="16"/>
                <w:szCs w:val="16"/>
              </w:rPr>
              <w:t>Radio</w:t>
            </w:r>
            <w:r>
              <w:rPr>
                <w:rFonts w:ascii="Arial" w:eastAsia="Arial" w:hAnsi="Arial" w:cs="Arial"/>
                <w:b/>
                <w:i/>
                <w:sz w:val="16"/>
                <w:szCs w:val="16"/>
              </w:rPr>
              <w:t xml:space="preserve"> </w:t>
            </w:r>
            <w:r>
              <w:rPr>
                <w:rFonts w:ascii="Arial" w:hAnsi="Arial" w:cs="Arial"/>
                <w:b/>
                <w:i/>
                <w:sz w:val="16"/>
                <w:szCs w:val="16"/>
              </w:rPr>
              <w:t>Occultation</w:t>
            </w:r>
            <w:r>
              <w:rPr>
                <w:rFonts w:ascii="Arial" w:eastAsia="Arial" w:hAnsi="Arial" w:cs="Arial"/>
                <w:b/>
                <w:i/>
                <w:sz w:val="16"/>
                <w:szCs w:val="16"/>
              </w:rPr>
              <w:t xml:space="preserve"> </w:t>
            </w:r>
            <w:r>
              <w:rPr>
                <w:rFonts w:ascii="Arial" w:hAnsi="Arial" w:cs="Arial"/>
                <w:b/>
                <w:i/>
                <w:sz w:val="16"/>
                <w:szCs w:val="16"/>
              </w:rPr>
              <w:t>header</w:t>
            </w:r>
          </w:p>
        </w:tc>
      </w:tr>
      <w:tr w:rsidR="002117EB" w14:paraId="1AB0352A" w14:textId="77777777" w:rsidTr="003D0846">
        <w:tblPrEx>
          <w:tblW w:w="10348" w:type="dxa"/>
          <w:jc w:val="center"/>
          <w:tblLayout w:type="fixed"/>
          <w:tblCellMar>
            <w:left w:w="10" w:type="dxa"/>
            <w:right w:w="10" w:type="dxa"/>
          </w:tblCellMar>
          <w:tblLook w:val="0000" w:firstRow="0" w:lastRow="0" w:firstColumn="0" w:lastColumn="0" w:noHBand="0" w:noVBand="0"/>
          <w:tblPrExChange w:id="8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89" w:author="Bowler, Neill" w:date="2023-01-20T10:36:00Z"/>
          <w:trPrChange w:id="90"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91" w:author="Bowler, Neill" w:date="2023-01-20T11:46:00Z">
              <w:tcPr>
                <w:tcW w:w="709" w:type="dxa"/>
                <w:shd w:val="clear" w:color="auto" w:fill="F3F3F3"/>
                <w:tcMar>
                  <w:top w:w="0" w:type="dxa"/>
                  <w:left w:w="108" w:type="dxa"/>
                  <w:bottom w:w="0" w:type="dxa"/>
                  <w:right w:w="108" w:type="dxa"/>
                </w:tcMar>
              </w:tcPr>
            </w:tcPrChange>
          </w:tcPr>
          <w:p w14:paraId="40365916" w14:textId="53DCB8E2" w:rsidR="002117EB" w:rsidRPr="0031448F" w:rsidRDefault="002117EB" w:rsidP="002117EB">
            <w:pPr>
              <w:pStyle w:val="Standard"/>
              <w:snapToGrid w:val="0"/>
              <w:jc w:val="right"/>
              <w:rPr>
                <w:ins w:id="92" w:author="Bowler, Neill" w:date="2023-01-20T10:36:00Z"/>
                <w:rFonts w:ascii="Arial" w:hAnsi="Arial" w:cs="Arial"/>
                <w:sz w:val="16"/>
                <w:szCs w:val="16"/>
              </w:rPr>
            </w:pPr>
            <w:ins w:id="93" w:author="Bowler, Neill" w:date="2023-01-20T10:37:00Z">
              <w:r w:rsidRPr="0031448F">
                <w:rPr>
                  <w:rFonts w:ascii="Arial" w:hAnsi="Arial" w:cs="Arial"/>
                  <w:color w:val="000000"/>
                  <w:sz w:val="16"/>
                  <w:szCs w:val="16"/>
                  <w:rPrChange w:id="94" w:author="Bowler, Neill" w:date="2023-01-20T10:38:00Z">
                    <w:rPr>
                      <w:rFonts w:asciiTheme="minorHAnsi" w:hAnsi="Arial" w:cs="Lohit Devanagari"/>
                      <w:color w:val="000000"/>
                      <w:sz w:val="14"/>
                      <w:szCs w:val="14"/>
                    </w:rPr>
                  </w:rPrChange>
                </w:rPr>
                <w:t>1</w:t>
              </w:r>
            </w:ins>
          </w:p>
        </w:tc>
        <w:tc>
          <w:tcPr>
            <w:tcW w:w="2085" w:type="dxa"/>
            <w:shd w:val="clear" w:color="auto" w:fill="F3F3F3"/>
            <w:tcMar>
              <w:top w:w="0" w:type="dxa"/>
              <w:left w:w="108" w:type="dxa"/>
              <w:bottom w:w="0" w:type="dxa"/>
              <w:right w:w="108" w:type="dxa"/>
            </w:tcMar>
            <w:tcPrChange w:id="95" w:author="Bowler, Neill" w:date="2023-01-20T11:46:00Z">
              <w:tcPr>
                <w:tcW w:w="2085" w:type="dxa"/>
                <w:shd w:val="clear" w:color="auto" w:fill="F3F3F3"/>
                <w:tcMar>
                  <w:top w:w="0" w:type="dxa"/>
                  <w:left w:w="108" w:type="dxa"/>
                  <w:bottom w:w="0" w:type="dxa"/>
                  <w:right w:w="108" w:type="dxa"/>
                </w:tcMar>
              </w:tcPr>
            </w:tcPrChange>
          </w:tcPr>
          <w:p w14:paraId="00046D0C" w14:textId="55AD9D47" w:rsidR="002117EB" w:rsidRPr="0031448F" w:rsidRDefault="002117EB" w:rsidP="002117EB">
            <w:pPr>
              <w:pStyle w:val="Standard"/>
              <w:snapToGrid w:val="0"/>
              <w:rPr>
                <w:ins w:id="96" w:author="Bowler, Neill" w:date="2023-01-20T10:36:00Z"/>
                <w:rFonts w:ascii="Arial" w:hAnsi="Arial" w:cs="Arial"/>
                <w:b/>
                <w:sz w:val="16"/>
                <w:szCs w:val="16"/>
              </w:rPr>
            </w:pPr>
            <w:ins w:id="97" w:author="Bowler, Neill" w:date="2023-01-20T10:37:00Z">
              <w:r w:rsidRPr="0031448F">
                <w:rPr>
                  <w:rFonts w:ascii="Arial" w:hAnsi="Arial" w:cs="Arial"/>
                  <w:b/>
                  <w:bCs/>
                  <w:color w:val="000000"/>
                  <w:sz w:val="16"/>
                  <w:szCs w:val="16"/>
                  <w:rPrChange w:id="98" w:author="Bowler, Neill" w:date="2023-01-20T10:38: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99" w:author="Bowler, Neill" w:date="2023-01-20T11:46:00Z">
              <w:tcPr>
                <w:tcW w:w="1013" w:type="dxa"/>
                <w:shd w:val="clear" w:color="auto" w:fill="F3F3F3"/>
                <w:tcMar>
                  <w:top w:w="0" w:type="dxa"/>
                  <w:left w:w="108" w:type="dxa"/>
                  <w:bottom w:w="0" w:type="dxa"/>
                  <w:right w:w="108" w:type="dxa"/>
                </w:tcMar>
              </w:tcPr>
            </w:tcPrChange>
          </w:tcPr>
          <w:p w14:paraId="44D826D9" w14:textId="00778B35" w:rsidR="002117EB" w:rsidRPr="0031448F" w:rsidRDefault="002117EB" w:rsidP="002117EB">
            <w:pPr>
              <w:pStyle w:val="Standard"/>
              <w:snapToGrid w:val="0"/>
              <w:jc w:val="center"/>
              <w:rPr>
                <w:ins w:id="100" w:author="Bowler, Neill" w:date="2023-01-20T10:36:00Z"/>
                <w:rFonts w:ascii="Arial" w:hAnsi="Arial" w:cs="Arial"/>
                <w:b/>
                <w:sz w:val="16"/>
                <w:szCs w:val="16"/>
              </w:rPr>
            </w:pPr>
            <w:ins w:id="101" w:author="Bowler, Neill" w:date="2023-01-20T10:37:00Z">
              <w:r w:rsidRPr="0031448F">
                <w:rPr>
                  <w:rFonts w:ascii="Arial" w:hAnsi="Arial" w:cs="Arial"/>
                  <w:b/>
                  <w:bCs/>
                  <w:color w:val="000000"/>
                  <w:sz w:val="16"/>
                  <w:szCs w:val="16"/>
                  <w:rPrChange w:id="102"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103" w:author="Bowler, Neill" w:date="2023-01-20T11:46:00Z">
              <w:tcPr>
                <w:tcW w:w="845" w:type="dxa"/>
                <w:shd w:val="clear" w:color="auto" w:fill="F3F3F3"/>
                <w:tcMar>
                  <w:top w:w="0" w:type="dxa"/>
                  <w:left w:w="108" w:type="dxa"/>
                  <w:bottom w:w="0" w:type="dxa"/>
                  <w:right w:w="108" w:type="dxa"/>
                </w:tcMar>
              </w:tcPr>
            </w:tcPrChange>
          </w:tcPr>
          <w:p w14:paraId="3357233C" w14:textId="05241EA3" w:rsidR="002117EB" w:rsidRPr="0031448F" w:rsidRDefault="002117EB" w:rsidP="002117EB">
            <w:pPr>
              <w:pStyle w:val="Standard"/>
              <w:snapToGrid w:val="0"/>
              <w:jc w:val="right"/>
              <w:rPr>
                <w:ins w:id="104" w:author="Bowler, Neill" w:date="2023-01-20T10:36:00Z"/>
                <w:rFonts w:ascii="Arial" w:hAnsi="Arial" w:cs="Arial"/>
                <w:sz w:val="16"/>
                <w:szCs w:val="16"/>
              </w:rPr>
            </w:pPr>
            <w:ins w:id="105" w:author="Bowler, Neill" w:date="2023-01-20T10:37:00Z">
              <w:r w:rsidRPr="0031448F">
                <w:rPr>
                  <w:rFonts w:ascii="Arial" w:hAnsi="Arial" w:cs="Arial"/>
                  <w:color w:val="000000"/>
                  <w:sz w:val="16"/>
                  <w:szCs w:val="16"/>
                  <w:rPrChange w:id="106"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07" w:author="Bowler, Neill" w:date="2023-01-20T11:46:00Z">
              <w:tcPr>
                <w:tcW w:w="1265" w:type="dxa"/>
                <w:shd w:val="clear" w:color="auto" w:fill="F3F3F3"/>
                <w:tcMar>
                  <w:top w:w="0" w:type="dxa"/>
                  <w:left w:w="108" w:type="dxa"/>
                  <w:bottom w:w="0" w:type="dxa"/>
                  <w:right w:w="108" w:type="dxa"/>
                </w:tcMar>
              </w:tcPr>
            </w:tcPrChange>
          </w:tcPr>
          <w:p w14:paraId="30EF7250" w14:textId="55B81766" w:rsidR="002117EB" w:rsidRPr="0031448F" w:rsidRDefault="002117EB" w:rsidP="002117EB">
            <w:pPr>
              <w:pStyle w:val="Standard"/>
              <w:snapToGrid w:val="0"/>
              <w:jc w:val="right"/>
              <w:rPr>
                <w:ins w:id="108" w:author="Bowler, Neill" w:date="2023-01-20T10:36:00Z"/>
                <w:rFonts w:ascii="Arial" w:hAnsi="Arial" w:cs="Arial"/>
                <w:sz w:val="16"/>
                <w:szCs w:val="16"/>
              </w:rPr>
            </w:pPr>
            <w:ins w:id="109" w:author="Bowler, Neill" w:date="2023-01-20T10:37:00Z">
              <w:r w:rsidRPr="0031448F">
                <w:rPr>
                  <w:rFonts w:ascii="Arial" w:hAnsi="Arial" w:cs="Arial"/>
                  <w:color w:val="000000"/>
                  <w:sz w:val="16"/>
                  <w:szCs w:val="16"/>
                  <w:rPrChange w:id="110"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11" w:author="Bowler, Neill" w:date="2023-01-20T11:46:00Z">
              <w:tcPr>
                <w:tcW w:w="887" w:type="dxa"/>
                <w:shd w:val="clear" w:color="auto" w:fill="F3F3F3"/>
                <w:tcMar>
                  <w:top w:w="0" w:type="dxa"/>
                  <w:left w:w="108" w:type="dxa"/>
                  <w:bottom w:w="0" w:type="dxa"/>
                  <w:right w:w="108" w:type="dxa"/>
                </w:tcMar>
              </w:tcPr>
            </w:tcPrChange>
          </w:tcPr>
          <w:p w14:paraId="6D0145C5" w14:textId="126694A2" w:rsidR="002117EB" w:rsidRPr="0031448F" w:rsidRDefault="002117EB" w:rsidP="002117EB">
            <w:pPr>
              <w:pStyle w:val="Standard"/>
              <w:tabs>
                <w:tab w:val="right" w:pos="-37"/>
                <w:tab w:val="right" w:pos="493"/>
              </w:tabs>
              <w:snapToGrid w:val="0"/>
              <w:ind w:left="-37"/>
              <w:jc w:val="right"/>
              <w:rPr>
                <w:ins w:id="112" w:author="Bowler, Neill" w:date="2023-01-20T10:36:00Z"/>
                <w:rFonts w:ascii="Arial" w:hAnsi="Arial" w:cs="Arial"/>
                <w:sz w:val="16"/>
                <w:szCs w:val="16"/>
              </w:rPr>
            </w:pPr>
            <w:ins w:id="113" w:author="Bowler, Neill" w:date="2023-01-20T10:37:00Z">
              <w:r w:rsidRPr="0031448F">
                <w:rPr>
                  <w:rFonts w:ascii="Arial" w:hAnsi="Arial" w:cs="Arial"/>
                  <w:color w:val="000000"/>
                  <w:sz w:val="16"/>
                  <w:szCs w:val="16"/>
                  <w:rPrChange w:id="114"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115" w:author="Bowler, Neill" w:date="2023-01-20T11:46:00Z">
              <w:tcPr>
                <w:tcW w:w="1063" w:type="dxa"/>
                <w:shd w:val="clear" w:color="auto" w:fill="F3F3F3"/>
                <w:tcMar>
                  <w:top w:w="0" w:type="dxa"/>
                  <w:left w:w="108" w:type="dxa"/>
                  <w:bottom w:w="0" w:type="dxa"/>
                  <w:right w:w="108" w:type="dxa"/>
                </w:tcMar>
              </w:tcPr>
            </w:tcPrChange>
          </w:tcPr>
          <w:p w14:paraId="64DE872F" w14:textId="0460C6A6" w:rsidR="002117EB" w:rsidRPr="0031448F" w:rsidRDefault="002117EB" w:rsidP="002117EB">
            <w:pPr>
              <w:pStyle w:val="Standard"/>
              <w:snapToGrid w:val="0"/>
              <w:rPr>
                <w:ins w:id="116" w:author="Bowler, Neill" w:date="2023-01-20T10:36:00Z"/>
                <w:rFonts w:ascii="Arial" w:hAnsi="Arial" w:cs="Arial"/>
                <w:sz w:val="16"/>
                <w:szCs w:val="16"/>
              </w:rPr>
            </w:pPr>
            <w:ins w:id="117" w:author="Bowler, Neill" w:date="2023-01-20T10:37:00Z">
              <w:r w:rsidRPr="0031448F">
                <w:rPr>
                  <w:rFonts w:ascii="Arial" w:hAnsi="Arial" w:cs="Arial"/>
                  <w:color w:val="000000"/>
                  <w:sz w:val="16"/>
                  <w:szCs w:val="16"/>
                  <w:rPrChange w:id="118"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119" w:author="Bowler, Neill" w:date="2023-01-20T11:46:00Z">
              <w:tcPr>
                <w:tcW w:w="2481" w:type="dxa"/>
                <w:shd w:val="clear" w:color="auto" w:fill="F3F3F3"/>
                <w:tcMar>
                  <w:top w:w="0" w:type="dxa"/>
                  <w:left w:w="108" w:type="dxa"/>
                  <w:bottom w:w="0" w:type="dxa"/>
                  <w:right w:w="108" w:type="dxa"/>
                </w:tcMar>
              </w:tcPr>
            </w:tcPrChange>
          </w:tcPr>
          <w:p w14:paraId="47F4F036" w14:textId="0FB17FD6" w:rsidR="002117EB" w:rsidRPr="0031448F" w:rsidRDefault="002117EB" w:rsidP="002117EB">
            <w:pPr>
              <w:pStyle w:val="Standard"/>
              <w:snapToGrid w:val="0"/>
              <w:rPr>
                <w:ins w:id="120" w:author="Bowler, Neill" w:date="2023-01-20T10:36:00Z"/>
                <w:rFonts w:ascii="Arial" w:hAnsi="Arial" w:cs="Arial"/>
                <w:sz w:val="16"/>
                <w:szCs w:val="16"/>
              </w:rPr>
            </w:pPr>
            <w:ins w:id="121" w:author="Bowler, Neill" w:date="2023-01-20T10:37:00Z">
              <w:r w:rsidRPr="0031448F">
                <w:rPr>
                  <w:rFonts w:ascii="Arial" w:hAnsi="Arial" w:cs="Arial"/>
                  <w:color w:val="000000"/>
                  <w:sz w:val="16"/>
                  <w:szCs w:val="16"/>
                  <w:rPrChange w:id="122" w:author="Bowler, Neill" w:date="2023-01-20T10:38:00Z">
                    <w:rPr>
                      <w:rFonts w:asciiTheme="minorHAnsi" w:hAnsi="Arial" w:cs="Lohit Devanagari"/>
                      <w:color w:val="000000"/>
                      <w:sz w:val="14"/>
                      <w:szCs w:val="14"/>
                    </w:rPr>
                  </w:rPrChange>
                </w:rPr>
                <w:t>Indicate presence of satellite RO header</w:t>
              </w:r>
            </w:ins>
          </w:p>
        </w:tc>
      </w:tr>
      <w:tr w:rsidR="002117EB" w14:paraId="38DE841E" w14:textId="77777777" w:rsidTr="003D0846">
        <w:tblPrEx>
          <w:tblW w:w="10348" w:type="dxa"/>
          <w:jc w:val="center"/>
          <w:tblLayout w:type="fixed"/>
          <w:tblCellMar>
            <w:left w:w="10" w:type="dxa"/>
            <w:right w:w="10" w:type="dxa"/>
          </w:tblCellMar>
          <w:tblLook w:val="0000" w:firstRow="0" w:lastRow="0" w:firstColumn="0" w:lastColumn="0" w:noHBand="0" w:noVBand="0"/>
          <w:tblPrExChange w:id="12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133"/>
          <w:jc w:val="center"/>
          <w:ins w:id="124" w:author="Bowler, Neill" w:date="2023-01-20T10:36:00Z"/>
          <w:trPrChange w:id="125"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126" w:author="Bowler, Neill" w:date="2023-01-20T11:46:00Z">
              <w:tcPr>
                <w:tcW w:w="709" w:type="dxa"/>
                <w:shd w:val="clear" w:color="auto" w:fill="F3F3F3"/>
                <w:tcMar>
                  <w:top w:w="0" w:type="dxa"/>
                  <w:left w:w="108" w:type="dxa"/>
                  <w:bottom w:w="0" w:type="dxa"/>
                  <w:right w:w="108" w:type="dxa"/>
                </w:tcMar>
              </w:tcPr>
            </w:tcPrChange>
          </w:tcPr>
          <w:p w14:paraId="74F45529" w14:textId="0FCA0F1F" w:rsidR="002117EB" w:rsidRPr="0031448F" w:rsidRDefault="002117EB" w:rsidP="002117EB">
            <w:pPr>
              <w:pStyle w:val="Standard"/>
              <w:snapToGrid w:val="0"/>
              <w:jc w:val="right"/>
              <w:rPr>
                <w:ins w:id="127" w:author="Bowler, Neill" w:date="2023-01-20T10:36:00Z"/>
                <w:rFonts w:ascii="Arial" w:hAnsi="Arial" w:cs="Arial"/>
                <w:sz w:val="16"/>
                <w:szCs w:val="16"/>
              </w:rPr>
            </w:pPr>
            <w:ins w:id="128" w:author="Bowler, Neill" w:date="2023-01-20T10:37:00Z">
              <w:r w:rsidRPr="0031448F">
                <w:rPr>
                  <w:rFonts w:ascii="Arial" w:eastAsia="Arial" w:hAnsi="Arial" w:cs="Arial"/>
                  <w:color w:val="000000"/>
                  <w:sz w:val="16"/>
                  <w:szCs w:val="16"/>
                  <w:rPrChange w:id="129" w:author="Bowler, Neill" w:date="2023-01-20T10:38:00Z">
                    <w:rPr>
                      <w:rFonts w:asciiTheme="minorHAnsi" w:eastAsia="Arial" w:hAnsi="Arial" w:cs="Lohit Devanagari"/>
                      <w:color w:val="000000"/>
                      <w:sz w:val="14"/>
                      <w:szCs w:val="14"/>
                    </w:rPr>
                  </w:rPrChange>
                </w:rPr>
                <w:t>2</w:t>
              </w:r>
              <w:r w:rsidRPr="0031448F">
                <w:rPr>
                  <w:rFonts w:ascii="Arial" w:eastAsia="Arial" w:hAnsi="Arial" w:cs="Arial"/>
                  <w:color w:val="000000"/>
                  <w:sz w:val="16"/>
                  <w:szCs w:val="16"/>
                  <w:rPrChange w:id="130" w:author="Bowler, Neill" w:date="2023-01-20T10:38:00Z">
                    <w:rPr>
                      <w:rFonts w:asciiTheme="minorHAnsi" w:eastAsia="Arial" w:hAnsi="Arial" w:cs="Lohit Devanagari"/>
                      <w:color w:val="000000"/>
                      <w:sz w:val="14"/>
                      <w:szCs w:val="14"/>
                    </w:rPr>
                  </w:rPrChange>
                </w:rPr>
                <w:t>–</w:t>
              </w:r>
            </w:ins>
            <w:ins w:id="131" w:author="Bowler, Neill" w:date="2023-01-20T10:40:00Z">
              <w:r w:rsidR="003D749E">
                <w:rPr>
                  <w:rFonts w:ascii="Arial" w:eastAsia="Arial" w:hAnsi="Arial" w:cs="Arial"/>
                  <w:color w:val="000000"/>
                  <w:sz w:val="16"/>
                  <w:szCs w:val="16"/>
                </w:rPr>
                <w:t>4</w:t>
              </w:r>
            </w:ins>
          </w:p>
        </w:tc>
        <w:tc>
          <w:tcPr>
            <w:tcW w:w="2085" w:type="dxa"/>
            <w:shd w:val="clear" w:color="auto" w:fill="E0E0E0"/>
            <w:tcMar>
              <w:top w:w="0" w:type="dxa"/>
              <w:left w:w="108" w:type="dxa"/>
              <w:bottom w:w="0" w:type="dxa"/>
              <w:right w:w="108" w:type="dxa"/>
            </w:tcMar>
            <w:tcPrChange w:id="132" w:author="Bowler, Neill" w:date="2023-01-20T11:46:00Z">
              <w:tcPr>
                <w:tcW w:w="2085" w:type="dxa"/>
                <w:shd w:val="clear" w:color="auto" w:fill="F3F3F3"/>
                <w:tcMar>
                  <w:top w:w="0" w:type="dxa"/>
                  <w:left w:w="108" w:type="dxa"/>
                  <w:bottom w:w="0" w:type="dxa"/>
                  <w:right w:w="108" w:type="dxa"/>
                </w:tcMar>
              </w:tcPr>
            </w:tcPrChange>
          </w:tcPr>
          <w:p w14:paraId="5C73FBFB" w14:textId="3E1559C0" w:rsidR="002117EB" w:rsidRPr="0031448F" w:rsidRDefault="002117EB" w:rsidP="002117EB">
            <w:pPr>
              <w:pStyle w:val="Standard"/>
              <w:snapToGrid w:val="0"/>
              <w:rPr>
                <w:ins w:id="133" w:author="Bowler, Neill" w:date="2023-01-20T10:36:00Z"/>
                <w:rFonts w:ascii="Arial" w:hAnsi="Arial" w:cs="Arial"/>
                <w:b/>
                <w:sz w:val="16"/>
                <w:szCs w:val="16"/>
              </w:rPr>
            </w:pPr>
            <w:ins w:id="134" w:author="Bowler, Neill" w:date="2023-01-20T10:37:00Z">
              <w:r w:rsidRPr="0031448F">
                <w:rPr>
                  <w:rFonts w:ascii="Arial" w:hAnsi="Arial" w:cs="Arial"/>
                  <w:b/>
                  <w:bCs/>
                  <w:color w:val="000000"/>
                  <w:sz w:val="16"/>
                  <w:szCs w:val="16"/>
                  <w:rPrChange w:id="135" w:author="Bowler, Neill" w:date="2023-01-20T10:38:00Z">
                    <w:rPr>
                      <w:rFonts w:asciiTheme="minorHAnsi" w:hAnsi="Arial" w:cs="Lohit Devanagari"/>
                      <w:b/>
                      <w:bCs/>
                      <w:color w:val="000000"/>
                      <w:sz w:val="14"/>
                      <w:szCs w:val="14"/>
                    </w:rPr>
                  </w:rPrChange>
                </w:rPr>
                <w:t>Satellite</w:t>
              </w:r>
              <w:r w:rsidRPr="0031448F">
                <w:rPr>
                  <w:rFonts w:ascii="Arial" w:eastAsia="Arial" w:hAnsi="Arial" w:cs="Arial"/>
                  <w:b/>
                  <w:bCs/>
                  <w:color w:val="000000"/>
                  <w:sz w:val="16"/>
                  <w:szCs w:val="16"/>
                  <w:rPrChange w:id="136"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7"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138"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39"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140" w:author="Bowler, Neill" w:date="2023-01-20T11:46:00Z">
              <w:tcPr>
                <w:tcW w:w="1013" w:type="dxa"/>
                <w:shd w:val="clear" w:color="auto" w:fill="F3F3F3"/>
                <w:tcMar>
                  <w:top w:w="0" w:type="dxa"/>
                  <w:left w:w="108" w:type="dxa"/>
                  <w:bottom w:w="0" w:type="dxa"/>
                  <w:right w:w="108" w:type="dxa"/>
                </w:tcMar>
              </w:tcPr>
            </w:tcPrChange>
          </w:tcPr>
          <w:p w14:paraId="6896B036" w14:textId="5420DF3C" w:rsidR="002117EB" w:rsidRPr="0031448F" w:rsidRDefault="002117EB" w:rsidP="002117EB">
            <w:pPr>
              <w:pStyle w:val="Standard"/>
              <w:snapToGrid w:val="0"/>
              <w:jc w:val="center"/>
              <w:rPr>
                <w:ins w:id="141" w:author="Bowler, Neill" w:date="2023-01-20T10:36:00Z"/>
                <w:rFonts w:ascii="Arial" w:hAnsi="Arial" w:cs="Arial"/>
                <w:b/>
                <w:sz w:val="16"/>
                <w:szCs w:val="16"/>
              </w:rPr>
            </w:pPr>
            <w:ins w:id="142" w:author="Bowler, Neill" w:date="2023-01-20T10:37:00Z">
              <w:r w:rsidRPr="0031448F">
                <w:rPr>
                  <w:rFonts w:ascii="Arial" w:hAnsi="Arial" w:cs="Arial"/>
                  <w:b/>
                  <w:bCs/>
                  <w:color w:val="000000"/>
                  <w:sz w:val="16"/>
                  <w:szCs w:val="16"/>
                  <w:rPrChange w:id="143" w:author="Bowler, Neill" w:date="2023-01-20T10:38:00Z">
                    <w:rPr>
                      <w:rFonts w:asciiTheme="minorHAnsi" w:hAnsi="Arial" w:cs="Lohit Devanagari"/>
                      <w:b/>
                      <w:bCs/>
                      <w:color w:val="000000"/>
                      <w:sz w:val="14"/>
                      <w:szCs w:val="14"/>
                    </w:rPr>
                  </w:rPrChange>
                </w:rPr>
                <w:t>3</w:t>
              </w:r>
              <w:r w:rsidRPr="0031448F">
                <w:rPr>
                  <w:rFonts w:ascii="Arial" w:eastAsia="Arial" w:hAnsi="Arial" w:cs="Arial"/>
                  <w:b/>
                  <w:bCs/>
                  <w:color w:val="000000"/>
                  <w:sz w:val="16"/>
                  <w:szCs w:val="16"/>
                  <w:rPrChange w:id="144"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5" w:author="Bowler, Neill" w:date="2023-01-20T10:38:00Z">
                    <w:rPr>
                      <w:rFonts w:asciiTheme="minorHAnsi" w:hAnsi="Arial" w:cs="Lohit Devanagari"/>
                      <w:b/>
                      <w:bCs/>
                      <w:color w:val="000000"/>
                      <w:sz w:val="14"/>
                      <w:szCs w:val="14"/>
                    </w:rPr>
                  </w:rPrChange>
                </w:rPr>
                <w:t>10</w:t>
              </w:r>
              <w:r w:rsidRPr="0031448F">
                <w:rPr>
                  <w:rFonts w:ascii="Arial" w:eastAsia="Arial" w:hAnsi="Arial" w:cs="Arial"/>
                  <w:b/>
                  <w:bCs/>
                  <w:color w:val="000000"/>
                  <w:sz w:val="16"/>
                  <w:szCs w:val="16"/>
                  <w:rPrChange w:id="146"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147" w:author="Bowler, Neill" w:date="2023-01-20T10:38:00Z">
                    <w:rPr>
                      <w:rFonts w:asciiTheme="minorHAnsi" w:hAnsi="Arial" w:cs="Lohit Devanagari"/>
                      <w:b/>
                      <w:bCs/>
                      <w:color w:val="000000"/>
                      <w:sz w:val="14"/>
                      <w:szCs w:val="14"/>
                    </w:rPr>
                  </w:rPrChange>
                </w:rPr>
                <w:t>022</w:t>
              </w:r>
            </w:ins>
          </w:p>
        </w:tc>
        <w:tc>
          <w:tcPr>
            <w:tcW w:w="845" w:type="dxa"/>
            <w:shd w:val="clear" w:color="auto" w:fill="E0E0E0"/>
            <w:tcMar>
              <w:top w:w="0" w:type="dxa"/>
              <w:left w:w="108" w:type="dxa"/>
              <w:bottom w:w="0" w:type="dxa"/>
              <w:right w:w="108" w:type="dxa"/>
            </w:tcMar>
            <w:tcPrChange w:id="148" w:author="Bowler, Neill" w:date="2023-01-20T11:46:00Z">
              <w:tcPr>
                <w:tcW w:w="845" w:type="dxa"/>
                <w:shd w:val="clear" w:color="auto" w:fill="F3F3F3"/>
                <w:tcMar>
                  <w:top w:w="0" w:type="dxa"/>
                  <w:left w:w="108" w:type="dxa"/>
                  <w:bottom w:w="0" w:type="dxa"/>
                  <w:right w:w="108" w:type="dxa"/>
                </w:tcMar>
              </w:tcPr>
            </w:tcPrChange>
          </w:tcPr>
          <w:p w14:paraId="77F2F443" w14:textId="0C20DB63" w:rsidR="002117EB" w:rsidRPr="0031448F" w:rsidRDefault="002117EB" w:rsidP="002117EB">
            <w:pPr>
              <w:pStyle w:val="Standard"/>
              <w:snapToGrid w:val="0"/>
              <w:jc w:val="right"/>
              <w:rPr>
                <w:ins w:id="149" w:author="Bowler, Neill" w:date="2023-01-20T10:36:00Z"/>
                <w:rFonts w:ascii="Arial" w:hAnsi="Arial" w:cs="Arial"/>
                <w:sz w:val="16"/>
                <w:szCs w:val="16"/>
              </w:rPr>
            </w:pPr>
            <w:ins w:id="150" w:author="Bowler, Neill" w:date="2023-01-20T10:37:00Z">
              <w:r w:rsidRPr="0031448F">
                <w:rPr>
                  <w:rFonts w:ascii="Arial" w:hAnsi="Arial" w:cs="Arial"/>
                  <w:color w:val="000000" w:themeColor="text1"/>
                  <w:sz w:val="16"/>
                  <w:szCs w:val="16"/>
                  <w:rPrChange w:id="151"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152" w:author="Bowler, Neill" w:date="2023-01-20T11:46:00Z">
              <w:tcPr>
                <w:tcW w:w="1265" w:type="dxa"/>
                <w:shd w:val="clear" w:color="auto" w:fill="F3F3F3"/>
                <w:tcMar>
                  <w:top w:w="0" w:type="dxa"/>
                  <w:left w:w="108" w:type="dxa"/>
                  <w:bottom w:w="0" w:type="dxa"/>
                  <w:right w:w="108" w:type="dxa"/>
                </w:tcMar>
              </w:tcPr>
            </w:tcPrChange>
          </w:tcPr>
          <w:p w14:paraId="3E9196B7" w14:textId="638D2F97" w:rsidR="002117EB" w:rsidRPr="0031448F" w:rsidRDefault="002117EB" w:rsidP="002117EB">
            <w:pPr>
              <w:pStyle w:val="Standard"/>
              <w:snapToGrid w:val="0"/>
              <w:jc w:val="right"/>
              <w:rPr>
                <w:ins w:id="153" w:author="Bowler, Neill" w:date="2023-01-20T10:36:00Z"/>
                <w:rFonts w:ascii="Arial" w:hAnsi="Arial" w:cs="Arial"/>
                <w:sz w:val="16"/>
                <w:szCs w:val="16"/>
              </w:rPr>
            </w:pPr>
            <w:ins w:id="154" w:author="Bowler, Neill" w:date="2023-01-20T10:37:00Z">
              <w:r w:rsidRPr="0031448F">
                <w:rPr>
                  <w:rFonts w:ascii="Arial" w:hAnsi="Arial" w:cs="Arial"/>
                  <w:color w:val="000000" w:themeColor="text1"/>
                  <w:sz w:val="16"/>
                  <w:szCs w:val="16"/>
                  <w:rPrChange w:id="155"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156" w:author="Bowler, Neill" w:date="2023-01-20T11:46:00Z">
              <w:tcPr>
                <w:tcW w:w="887" w:type="dxa"/>
                <w:shd w:val="clear" w:color="auto" w:fill="F3F3F3"/>
                <w:tcMar>
                  <w:top w:w="0" w:type="dxa"/>
                  <w:left w:w="108" w:type="dxa"/>
                  <w:bottom w:w="0" w:type="dxa"/>
                  <w:right w:w="108" w:type="dxa"/>
                </w:tcMar>
              </w:tcPr>
            </w:tcPrChange>
          </w:tcPr>
          <w:p w14:paraId="724FC55E" w14:textId="3A67B0C3" w:rsidR="002117EB" w:rsidRPr="0031448F" w:rsidRDefault="002117EB" w:rsidP="002117EB">
            <w:pPr>
              <w:pStyle w:val="Standard"/>
              <w:tabs>
                <w:tab w:val="right" w:pos="-37"/>
                <w:tab w:val="right" w:pos="493"/>
              </w:tabs>
              <w:snapToGrid w:val="0"/>
              <w:ind w:left="-37"/>
              <w:jc w:val="right"/>
              <w:rPr>
                <w:ins w:id="157" w:author="Bowler, Neill" w:date="2023-01-20T10:36:00Z"/>
                <w:rFonts w:ascii="Arial" w:hAnsi="Arial" w:cs="Arial"/>
                <w:sz w:val="16"/>
                <w:szCs w:val="16"/>
              </w:rPr>
            </w:pPr>
            <w:ins w:id="158" w:author="Bowler, Neill" w:date="2023-01-20T10:37:00Z">
              <w:r w:rsidRPr="0031448F">
                <w:rPr>
                  <w:rFonts w:ascii="Arial" w:hAnsi="Arial" w:cs="Arial"/>
                  <w:color w:val="000000" w:themeColor="text1"/>
                  <w:sz w:val="16"/>
                  <w:szCs w:val="16"/>
                  <w:rPrChange w:id="159"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160" w:author="Bowler, Neill" w:date="2023-01-20T11:46:00Z">
              <w:tcPr>
                <w:tcW w:w="1063" w:type="dxa"/>
                <w:shd w:val="clear" w:color="auto" w:fill="F3F3F3"/>
                <w:tcMar>
                  <w:top w:w="0" w:type="dxa"/>
                  <w:left w:w="108" w:type="dxa"/>
                  <w:bottom w:w="0" w:type="dxa"/>
                  <w:right w:w="108" w:type="dxa"/>
                </w:tcMar>
              </w:tcPr>
            </w:tcPrChange>
          </w:tcPr>
          <w:p w14:paraId="79538DA6" w14:textId="36F4FAD0" w:rsidR="002117EB" w:rsidRPr="0031448F" w:rsidRDefault="002117EB" w:rsidP="002117EB">
            <w:pPr>
              <w:pStyle w:val="Standard"/>
              <w:snapToGrid w:val="0"/>
              <w:rPr>
                <w:ins w:id="161" w:author="Bowler, Neill" w:date="2023-01-20T10:36:00Z"/>
                <w:rFonts w:ascii="Arial" w:hAnsi="Arial" w:cs="Arial"/>
                <w:sz w:val="16"/>
                <w:szCs w:val="16"/>
              </w:rPr>
            </w:pPr>
            <w:ins w:id="162" w:author="Bowler, Neill" w:date="2023-01-20T10:37:00Z">
              <w:r w:rsidRPr="0031448F">
                <w:rPr>
                  <w:rFonts w:ascii="Arial" w:hAnsi="Arial" w:cs="Arial"/>
                  <w:color w:val="000000" w:themeColor="text1"/>
                  <w:sz w:val="16"/>
                  <w:szCs w:val="16"/>
                  <w:rPrChange w:id="163"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164" w:author="Bowler, Neill" w:date="2023-01-20T11:46:00Z">
              <w:tcPr>
                <w:tcW w:w="2481" w:type="dxa"/>
                <w:shd w:val="clear" w:color="auto" w:fill="F3F3F3"/>
                <w:tcMar>
                  <w:top w:w="0" w:type="dxa"/>
                  <w:left w:w="108" w:type="dxa"/>
                  <w:bottom w:w="0" w:type="dxa"/>
                  <w:right w:w="108" w:type="dxa"/>
                </w:tcMar>
              </w:tcPr>
            </w:tcPrChange>
          </w:tcPr>
          <w:p w14:paraId="156E05BB" w14:textId="6F46CC76" w:rsidR="002117EB" w:rsidRPr="0031448F" w:rsidRDefault="002117EB" w:rsidP="002117EB">
            <w:pPr>
              <w:pStyle w:val="Standard"/>
              <w:snapToGrid w:val="0"/>
              <w:rPr>
                <w:ins w:id="165" w:author="Bowler, Neill" w:date="2023-01-20T10:36:00Z"/>
                <w:rFonts w:ascii="Arial" w:hAnsi="Arial" w:cs="Arial"/>
                <w:sz w:val="16"/>
                <w:szCs w:val="16"/>
              </w:rPr>
            </w:pPr>
            <w:ins w:id="166" w:author="Bowler, Neill" w:date="2023-01-20T10:37:00Z">
              <w:r w:rsidRPr="0031448F">
                <w:rPr>
                  <w:rFonts w:ascii="Arial" w:hAnsi="Arial" w:cs="Arial"/>
                  <w:color w:val="000000" w:themeColor="text1"/>
                  <w:sz w:val="16"/>
                  <w:szCs w:val="16"/>
                  <w:rPrChange w:id="167" w:author="Bowler, Neill" w:date="2023-01-20T10:38:00Z">
                    <w:rPr>
                      <w:rFonts w:asciiTheme="minorHAnsi" w:hAnsi="Arial" w:cs="Lohit Devanagari"/>
                      <w:color w:val="000000" w:themeColor="text1"/>
                      <w:sz w:val="14"/>
                      <w:szCs w:val="14"/>
                    </w:rPr>
                  </w:rPrChange>
                </w:rPr>
                <w:t> </w:t>
              </w:r>
            </w:ins>
          </w:p>
        </w:tc>
      </w:tr>
      <w:tr w:rsidR="002117EB" w14:paraId="616093E6" w14:textId="77777777" w:rsidTr="003D0846">
        <w:tblPrEx>
          <w:tblW w:w="10348" w:type="dxa"/>
          <w:jc w:val="center"/>
          <w:tblLayout w:type="fixed"/>
          <w:tblCellMar>
            <w:left w:w="10" w:type="dxa"/>
            <w:right w:w="10" w:type="dxa"/>
          </w:tblCellMar>
          <w:tblLook w:val="0000" w:firstRow="0" w:lastRow="0" w:firstColumn="0" w:lastColumn="0" w:noHBand="0" w:noVBand="0"/>
          <w:tblPrExChange w:id="16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94"/>
          <w:jc w:val="center"/>
          <w:ins w:id="169" w:author="Bowler, Neill" w:date="2023-01-20T10:36:00Z"/>
          <w:trPrChange w:id="170" w:author="Bowler, Neill" w:date="2023-01-20T11:46:00Z">
            <w:trPr>
              <w:cantSplit/>
              <w:trHeight w:val="311"/>
              <w:jc w:val="center"/>
            </w:trPr>
          </w:trPrChange>
        </w:trPr>
        <w:tc>
          <w:tcPr>
            <w:tcW w:w="709" w:type="dxa"/>
            <w:shd w:val="clear" w:color="auto" w:fill="F3F3F3"/>
            <w:tcMar>
              <w:top w:w="0" w:type="dxa"/>
              <w:left w:w="108" w:type="dxa"/>
              <w:bottom w:w="0" w:type="dxa"/>
              <w:right w:w="108" w:type="dxa"/>
            </w:tcMar>
            <w:tcPrChange w:id="171" w:author="Bowler, Neill" w:date="2023-01-20T11:46:00Z">
              <w:tcPr>
                <w:tcW w:w="709" w:type="dxa"/>
                <w:shd w:val="clear" w:color="auto" w:fill="F3F3F3"/>
                <w:tcMar>
                  <w:top w:w="0" w:type="dxa"/>
                  <w:left w:w="108" w:type="dxa"/>
                  <w:bottom w:w="0" w:type="dxa"/>
                  <w:right w:w="108" w:type="dxa"/>
                </w:tcMar>
              </w:tcPr>
            </w:tcPrChange>
          </w:tcPr>
          <w:p w14:paraId="4B7F3AAE" w14:textId="0A1EAEFA" w:rsidR="002117EB" w:rsidRPr="0031448F" w:rsidRDefault="002117EB" w:rsidP="002117EB">
            <w:pPr>
              <w:pStyle w:val="Standard"/>
              <w:snapToGrid w:val="0"/>
              <w:jc w:val="right"/>
              <w:rPr>
                <w:ins w:id="172" w:author="Bowler, Neill" w:date="2023-01-20T10:36:00Z"/>
                <w:rFonts w:ascii="Arial" w:hAnsi="Arial" w:cs="Arial"/>
                <w:sz w:val="16"/>
                <w:szCs w:val="16"/>
              </w:rPr>
            </w:pPr>
            <w:ins w:id="173" w:author="Bowler, Neill" w:date="2023-01-20T10:37:00Z">
              <w:r w:rsidRPr="0031448F">
                <w:rPr>
                  <w:rFonts w:ascii="Arial" w:hAnsi="Arial" w:cs="Arial"/>
                  <w:i/>
                  <w:iCs/>
                  <w:color w:val="000000"/>
                  <w:sz w:val="16"/>
                  <w:szCs w:val="16"/>
                  <w:rPrChange w:id="174" w:author="Bowler, Neill" w:date="2023-01-20T10:38:00Z">
                    <w:rPr>
                      <w:rFonts w:asciiTheme="minorHAnsi" w:hAnsi="Arial" w:cs="Lohit Devanagari"/>
                      <w:i/>
                      <w:iCs/>
                      <w:color w:val="000000"/>
                      <w:sz w:val="14"/>
                      <w:szCs w:val="14"/>
                    </w:rPr>
                  </w:rPrChange>
                </w:rPr>
                <w:t>2</w:t>
              </w:r>
            </w:ins>
          </w:p>
        </w:tc>
        <w:tc>
          <w:tcPr>
            <w:tcW w:w="2085" w:type="dxa"/>
            <w:shd w:val="clear" w:color="auto" w:fill="F3F3F3"/>
            <w:tcMar>
              <w:top w:w="0" w:type="dxa"/>
              <w:left w:w="108" w:type="dxa"/>
              <w:bottom w:w="0" w:type="dxa"/>
              <w:right w:w="108" w:type="dxa"/>
            </w:tcMar>
            <w:tcPrChange w:id="175" w:author="Bowler, Neill" w:date="2023-01-20T11:46:00Z">
              <w:tcPr>
                <w:tcW w:w="2085" w:type="dxa"/>
                <w:shd w:val="clear" w:color="auto" w:fill="F3F3F3"/>
                <w:tcMar>
                  <w:top w:w="0" w:type="dxa"/>
                  <w:left w:w="108" w:type="dxa"/>
                  <w:bottom w:w="0" w:type="dxa"/>
                  <w:right w:w="108" w:type="dxa"/>
                </w:tcMar>
              </w:tcPr>
            </w:tcPrChange>
          </w:tcPr>
          <w:p w14:paraId="6AFAFF7F" w14:textId="562B53B5" w:rsidR="002117EB" w:rsidRPr="0031448F" w:rsidRDefault="002117EB">
            <w:pPr>
              <w:pStyle w:val="Standard"/>
              <w:snapToGrid w:val="0"/>
              <w:ind w:left="177"/>
              <w:rPr>
                <w:ins w:id="176" w:author="Bowler, Neill" w:date="2023-01-20T10:36:00Z"/>
                <w:rFonts w:ascii="Arial" w:hAnsi="Arial" w:cs="Arial"/>
                <w:b/>
                <w:sz w:val="16"/>
                <w:szCs w:val="16"/>
              </w:rPr>
              <w:pPrChange w:id="177" w:author="Bowler, Neill" w:date="2023-01-20T10:39:00Z">
                <w:pPr>
                  <w:pStyle w:val="Standard"/>
                  <w:snapToGrid w:val="0"/>
                </w:pPr>
              </w:pPrChange>
            </w:pPr>
            <w:ins w:id="178" w:author="Bowler, Neill" w:date="2023-01-20T10:37:00Z">
              <w:r w:rsidRPr="0031448F">
                <w:rPr>
                  <w:rFonts w:ascii="Arial" w:hAnsi="Arial" w:cs="Arial"/>
                  <w:i/>
                  <w:iCs/>
                  <w:color w:val="000000"/>
                  <w:sz w:val="16"/>
                  <w:szCs w:val="16"/>
                  <w:rPrChange w:id="179"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180"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1" w:author="Bowler, Neill" w:date="2023-01-20T10:38:00Z">
                    <w:rPr>
                      <w:rFonts w:asciiTheme="minorHAnsi" w:hAnsi="Arial" w:cs="Lohit Devanagari"/>
                      <w:i/>
                      <w:iCs/>
                      <w:color w:val="000000"/>
                      <w:sz w:val="14"/>
                      <w:szCs w:val="14"/>
                    </w:rPr>
                  </w:rPrChange>
                </w:rPr>
                <w:t>Identifier</w:t>
              </w:r>
            </w:ins>
          </w:p>
        </w:tc>
        <w:tc>
          <w:tcPr>
            <w:tcW w:w="1013" w:type="dxa"/>
            <w:shd w:val="clear" w:color="auto" w:fill="F3F3F3"/>
            <w:tcMar>
              <w:top w:w="0" w:type="dxa"/>
              <w:left w:w="108" w:type="dxa"/>
              <w:bottom w:w="0" w:type="dxa"/>
              <w:right w:w="108" w:type="dxa"/>
            </w:tcMar>
            <w:tcPrChange w:id="182" w:author="Bowler, Neill" w:date="2023-01-20T11:46:00Z">
              <w:tcPr>
                <w:tcW w:w="1013" w:type="dxa"/>
                <w:shd w:val="clear" w:color="auto" w:fill="F3F3F3"/>
                <w:tcMar>
                  <w:top w:w="0" w:type="dxa"/>
                  <w:left w:w="108" w:type="dxa"/>
                  <w:bottom w:w="0" w:type="dxa"/>
                  <w:right w:w="108" w:type="dxa"/>
                </w:tcMar>
              </w:tcPr>
            </w:tcPrChange>
          </w:tcPr>
          <w:p w14:paraId="3A28A69F" w14:textId="57372B02" w:rsidR="002117EB" w:rsidRPr="0031448F" w:rsidRDefault="002117EB" w:rsidP="002117EB">
            <w:pPr>
              <w:pStyle w:val="Standard"/>
              <w:snapToGrid w:val="0"/>
              <w:jc w:val="center"/>
              <w:rPr>
                <w:ins w:id="183" w:author="Bowler, Neill" w:date="2023-01-20T10:36:00Z"/>
                <w:rFonts w:ascii="Arial" w:hAnsi="Arial" w:cs="Arial"/>
                <w:b/>
                <w:sz w:val="16"/>
                <w:szCs w:val="16"/>
              </w:rPr>
            </w:pPr>
            <w:ins w:id="184" w:author="Bowler, Neill" w:date="2023-01-20T10:37:00Z">
              <w:r w:rsidRPr="0031448F">
                <w:rPr>
                  <w:rFonts w:ascii="Arial" w:hAnsi="Arial" w:cs="Arial"/>
                  <w:i/>
                  <w:iCs/>
                  <w:color w:val="000000"/>
                  <w:sz w:val="16"/>
                  <w:szCs w:val="16"/>
                  <w:rPrChange w:id="185"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186"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7"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188"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189" w:author="Bowler, Neill" w:date="2023-01-20T10:38:00Z">
                    <w:rPr>
                      <w:rFonts w:asciiTheme="minorHAnsi" w:hAnsi="Arial" w:cs="Lohit Devanagari"/>
                      <w:i/>
                      <w:iCs/>
                      <w:color w:val="000000"/>
                      <w:sz w:val="14"/>
                      <w:szCs w:val="14"/>
                    </w:rPr>
                  </w:rPrChange>
                </w:rPr>
                <w:t>007</w:t>
              </w:r>
            </w:ins>
          </w:p>
        </w:tc>
        <w:tc>
          <w:tcPr>
            <w:tcW w:w="845" w:type="dxa"/>
            <w:shd w:val="clear" w:color="auto" w:fill="F3F3F3"/>
            <w:tcMar>
              <w:top w:w="0" w:type="dxa"/>
              <w:left w:w="108" w:type="dxa"/>
              <w:bottom w:w="0" w:type="dxa"/>
              <w:right w:w="108" w:type="dxa"/>
            </w:tcMar>
            <w:tcPrChange w:id="190" w:author="Bowler, Neill" w:date="2023-01-20T11:46:00Z">
              <w:tcPr>
                <w:tcW w:w="845" w:type="dxa"/>
                <w:shd w:val="clear" w:color="auto" w:fill="F3F3F3"/>
                <w:tcMar>
                  <w:top w:w="0" w:type="dxa"/>
                  <w:left w:w="108" w:type="dxa"/>
                  <w:bottom w:w="0" w:type="dxa"/>
                  <w:right w:w="108" w:type="dxa"/>
                </w:tcMar>
              </w:tcPr>
            </w:tcPrChange>
          </w:tcPr>
          <w:p w14:paraId="448CE26D" w14:textId="7A79C6E9" w:rsidR="002117EB" w:rsidRPr="0031448F" w:rsidRDefault="002117EB" w:rsidP="002117EB">
            <w:pPr>
              <w:pStyle w:val="Standard"/>
              <w:snapToGrid w:val="0"/>
              <w:jc w:val="right"/>
              <w:rPr>
                <w:ins w:id="191" w:author="Bowler, Neill" w:date="2023-01-20T10:36:00Z"/>
                <w:rFonts w:ascii="Arial" w:hAnsi="Arial" w:cs="Arial"/>
                <w:sz w:val="16"/>
                <w:szCs w:val="16"/>
              </w:rPr>
            </w:pPr>
            <w:ins w:id="192" w:author="Bowler, Neill" w:date="2023-01-20T10:37:00Z">
              <w:r w:rsidRPr="0031448F">
                <w:rPr>
                  <w:rFonts w:ascii="Arial" w:hAnsi="Arial" w:cs="Arial"/>
                  <w:color w:val="000000"/>
                  <w:sz w:val="16"/>
                  <w:szCs w:val="16"/>
                  <w:rPrChange w:id="193"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194" w:author="Bowler, Neill" w:date="2023-01-20T11:46:00Z">
              <w:tcPr>
                <w:tcW w:w="1265" w:type="dxa"/>
                <w:shd w:val="clear" w:color="auto" w:fill="F3F3F3"/>
                <w:tcMar>
                  <w:top w:w="0" w:type="dxa"/>
                  <w:left w:w="108" w:type="dxa"/>
                  <w:bottom w:w="0" w:type="dxa"/>
                  <w:right w:w="108" w:type="dxa"/>
                </w:tcMar>
              </w:tcPr>
            </w:tcPrChange>
          </w:tcPr>
          <w:p w14:paraId="6BD74011" w14:textId="2CD0DB05" w:rsidR="002117EB" w:rsidRPr="0031448F" w:rsidRDefault="002117EB" w:rsidP="002117EB">
            <w:pPr>
              <w:pStyle w:val="Standard"/>
              <w:snapToGrid w:val="0"/>
              <w:jc w:val="right"/>
              <w:rPr>
                <w:ins w:id="195" w:author="Bowler, Neill" w:date="2023-01-20T10:36:00Z"/>
                <w:rFonts w:ascii="Arial" w:hAnsi="Arial" w:cs="Arial"/>
                <w:sz w:val="16"/>
                <w:szCs w:val="16"/>
              </w:rPr>
            </w:pPr>
            <w:ins w:id="196" w:author="Bowler, Neill" w:date="2023-01-20T10:37:00Z">
              <w:r w:rsidRPr="0031448F">
                <w:rPr>
                  <w:rFonts w:ascii="Arial" w:hAnsi="Arial" w:cs="Arial"/>
                  <w:color w:val="000000"/>
                  <w:sz w:val="16"/>
                  <w:szCs w:val="16"/>
                  <w:rPrChange w:id="197"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198" w:author="Bowler, Neill" w:date="2023-01-20T11:46:00Z">
              <w:tcPr>
                <w:tcW w:w="887" w:type="dxa"/>
                <w:shd w:val="clear" w:color="auto" w:fill="F3F3F3"/>
                <w:tcMar>
                  <w:top w:w="0" w:type="dxa"/>
                  <w:left w:w="108" w:type="dxa"/>
                  <w:bottom w:w="0" w:type="dxa"/>
                  <w:right w:w="108" w:type="dxa"/>
                </w:tcMar>
              </w:tcPr>
            </w:tcPrChange>
          </w:tcPr>
          <w:p w14:paraId="3BC1CF87" w14:textId="636F2AC0" w:rsidR="002117EB" w:rsidRPr="0031448F" w:rsidRDefault="002117EB" w:rsidP="002117EB">
            <w:pPr>
              <w:pStyle w:val="Standard"/>
              <w:tabs>
                <w:tab w:val="right" w:pos="-37"/>
                <w:tab w:val="right" w:pos="493"/>
              </w:tabs>
              <w:snapToGrid w:val="0"/>
              <w:ind w:left="-37"/>
              <w:jc w:val="right"/>
              <w:rPr>
                <w:ins w:id="199" w:author="Bowler, Neill" w:date="2023-01-20T10:36:00Z"/>
                <w:rFonts w:ascii="Arial" w:hAnsi="Arial" w:cs="Arial"/>
                <w:sz w:val="16"/>
                <w:szCs w:val="16"/>
              </w:rPr>
            </w:pPr>
            <w:ins w:id="200" w:author="Bowler, Neill" w:date="2023-01-20T10:37:00Z">
              <w:r w:rsidRPr="0031448F">
                <w:rPr>
                  <w:rFonts w:ascii="Arial" w:hAnsi="Arial" w:cs="Arial"/>
                  <w:color w:val="000000"/>
                  <w:sz w:val="16"/>
                  <w:szCs w:val="16"/>
                  <w:rPrChange w:id="201" w:author="Bowler, Neill" w:date="2023-01-20T10:38:00Z">
                    <w:rPr>
                      <w:rFonts w:asciiTheme="minorHAnsi" w:hAnsi="Arial" w:cs="Lohit Devanagari"/>
                      <w:color w:val="000000"/>
                      <w:sz w:val="14"/>
                      <w:szCs w:val="14"/>
                    </w:rPr>
                  </w:rPrChange>
                </w:rPr>
                <w:t>10</w:t>
              </w:r>
            </w:ins>
          </w:p>
        </w:tc>
        <w:tc>
          <w:tcPr>
            <w:tcW w:w="1063" w:type="dxa"/>
            <w:shd w:val="clear" w:color="auto" w:fill="F3F3F3"/>
            <w:tcMar>
              <w:top w:w="0" w:type="dxa"/>
              <w:left w:w="108" w:type="dxa"/>
              <w:bottom w:w="0" w:type="dxa"/>
              <w:right w:w="108" w:type="dxa"/>
            </w:tcMar>
            <w:tcPrChange w:id="202" w:author="Bowler, Neill" w:date="2023-01-20T11:46:00Z">
              <w:tcPr>
                <w:tcW w:w="1063" w:type="dxa"/>
                <w:shd w:val="clear" w:color="auto" w:fill="F3F3F3"/>
                <w:tcMar>
                  <w:top w:w="0" w:type="dxa"/>
                  <w:left w:w="108" w:type="dxa"/>
                  <w:bottom w:w="0" w:type="dxa"/>
                  <w:right w:w="108" w:type="dxa"/>
                </w:tcMar>
              </w:tcPr>
            </w:tcPrChange>
          </w:tcPr>
          <w:p w14:paraId="1543318E" w14:textId="3AC80315" w:rsidR="002117EB" w:rsidRPr="0031448F" w:rsidRDefault="002117EB" w:rsidP="002117EB">
            <w:pPr>
              <w:pStyle w:val="Standard"/>
              <w:snapToGrid w:val="0"/>
              <w:rPr>
                <w:ins w:id="203" w:author="Bowler, Neill" w:date="2023-01-20T10:36:00Z"/>
                <w:rFonts w:ascii="Arial" w:hAnsi="Arial" w:cs="Arial"/>
                <w:sz w:val="16"/>
                <w:szCs w:val="16"/>
              </w:rPr>
            </w:pPr>
            <w:ins w:id="204" w:author="Bowler, Neill" w:date="2023-01-20T10:37:00Z">
              <w:r w:rsidRPr="0031448F">
                <w:rPr>
                  <w:rFonts w:ascii="Arial" w:hAnsi="Arial" w:cs="Arial"/>
                  <w:color w:val="000000"/>
                  <w:sz w:val="16"/>
                  <w:szCs w:val="16"/>
                  <w:rPrChange w:id="205"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06"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07"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08" w:author="Bowler, Neill" w:date="2023-01-20T11:46:00Z">
              <w:tcPr>
                <w:tcW w:w="2481" w:type="dxa"/>
                <w:shd w:val="clear" w:color="auto" w:fill="F3F3F3"/>
                <w:tcMar>
                  <w:top w:w="0" w:type="dxa"/>
                  <w:left w:w="108" w:type="dxa"/>
                  <w:bottom w:w="0" w:type="dxa"/>
                  <w:right w:w="108" w:type="dxa"/>
                </w:tcMar>
              </w:tcPr>
            </w:tcPrChange>
          </w:tcPr>
          <w:p w14:paraId="4DD0E150" w14:textId="262B15B8" w:rsidR="002117EB" w:rsidRPr="0031448F" w:rsidRDefault="002117EB" w:rsidP="002117EB">
            <w:pPr>
              <w:pStyle w:val="Standard"/>
              <w:snapToGrid w:val="0"/>
              <w:rPr>
                <w:ins w:id="209" w:author="Bowler, Neill" w:date="2023-01-20T10:36:00Z"/>
                <w:rFonts w:ascii="Arial" w:hAnsi="Arial" w:cs="Arial"/>
                <w:sz w:val="16"/>
                <w:szCs w:val="16"/>
              </w:rPr>
            </w:pPr>
            <w:ins w:id="210" w:author="Bowler, Neill" w:date="2023-01-20T10:37:00Z">
              <w:r w:rsidRPr="0031448F">
                <w:rPr>
                  <w:rFonts w:ascii="Arial" w:hAnsi="Arial" w:cs="Arial"/>
                  <w:color w:val="000000"/>
                  <w:sz w:val="16"/>
                  <w:szCs w:val="16"/>
                  <w:rPrChange w:id="211" w:author="Bowler, Neill" w:date="2023-01-20T10:38:00Z">
                    <w:rPr>
                      <w:rFonts w:asciiTheme="minorHAnsi" w:hAnsi="Arial" w:cs="Lohit Devanagari"/>
                      <w:color w:val="000000"/>
                      <w:sz w:val="14"/>
                      <w:szCs w:val="14"/>
                    </w:rPr>
                  </w:rPrChange>
                </w:rPr>
                <w:t>LEO</w:t>
              </w:r>
              <w:r w:rsidRPr="0031448F">
                <w:rPr>
                  <w:rFonts w:ascii="Arial" w:eastAsia="Arial" w:hAnsi="Arial" w:cs="Arial"/>
                  <w:color w:val="000000"/>
                  <w:sz w:val="16"/>
                  <w:szCs w:val="16"/>
                  <w:rPrChange w:id="212" w:author="Bowler, Neill" w:date="2023-01-20T10:38:00Z">
                    <w:rPr>
                      <w:rFonts w:asciiTheme="minorHAnsi" w:eastAsia="Arial" w:hAnsi="Arial" w:cs="Lohit Devanagari"/>
                      <w:color w:val="000000"/>
                      <w:sz w:val="14"/>
                      <w:szCs w:val="14"/>
                    </w:rPr>
                  </w:rPrChange>
                </w:rPr>
                <w:t xml:space="preserve"> </w:t>
              </w:r>
              <w:r w:rsidRPr="0031448F">
                <w:rPr>
                  <w:rFonts w:ascii="Arial" w:eastAsia="Arial" w:hAnsi="Arial" w:cs="Arial"/>
                  <w:color w:val="000000"/>
                  <w:sz w:val="16"/>
                  <w:szCs w:val="16"/>
                  <w:rPrChange w:id="213"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214"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215"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216" w:author="Bowler, Neill" w:date="2023-01-20T10:38:00Z">
                    <w:rPr>
                      <w:rFonts w:asciiTheme="minorHAnsi" w:eastAsia="Arial" w:hAnsi="Arial" w:cs="Lohit Devanagari"/>
                      <w:b/>
                      <w:bCs/>
                      <w:color w:val="0000FF"/>
                      <w:sz w:val="14"/>
                      <w:szCs w:val="14"/>
                    </w:rPr>
                  </w:rPrChange>
                </w:rPr>
                <w:t xml:space="preserve"> Table 7</w:t>
              </w:r>
            </w:ins>
          </w:p>
        </w:tc>
      </w:tr>
      <w:tr w:rsidR="002117EB" w14:paraId="4FE58BD6" w14:textId="77777777" w:rsidTr="003D0846">
        <w:tblPrEx>
          <w:tblW w:w="10348" w:type="dxa"/>
          <w:jc w:val="center"/>
          <w:tblLayout w:type="fixed"/>
          <w:tblCellMar>
            <w:left w:w="10" w:type="dxa"/>
            <w:right w:w="10" w:type="dxa"/>
          </w:tblCellMar>
          <w:tblLook w:val="0000" w:firstRow="0" w:lastRow="0" w:firstColumn="0" w:lastColumn="0" w:noHBand="0" w:noVBand="0"/>
          <w:tblPrExChange w:id="21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18" w:author="Bowler, Neill" w:date="2023-01-20T10:36:00Z"/>
          <w:trPrChange w:id="219"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220" w:author="Bowler, Neill" w:date="2023-01-20T11:46:00Z">
              <w:tcPr>
                <w:tcW w:w="709" w:type="dxa"/>
                <w:shd w:val="clear" w:color="auto" w:fill="F3F3F3"/>
                <w:tcMar>
                  <w:top w:w="0" w:type="dxa"/>
                  <w:left w:w="108" w:type="dxa"/>
                  <w:bottom w:w="0" w:type="dxa"/>
                  <w:right w:w="108" w:type="dxa"/>
                </w:tcMar>
              </w:tcPr>
            </w:tcPrChange>
          </w:tcPr>
          <w:p w14:paraId="5116D697" w14:textId="5DED0C8F" w:rsidR="002117EB" w:rsidRPr="0031448F" w:rsidRDefault="002117EB" w:rsidP="002117EB">
            <w:pPr>
              <w:pStyle w:val="Standard"/>
              <w:snapToGrid w:val="0"/>
              <w:jc w:val="right"/>
              <w:rPr>
                <w:ins w:id="221" w:author="Bowler, Neill" w:date="2023-01-20T10:36:00Z"/>
                <w:rFonts w:ascii="Arial" w:hAnsi="Arial" w:cs="Arial"/>
                <w:sz w:val="16"/>
                <w:szCs w:val="16"/>
              </w:rPr>
            </w:pPr>
            <w:ins w:id="222" w:author="Bowler, Neill" w:date="2023-01-20T10:37:00Z">
              <w:r w:rsidRPr="0031448F">
                <w:rPr>
                  <w:rFonts w:ascii="Arial" w:hAnsi="Arial" w:cs="Arial"/>
                  <w:i/>
                  <w:iCs/>
                  <w:color w:val="000000"/>
                  <w:sz w:val="16"/>
                  <w:szCs w:val="16"/>
                  <w:rPrChange w:id="223" w:author="Bowler, Neill" w:date="2023-01-20T10:38:00Z">
                    <w:rPr>
                      <w:rFonts w:asciiTheme="minorHAnsi" w:hAnsi="Arial" w:cs="Lohit Devanagari"/>
                      <w:i/>
                      <w:iCs/>
                      <w:color w:val="000000"/>
                      <w:sz w:val="14"/>
                      <w:szCs w:val="14"/>
                    </w:rPr>
                  </w:rPrChange>
                </w:rPr>
                <w:t>3</w:t>
              </w:r>
            </w:ins>
          </w:p>
        </w:tc>
        <w:tc>
          <w:tcPr>
            <w:tcW w:w="2085" w:type="dxa"/>
            <w:shd w:val="clear" w:color="auto" w:fill="E0E0E0"/>
            <w:tcMar>
              <w:top w:w="0" w:type="dxa"/>
              <w:left w:w="108" w:type="dxa"/>
              <w:bottom w:w="0" w:type="dxa"/>
              <w:right w:w="108" w:type="dxa"/>
            </w:tcMar>
            <w:tcPrChange w:id="224" w:author="Bowler, Neill" w:date="2023-01-20T11:46:00Z">
              <w:tcPr>
                <w:tcW w:w="2085" w:type="dxa"/>
                <w:shd w:val="clear" w:color="auto" w:fill="F3F3F3"/>
                <w:tcMar>
                  <w:top w:w="0" w:type="dxa"/>
                  <w:left w:w="108" w:type="dxa"/>
                  <w:bottom w:w="0" w:type="dxa"/>
                  <w:right w:w="108" w:type="dxa"/>
                </w:tcMar>
              </w:tcPr>
            </w:tcPrChange>
          </w:tcPr>
          <w:p w14:paraId="7433383E" w14:textId="6A07A62F" w:rsidR="002117EB" w:rsidRPr="0031448F" w:rsidRDefault="002117EB">
            <w:pPr>
              <w:pStyle w:val="Standard"/>
              <w:snapToGrid w:val="0"/>
              <w:ind w:left="177"/>
              <w:rPr>
                <w:ins w:id="225" w:author="Bowler, Neill" w:date="2023-01-20T10:36:00Z"/>
                <w:rFonts w:ascii="Arial" w:hAnsi="Arial" w:cs="Arial"/>
                <w:b/>
                <w:sz w:val="16"/>
                <w:szCs w:val="16"/>
              </w:rPr>
              <w:pPrChange w:id="226" w:author="Bowler, Neill" w:date="2023-01-20T10:39:00Z">
                <w:pPr>
                  <w:pStyle w:val="Standard"/>
                  <w:snapToGrid w:val="0"/>
                </w:pPr>
              </w:pPrChange>
            </w:pPr>
            <w:ins w:id="227" w:author="Bowler, Neill" w:date="2023-01-20T10:37:00Z">
              <w:r w:rsidRPr="0031448F">
                <w:rPr>
                  <w:rFonts w:ascii="Arial" w:hAnsi="Arial" w:cs="Arial"/>
                  <w:i/>
                  <w:iCs/>
                  <w:color w:val="000000"/>
                  <w:sz w:val="16"/>
                  <w:szCs w:val="16"/>
                  <w:rPrChange w:id="228" w:author="Bowler, Neill" w:date="2023-01-20T10:38:00Z">
                    <w:rPr>
                      <w:rFonts w:asciiTheme="minorHAnsi" w:hAnsi="Arial" w:cs="Lohit Devanagari"/>
                      <w:i/>
                      <w:iCs/>
                      <w:color w:val="000000"/>
                      <w:sz w:val="14"/>
                      <w:szCs w:val="14"/>
                    </w:rPr>
                  </w:rPrChange>
                </w:rPr>
                <w:t>Sub-satellite number</w:t>
              </w:r>
            </w:ins>
          </w:p>
        </w:tc>
        <w:tc>
          <w:tcPr>
            <w:tcW w:w="1013" w:type="dxa"/>
            <w:shd w:val="clear" w:color="auto" w:fill="E0E0E0"/>
            <w:tcMar>
              <w:top w:w="0" w:type="dxa"/>
              <w:left w:w="108" w:type="dxa"/>
              <w:bottom w:w="0" w:type="dxa"/>
              <w:right w:w="108" w:type="dxa"/>
            </w:tcMar>
            <w:tcPrChange w:id="229" w:author="Bowler, Neill" w:date="2023-01-20T11:46:00Z">
              <w:tcPr>
                <w:tcW w:w="1013" w:type="dxa"/>
                <w:shd w:val="clear" w:color="auto" w:fill="F3F3F3"/>
                <w:tcMar>
                  <w:top w:w="0" w:type="dxa"/>
                  <w:left w:w="108" w:type="dxa"/>
                  <w:bottom w:w="0" w:type="dxa"/>
                  <w:right w:w="108" w:type="dxa"/>
                </w:tcMar>
              </w:tcPr>
            </w:tcPrChange>
          </w:tcPr>
          <w:p w14:paraId="6C01971C" w14:textId="427F49EB" w:rsidR="002117EB" w:rsidRPr="0031448F" w:rsidRDefault="002117EB" w:rsidP="002117EB">
            <w:pPr>
              <w:pStyle w:val="Standard"/>
              <w:snapToGrid w:val="0"/>
              <w:jc w:val="center"/>
              <w:rPr>
                <w:ins w:id="230" w:author="Bowler, Neill" w:date="2023-01-20T10:36:00Z"/>
                <w:rFonts w:ascii="Arial" w:hAnsi="Arial" w:cs="Arial"/>
                <w:b/>
                <w:sz w:val="16"/>
                <w:szCs w:val="16"/>
              </w:rPr>
            </w:pPr>
            <w:ins w:id="231" w:author="Bowler, Neill" w:date="2023-01-20T10:37:00Z">
              <w:r w:rsidRPr="0031448F">
                <w:rPr>
                  <w:rFonts w:ascii="Arial" w:hAnsi="Arial" w:cs="Arial"/>
                  <w:i/>
                  <w:iCs/>
                  <w:color w:val="000000"/>
                  <w:sz w:val="16"/>
                  <w:szCs w:val="16"/>
                  <w:rPrChange w:id="232" w:author="Bowler, Neill" w:date="2023-01-20T10:38:00Z">
                    <w:rPr>
                      <w:rFonts w:asciiTheme="minorHAnsi" w:hAnsi="Arial" w:cs="Lohit Devanagari"/>
                      <w:i/>
                      <w:iCs/>
                      <w:color w:val="000000"/>
                      <w:sz w:val="14"/>
                      <w:szCs w:val="14"/>
                    </w:rPr>
                  </w:rPrChange>
                </w:rPr>
                <w:t>0 01 016</w:t>
              </w:r>
            </w:ins>
          </w:p>
        </w:tc>
        <w:tc>
          <w:tcPr>
            <w:tcW w:w="845" w:type="dxa"/>
            <w:shd w:val="clear" w:color="auto" w:fill="E0E0E0"/>
            <w:tcMar>
              <w:top w:w="0" w:type="dxa"/>
              <w:left w:w="108" w:type="dxa"/>
              <w:bottom w:w="0" w:type="dxa"/>
              <w:right w:w="108" w:type="dxa"/>
            </w:tcMar>
            <w:tcPrChange w:id="233" w:author="Bowler, Neill" w:date="2023-01-20T11:46:00Z">
              <w:tcPr>
                <w:tcW w:w="845" w:type="dxa"/>
                <w:shd w:val="clear" w:color="auto" w:fill="F3F3F3"/>
                <w:tcMar>
                  <w:top w:w="0" w:type="dxa"/>
                  <w:left w:w="108" w:type="dxa"/>
                  <w:bottom w:w="0" w:type="dxa"/>
                  <w:right w:w="108" w:type="dxa"/>
                </w:tcMar>
              </w:tcPr>
            </w:tcPrChange>
          </w:tcPr>
          <w:p w14:paraId="140EFF4A" w14:textId="284384FA" w:rsidR="002117EB" w:rsidRPr="0031448F" w:rsidRDefault="002117EB" w:rsidP="002117EB">
            <w:pPr>
              <w:pStyle w:val="Standard"/>
              <w:snapToGrid w:val="0"/>
              <w:jc w:val="right"/>
              <w:rPr>
                <w:ins w:id="234" w:author="Bowler, Neill" w:date="2023-01-20T10:36:00Z"/>
                <w:rFonts w:ascii="Arial" w:hAnsi="Arial" w:cs="Arial"/>
                <w:sz w:val="16"/>
                <w:szCs w:val="16"/>
              </w:rPr>
            </w:pPr>
            <w:ins w:id="235" w:author="Bowler, Neill" w:date="2023-01-20T10:37:00Z">
              <w:r w:rsidRPr="0031448F">
                <w:rPr>
                  <w:rFonts w:ascii="Arial" w:hAnsi="Arial" w:cs="Arial"/>
                  <w:color w:val="000000"/>
                  <w:sz w:val="16"/>
                  <w:szCs w:val="16"/>
                  <w:rPrChange w:id="236"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237" w:author="Bowler, Neill" w:date="2023-01-20T11:46:00Z">
              <w:tcPr>
                <w:tcW w:w="1265" w:type="dxa"/>
                <w:shd w:val="clear" w:color="auto" w:fill="F3F3F3"/>
                <w:tcMar>
                  <w:top w:w="0" w:type="dxa"/>
                  <w:left w:w="108" w:type="dxa"/>
                  <w:bottom w:w="0" w:type="dxa"/>
                  <w:right w:w="108" w:type="dxa"/>
                </w:tcMar>
              </w:tcPr>
            </w:tcPrChange>
          </w:tcPr>
          <w:p w14:paraId="1E6485F0" w14:textId="41514509" w:rsidR="002117EB" w:rsidRPr="0031448F" w:rsidRDefault="002117EB" w:rsidP="002117EB">
            <w:pPr>
              <w:pStyle w:val="Standard"/>
              <w:snapToGrid w:val="0"/>
              <w:jc w:val="right"/>
              <w:rPr>
                <w:ins w:id="238" w:author="Bowler, Neill" w:date="2023-01-20T10:36:00Z"/>
                <w:rFonts w:ascii="Arial" w:hAnsi="Arial" w:cs="Arial"/>
                <w:sz w:val="16"/>
                <w:szCs w:val="16"/>
              </w:rPr>
            </w:pPr>
            <w:ins w:id="239" w:author="Bowler, Neill" w:date="2023-01-20T10:37:00Z">
              <w:r w:rsidRPr="0031448F">
                <w:rPr>
                  <w:rFonts w:ascii="Arial" w:hAnsi="Arial" w:cs="Arial"/>
                  <w:color w:val="000000"/>
                  <w:sz w:val="16"/>
                  <w:szCs w:val="16"/>
                  <w:rPrChange w:id="240"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241" w:author="Bowler, Neill" w:date="2023-01-20T11:46:00Z">
              <w:tcPr>
                <w:tcW w:w="887" w:type="dxa"/>
                <w:shd w:val="clear" w:color="auto" w:fill="F3F3F3"/>
                <w:tcMar>
                  <w:top w:w="0" w:type="dxa"/>
                  <w:left w:w="108" w:type="dxa"/>
                  <w:bottom w:w="0" w:type="dxa"/>
                  <w:right w:w="108" w:type="dxa"/>
                </w:tcMar>
              </w:tcPr>
            </w:tcPrChange>
          </w:tcPr>
          <w:p w14:paraId="117309AE" w14:textId="65D2386B" w:rsidR="002117EB" w:rsidRPr="0031448F" w:rsidRDefault="002117EB" w:rsidP="002117EB">
            <w:pPr>
              <w:pStyle w:val="Standard"/>
              <w:tabs>
                <w:tab w:val="right" w:pos="-37"/>
                <w:tab w:val="right" w:pos="493"/>
              </w:tabs>
              <w:snapToGrid w:val="0"/>
              <w:ind w:left="-37"/>
              <w:jc w:val="right"/>
              <w:rPr>
                <w:ins w:id="242" w:author="Bowler, Neill" w:date="2023-01-20T10:36:00Z"/>
                <w:rFonts w:ascii="Arial" w:hAnsi="Arial" w:cs="Arial"/>
                <w:sz w:val="16"/>
                <w:szCs w:val="16"/>
              </w:rPr>
            </w:pPr>
            <w:ins w:id="243" w:author="Bowler, Neill" w:date="2023-01-20T10:37:00Z">
              <w:r w:rsidRPr="0031448F">
                <w:rPr>
                  <w:rFonts w:ascii="Arial" w:hAnsi="Arial" w:cs="Arial"/>
                  <w:color w:val="000000"/>
                  <w:sz w:val="16"/>
                  <w:szCs w:val="16"/>
                  <w:rPrChange w:id="244" w:author="Bowler, Neill" w:date="2023-01-20T10:38:00Z">
                    <w:rPr>
                      <w:rFonts w:asciiTheme="minorHAnsi" w:hAnsi="Arial" w:cs="Lohit Devanagari"/>
                      <w:color w:val="000000"/>
                      <w:sz w:val="14"/>
                      <w:szCs w:val="14"/>
                    </w:rPr>
                  </w:rPrChange>
                </w:rPr>
                <w:t>?</w:t>
              </w:r>
            </w:ins>
          </w:p>
        </w:tc>
        <w:tc>
          <w:tcPr>
            <w:tcW w:w="1063" w:type="dxa"/>
            <w:shd w:val="clear" w:color="auto" w:fill="E0E0E0"/>
            <w:tcMar>
              <w:top w:w="0" w:type="dxa"/>
              <w:left w:w="108" w:type="dxa"/>
              <w:bottom w:w="0" w:type="dxa"/>
              <w:right w:w="108" w:type="dxa"/>
            </w:tcMar>
            <w:tcPrChange w:id="245" w:author="Bowler, Neill" w:date="2023-01-20T11:46:00Z">
              <w:tcPr>
                <w:tcW w:w="1063" w:type="dxa"/>
                <w:shd w:val="clear" w:color="auto" w:fill="F3F3F3"/>
                <w:tcMar>
                  <w:top w:w="0" w:type="dxa"/>
                  <w:left w:w="108" w:type="dxa"/>
                  <w:bottom w:w="0" w:type="dxa"/>
                  <w:right w:w="108" w:type="dxa"/>
                </w:tcMar>
              </w:tcPr>
            </w:tcPrChange>
          </w:tcPr>
          <w:p w14:paraId="05470240" w14:textId="4CCB4C05" w:rsidR="002117EB" w:rsidRPr="0031448F" w:rsidRDefault="002117EB" w:rsidP="002117EB">
            <w:pPr>
              <w:pStyle w:val="Standard"/>
              <w:snapToGrid w:val="0"/>
              <w:rPr>
                <w:ins w:id="246" w:author="Bowler, Neill" w:date="2023-01-20T10:36:00Z"/>
                <w:rFonts w:ascii="Arial" w:hAnsi="Arial" w:cs="Arial"/>
                <w:sz w:val="16"/>
                <w:szCs w:val="16"/>
              </w:rPr>
            </w:pPr>
            <w:ins w:id="247" w:author="Bowler, Neill" w:date="2023-01-20T10:37:00Z">
              <w:r w:rsidRPr="0031448F">
                <w:rPr>
                  <w:rFonts w:ascii="Arial" w:hAnsi="Arial" w:cs="Arial"/>
                  <w:color w:val="000000"/>
                  <w:sz w:val="16"/>
                  <w:szCs w:val="16"/>
                  <w:rPrChange w:id="248"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249" w:author="Bowler, Neill" w:date="2023-01-20T11:46:00Z">
              <w:tcPr>
                <w:tcW w:w="2481" w:type="dxa"/>
                <w:shd w:val="clear" w:color="auto" w:fill="F3F3F3"/>
                <w:tcMar>
                  <w:top w:w="0" w:type="dxa"/>
                  <w:left w:w="108" w:type="dxa"/>
                  <w:bottom w:w="0" w:type="dxa"/>
                  <w:right w:w="108" w:type="dxa"/>
                </w:tcMar>
              </w:tcPr>
            </w:tcPrChange>
          </w:tcPr>
          <w:p w14:paraId="102E00E8" w14:textId="2E302BEB" w:rsidR="002117EB" w:rsidRPr="0031448F" w:rsidRDefault="002117EB" w:rsidP="002117EB">
            <w:pPr>
              <w:pStyle w:val="Standard"/>
              <w:snapToGrid w:val="0"/>
              <w:rPr>
                <w:ins w:id="250" w:author="Bowler, Neill" w:date="2023-01-20T10:36:00Z"/>
                <w:rFonts w:ascii="Arial" w:hAnsi="Arial" w:cs="Arial"/>
                <w:sz w:val="16"/>
                <w:szCs w:val="16"/>
              </w:rPr>
            </w:pPr>
            <w:ins w:id="251" w:author="Bowler, Neill" w:date="2023-01-20T10:37:00Z">
              <w:r w:rsidRPr="0031448F">
                <w:rPr>
                  <w:rFonts w:ascii="Arial" w:hAnsi="Arial" w:cs="Arial"/>
                  <w:color w:val="000000"/>
                  <w:sz w:val="16"/>
                  <w:szCs w:val="16"/>
                  <w:rPrChange w:id="252" w:author="Bowler, Neill" w:date="2023-01-20T10:38:00Z">
                    <w:rPr>
                      <w:rFonts w:asciiTheme="minorHAnsi" w:hAnsi="Arial" w:cs="Lohit Devanagari"/>
                      <w:color w:val="000000"/>
                      <w:sz w:val="14"/>
                      <w:szCs w:val="14"/>
                    </w:rPr>
                  </w:rPrChange>
                </w:rPr>
                <w:t>Number of satellite in constellation</w:t>
              </w:r>
            </w:ins>
          </w:p>
        </w:tc>
      </w:tr>
      <w:tr w:rsidR="002117EB" w14:paraId="29D5E52F" w14:textId="77777777" w:rsidTr="003D0846">
        <w:tblPrEx>
          <w:tblW w:w="10348" w:type="dxa"/>
          <w:jc w:val="center"/>
          <w:tblLayout w:type="fixed"/>
          <w:tblCellMar>
            <w:left w:w="10" w:type="dxa"/>
            <w:right w:w="10" w:type="dxa"/>
          </w:tblCellMar>
          <w:tblLook w:val="0000" w:firstRow="0" w:lastRow="0" w:firstColumn="0" w:lastColumn="0" w:noHBand="0" w:noVBand="0"/>
          <w:tblPrExChange w:id="253"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254" w:author="Bowler, Neill" w:date="2023-01-20T10:36:00Z"/>
          <w:trPrChange w:id="255"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256" w:author="Bowler, Neill" w:date="2023-01-20T11:47:00Z">
              <w:tcPr>
                <w:tcW w:w="709" w:type="dxa"/>
                <w:shd w:val="clear" w:color="auto" w:fill="F3F3F3"/>
                <w:tcMar>
                  <w:top w:w="0" w:type="dxa"/>
                  <w:left w:w="108" w:type="dxa"/>
                  <w:bottom w:w="0" w:type="dxa"/>
                  <w:right w:w="108" w:type="dxa"/>
                </w:tcMar>
              </w:tcPr>
            </w:tcPrChange>
          </w:tcPr>
          <w:p w14:paraId="34327C7D" w14:textId="09119085" w:rsidR="002117EB" w:rsidRPr="0031448F" w:rsidRDefault="002117EB" w:rsidP="002117EB">
            <w:pPr>
              <w:pStyle w:val="Standard"/>
              <w:snapToGrid w:val="0"/>
              <w:jc w:val="right"/>
              <w:rPr>
                <w:ins w:id="257" w:author="Bowler, Neill" w:date="2023-01-20T10:36:00Z"/>
                <w:rFonts w:ascii="Arial" w:hAnsi="Arial" w:cs="Arial"/>
                <w:sz w:val="16"/>
                <w:szCs w:val="16"/>
              </w:rPr>
            </w:pPr>
            <w:ins w:id="258" w:author="Bowler, Neill" w:date="2023-01-20T10:37:00Z">
              <w:r w:rsidRPr="0031448F">
                <w:rPr>
                  <w:rFonts w:ascii="Arial" w:hAnsi="Arial" w:cs="Arial"/>
                  <w:i/>
                  <w:iCs/>
                  <w:color w:val="000000"/>
                  <w:sz w:val="16"/>
                  <w:szCs w:val="16"/>
                  <w:rPrChange w:id="259" w:author="Bowler, Neill" w:date="2023-01-20T10:38:00Z">
                    <w:rPr>
                      <w:rFonts w:asciiTheme="minorHAnsi" w:hAnsi="Arial" w:cs="Lohit Devanagari"/>
                      <w:i/>
                      <w:iCs/>
                      <w:color w:val="000000"/>
                      <w:sz w:val="14"/>
                      <w:szCs w:val="14"/>
                    </w:rPr>
                  </w:rPrChange>
                </w:rPr>
                <w:t>4</w:t>
              </w:r>
            </w:ins>
          </w:p>
        </w:tc>
        <w:tc>
          <w:tcPr>
            <w:tcW w:w="2085" w:type="dxa"/>
            <w:shd w:val="clear" w:color="auto" w:fill="F3F3F3"/>
            <w:tcMar>
              <w:top w:w="0" w:type="dxa"/>
              <w:left w:w="108" w:type="dxa"/>
              <w:bottom w:w="0" w:type="dxa"/>
              <w:right w:w="108" w:type="dxa"/>
            </w:tcMar>
            <w:tcPrChange w:id="260" w:author="Bowler, Neill" w:date="2023-01-20T11:47:00Z">
              <w:tcPr>
                <w:tcW w:w="2085" w:type="dxa"/>
                <w:shd w:val="clear" w:color="auto" w:fill="F3F3F3"/>
                <w:tcMar>
                  <w:top w:w="0" w:type="dxa"/>
                  <w:left w:w="108" w:type="dxa"/>
                  <w:bottom w:w="0" w:type="dxa"/>
                  <w:right w:w="108" w:type="dxa"/>
                </w:tcMar>
              </w:tcPr>
            </w:tcPrChange>
          </w:tcPr>
          <w:p w14:paraId="0FDEA8E5" w14:textId="01E1EFFF" w:rsidR="002117EB" w:rsidRPr="0031448F" w:rsidRDefault="002117EB">
            <w:pPr>
              <w:pStyle w:val="Standard"/>
              <w:snapToGrid w:val="0"/>
              <w:ind w:left="177"/>
              <w:rPr>
                <w:ins w:id="261" w:author="Bowler, Neill" w:date="2023-01-20T10:36:00Z"/>
                <w:rFonts w:ascii="Arial" w:hAnsi="Arial" w:cs="Arial"/>
                <w:b/>
                <w:sz w:val="16"/>
                <w:szCs w:val="16"/>
              </w:rPr>
              <w:pPrChange w:id="262" w:author="Bowler, Neill" w:date="2023-01-20T10:39:00Z">
                <w:pPr>
                  <w:pStyle w:val="Standard"/>
                  <w:snapToGrid w:val="0"/>
                </w:pPr>
              </w:pPrChange>
            </w:pPr>
            <w:ins w:id="263" w:author="Bowler, Neill" w:date="2023-01-20T10:37:00Z">
              <w:r w:rsidRPr="0031448F">
                <w:rPr>
                  <w:rFonts w:ascii="Arial" w:hAnsi="Arial" w:cs="Arial"/>
                  <w:i/>
                  <w:iCs/>
                  <w:color w:val="000000"/>
                  <w:sz w:val="16"/>
                  <w:szCs w:val="16"/>
                  <w:rPrChange w:id="264" w:author="Bowler, Neill" w:date="2023-01-20T10:38:00Z">
                    <w:rPr>
                      <w:rFonts w:asciiTheme="minorHAnsi" w:hAnsi="Arial" w:cs="Lohit Devanagari"/>
                      <w:i/>
                      <w:iCs/>
                      <w:color w:val="000000"/>
                      <w:sz w:val="14"/>
                      <w:szCs w:val="14"/>
                    </w:rPr>
                  </w:rPrChange>
                </w:rPr>
                <w:t>Satellite</w:t>
              </w:r>
              <w:r w:rsidRPr="0031448F">
                <w:rPr>
                  <w:rFonts w:ascii="Arial" w:eastAsia="Arial" w:hAnsi="Arial" w:cs="Arial"/>
                  <w:i/>
                  <w:iCs/>
                  <w:color w:val="000000"/>
                  <w:sz w:val="16"/>
                  <w:szCs w:val="16"/>
                  <w:rPrChange w:id="265"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66" w:author="Bowler, Neill" w:date="2023-01-20T10:38:00Z">
                    <w:rPr>
                      <w:rFonts w:asciiTheme="minorHAnsi" w:hAnsi="Arial" w:cs="Lohit Devanagari"/>
                      <w:i/>
                      <w:iCs/>
                      <w:color w:val="000000"/>
                      <w:sz w:val="14"/>
                      <w:szCs w:val="14"/>
                    </w:rPr>
                  </w:rPrChange>
                </w:rPr>
                <w:t>instrument</w:t>
              </w:r>
            </w:ins>
          </w:p>
        </w:tc>
        <w:tc>
          <w:tcPr>
            <w:tcW w:w="1013" w:type="dxa"/>
            <w:shd w:val="clear" w:color="auto" w:fill="F3F3F3"/>
            <w:tcMar>
              <w:top w:w="0" w:type="dxa"/>
              <w:left w:w="108" w:type="dxa"/>
              <w:bottom w:w="0" w:type="dxa"/>
              <w:right w:w="108" w:type="dxa"/>
            </w:tcMar>
            <w:tcPrChange w:id="267" w:author="Bowler, Neill" w:date="2023-01-20T11:47:00Z">
              <w:tcPr>
                <w:tcW w:w="1013" w:type="dxa"/>
                <w:shd w:val="clear" w:color="auto" w:fill="F3F3F3"/>
                <w:tcMar>
                  <w:top w:w="0" w:type="dxa"/>
                  <w:left w:w="108" w:type="dxa"/>
                  <w:bottom w:w="0" w:type="dxa"/>
                  <w:right w:w="108" w:type="dxa"/>
                </w:tcMar>
              </w:tcPr>
            </w:tcPrChange>
          </w:tcPr>
          <w:p w14:paraId="6C0218BA" w14:textId="53C0CD85" w:rsidR="002117EB" w:rsidRPr="0031448F" w:rsidRDefault="002117EB" w:rsidP="002117EB">
            <w:pPr>
              <w:pStyle w:val="Standard"/>
              <w:snapToGrid w:val="0"/>
              <w:jc w:val="center"/>
              <w:rPr>
                <w:ins w:id="268" w:author="Bowler, Neill" w:date="2023-01-20T10:36:00Z"/>
                <w:rFonts w:ascii="Arial" w:hAnsi="Arial" w:cs="Arial"/>
                <w:b/>
                <w:sz w:val="16"/>
                <w:szCs w:val="16"/>
              </w:rPr>
            </w:pPr>
            <w:ins w:id="269" w:author="Bowler, Neill" w:date="2023-01-20T10:37:00Z">
              <w:r w:rsidRPr="0031448F">
                <w:rPr>
                  <w:rFonts w:ascii="Arial" w:hAnsi="Arial" w:cs="Arial"/>
                  <w:i/>
                  <w:iCs/>
                  <w:color w:val="000000"/>
                  <w:sz w:val="16"/>
                  <w:szCs w:val="16"/>
                  <w:rPrChange w:id="270"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271"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2" w:author="Bowler, Neill" w:date="2023-01-20T10:38:00Z">
                    <w:rPr>
                      <w:rFonts w:asciiTheme="minorHAnsi" w:hAnsi="Arial" w:cs="Lohit Devanagari"/>
                      <w:i/>
                      <w:iCs/>
                      <w:color w:val="000000"/>
                      <w:sz w:val="14"/>
                      <w:szCs w:val="14"/>
                    </w:rPr>
                  </w:rPrChange>
                </w:rPr>
                <w:t>02</w:t>
              </w:r>
              <w:r w:rsidRPr="0031448F">
                <w:rPr>
                  <w:rFonts w:ascii="Arial" w:eastAsia="Arial" w:hAnsi="Arial" w:cs="Arial"/>
                  <w:i/>
                  <w:iCs/>
                  <w:color w:val="000000"/>
                  <w:sz w:val="16"/>
                  <w:szCs w:val="16"/>
                  <w:rPrChange w:id="273"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274" w:author="Bowler, Neill" w:date="2023-01-20T10:38:00Z">
                    <w:rPr>
                      <w:rFonts w:asciiTheme="minorHAnsi" w:hAnsi="Arial" w:cs="Lohit Devanagari"/>
                      <w:i/>
                      <w:iCs/>
                      <w:color w:val="000000"/>
                      <w:sz w:val="14"/>
                      <w:szCs w:val="14"/>
                    </w:rPr>
                  </w:rPrChange>
                </w:rPr>
                <w:t>019</w:t>
              </w:r>
            </w:ins>
          </w:p>
        </w:tc>
        <w:tc>
          <w:tcPr>
            <w:tcW w:w="845" w:type="dxa"/>
            <w:shd w:val="clear" w:color="auto" w:fill="F3F3F3"/>
            <w:tcMar>
              <w:top w:w="0" w:type="dxa"/>
              <w:left w:w="108" w:type="dxa"/>
              <w:bottom w:w="0" w:type="dxa"/>
              <w:right w:w="108" w:type="dxa"/>
            </w:tcMar>
            <w:tcPrChange w:id="275" w:author="Bowler, Neill" w:date="2023-01-20T11:47:00Z">
              <w:tcPr>
                <w:tcW w:w="845" w:type="dxa"/>
                <w:shd w:val="clear" w:color="auto" w:fill="F3F3F3"/>
                <w:tcMar>
                  <w:top w:w="0" w:type="dxa"/>
                  <w:left w:w="108" w:type="dxa"/>
                  <w:bottom w:w="0" w:type="dxa"/>
                  <w:right w:w="108" w:type="dxa"/>
                </w:tcMar>
              </w:tcPr>
            </w:tcPrChange>
          </w:tcPr>
          <w:p w14:paraId="277B98F9" w14:textId="269956E4" w:rsidR="002117EB" w:rsidRPr="0031448F" w:rsidRDefault="002117EB" w:rsidP="002117EB">
            <w:pPr>
              <w:pStyle w:val="Standard"/>
              <w:snapToGrid w:val="0"/>
              <w:jc w:val="right"/>
              <w:rPr>
                <w:ins w:id="276" w:author="Bowler, Neill" w:date="2023-01-20T10:36:00Z"/>
                <w:rFonts w:ascii="Arial" w:hAnsi="Arial" w:cs="Arial"/>
                <w:sz w:val="16"/>
                <w:szCs w:val="16"/>
              </w:rPr>
            </w:pPr>
            <w:ins w:id="277" w:author="Bowler, Neill" w:date="2023-01-20T10:37:00Z">
              <w:r w:rsidRPr="0031448F">
                <w:rPr>
                  <w:rFonts w:ascii="Arial" w:hAnsi="Arial" w:cs="Arial"/>
                  <w:color w:val="000000"/>
                  <w:sz w:val="16"/>
                  <w:szCs w:val="16"/>
                  <w:rPrChange w:id="278"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279" w:author="Bowler, Neill" w:date="2023-01-20T11:47:00Z">
              <w:tcPr>
                <w:tcW w:w="1265" w:type="dxa"/>
                <w:shd w:val="clear" w:color="auto" w:fill="F3F3F3"/>
                <w:tcMar>
                  <w:top w:w="0" w:type="dxa"/>
                  <w:left w:w="108" w:type="dxa"/>
                  <w:bottom w:w="0" w:type="dxa"/>
                  <w:right w:w="108" w:type="dxa"/>
                </w:tcMar>
              </w:tcPr>
            </w:tcPrChange>
          </w:tcPr>
          <w:p w14:paraId="4BA8569B" w14:textId="63A71EB3" w:rsidR="002117EB" w:rsidRPr="0031448F" w:rsidRDefault="002117EB" w:rsidP="002117EB">
            <w:pPr>
              <w:pStyle w:val="Standard"/>
              <w:snapToGrid w:val="0"/>
              <w:jc w:val="right"/>
              <w:rPr>
                <w:ins w:id="280" w:author="Bowler, Neill" w:date="2023-01-20T10:36:00Z"/>
                <w:rFonts w:ascii="Arial" w:hAnsi="Arial" w:cs="Arial"/>
                <w:sz w:val="16"/>
                <w:szCs w:val="16"/>
              </w:rPr>
            </w:pPr>
            <w:ins w:id="281" w:author="Bowler, Neill" w:date="2023-01-20T10:37:00Z">
              <w:r w:rsidRPr="0031448F">
                <w:rPr>
                  <w:rFonts w:ascii="Arial" w:hAnsi="Arial" w:cs="Arial"/>
                  <w:color w:val="000000"/>
                  <w:sz w:val="16"/>
                  <w:szCs w:val="16"/>
                  <w:rPrChange w:id="282"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283" w:author="Bowler, Neill" w:date="2023-01-20T11:47:00Z">
              <w:tcPr>
                <w:tcW w:w="887" w:type="dxa"/>
                <w:shd w:val="clear" w:color="auto" w:fill="F3F3F3"/>
                <w:tcMar>
                  <w:top w:w="0" w:type="dxa"/>
                  <w:left w:w="108" w:type="dxa"/>
                  <w:bottom w:w="0" w:type="dxa"/>
                  <w:right w:w="108" w:type="dxa"/>
                </w:tcMar>
              </w:tcPr>
            </w:tcPrChange>
          </w:tcPr>
          <w:p w14:paraId="140F6376" w14:textId="1D51A9DF" w:rsidR="002117EB" w:rsidRPr="0031448F" w:rsidRDefault="002117EB" w:rsidP="002117EB">
            <w:pPr>
              <w:pStyle w:val="Standard"/>
              <w:tabs>
                <w:tab w:val="right" w:pos="-37"/>
                <w:tab w:val="right" w:pos="493"/>
              </w:tabs>
              <w:snapToGrid w:val="0"/>
              <w:ind w:left="-37"/>
              <w:jc w:val="right"/>
              <w:rPr>
                <w:ins w:id="284" w:author="Bowler, Neill" w:date="2023-01-20T10:36:00Z"/>
                <w:rFonts w:ascii="Arial" w:hAnsi="Arial" w:cs="Arial"/>
                <w:sz w:val="16"/>
                <w:szCs w:val="16"/>
              </w:rPr>
            </w:pPr>
            <w:ins w:id="285" w:author="Bowler, Neill" w:date="2023-01-20T10:37:00Z">
              <w:r w:rsidRPr="0031448F">
                <w:rPr>
                  <w:rFonts w:ascii="Arial" w:hAnsi="Arial" w:cs="Arial"/>
                  <w:color w:val="000000"/>
                  <w:sz w:val="16"/>
                  <w:szCs w:val="16"/>
                  <w:rPrChange w:id="286" w:author="Bowler, Neill" w:date="2023-01-20T10:38:00Z">
                    <w:rPr>
                      <w:rFonts w:asciiTheme="minorHAnsi" w:hAnsi="Arial" w:cs="Lohit Devanagari"/>
                      <w:color w:val="000000"/>
                      <w:sz w:val="14"/>
                      <w:szCs w:val="14"/>
                    </w:rPr>
                  </w:rPrChange>
                </w:rPr>
                <w:t>11</w:t>
              </w:r>
            </w:ins>
          </w:p>
        </w:tc>
        <w:tc>
          <w:tcPr>
            <w:tcW w:w="1063" w:type="dxa"/>
            <w:shd w:val="clear" w:color="auto" w:fill="F3F3F3"/>
            <w:tcMar>
              <w:top w:w="0" w:type="dxa"/>
              <w:left w:w="108" w:type="dxa"/>
              <w:bottom w:w="0" w:type="dxa"/>
              <w:right w:w="108" w:type="dxa"/>
            </w:tcMar>
            <w:tcPrChange w:id="287" w:author="Bowler, Neill" w:date="2023-01-20T11:47:00Z">
              <w:tcPr>
                <w:tcW w:w="1063" w:type="dxa"/>
                <w:shd w:val="clear" w:color="auto" w:fill="F3F3F3"/>
                <w:tcMar>
                  <w:top w:w="0" w:type="dxa"/>
                  <w:left w:w="108" w:type="dxa"/>
                  <w:bottom w:w="0" w:type="dxa"/>
                  <w:right w:w="108" w:type="dxa"/>
                </w:tcMar>
              </w:tcPr>
            </w:tcPrChange>
          </w:tcPr>
          <w:p w14:paraId="2D674F9B" w14:textId="60EE989E" w:rsidR="002117EB" w:rsidRPr="0031448F" w:rsidRDefault="002117EB" w:rsidP="002117EB">
            <w:pPr>
              <w:pStyle w:val="Standard"/>
              <w:snapToGrid w:val="0"/>
              <w:rPr>
                <w:ins w:id="288" w:author="Bowler, Neill" w:date="2023-01-20T10:36:00Z"/>
                <w:rFonts w:ascii="Arial" w:hAnsi="Arial" w:cs="Arial"/>
                <w:sz w:val="16"/>
                <w:szCs w:val="16"/>
              </w:rPr>
            </w:pPr>
            <w:ins w:id="289" w:author="Bowler, Neill" w:date="2023-01-20T10:37:00Z">
              <w:r w:rsidRPr="0031448F">
                <w:rPr>
                  <w:rFonts w:ascii="Arial" w:hAnsi="Arial" w:cs="Arial"/>
                  <w:color w:val="000000"/>
                  <w:sz w:val="16"/>
                  <w:szCs w:val="16"/>
                  <w:rPrChange w:id="290"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291"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2" w:author="Bowler, Neill" w:date="2023-01-20T10:38: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Change w:id="293" w:author="Bowler, Neill" w:date="2023-01-20T11:47:00Z">
              <w:tcPr>
                <w:tcW w:w="2481" w:type="dxa"/>
                <w:shd w:val="clear" w:color="auto" w:fill="F3F3F3"/>
                <w:tcMar>
                  <w:top w:w="0" w:type="dxa"/>
                  <w:left w:w="108" w:type="dxa"/>
                  <w:bottom w:w="0" w:type="dxa"/>
                  <w:right w:w="108" w:type="dxa"/>
                </w:tcMar>
              </w:tcPr>
            </w:tcPrChange>
          </w:tcPr>
          <w:p w14:paraId="6F65A773" w14:textId="3C61BF9D" w:rsidR="002117EB" w:rsidRPr="0031448F" w:rsidRDefault="002117EB" w:rsidP="002117EB">
            <w:pPr>
              <w:pStyle w:val="Standard"/>
              <w:snapToGrid w:val="0"/>
              <w:rPr>
                <w:ins w:id="294" w:author="Bowler, Neill" w:date="2023-01-20T10:36:00Z"/>
                <w:rFonts w:ascii="Arial" w:hAnsi="Arial" w:cs="Arial"/>
                <w:sz w:val="16"/>
                <w:szCs w:val="16"/>
              </w:rPr>
            </w:pPr>
            <w:ins w:id="295" w:author="Bowler, Neill" w:date="2023-01-20T10:37:00Z">
              <w:r w:rsidRPr="0031448F">
                <w:rPr>
                  <w:rFonts w:ascii="Arial" w:hAnsi="Arial" w:cs="Arial"/>
                  <w:color w:val="000000"/>
                  <w:sz w:val="16"/>
                  <w:szCs w:val="16"/>
                  <w:rPrChange w:id="296" w:author="Bowler, Neill" w:date="2023-01-20T10:38:00Z">
                    <w:rPr>
                      <w:rFonts w:asciiTheme="minorHAnsi" w:hAnsi="Arial" w:cs="Lohit Devanagari"/>
                      <w:color w:val="000000"/>
                      <w:sz w:val="14"/>
                      <w:szCs w:val="14"/>
                    </w:rPr>
                  </w:rPrChange>
                </w:rPr>
                <w:t>e.g.</w:t>
              </w:r>
              <w:r w:rsidRPr="0031448F">
                <w:rPr>
                  <w:rFonts w:ascii="Arial" w:eastAsia="Arial" w:hAnsi="Arial" w:cs="Arial"/>
                  <w:color w:val="000000"/>
                  <w:sz w:val="16"/>
                  <w:szCs w:val="16"/>
                  <w:rPrChange w:id="297"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298" w:author="Bowler, Neill" w:date="2023-01-20T10:38:00Z">
                    <w:rPr>
                      <w:rFonts w:asciiTheme="minorHAnsi" w:hAnsi="Arial" w:cs="Lohit Devanagari"/>
                      <w:color w:val="000000"/>
                      <w:sz w:val="14"/>
                      <w:szCs w:val="14"/>
                    </w:rPr>
                  </w:rPrChange>
                </w:rPr>
                <w:t>202</w:t>
              </w:r>
              <w:r w:rsidRPr="0031448F">
                <w:rPr>
                  <w:rFonts w:ascii="Arial" w:eastAsia="Arial" w:hAnsi="Arial" w:cs="Arial"/>
                  <w:color w:val="000000"/>
                  <w:sz w:val="16"/>
                  <w:szCs w:val="16"/>
                  <w:rPrChange w:id="299"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0" w:author="Bowler, Neill" w:date="2023-01-20T10:38:00Z">
                    <w:rPr>
                      <w:rFonts w:asciiTheme="minorHAnsi" w:hAnsi="Arial" w:cs="Lohit Devanagari"/>
                      <w:color w:val="000000"/>
                      <w:sz w:val="14"/>
                      <w:szCs w:val="14"/>
                    </w:rPr>
                  </w:rPrChange>
                </w:rPr>
                <w:t>=</w:t>
              </w:r>
              <w:r w:rsidRPr="0031448F">
                <w:rPr>
                  <w:rFonts w:ascii="Arial" w:eastAsia="Arial" w:hAnsi="Arial" w:cs="Arial"/>
                  <w:color w:val="000000"/>
                  <w:sz w:val="16"/>
                  <w:szCs w:val="16"/>
                  <w:rPrChange w:id="301"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302" w:author="Bowler, Neill" w:date="2023-01-20T10:38:00Z">
                    <w:rPr>
                      <w:rFonts w:asciiTheme="minorHAnsi" w:hAnsi="Arial" w:cs="Lohit Devanagari"/>
                      <w:color w:val="000000"/>
                      <w:sz w:val="14"/>
                      <w:szCs w:val="14"/>
                    </w:rPr>
                  </w:rPrChange>
                </w:rPr>
                <w:t>GRAS</w:t>
              </w:r>
              <w:r w:rsidRPr="0031448F">
                <w:rPr>
                  <w:rFonts w:ascii="Arial" w:hAnsi="Arial" w:cs="Arial"/>
                  <w:color w:val="000000" w:themeColor="text1"/>
                  <w:sz w:val="16"/>
                  <w:szCs w:val="16"/>
                  <w:rPrChange w:id="303" w:author="Bowler, Neill" w:date="2023-01-20T10:38:00Z">
                    <w:rPr>
                      <w:rFonts w:asciiTheme="minorHAnsi" w:hAnsi="Arial" w:cs="Lohit Devanagari"/>
                      <w:color w:val="000000" w:themeColor="text1"/>
                      <w:sz w:val="14"/>
                      <w:szCs w:val="14"/>
                    </w:rPr>
                  </w:rPrChange>
                </w:rPr>
                <w:t xml:space="preserve"> </w:t>
              </w:r>
              <w:r w:rsidRPr="0031448F">
                <w:rPr>
                  <w:rFonts w:ascii="Arial" w:eastAsia="Arial" w:hAnsi="Arial" w:cs="Arial"/>
                  <w:color w:val="000000"/>
                  <w:sz w:val="16"/>
                  <w:szCs w:val="16"/>
                  <w:rPrChange w:id="304" w:author="Bowler, Neill" w:date="2023-01-20T10:38:00Z">
                    <w:rPr>
                      <w:rFonts w:asciiTheme="minorHAnsi" w:eastAsia="Arial" w:hAnsi="Arial" w:cs="Lohit Devanagari"/>
                      <w:color w:val="000000"/>
                      <w:sz w:val="14"/>
                      <w:szCs w:val="14"/>
                    </w:rPr>
                  </w:rPrChange>
                </w:rPr>
                <w:t>–</w:t>
              </w:r>
              <w:r w:rsidRPr="0031448F">
                <w:rPr>
                  <w:rFonts w:ascii="Arial" w:eastAsia="Arial" w:hAnsi="Arial" w:cs="Arial"/>
                  <w:b/>
                  <w:bCs/>
                  <w:color w:val="0000FF"/>
                  <w:sz w:val="16"/>
                  <w:szCs w:val="16"/>
                  <w:rPrChange w:id="305" w:author="Bowler, Neill" w:date="2023-01-20T10:38:00Z">
                    <w:rPr>
                      <w:rFonts w:asciiTheme="minorHAnsi" w:eastAsia="Arial" w:hAnsi="Arial" w:cs="Lohit Devanagari"/>
                      <w:b/>
                      <w:bCs/>
                      <w:color w:val="0000FF"/>
                      <w:sz w:val="14"/>
                      <w:szCs w:val="14"/>
                    </w:rPr>
                  </w:rPrChange>
                </w:rPr>
                <w:t xml:space="preserve"> </w:t>
              </w:r>
              <w:r w:rsidRPr="0031448F">
                <w:rPr>
                  <w:rFonts w:ascii="Arial" w:hAnsi="Arial" w:cs="Arial"/>
                  <w:b/>
                  <w:bCs/>
                  <w:color w:val="0000FF"/>
                  <w:sz w:val="16"/>
                  <w:szCs w:val="16"/>
                  <w:rPrChange w:id="306" w:author="Bowler, Neill" w:date="2023-01-20T10:38:00Z">
                    <w:rPr>
                      <w:rFonts w:asciiTheme="minorHAnsi" w:hAnsi="Arial" w:cs="Lohit Devanagari"/>
                      <w:b/>
                      <w:bCs/>
                      <w:color w:val="0000FF"/>
                      <w:sz w:val="14"/>
                      <w:szCs w:val="14"/>
                    </w:rPr>
                  </w:rPrChange>
                </w:rPr>
                <w:t>See</w:t>
              </w:r>
              <w:r w:rsidRPr="0031448F">
                <w:rPr>
                  <w:rFonts w:ascii="Arial" w:eastAsia="Arial" w:hAnsi="Arial" w:cs="Arial"/>
                  <w:b/>
                  <w:bCs/>
                  <w:color w:val="0000FF"/>
                  <w:sz w:val="16"/>
                  <w:szCs w:val="16"/>
                  <w:rPrChange w:id="307" w:author="Bowler, Neill" w:date="2023-01-20T10:38:00Z">
                    <w:rPr>
                      <w:rFonts w:asciiTheme="minorHAnsi" w:eastAsia="Arial" w:hAnsi="Arial" w:cs="Lohit Devanagari"/>
                      <w:b/>
                      <w:bCs/>
                      <w:color w:val="0000FF"/>
                      <w:sz w:val="14"/>
                      <w:szCs w:val="14"/>
                    </w:rPr>
                  </w:rPrChange>
                </w:rPr>
                <w:t xml:space="preserve"> Table 8</w:t>
              </w:r>
            </w:ins>
          </w:p>
        </w:tc>
      </w:tr>
      <w:tr w:rsidR="002117EB" w14:paraId="2CE6229B" w14:textId="77777777" w:rsidTr="003D0846">
        <w:tblPrEx>
          <w:tblW w:w="10348" w:type="dxa"/>
          <w:jc w:val="center"/>
          <w:tblLayout w:type="fixed"/>
          <w:tblCellMar>
            <w:left w:w="10" w:type="dxa"/>
            <w:right w:w="10" w:type="dxa"/>
          </w:tblCellMar>
          <w:tblLook w:val="0000" w:firstRow="0" w:lastRow="0" w:firstColumn="0" w:lastColumn="0" w:noHBand="0" w:noVBand="0"/>
          <w:tblPrExChange w:id="30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09" w:author="Bowler, Neill" w:date="2023-01-20T10:36:00Z"/>
          <w:trPrChange w:id="31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11" w:author="Bowler, Neill" w:date="2023-01-20T11:46:00Z">
              <w:tcPr>
                <w:tcW w:w="709" w:type="dxa"/>
                <w:shd w:val="clear" w:color="auto" w:fill="F3F3F3"/>
                <w:tcMar>
                  <w:top w:w="0" w:type="dxa"/>
                  <w:left w:w="108" w:type="dxa"/>
                  <w:bottom w:w="0" w:type="dxa"/>
                  <w:right w:w="108" w:type="dxa"/>
                </w:tcMar>
              </w:tcPr>
            </w:tcPrChange>
          </w:tcPr>
          <w:p w14:paraId="0DC6000A" w14:textId="65CFC256" w:rsidR="002117EB" w:rsidRPr="0031448F" w:rsidRDefault="003D749E" w:rsidP="002117EB">
            <w:pPr>
              <w:pStyle w:val="Standard"/>
              <w:snapToGrid w:val="0"/>
              <w:jc w:val="right"/>
              <w:rPr>
                <w:ins w:id="312" w:author="Bowler, Neill" w:date="2023-01-20T10:36:00Z"/>
                <w:rFonts w:ascii="Arial" w:hAnsi="Arial" w:cs="Arial"/>
                <w:sz w:val="16"/>
                <w:szCs w:val="16"/>
              </w:rPr>
            </w:pPr>
            <w:ins w:id="313" w:author="Bowler, Neill" w:date="2023-01-20T10:40:00Z">
              <w:r>
                <w:rPr>
                  <w:rFonts w:ascii="Arial" w:hAnsi="Arial" w:cs="Arial"/>
                  <w:color w:val="000000"/>
                  <w:sz w:val="16"/>
                  <w:szCs w:val="16"/>
                </w:rPr>
                <w:t>5</w:t>
              </w:r>
            </w:ins>
          </w:p>
        </w:tc>
        <w:tc>
          <w:tcPr>
            <w:tcW w:w="2085" w:type="dxa"/>
            <w:shd w:val="clear" w:color="auto" w:fill="E0E0E0"/>
            <w:tcMar>
              <w:top w:w="0" w:type="dxa"/>
              <w:left w:w="108" w:type="dxa"/>
              <w:bottom w:w="0" w:type="dxa"/>
              <w:right w:w="108" w:type="dxa"/>
            </w:tcMar>
            <w:tcPrChange w:id="314" w:author="Bowler, Neill" w:date="2023-01-20T11:46:00Z">
              <w:tcPr>
                <w:tcW w:w="2085" w:type="dxa"/>
                <w:shd w:val="clear" w:color="auto" w:fill="F3F3F3"/>
                <w:tcMar>
                  <w:top w:w="0" w:type="dxa"/>
                  <w:left w:w="108" w:type="dxa"/>
                  <w:bottom w:w="0" w:type="dxa"/>
                  <w:right w:w="108" w:type="dxa"/>
                </w:tcMar>
              </w:tcPr>
            </w:tcPrChange>
          </w:tcPr>
          <w:p w14:paraId="7FFC2970" w14:textId="6FA6CE38" w:rsidR="002117EB" w:rsidRPr="0031448F" w:rsidRDefault="002117EB" w:rsidP="002117EB">
            <w:pPr>
              <w:pStyle w:val="Standard"/>
              <w:snapToGrid w:val="0"/>
              <w:rPr>
                <w:ins w:id="315" w:author="Bowler, Neill" w:date="2023-01-20T10:36:00Z"/>
                <w:rFonts w:ascii="Arial" w:hAnsi="Arial" w:cs="Arial"/>
                <w:b/>
                <w:sz w:val="16"/>
                <w:szCs w:val="16"/>
              </w:rPr>
            </w:pPr>
            <w:ins w:id="316" w:author="Bowler, Neill" w:date="2023-01-20T10:37:00Z">
              <w:r w:rsidRPr="0031448F">
                <w:rPr>
                  <w:rFonts w:ascii="Arial" w:hAnsi="Arial" w:cs="Arial"/>
                  <w:b/>
                  <w:bCs/>
                  <w:color w:val="000000"/>
                  <w:sz w:val="16"/>
                  <w:szCs w:val="16"/>
                  <w:rPrChange w:id="317" w:author="Bowler, Neill" w:date="2023-01-20T10:38:00Z">
                    <w:rPr>
                      <w:rFonts w:asciiTheme="minorHAnsi" w:hAnsi="Arial" w:cs="Lohit Devanagari"/>
                      <w:b/>
                      <w:bCs/>
                      <w:color w:val="000000"/>
                      <w:sz w:val="14"/>
                      <w:szCs w:val="14"/>
                    </w:rPr>
                  </w:rPrChange>
                </w:rPr>
                <w:t>(end delayed replication)</w:t>
              </w:r>
            </w:ins>
          </w:p>
        </w:tc>
        <w:tc>
          <w:tcPr>
            <w:tcW w:w="1013" w:type="dxa"/>
            <w:shd w:val="clear" w:color="auto" w:fill="E0E0E0"/>
            <w:tcMar>
              <w:top w:w="0" w:type="dxa"/>
              <w:left w:w="108" w:type="dxa"/>
              <w:bottom w:w="0" w:type="dxa"/>
              <w:right w:w="108" w:type="dxa"/>
            </w:tcMar>
            <w:tcPrChange w:id="318" w:author="Bowler, Neill" w:date="2023-01-20T11:46:00Z">
              <w:tcPr>
                <w:tcW w:w="1013" w:type="dxa"/>
                <w:shd w:val="clear" w:color="auto" w:fill="F3F3F3"/>
                <w:tcMar>
                  <w:top w:w="0" w:type="dxa"/>
                  <w:left w:w="108" w:type="dxa"/>
                  <w:bottom w:w="0" w:type="dxa"/>
                  <w:right w:w="108" w:type="dxa"/>
                </w:tcMar>
              </w:tcPr>
            </w:tcPrChange>
          </w:tcPr>
          <w:p w14:paraId="07CEBB88" w14:textId="77777777" w:rsidR="002117EB" w:rsidRPr="0031448F" w:rsidRDefault="002117EB" w:rsidP="002117EB">
            <w:pPr>
              <w:pStyle w:val="Standard"/>
              <w:snapToGrid w:val="0"/>
              <w:jc w:val="center"/>
              <w:rPr>
                <w:ins w:id="319" w:author="Bowler, Neill" w:date="2023-01-20T10:36:00Z"/>
                <w:rFonts w:ascii="Arial" w:hAnsi="Arial" w:cs="Arial"/>
                <w:b/>
                <w:sz w:val="16"/>
                <w:szCs w:val="16"/>
              </w:rPr>
            </w:pPr>
          </w:p>
        </w:tc>
        <w:tc>
          <w:tcPr>
            <w:tcW w:w="845" w:type="dxa"/>
            <w:shd w:val="clear" w:color="auto" w:fill="E0E0E0"/>
            <w:tcMar>
              <w:top w:w="0" w:type="dxa"/>
              <w:left w:w="108" w:type="dxa"/>
              <w:bottom w:w="0" w:type="dxa"/>
              <w:right w:w="108" w:type="dxa"/>
            </w:tcMar>
            <w:tcPrChange w:id="320" w:author="Bowler, Neill" w:date="2023-01-20T11:46:00Z">
              <w:tcPr>
                <w:tcW w:w="845" w:type="dxa"/>
                <w:shd w:val="clear" w:color="auto" w:fill="F3F3F3"/>
                <w:tcMar>
                  <w:top w:w="0" w:type="dxa"/>
                  <w:left w:w="108" w:type="dxa"/>
                  <w:bottom w:w="0" w:type="dxa"/>
                  <w:right w:w="108" w:type="dxa"/>
                </w:tcMar>
              </w:tcPr>
            </w:tcPrChange>
          </w:tcPr>
          <w:p w14:paraId="20FCFE0A" w14:textId="77777777" w:rsidR="002117EB" w:rsidRPr="0031448F" w:rsidRDefault="002117EB" w:rsidP="002117EB">
            <w:pPr>
              <w:pStyle w:val="Standard"/>
              <w:snapToGrid w:val="0"/>
              <w:jc w:val="right"/>
              <w:rPr>
                <w:ins w:id="321" w:author="Bowler, Neill" w:date="2023-01-20T10:36:00Z"/>
                <w:rFonts w:ascii="Arial" w:hAnsi="Arial" w:cs="Arial"/>
                <w:sz w:val="16"/>
                <w:szCs w:val="16"/>
              </w:rPr>
            </w:pPr>
          </w:p>
        </w:tc>
        <w:tc>
          <w:tcPr>
            <w:tcW w:w="1265" w:type="dxa"/>
            <w:shd w:val="clear" w:color="auto" w:fill="E0E0E0"/>
            <w:tcMar>
              <w:top w:w="0" w:type="dxa"/>
              <w:left w:w="108" w:type="dxa"/>
              <w:bottom w:w="0" w:type="dxa"/>
              <w:right w:w="108" w:type="dxa"/>
            </w:tcMar>
            <w:tcPrChange w:id="322" w:author="Bowler, Neill" w:date="2023-01-20T11:46:00Z">
              <w:tcPr>
                <w:tcW w:w="1265" w:type="dxa"/>
                <w:shd w:val="clear" w:color="auto" w:fill="F3F3F3"/>
                <w:tcMar>
                  <w:top w:w="0" w:type="dxa"/>
                  <w:left w:w="108" w:type="dxa"/>
                  <w:bottom w:w="0" w:type="dxa"/>
                  <w:right w:w="108" w:type="dxa"/>
                </w:tcMar>
              </w:tcPr>
            </w:tcPrChange>
          </w:tcPr>
          <w:p w14:paraId="24AA90DD" w14:textId="77777777" w:rsidR="002117EB" w:rsidRPr="0031448F" w:rsidRDefault="002117EB" w:rsidP="002117EB">
            <w:pPr>
              <w:pStyle w:val="Standard"/>
              <w:snapToGrid w:val="0"/>
              <w:jc w:val="right"/>
              <w:rPr>
                <w:ins w:id="323" w:author="Bowler, Neill" w:date="2023-01-20T10:36:00Z"/>
                <w:rFonts w:ascii="Arial" w:hAnsi="Arial" w:cs="Arial"/>
                <w:sz w:val="16"/>
                <w:szCs w:val="16"/>
              </w:rPr>
            </w:pPr>
          </w:p>
        </w:tc>
        <w:tc>
          <w:tcPr>
            <w:tcW w:w="887" w:type="dxa"/>
            <w:shd w:val="clear" w:color="auto" w:fill="E0E0E0"/>
            <w:tcMar>
              <w:top w:w="0" w:type="dxa"/>
              <w:left w:w="108" w:type="dxa"/>
              <w:bottom w:w="0" w:type="dxa"/>
              <w:right w:w="108" w:type="dxa"/>
            </w:tcMar>
            <w:tcPrChange w:id="324" w:author="Bowler, Neill" w:date="2023-01-20T11:46:00Z">
              <w:tcPr>
                <w:tcW w:w="887" w:type="dxa"/>
                <w:shd w:val="clear" w:color="auto" w:fill="F3F3F3"/>
                <w:tcMar>
                  <w:top w:w="0" w:type="dxa"/>
                  <w:left w:w="108" w:type="dxa"/>
                  <w:bottom w:w="0" w:type="dxa"/>
                  <w:right w:w="108" w:type="dxa"/>
                </w:tcMar>
              </w:tcPr>
            </w:tcPrChange>
          </w:tcPr>
          <w:p w14:paraId="3E842FD9" w14:textId="77777777" w:rsidR="002117EB" w:rsidRPr="0031448F" w:rsidRDefault="002117EB" w:rsidP="002117EB">
            <w:pPr>
              <w:pStyle w:val="Standard"/>
              <w:tabs>
                <w:tab w:val="right" w:pos="-37"/>
                <w:tab w:val="right" w:pos="493"/>
              </w:tabs>
              <w:snapToGrid w:val="0"/>
              <w:ind w:left="-37"/>
              <w:jc w:val="right"/>
              <w:rPr>
                <w:ins w:id="325" w:author="Bowler, Neill" w:date="2023-01-20T10:36:00Z"/>
                <w:rFonts w:ascii="Arial" w:hAnsi="Arial" w:cs="Arial"/>
                <w:sz w:val="16"/>
                <w:szCs w:val="16"/>
              </w:rPr>
            </w:pPr>
          </w:p>
        </w:tc>
        <w:tc>
          <w:tcPr>
            <w:tcW w:w="1063" w:type="dxa"/>
            <w:shd w:val="clear" w:color="auto" w:fill="E0E0E0"/>
            <w:tcMar>
              <w:top w:w="0" w:type="dxa"/>
              <w:left w:w="108" w:type="dxa"/>
              <w:bottom w:w="0" w:type="dxa"/>
              <w:right w:w="108" w:type="dxa"/>
            </w:tcMar>
            <w:tcPrChange w:id="326" w:author="Bowler, Neill" w:date="2023-01-20T11:46:00Z">
              <w:tcPr>
                <w:tcW w:w="1063" w:type="dxa"/>
                <w:shd w:val="clear" w:color="auto" w:fill="F3F3F3"/>
                <w:tcMar>
                  <w:top w:w="0" w:type="dxa"/>
                  <w:left w:w="108" w:type="dxa"/>
                  <w:bottom w:w="0" w:type="dxa"/>
                  <w:right w:w="108" w:type="dxa"/>
                </w:tcMar>
              </w:tcPr>
            </w:tcPrChange>
          </w:tcPr>
          <w:p w14:paraId="702C6F32" w14:textId="77777777" w:rsidR="002117EB" w:rsidRPr="0031448F" w:rsidRDefault="002117EB" w:rsidP="002117EB">
            <w:pPr>
              <w:pStyle w:val="Standard"/>
              <w:snapToGrid w:val="0"/>
              <w:rPr>
                <w:ins w:id="327" w:author="Bowler, Neill" w:date="2023-01-20T10:36:00Z"/>
                <w:rFonts w:ascii="Arial" w:hAnsi="Arial" w:cs="Arial"/>
                <w:sz w:val="16"/>
                <w:szCs w:val="16"/>
              </w:rPr>
            </w:pPr>
          </w:p>
        </w:tc>
        <w:tc>
          <w:tcPr>
            <w:tcW w:w="2481" w:type="dxa"/>
            <w:shd w:val="clear" w:color="auto" w:fill="E0E0E0"/>
            <w:tcMar>
              <w:top w:w="0" w:type="dxa"/>
              <w:left w:w="108" w:type="dxa"/>
              <w:bottom w:w="0" w:type="dxa"/>
              <w:right w:w="108" w:type="dxa"/>
            </w:tcMar>
            <w:tcPrChange w:id="328" w:author="Bowler, Neill" w:date="2023-01-20T11:46:00Z">
              <w:tcPr>
                <w:tcW w:w="2481" w:type="dxa"/>
                <w:shd w:val="clear" w:color="auto" w:fill="F3F3F3"/>
                <w:tcMar>
                  <w:top w:w="0" w:type="dxa"/>
                  <w:left w:w="108" w:type="dxa"/>
                  <w:bottom w:w="0" w:type="dxa"/>
                  <w:right w:w="108" w:type="dxa"/>
                </w:tcMar>
              </w:tcPr>
            </w:tcPrChange>
          </w:tcPr>
          <w:p w14:paraId="73B2C96C" w14:textId="77777777" w:rsidR="002117EB" w:rsidRPr="0031448F" w:rsidRDefault="002117EB" w:rsidP="002117EB">
            <w:pPr>
              <w:pStyle w:val="Standard"/>
              <w:snapToGrid w:val="0"/>
              <w:rPr>
                <w:ins w:id="329" w:author="Bowler, Neill" w:date="2023-01-20T10:36:00Z"/>
                <w:rFonts w:ascii="Arial" w:hAnsi="Arial" w:cs="Arial"/>
                <w:sz w:val="16"/>
                <w:szCs w:val="16"/>
              </w:rPr>
            </w:pPr>
          </w:p>
        </w:tc>
      </w:tr>
      <w:tr w:rsidR="002117EB" w14:paraId="10801BF6" w14:textId="77777777" w:rsidTr="003D0846">
        <w:tblPrEx>
          <w:tblW w:w="10348" w:type="dxa"/>
          <w:jc w:val="center"/>
          <w:tblLayout w:type="fixed"/>
          <w:tblCellMar>
            <w:left w:w="10" w:type="dxa"/>
            <w:right w:w="10" w:type="dxa"/>
          </w:tblCellMar>
          <w:tblLook w:val="0000" w:firstRow="0" w:lastRow="0" w:firstColumn="0" w:lastColumn="0" w:noHBand="0" w:noVBand="0"/>
          <w:tblPrExChange w:id="33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311"/>
          <w:jc w:val="center"/>
          <w:ins w:id="331" w:author="Bowler, Neill" w:date="2023-01-20T10:36:00Z"/>
          <w:trPrChange w:id="33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333" w:author="Bowler, Neill" w:date="2023-01-20T11:47:00Z">
              <w:tcPr>
                <w:tcW w:w="709" w:type="dxa"/>
                <w:shd w:val="clear" w:color="auto" w:fill="F3F3F3"/>
                <w:tcMar>
                  <w:top w:w="0" w:type="dxa"/>
                  <w:left w:w="108" w:type="dxa"/>
                  <w:bottom w:w="0" w:type="dxa"/>
                  <w:right w:w="108" w:type="dxa"/>
                </w:tcMar>
              </w:tcPr>
            </w:tcPrChange>
          </w:tcPr>
          <w:p w14:paraId="13CA5D38" w14:textId="64B7607C" w:rsidR="002117EB" w:rsidRPr="0031448F" w:rsidRDefault="003D749E" w:rsidP="002117EB">
            <w:pPr>
              <w:pStyle w:val="Standard"/>
              <w:snapToGrid w:val="0"/>
              <w:jc w:val="right"/>
              <w:rPr>
                <w:ins w:id="334" w:author="Bowler, Neill" w:date="2023-01-20T10:36:00Z"/>
                <w:rFonts w:ascii="Arial" w:hAnsi="Arial" w:cs="Arial"/>
                <w:sz w:val="16"/>
                <w:szCs w:val="16"/>
              </w:rPr>
            </w:pPr>
            <w:ins w:id="335" w:author="Bowler, Neill" w:date="2023-01-20T10:40:00Z">
              <w:r>
                <w:rPr>
                  <w:rFonts w:ascii="Arial" w:hAnsi="Arial" w:cs="Arial"/>
                  <w:color w:val="000000"/>
                  <w:sz w:val="16"/>
                  <w:szCs w:val="16"/>
                </w:rPr>
                <w:t>6</w:t>
              </w:r>
            </w:ins>
          </w:p>
        </w:tc>
        <w:tc>
          <w:tcPr>
            <w:tcW w:w="2085" w:type="dxa"/>
            <w:shd w:val="clear" w:color="auto" w:fill="F3F3F3"/>
            <w:tcMar>
              <w:top w:w="0" w:type="dxa"/>
              <w:left w:w="108" w:type="dxa"/>
              <w:bottom w:w="0" w:type="dxa"/>
              <w:right w:w="108" w:type="dxa"/>
            </w:tcMar>
            <w:tcPrChange w:id="336" w:author="Bowler, Neill" w:date="2023-01-20T11:47:00Z">
              <w:tcPr>
                <w:tcW w:w="2085" w:type="dxa"/>
                <w:shd w:val="clear" w:color="auto" w:fill="F3F3F3"/>
                <w:tcMar>
                  <w:top w:w="0" w:type="dxa"/>
                  <w:left w:w="108" w:type="dxa"/>
                  <w:bottom w:w="0" w:type="dxa"/>
                  <w:right w:w="108" w:type="dxa"/>
                </w:tcMar>
              </w:tcPr>
            </w:tcPrChange>
          </w:tcPr>
          <w:p w14:paraId="5566D6B4" w14:textId="1F572F6C" w:rsidR="002117EB" w:rsidRPr="0031448F" w:rsidRDefault="002117EB" w:rsidP="002117EB">
            <w:pPr>
              <w:pStyle w:val="Standard"/>
              <w:snapToGrid w:val="0"/>
              <w:rPr>
                <w:ins w:id="337" w:author="Bowler, Neill" w:date="2023-01-20T10:36:00Z"/>
                <w:rFonts w:ascii="Arial" w:hAnsi="Arial" w:cs="Arial"/>
                <w:b/>
                <w:sz w:val="16"/>
                <w:szCs w:val="16"/>
              </w:rPr>
            </w:pPr>
            <w:ins w:id="338" w:author="Bowler, Neill" w:date="2023-01-20T10:37:00Z">
              <w:r w:rsidRPr="0031448F">
                <w:rPr>
                  <w:rFonts w:ascii="Arial" w:hAnsi="Arial" w:cs="Arial"/>
                  <w:b/>
                  <w:bCs/>
                  <w:color w:val="000000"/>
                  <w:sz w:val="16"/>
                  <w:szCs w:val="16"/>
                  <w:rPrChange w:id="339" w:author="Bowler, Neill" w:date="2023-01-20T10:38: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340" w:author="Bowler, Neill" w:date="2023-01-20T11:47:00Z">
              <w:tcPr>
                <w:tcW w:w="1013" w:type="dxa"/>
                <w:shd w:val="clear" w:color="auto" w:fill="F3F3F3"/>
                <w:tcMar>
                  <w:top w:w="0" w:type="dxa"/>
                  <w:left w:w="108" w:type="dxa"/>
                  <w:bottom w:w="0" w:type="dxa"/>
                  <w:right w:w="108" w:type="dxa"/>
                </w:tcMar>
              </w:tcPr>
            </w:tcPrChange>
          </w:tcPr>
          <w:p w14:paraId="65479B6B" w14:textId="6EC2FAF4" w:rsidR="002117EB" w:rsidRPr="0031448F" w:rsidRDefault="002117EB" w:rsidP="002117EB">
            <w:pPr>
              <w:pStyle w:val="Standard"/>
              <w:snapToGrid w:val="0"/>
              <w:jc w:val="center"/>
              <w:rPr>
                <w:ins w:id="341" w:author="Bowler, Neill" w:date="2023-01-20T10:36:00Z"/>
                <w:rFonts w:ascii="Arial" w:hAnsi="Arial" w:cs="Arial"/>
                <w:b/>
                <w:sz w:val="16"/>
                <w:szCs w:val="16"/>
              </w:rPr>
            </w:pPr>
            <w:ins w:id="342" w:author="Bowler, Neill" w:date="2023-01-20T10:37:00Z">
              <w:r w:rsidRPr="0031448F">
                <w:rPr>
                  <w:rFonts w:ascii="Arial" w:hAnsi="Arial" w:cs="Arial"/>
                  <w:b/>
                  <w:bCs/>
                  <w:color w:val="000000"/>
                  <w:sz w:val="16"/>
                  <w:szCs w:val="16"/>
                  <w:rPrChange w:id="343" w:author="Bowler, Neill" w:date="2023-01-20T10:38: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344" w:author="Bowler, Neill" w:date="2023-01-20T11:47:00Z">
              <w:tcPr>
                <w:tcW w:w="845" w:type="dxa"/>
                <w:shd w:val="clear" w:color="auto" w:fill="F3F3F3"/>
                <w:tcMar>
                  <w:top w:w="0" w:type="dxa"/>
                  <w:left w:w="108" w:type="dxa"/>
                  <w:bottom w:w="0" w:type="dxa"/>
                  <w:right w:w="108" w:type="dxa"/>
                </w:tcMar>
              </w:tcPr>
            </w:tcPrChange>
          </w:tcPr>
          <w:p w14:paraId="07224485" w14:textId="49224FBC" w:rsidR="002117EB" w:rsidRPr="0031448F" w:rsidRDefault="002117EB" w:rsidP="002117EB">
            <w:pPr>
              <w:pStyle w:val="Standard"/>
              <w:snapToGrid w:val="0"/>
              <w:jc w:val="right"/>
              <w:rPr>
                <w:ins w:id="345" w:author="Bowler, Neill" w:date="2023-01-20T10:36:00Z"/>
                <w:rFonts w:ascii="Arial" w:hAnsi="Arial" w:cs="Arial"/>
                <w:sz w:val="16"/>
                <w:szCs w:val="16"/>
              </w:rPr>
            </w:pPr>
            <w:ins w:id="346" w:author="Bowler, Neill" w:date="2023-01-20T10:37:00Z">
              <w:r w:rsidRPr="0031448F">
                <w:rPr>
                  <w:rFonts w:ascii="Arial" w:hAnsi="Arial" w:cs="Arial"/>
                  <w:color w:val="000000"/>
                  <w:sz w:val="16"/>
                  <w:szCs w:val="16"/>
                  <w:rPrChange w:id="347" w:author="Bowler, Neill" w:date="2023-01-20T10:38: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348" w:author="Bowler, Neill" w:date="2023-01-20T11:47:00Z">
              <w:tcPr>
                <w:tcW w:w="1265" w:type="dxa"/>
                <w:shd w:val="clear" w:color="auto" w:fill="F3F3F3"/>
                <w:tcMar>
                  <w:top w:w="0" w:type="dxa"/>
                  <w:left w:w="108" w:type="dxa"/>
                  <w:bottom w:w="0" w:type="dxa"/>
                  <w:right w:w="108" w:type="dxa"/>
                </w:tcMar>
              </w:tcPr>
            </w:tcPrChange>
          </w:tcPr>
          <w:p w14:paraId="48AB6454" w14:textId="4459CB1E" w:rsidR="002117EB" w:rsidRPr="0031448F" w:rsidRDefault="002117EB" w:rsidP="002117EB">
            <w:pPr>
              <w:pStyle w:val="Standard"/>
              <w:snapToGrid w:val="0"/>
              <w:jc w:val="right"/>
              <w:rPr>
                <w:ins w:id="349" w:author="Bowler, Neill" w:date="2023-01-20T10:36:00Z"/>
                <w:rFonts w:ascii="Arial" w:hAnsi="Arial" w:cs="Arial"/>
                <w:sz w:val="16"/>
                <w:szCs w:val="16"/>
              </w:rPr>
            </w:pPr>
            <w:ins w:id="350" w:author="Bowler, Neill" w:date="2023-01-20T10:37:00Z">
              <w:r w:rsidRPr="0031448F">
                <w:rPr>
                  <w:rFonts w:ascii="Arial" w:hAnsi="Arial" w:cs="Arial"/>
                  <w:color w:val="000000"/>
                  <w:sz w:val="16"/>
                  <w:szCs w:val="16"/>
                  <w:rPrChange w:id="351" w:author="Bowler, Neill" w:date="2023-01-20T10:38: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352" w:author="Bowler, Neill" w:date="2023-01-20T11:47:00Z">
              <w:tcPr>
                <w:tcW w:w="887" w:type="dxa"/>
                <w:shd w:val="clear" w:color="auto" w:fill="F3F3F3"/>
                <w:tcMar>
                  <w:top w:w="0" w:type="dxa"/>
                  <w:left w:w="108" w:type="dxa"/>
                  <w:bottom w:w="0" w:type="dxa"/>
                  <w:right w:w="108" w:type="dxa"/>
                </w:tcMar>
              </w:tcPr>
            </w:tcPrChange>
          </w:tcPr>
          <w:p w14:paraId="7234C553" w14:textId="43D22659" w:rsidR="002117EB" w:rsidRPr="0031448F" w:rsidRDefault="002117EB" w:rsidP="002117EB">
            <w:pPr>
              <w:pStyle w:val="Standard"/>
              <w:tabs>
                <w:tab w:val="right" w:pos="-37"/>
                <w:tab w:val="right" w:pos="493"/>
              </w:tabs>
              <w:snapToGrid w:val="0"/>
              <w:ind w:left="-37"/>
              <w:jc w:val="right"/>
              <w:rPr>
                <w:ins w:id="353" w:author="Bowler, Neill" w:date="2023-01-20T10:36:00Z"/>
                <w:rFonts w:ascii="Arial" w:hAnsi="Arial" w:cs="Arial"/>
                <w:sz w:val="16"/>
                <w:szCs w:val="16"/>
              </w:rPr>
            </w:pPr>
            <w:ins w:id="354" w:author="Bowler, Neill" w:date="2023-01-20T10:37:00Z">
              <w:r w:rsidRPr="0031448F">
                <w:rPr>
                  <w:rFonts w:ascii="Arial" w:hAnsi="Arial" w:cs="Arial"/>
                  <w:color w:val="000000"/>
                  <w:sz w:val="16"/>
                  <w:szCs w:val="16"/>
                  <w:rPrChange w:id="355" w:author="Bowler, Neill" w:date="2023-01-20T10:38: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356" w:author="Bowler, Neill" w:date="2023-01-20T11:47:00Z">
              <w:tcPr>
                <w:tcW w:w="1063" w:type="dxa"/>
                <w:shd w:val="clear" w:color="auto" w:fill="F3F3F3"/>
                <w:tcMar>
                  <w:top w:w="0" w:type="dxa"/>
                  <w:left w:w="108" w:type="dxa"/>
                  <w:bottom w:w="0" w:type="dxa"/>
                  <w:right w:w="108" w:type="dxa"/>
                </w:tcMar>
              </w:tcPr>
            </w:tcPrChange>
          </w:tcPr>
          <w:p w14:paraId="6D83070C" w14:textId="7016061C" w:rsidR="002117EB" w:rsidRPr="0031448F" w:rsidRDefault="002117EB" w:rsidP="002117EB">
            <w:pPr>
              <w:pStyle w:val="Standard"/>
              <w:snapToGrid w:val="0"/>
              <w:rPr>
                <w:ins w:id="357" w:author="Bowler, Neill" w:date="2023-01-20T10:36:00Z"/>
                <w:rFonts w:ascii="Arial" w:hAnsi="Arial" w:cs="Arial"/>
                <w:sz w:val="16"/>
                <w:szCs w:val="16"/>
              </w:rPr>
            </w:pPr>
            <w:ins w:id="358" w:author="Bowler, Neill" w:date="2023-01-20T10:37:00Z">
              <w:r w:rsidRPr="0031448F">
                <w:rPr>
                  <w:rFonts w:ascii="Arial" w:hAnsi="Arial" w:cs="Arial"/>
                  <w:color w:val="000000"/>
                  <w:sz w:val="16"/>
                  <w:szCs w:val="16"/>
                  <w:rPrChange w:id="359" w:author="Bowler, Neill" w:date="2023-01-20T10:38: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360" w:author="Bowler, Neill" w:date="2023-01-20T11:47:00Z">
              <w:tcPr>
                <w:tcW w:w="2481" w:type="dxa"/>
                <w:shd w:val="clear" w:color="auto" w:fill="F3F3F3"/>
                <w:tcMar>
                  <w:top w:w="0" w:type="dxa"/>
                  <w:left w:w="108" w:type="dxa"/>
                  <w:bottom w:w="0" w:type="dxa"/>
                  <w:right w:w="108" w:type="dxa"/>
                </w:tcMar>
              </w:tcPr>
            </w:tcPrChange>
          </w:tcPr>
          <w:p w14:paraId="56B247FA" w14:textId="17F561F3" w:rsidR="002117EB" w:rsidRPr="0031448F" w:rsidRDefault="002117EB" w:rsidP="002117EB">
            <w:pPr>
              <w:pStyle w:val="Standard"/>
              <w:snapToGrid w:val="0"/>
              <w:rPr>
                <w:ins w:id="361" w:author="Bowler, Neill" w:date="2023-01-20T10:36:00Z"/>
                <w:rFonts w:ascii="Arial" w:hAnsi="Arial" w:cs="Arial"/>
                <w:sz w:val="16"/>
                <w:szCs w:val="16"/>
              </w:rPr>
            </w:pPr>
            <w:ins w:id="362" w:author="Bowler, Neill" w:date="2023-01-20T10:37:00Z">
              <w:r w:rsidRPr="0031448F">
                <w:rPr>
                  <w:rFonts w:ascii="Arial" w:hAnsi="Arial" w:cs="Arial"/>
                  <w:color w:val="000000"/>
                  <w:sz w:val="16"/>
                  <w:szCs w:val="16"/>
                  <w:rPrChange w:id="363" w:author="Bowler, Neill" w:date="2023-01-20T10:38:00Z">
                    <w:rPr>
                      <w:rFonts w:asciiTheme="minorHAnsi" w:hAnsi="Arial" w:cs="Lohit Devanagari"/>
                      <w:color w:val="000000"/>
                      <w:sz w:val="14"/>
                      <w:szCs w:val="14"/>
                    </w:rPr>
                  </w:rPrChange>
                </w:rPr>
                <w:t>Indicate presence of aircraft RO header</w:t>
              </w:r>
            </w:ins>
          </w:p>
        </w:tc>
      </w:tr>
      <w:tr w:rsidR="002117EB" w14:paraId="6C8A6018" w14:textId="77777777" w:rsidTr="003D0846">
        <w:tblPrEx>
          <w:tblW w:w="10348" w:type="dxa"/>
          <w:jc w:val="center"/>
          <w:tblLayout w:type="fixed"/>
          <w:tblCellMar>
            <w:left w:w="10" w:type="dxa"/>
            <w:right w:w="10" w:type="dxa"/>
          </w:tblCellMar>
          <w:tblLook w:val="0000" w:firstRow="0" w:lastRow="0" w:firstColumn="0" w:lastColumn="0" w:noHBand="0" w:noVBand="0"/>
          <w:tblPrExChange w:id="364"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365" w:author="Bowler, Neill" w:date="2023-01-20T10:36:00Z"/>
          <w:trPrChange w:id="366"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367" w:author="Bowler, Neill" w:date="2023-01-20T11:46:00Z">
              <w:tcPr>
                <w:tcW w:w="709" w:type="dxa"/>
                <w:shd w:val="clear" w:color="auto" w:fill="F3F3F3"/>
                <w:tcMar>
                  <w:top w:w="0" w:type="dxa"/>
                  <w:left w:w="108" w:type="dxa"/>
                  <w:bottom w:w="0" w:type="dxa"/>
                  <w:right w:w="108" w:type="dxa"/>
                </w:tcMar>
              </w:tcPr>
            </w:tcPrChange>
          </w:tcPr>
          <w:p w14:paraId="1DBD738D" w14:textId="562B12CE" w:rsidR="002117EB" w:rsidRPr="0031448F" w:rsidRDefault="0065199B" w:rsidP="002117EB">
            <w:pPr>
              <w:pStyle w:val="Standard"/>
              <w:snapToGrid w:val="0"/>
              <w:jc w:val="right"/>
              <w:rPr>
                <w:ins w:id="368" w:author="Bowler, Neill" w:date="2023-01-20T10:36:00Z"/>
                <w:rFonts w:ascii="Arial" w:hAnsi="Arial" w:cs="Arial"/>
                <w:sz w:val="16"/>
                <w:szCs w:val="16"/>
              </w:rPr>
            </w:pPr>
            <w:ins w:id="369" w:author="Bowler, Neill" w:date="2023-01-20T10:40:00Z">
              <w:r>
                <w:rPr>
                  <w:rFonts w:ascii="Arial" w:eastAsia="Arial" w:hAnsi="Arial" w:cs="Arial"/>
                  <w:color w:val="000000"/>
                  <w:sz w:val="16"/>
                  <w:szCs w:val="16"/>
                </w:rPr>
                <w:t>7-8</w:t>
              </w:r>
            </w:ins>
          </w:p>
        </w:tc>
        <w:tc>
          <w:tcPr>
            <w:tcW w:w="2085" w:type="dxa"/>
            <w:shd w:val="clear" w:color="auto" w:fill="E0E0E0"/>
            <w:tcMar>
              <w:top w:w="0" w:type="dxa"/>
              <w:left w:w="108" w:type="dxa"/>
              <w:bottom w:w="0" w:type="dxa"/>
              <w:right w:w="108" w:type="dxa"/>
            </w:tcMar>
            <w:tcPrChange w:id="370" w:author="Bowler, Neill" w:date="2023-01-20T11:46:00Z">
              <w:tcPr>
                <w:tcW w:w="2085" w:type="dxa"/>
                <w:shd w:val="clear" w:color="auto" w:fill="F3F3F3"/>
                <w:tcMar>
                  <w:top w:w="0" w:type="dxa"/>
                  <w:left w:w="108" w:type="dxa"/>
                  <w:bottom w:w="0" w:type="dxa"/>
                  <w:right w:w="108" w:type="dxa"/>
                </w:tcMar>
              </w:tcPr>
            </w:tcPrChange>
          </w:tcPr>
          <w:p w14:paraId="0806B122" w14:textId="210AC7F4" w:rsidR="002117EB" w:rsidRPr="0031448F" w:rsidRDefault="002117EB" w:rsidP="002117EB">
            <w:pPr>
              <w:pStyle w:val="Standard"/>
              <w:snapToGrid w:val="0"/>
              <w:rPr>
                <w:ins w:id="371" w:author="Bowler, Neill" w:date="2023-01-20T10:36:00Z"/>
                <w:rFonts w:ascii="Arial" w:hAnsi="Arial" w:cs="Arial"/>
                <w:b/>
                <w:sz w:val="16"/>
                <w:szCs w:val="16"/>
              </w:rPr>
            </w:pPr>
            <w:ins w:id="372" w:author="Bowler, Neill" w:date="2023-01-20T10:37:00Z">
              <w:r w:rsidRPr="0031448F">
                <w:rPr>
                  <w:rFonts w:ascii="Arial" w:hAnsi="Arial" w:cs="Arial"/>
                  <w:b/>
                  <w:bCs/>
                  <w:color w:val="000000"/>
                  <w:sz w:val="16"/>
                  <w:szCs w:val="16"/>
                  <w:rPrChange w:id="373" w:author="Bowler, Neill" w:date="2023-01-20T10:38:00Z">
                    <w:rPr>
                      <w:rFonts w:asciiTheme="minorHAnsi" w:hAnsi="Arial" w:cs="Lohit Devanagari"/>
                      <w:b/>
                      <w:bCs/>
                      <w:color w:val="000000"/>
                      <w:sz w:val="14"/>
                      <w:szCs w:val="14"/>
                    </w:rPr>
                  </w:rPrChange>
                </w:rPr>
                <w:t>Aircraft</w:t>
              </w:r>
              <w:r w:rsidRPr="0031448F">
                <w:rPr>
                  <w:rFonts w:ascii="Arial" w:eastAsia="Arial" w:hAnsi="Arial" w:cs="Arial"/>
                  <w:b/>
                  <w:bCs/>
                  <w:color w:val="000000"/>
                  <w:sz w:val="16"/>
                  <w:szCs w:val="16"/>
                  <w:rPrChange w:id="374"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75" w:author="Bowler, Neill" w:date="2023-01-20T10:38:00Z">
                    <w:rPr>
                      <w:rFonts w:asciiTheme="minorHAnsi" w:hAnsi="Arial" w:cs="Lohit Devanagari"/>
                      <w:b/>
                      <w:bCs/>
                      <w:color w:val="000000"/>
                      <w:sz w:val="14"/>
                      <w:szCs w:val="14"/>
                    </w:rPr>
                  </w:rPrChange>
                </w:rPr>
                <w:t>data</w:t>
              </w:r>
              <w:r w:rsidRPr="0031448F">
                <w:rPr>
                  <w:rFonts w:ascii="Arial" w:eastAsia="Arial" w:hAnsi="Arial" w:cs="Arial"/>
                  <w:b/>
                  <w:bCs/>
                  <w:color w:val="000000"/>
                  <w:sz w:val="16"/>
                  <w:szCs w:val="16"/>
                  <w:rPrChange w:id="376" w:author="Bowler, Neill" w:date="2023-01-20T10:38:00Z">
                    <w:rPr>
                      <w:rFonts w:asciiTheme="minorHAnsi" w:eastAsia="Arial" w:hAnsi="Arial" w:cs="Lohit Devanagari"/>
                      <w:b/>
                      <w:bCs/>
                      <w:color w:val="000000"/>
                      <w:sz w:val="14"/>
                      <w:szCs w:val="14"/>
                    </w:rPr>
                  </w:rPrChange>
                </w:rPr>
                <w:t xml:space="preserve"> </w:t>
              </w:r>
              <w:r w:rsidRPr="0031448F">
                <w:rPr>
                  <w:rFonts w:ascii="Arial" w:hAnsi="Arial" w:cs="Arial"/>
                  <w:b/>
                  <w:bCs/>
                  <w:color w:val="000000"/>
                  <w:sz w:val="16"/>
                  <w:szCs w:val="16"/>
                  <w:rPrChange w:id="377" w:author="Bowler, Neill" w:date="2023-01-20T10:38: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378" w:author="Bowler, Neill" w:date="2023-01-20T11:46:00Z">
              <w:tcPr>
                <w:tcW w:w="1013" w:type="dxa"/>
                <w:shd w:val="clear" w:color="auto" w:fill="F3F3F3"/>
                <w:tcMar>
                  <w:top w:w="0" w:type="dxa"/>
                  <w:left w:w="108" w:type="dxa"/>
                  <w:bottom w:w="0" w:type="dxa"/>
                  <w:right w:w="108" w:type="dxa"/>
                </w:tcMar>
              </w:tcPr>
            </w:tcPrChange>
          </w:tcPr>
          <w:p w14:paraId="03C60EB7" w14:textId="35A5B1BC" w:rsidR="002117EB" w:rsidRPr="0031448F" w:rsidRDefault="002117EB" w:rsidP="002117EB">
            <w:pPr>
              <w:pStyle w:val="Standard"/>
              <w:snapToGrid w:val="0"/>
              <w:jc w:val="center"/>
              <w:rPr>
                <w:ins w:id="379" w:author="Bowler, Neill" w:date="2023-01-20T10:36:00Z"/>
                <w:rFonts w:ascii="Arial" w:hAnsi="Arial" w:cs="Arial"/>
                <w:b/>
                <w:sz w:val="16"/>
                <w:szCs w:val="16"/>
              </w:rPr>
            </w:pPr>
            <w:ins w:id="380" w:author="Bowler, Neill" w:date="2023-01-20T10:37:00Z">
              <w:r w:rsidRPr="0031448F">
                <w:rPr>
                  <w:rFonts w:ascii="Arial" w:hAnsi="Arial" w:cs="Arial"/>
                  <w:b/>
                  <w:bCs/>
                  <w:color w:val="000000"/>
                  <w:sz w:val="16"/>
                  <w:szCs w:val="16"/>
                  <w:rPrChange w:id="381" w:author="Bowler, Neill" w:date="2023-01-20T10:38: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382" w:author="Bowler, Neill" w:date="2023-01-20T11:46:00Z">
              <w:tcPr>
                <w:tcW w:w="845" w:type="dxa"/>
                <w:shd w:val="clear" w:color="auto" w:fill="F3F3F3"/>
                <w:tcMar>
                  <w:top w:w="0" w:type="dxa"/>
                  <w:left w:w="108" w:type="dxa"/>
                  <w:bottom w:w="0" w:type="dxa"/>
                  <w:right w:w="108" w:type="dxa"/>
                </w:tcMar>
              </w:tcPr>
            </w:tcPrChange>
          </w:tcPr>
          <w:p w14:paraId="602F4025" w14:textId="30A047D3" w:rsidR="002117EB" w:rsidRPr="0031448F" w:rsidRDefault="002117EB" w:rsidP="002117EB">
            <w:pPr>
              <w:pStyle w:val="Standard"/>
              <w:snapToGrid w:val="0"/>
              <w:jc w:val="right"/>
              <w:rPr>
                <w:ins w:id="383" w:author="Bowler, Neill" w:date="2023-01-20T10:36:00Z"/>
                <w:rFonts w:ascii="Arial" w:hAnsi="Arial" w:cs="Arial"/>
                <w:sz w:val="16"/>
                <w:szCs w:val="16"/>
              </w:rPr>
            </w:pPr>
            <w:ins w:id="384" w:author="Bowler, Neill" w:date="2023-01-20T10:37:00Z">
              <w:r w:rsidRPr="0031448F">
                <w:rPr>
                  <w:rFonts w:ascii="Arial" w:hAnsi="Arial" w:cs="Arial"/>
                  <w:color w:val="000000" w:themeColor="text1"/>
                  <w:sz w:val="16"/>
                  <w:szCs w:val="16"/>
                  <w:rPrChange w:id="385" w:author="Bowler, Neill" w:date="2023-01-20T10:38: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386" w:author="Bowler, Neill" w:date="2023-01-20T11:46:00Z">
              <w:tcPr>
                <w:tcW w:w="1265" w:type="dxa"/>
                <w:shd w:val="clear" w:color="auto" w:fill="F3F3F3"/>
                <w:tcMar>
                  <w:top w:w="0" w:type="dxa"/>
                  <w:left w:w="108" w:type="dxa"/>
                  <w:bottom w:w="0" w:type="dxa"/>
                  <w:right w:w="108" w:type="dxa"/>
                </w:tcMar>
              </w:tcPr>
            </w:tcPrChange>
          </w:tcPr>
          <w:p w14:paraId="0FBCB817" w14:textId="0FF02AEB" w:rsidR="002117EB" w:rsidRPr="0031448F" w:rsidRDefault="002117EB" w:rsidP="002117EB">
            <w:pPr>
              <w:pStyle w:val="Standard"/>
              <w:snapToGrid w:val="0"/>
              <w:jc w:val="right"/>
              <w:rPr>
                <w:ins w:id="387" w:author="Bowler, Neill" w:date="2023-01-20T10:36:00Z"/>
                <w:rFonts w:ascii="Arial" w:hAnsi="Arial" w:cs="Arial"/>
                <w:sz w:val="16"/>
                <w:szCs w:val="16"/>
              </w:rPr>
            </w:pPr>
            <w:ins w:id="388" w:author="Bowler, Neill" w:date="2023-01-20T10:37:00Z">
              <w:r w:rsidRPr="0031448F">
                <w:rPr>
                  <w:rFonts w:ascii="Arial" w:hAnsi="Arial" w:cs="Arial"/>
                  <w:color w:val="000000" w:themeColor="text1"/>
                  <w:sz w:val="16"/>
                  <w:szCs w:val="16"/>
                  <w:rPrChange w:id="389" w:author="Bowler, Neill" w:date="2023-01-20T10:38: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390" w:author="Bowler, Neill" w:date="2023-01-20T11:46:00Z">
              <w:tcPr>
                <w:tcW w:w="887" w:type="dxa"/>
                <w:shd w:val="clear" w:color="auto" w:fill="F3F3F3"/>
                <w:tcMar>
                  <w:top w:w="0" w:type="dxa"/>
                  <w:left w:w="108" w:type="dxa"/>
                  <w:bottom w:w="0" w:type="dxa"/>
                  <w:right w:w="108" w:type="dxa"/>
                </w:tcMar>
              </w:tcPr>
            </w:tcPrChange>
          </w:tcPr>
          <w:p w14:paraId="55EF0C5E" w14:textId="0BAB34DE" w:rsidR="002117EB" w:rsidRPr="0031448F" w:rsidRDefault="002117EB" w:rsidP="002117EB">
            <w:pPr>
              <w:pStyle w:val="Standard"/>
              <w:tabs>
                <w:tab w:val="right" w:pos="-37"/>
                <w:tab w:val="right" w:pos="493"/>
              </w:tabs>
              <w:snapToGrid w:val="0"/>
              <w:ind w:left="-37"/>
              <w:jc w:val="right"/>
              <w:rPr>
                <w:ins w:id="391" w:author="Bowler, Neill" w:date="2023-01-20T10:36:00Z"/>
                <w:rFonts w:ascii="Arial" w:hAnsi="Arial" w:cs="Arial"/>
                <w:sz w:val="16"/>
                <w:szCs w:val="16"/>
              </w:rPr>
            </w:pPr>
            <w:ins w:id="392" w:author="Bowler, Neill" w:date="2023-01-20T10:37:00Z">
              <w:r w:rsidRPr="0031448F">
                <w:rPr>
                  <w:rFonts w:ascii="Arial" w:hAnsi="Arial" w:cs="Arial"/>
                  <w:color w:val="000000" w:themeColor="text1"/>
                  <w:sz w:val="16"/>
                  <w:szCs w:val="16"/>
                  <w:rPrChange w:id="393" w:author="Bowler, Neill" w:date="2023-01-20T10:38: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394" w:author="Bowler, Neill" w:date="2023-01-20T11:46:00Z">
              <w:tcPr>
                <w:tcW w:w="1063" w:type="dxa"/>
                <w:shd w:val="clear" w:color="auto" w:fill="F3F3F3"/>
                <w:tcMar>
                  <w:top w:w="0" w:type="dxa"/>
                  <w:left w:w="108" w:type="dxa"/>
                  <w:bottom w:w="0" w:type="dxa"/>
                  <w:right w:w="108" w:type="dxa"/>
                </w:tcMar>
              </w:tcPr>
            </w:tcPrChange>
          </w:tcPr>
          <w:p w14:paraId="4EBA4CF6" w14:textId="4217E4AB" w:rsidR="002117EB" w:rsidRPr="0031448F" w:rsidRDefault="002117EB" w:rsidP="002117EB">
            <w:pPr>
              <w:pStyle w:val="Standard"/>
              <w:snapToGrid w:val="0"/>
              <w:rPr>
                <w:ins w:id="395" w:author="Bowler, Neill" w:date="2023-01-20T10:36:00Z"/>
                <w:rFonts w:ascii="Arial" w:hAnsi="Arial" w:cs="Arial"/>
                <w:sz w:val="16"/>
                <w:szCs w:val="16"/>
              </w:rPr>
            </w:pPr>
            <w:ins w:id="396" w:author="Bowler, Neill" w:date="2023-01-20T10:37:00Z">
              <w:r w:rsidRPr="0031448F">
                <w:rPr>
                  <w:rFonts w:ascii="Arial" w:hAnsi="Arial" w:cs="Arial"/>
                  <w:color w:val="000000" w:themeColor="text1"/>
                  <w:sz w:val="16"/>
                  <w:szCs w:val="16"/>
                  <w:rPrChange w:id="397" w:author="Bowler, Neill" w:date="2023-01-20T10:38: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398" w:author="Bowler, Neill" w:date="2023-01-20T11:46:00Z">
              <w:tcPr>
                <w:tcW w:w="2481" w:type="dxa"/>
                <w:shd w:val="clear" w:color="auto" w:fill="F3F3F3"/>
                <w:tcMar>
                  <w:top w:w="0" w:type="dxa"/>
                  <w:left w:w="108" w:type="dxa"/>
                  <w:bottom w:w="0" w:type="dxa"/>
                  <w:right w:w="108" w:type="dxa"/>
                </w:tcMar>
              </w:tcPr>
            </w:tcPrChange>
          </w:tcPr>
          <w:p w14:paraId="5C2758E6" w14:textId="29AC3A8E" w:rsidR="002117EB" w:rsidRPr="0031448F" w:rsidRDefault="002117EB" w:rsidP="002117EB">
            <w:pPr>
              <w:pStyle w:val="Standard"/>
              <w:snapToGrid w:val="0"/>
              <w:rPr>
                <w:ins w:id="399" w:author="Bowler, Neill" w:date="2023-01-20T10:36:00Z"/>
                <w:rFonts w:ascii="Arial" w:hAnsi="Arial" w:cs="Arial"/>
                <w:sz w:val="16"/>
                <w:szCs w:val="16"/>
              </w:rPr>
            </w:pPr>
            <w:ins w:id="400" w:author="Bowler, Neill" w:date="2023-01-20T10:37:00Z">
              <w:r w:rsidRPr="0031448F">
                <w:rPr>
                  <w:rFonts w:ascii="Arial" w:hAnsi="Arial" w:cs="Arial"/>
                  <w:color w:val="000000" w:themeColor="text1"/>
                  <w:sz w:val="16"/>
                  <w:szCs w:val="16"/>
                  <w:rPrChange w:id="401" w:author="Bowler, Neill" w:date="2023-01-20T10:38:00Z">
                    <w:rPr>
                      <w:rFonts w:asciiTheme="minorHAnsi" w:hAnsi="Arial" w:cs="Lohit Devanagari"/>
                      <w:color w:val="000000" w:themeColor="text1"/>
                      <w:sz w:val="14"/>
                      <w:szCs w:val="14"/>
                    </w:rPr>
                  </w:rPrChange>
                </w:rPr>
                <w:t> </w:t>
              </w:r>
            </w:ins>
          </w:p>
        </w:tc>
      </w:tr>
      <w:tr w:rsidR="002117EB" w14:paraId="3C243430" w14:textId="77777777" w:rsidTr="003D0846">
        <w:tblPrEx>
          <w:tblW w:w="10348" w:type="dxa"/>
          <w:jc w:val="center"/>
          <w:tblLayout w:type="fixed"/>
          <w:tblCellMar>
            <w:left w:w="10" w:type="dxa"/>
            <w:right w:w="10" w:type="dxa"/>
          </w:tblCellMar>
          <w:tblLook w:val="0000" w:firstRow="0" w:lastRow="0" w:firstColumn="0" w:lastColumn="0" w:noHBand="0" w:noVBand="0"/>
          <w:tblPrExChange w:id="402"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03" w:author="Bowler, Neill" w:date="2023-01-20T10:36:00Z"/>
          <w:trPrChange w:id="404"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05" w:author="Bowler, Neill" w:date="2023-01-20T11:47:00Z">
              <w:tcPr>
                <w:tcW w:w="709" w:type="dxa"/>
                <w:shd w:val="clear" w:color="auto" w:fill="F3F3F3"/>
                <w:tcMar>
                  <w:top w:w="0" w:type="dxa"/>
                  <w:left w:w="108" w:type="dxa"/>
                  <w:bottom w:w="0" w:type="dxa"/>
                  <w:right w:w="108" w:type="dxa"/>
                </w:tcMar>
              </w:tcPr>
            </w:tcPrChange>
          </w:tcPr>
          <w:p w14:paraId="1395722E" w14:textId="0DC3A27B" w:rsidR="002117EB" w:rsidRPr="0031448F" w:rsidRDefault="0065199B" w:rsidP="002117EB">
            <w:pPr>
              <w:pStyle w:val="Standard"/>
              <w:snapToGrid w:val="0"/>
              <w:jc w:val="right"/>
              <w:rPr>
                <w:ins w:id="406" w:author="Bowler, Neill" w:date="2023-01-20T10:36:00Z"/>
                <w:rFonts w:ascii="Arial" w:hAnsi="Arial" w:cs="Arial"/>
                <w:sz w:val="16"/>
                <w:szCs w:val="16"/>
              </w:rPr>
            </w:pPr>
            <w:ins w:id="407" w:author="Bowler, Neill" w:date="2023-01-20T10:40:00Z">
              <w:r>
                <w:rPr>
                  <w:rFonts w:ascii="Arial" w:hAnsi="Arial" w:cs="Arial"/>
                  <w:i/>
                  <w:iCs/>
                  <w:color w:val="000000"/>
                  <w:sz w:val="16"/>
                  <w:szCs w:val="16"/>
                </w:rPr>
                <w:t>7</w:t>
              </w:r>
            </w:ins>
          </w:p>
        </w:tc>
        <w:tc>
          <w:tcPr>
            <w:tcW w:w="2085" w:type="dxa"/>
            <w:shd w:val="clear" w:color="auto" w:fill="F3F3F3"/>
            <w:tcMar>
              <w:top w:w="0" w:type="dxa"/>
              <w:left w:w="108" w:type="dxa"/>
              <w:bottom w:w="0" w:type="dxa"/>
              <w:right w:w="108" w:type="dxa"/>
            </w:tcMar>
            <w:tcPrChange w:id="408" w:author="Bowler, Neill" w:date="2023-01-20T11:47:00Z">
              <w:tcPr>
                <w:tcW w:w="2085" w:type="dxa"/>
                <w:shd w:val="clear" w:color="auto" w:fill="F3F3F3"/>
                <w:tcMar>
                  <w:top w:w="0" w:type="dxa"/>
                  <w:left w:w="108" w:type="dxa"/>
                  <w:bottom w:w="0" w:type="dxa"/>
                  <w:right w:w="108" w:type="dxa"/>
                </w:tcMar>
              </w:tcPr>
            </w:tcPrChange>
          </w:tcPr>
          <w:p w14:paraId="674A131E" w14:textId="2AF93F58" w:rsidR="002117EB" w:rsidRPr="0031448F" w:rsidRDefault="002117EB">
            <w:pPr>
              <w:pStyle w:val="Standard"/>
              <w:snapToGrid w:val="0"/>
              <w:ind w:left="177"/>
              <w:rPr>
                <w:ins w:id="409" w:author="Bowler, Neill" w:date="2023-01-20T10:36:00Z"/>
                <w:rFonts w:ascii="Arial" w:hAnsi="Arial" w:cs="Arial"/>
                <w:b/>
                <w:sz w:val="16"/>
                <w:szCs w:val="16"/>
              </w:rPr>
              <w:pPrChange w:id="410" w:author="Bowler, Neill" w:date="2023-01-20T10:40:00Z">
                <w:pPr>
                  <w:pStyle w:val="Standard"/>
                  <w:snapToGrid w:val="0"/>
                </w:pPr>
              </w:pPrChange>
            </w:pPr>
            <w:ins w:id="411" w:author="Bowler, Neill" w:date="2023-01-20T10:37:00Z">
              <w:r w:rsidRPr="0031448F">
                <w:rPr>
                  <w:rFonts w:ascii="Arial" w:hAnsi="Arial" w:cs="Arial"/>
                  <w:i/>
                  <w:iCs/>
                  <w:color w:val="000000"/>
                  <w:sz w:val="16"/>
                  <w:szCs w:val="16"/>
                  <w:rPrChange w:id="412" w:author="Bowler, Neill" w:date="2023-01-20T10:38:00Z">
                    <w:rPr>
                      <w:rFonts w:asciiTheme="minorHAnsi" w:hAnsi="Arial" w:cs="Lohit Devanagari"/>
                      <w:i/>
                      <w:iCs/>
                      <w:color w:val="000000"/>
                      <w:sz w:val="14"/>
                      <w:szCs w:val="14"/>
                    </w:rPr>
                  </w:rPrChange>
                </w:rPr>
                <w:t>Aircraft tail number</w:t>
              </w:r>
            </w:ins>
          </w:p>
        </w:tc>
        <w:tc>
          <w:tcPr>
            <w:tcW w:w="1013" w:type="dxa"/>
            <w:shd w:val="clear" w:color="auto" w:fill="F3F3F3"/>
            <w:tcMar>
              <w:top w:w="0" w:type="dxa"/>
              <w:left w:w="108" w:type="dxa"/>
              <w:bottom w:w="0" w:type="dxa"/>
              <w:right w:w="108" w:type="dxa"/>
            </w:tcMar>
            <w:tcPrChange w:id="413" w:author="Bowler, Neill" w:date="2023-01-20T11:47:00Z">
              <w:tcPr>
                <w:tcW w:w="1013" w:type="dxa"/>
                <w:shd w:val="clear" w:color="auto" w:fill="F3F3F3"/>
                <w:tcMar>
                  <w:top w:w="0" w:type="dxa"/>
                  <w:left w:w="108" w:type="dxa"/>
                  <w:bottom w:w="0" w:type="dxa"/>
                  <w:right w:w="108" w:type="dxa"/>
                </w:tcMar>
              </w:tcPr>
            </w:tcPrChange>
          </w:tcPr>
          <w:p w14:paraId="1FCC5FE2" w14:textId="36FFCCE4" w:rsidR="002117EB" w:rsidRPr="0031448F" w:rsidRDefault="002117EB" w:rsidP="002117EB">
            <w:pPr>
              <w:pStyle w:val="Standard"/>
              <w:snapToGrid w:val="0"/>
              <w:jc w:val="center"/>
              <w:rPr>
                <w:ins w:id="414" w:author="Bowler, Neill" w:date="2023-01-20T10:36:00Z"/>
                <w:rFonts w:ascii="Arial" w:hAnsi="Arial" w:cs="Arial"/>
                <w:b/>
                <w:sz w:val="16"/>
                <w:szCs w:val="16"/>
              </w:rPr>
            </w:pPr>
            <w:ins w:id="415" w:author="Bowler, Neill" w:date="2023-01-20T10:37:00Z">
              <w:r w:rsidRPr="0031448F">
                <w:rPr>
                  <w:rFonts w:ascii="Arial" w:hAnsi="Arial" w:cs="Arial"/>
                  <w:i/>
                  <w:iCs/>
                  <w:color w:val="000000"/>
                  <w:sz w:val="16"/>
                  <w:szCs w:val="16"/>
                  <w:rPrChange w:id="416" w:author="Bowler, Neill" w:date="2023-01-20T10:38:00Z">
                    <w:rPr>
                      <w:rFonts w:asciiTheme="minorHAnsi" w:hAnsi="Arial" w:cs="Lohit Devanagari"/>
                      <w:i/>
                      <w:iCs/>
                      <w:color w:val="000000"/>
                      <w:sz w:val="14"/>
                      <w:szCs w:val="14"/>
                    </w:rPr>
                  </w:rPrChange>
                </w:rPr>
                <w:t>0</w:t>
              </w:r>
              <w:r w:rsidRPr="0031448F">
                <w:rPr>
                  <w:rFonts w:ascii="Arial" w:eastAsia="Arial" w:hAnsi="Arial" w:cs="Arial"/>
                  <w:i/>
                  <w:iCs/>
                  <w:color w:val="000000"/>
                  <w:sz w:val="16"/>
                  <w:szCs w:val="16"/>
                  <w:rPrChange w:id="417" w:author="Bowler, Neill" w:date="2023-01-20T10:38:00Z">
                    <w:rPr>
                      <w:rFonts w:asciiTheme="minorHAnsi" w:eastAsia="Arial" w:hAnsi="Arial" w:cs="Lohit Devanagari"/>
                      <w:i/>
                      <w:iCs/>
                      <w:color w:val="000000"/>
                      <w:sz w:val="14"/>
                      <w:szCs w:val="14"/>
                    </w:rPr>
                  </w:rPrChange>
                </w:rPr>
                <w:t xml:space="preserve"> </w:t>
              </w:r>
              <w:r w:rsidRPr="0031448F">
                <w:rPr>
                  <w:rFonts w:ascii="Arial" w:hAnsi="Arial" w:cs="Arial"/>
                  <w:i/>
                  <w:iCs/>
                  <w:color w:val="000000"/>
                  <w:sz w:val="16"/>
                  <w:szCs w:val="16"/>
                  <w:rPrChange w:id="418" w:author="Bowler, Neill" w:date="2023-01-20T10:38:00Z">
                    <w:rPr>
                      <w:rFonts w:asciiTheme="minorHAnsi" w:hAnsi="Arial" w:cs="Lohit Devanagari"/>
                      <w:i/>
                      <w:iCs/>
                      <w:color w:val="000000"/>
                      <w:sz w:val="14"/>
                      <w:szCs w:val="14"/>
                    </w:rPr>
                  </w:rPrChange>
                </w:rPr>
                <w:t>01</w:t>
              </w:r>
              <w:r w:rsidRPr="0031448F">
                <w:rPr>
                  <w:rFonts w:ascii="Arial" w:eastAsia="Arial" w:hAnsi="Arial" w:cs="Arial"/>
                  <w:i/>
                  <w:iCs/>
                  <w:color w:val="000000"/>
                  <w:sz w:val="16"/>
                  <w:szCs w:val="16"/>
                  <w:rPrChange w:id="419" w:author="Bowler, Neill" w:date="2023-01-20T10:38:00Z">
                    <w:rPr>
                      <w:rFonts w:asciiTheme="minorHAnsi" w:eastAsia="Arial" w:hAnsi="Arial" w:cs="Lohit Devanagari"/>
                      <w:i/>
                      <w:iCs/>
                      <w:color w:val="000000"/>
                      <w:sz w:val="14"/>
                      <w:szCs w:val="14"/>
                    </w:rPr>
                  </w:rPrChange>
                </w:rPr>
                <w:t xml:space="preserve"> 110</w:t>
              </w:r>
            </w:ins>
          </w:p>
        </w:tc>
        <w:tc>
          <w:tcPr>
            <w:tcW w:w="845" w:type="dxa"/>
            <w:shd w:val="clear" w:color="auto" w:fill="F3F3F3"/>
            <w:tcMar>
              <w:top w:w="0" w:type="dxa"/>
              <w:left w:w="108" w:type="dxa"/>
              <w:bottom w:w="0" w:type="dxa"/>
              <w:right w:w="108" w:type="dxa"/>
            </w:tcMar>
            <w:tcPrChange w:id="420" w:author="Bowler, Neill" w:date="2023-01-20T11:47:00Z">
              <w:tcPr>
                <w:tcW w:w="845" w:type="dxa"/>
                <w:shd w:val="clear" w:color="auto" w:fill="F3F3F3"/>
                <w:tcMar>
                  <w:top w:w="0" w:type="dxa"/>
                  <w:left w:w="108" w:type="dxa"/>
                  <w:bottom w:w="0" w:type="dxa"/>
                  <w:right w:w="108" w:type="dxa"/>
                </w:tcMar>
              </w:tcPr>
            </w:tcPrChange>
          </w:tcPr>
          <w:p w14:paraId="7E872FD9" w14:textId="0E6409F8" w:rsidR="002117EB" w:rsidRPr="0031448F" w:rsidRDefault="002117EB" w:rsidP="002117EB">
            <w:pPr>
              <w:pStyle w:val="Standard"/>
              <w:snapToGrid w:val="0"/>
              <w:jc w:val="right"/>
              <w:rPr>
                <w:ins w:id="421" w:author="Bowler, Neill" w:date="2023-01-20T10:36:00Z"/>
                <w:rFonts w:ascii="Arial" w:hAnsi="Arial" w:cs="Arial"/>
                <w:sz w:val="16"/>
                <w:szCs w:val="16"/>
              </w:rPr>
            </w:pPr>
            <w:ins w:id="422" w:author="Bowler, Neill" w:date="2023-01-20T10:37:00Z">
              <w:r w:rsidRPr="0031448F">
                <w:rPr>
                  <w:rFonts w:ascii="Arial" w:hAnsi="Arial" w:cs="Arial"/>
                  <w:color w:val="000000" w:themeColor="text1"/>
                  <w:sz w:val="16"/>
                  <w:szCs w:val="16"/>
                  <w:rPrChange w:id="423" w:author="Bowler, Neill" w:date="2023-01-20T10:38:00Z">
                    <w:rPr>
                      <w:rFonts w:asciiTheme="minorHAnsi" w:hAnsi="Arial" w:cs="Lohit Devanagari"/>
                      <w:color w:val="000000" w:themeColor="text1"/>
                      <w:sz w:val="14"/>
                      <w:szCs w:val="14"/>
                    </w:rPr>
                  </w:rPrChange>
                </w:rPr>
                <w:t>0</w:t>
              </w:r>
            </w:ins>
          </w:p>
        </w:tc>
        <w:tc>
          <w:tcPr>
            <w:tcW w:w="1265" w:type="dxa"/>
            <w:shd w:val="clear" w:color="auto" w:fill="F3F3F3"/>
            <w:tcMar>
              <w:top w:w="0" w:type="dxa"/>
              <w:left w:w="108" w:type="dxa"/>
              <w:bottom w:w="0" w:type="dxa"/>
              <w:right w:w="108" w:type="dxa"/>
            </w:tcMar>
            <w:tcPrChange w:id="424" w:author="Bowler, Neill" w:date="2023-01-20T11:47:00Z">
              <w:tcPr>
                <w:tcW w:w="1265" w:type="dxa"/>
                <w:shd w:val="clear" w:color="auto" w:fill="F3F3F3"/>
                <w:tcMar>
                  <w:top w:w="0" w:type="dxa"/>
                  <w:left w:w="108" w:type="dxa"/>
                  <w:bottom w:w="0" w:type="dxa"/>
                  <w:right w:w="108" w:type="dxa"/>
                </w:tcMar>
              </w:tcPr>
            </w:tcPrChange>
          </w:tcPr>
          <w:p w14:paraId="2343945D" w14:textId="2EDF18FB" w:rsidR="002117EB" w:rsidRPr="0031448F" w:rsidRDefault="002117EB" w:rsidP="002117EB">
            <w:pPr>
              <w:pStyle w:val="Standard"/>
              <w:snapToGrid w:val="0"/>
              <w:jc w:val="right"/>
              <w:rPr>
                <w:ins w:id="425" w:author="Bowler, Neill" w:date="2023-01-20T10:36:00Z"/>
                <w:rFonts w:ascii="Arial" w:hAnsi="Arial" w:cs="Arial"/>
                <w:sz w:val="16"/>
                <w:szCs w:val="16"/>
              </w:rPr>
            </w:pPr>
            <w:ins w:id="426" w:author="Bowler, Neill" w:date="2023-01-20T10:37:00Z">
              <w:r w:rsidRPr="0031448F">
                <w:rPr>
                  <w:rFonts w:ascii="Arial" w:hAnsi="Arial" w:cs="Arial"/>
                  <w:color w:val="000000" w:themeColor="text1"/>
                  <w:sz w:val="16"/>
                  <w:szCs w:val="16"/>
                  <w:rPrChange w:id="427" w:author="Bowler, Neill" w:date="2023-01-20T10:38:00Z">
                    <w:rPr>
                      <w:rFonts w:asciiTheme="minorHAnsi" w:hAnsi="Arial" w:cs="Lohit Devanagari"/>
                      <w:color w:val="000000" w:themeColor="text1"/>
                      <w:sz w:val="14"/>
                      <w:szCs w:val="14"/>
                    </w:rPr>
                  </w:rPrChange>
                </w:rPr>
                <w:t>0</w:t>
              </w:r>
            </w:ins>
          </w:p>
        </w:tc>
        <w:tc>
          <w:tcPr>
            <w:tcW w:w="887" w:type="dxa"/>
            <w:shd w:val="clear" w:color="auto" w:fill="F3F3F3"/>
            <w:tcMar>
              <w:top w:w="0" w:type="dxa"/>
              <w:left w:w="108" w:type="dxa"/>
              <w:bottom w:w="0" w:type="dxa"/>
              <w:right w:w="108" w:type="dxa"/>
            </w:tcMar>
            <w:tcPrChange w:id="428" w:author="Bowler, Neill" w:date="2023-01-20T11:47:00Z">
              <w:tcPr>
                <w:tcW w:w="887" w:type="dxa"/>
                <w:shd w:val="clear" w:color="auto" w:fill="F3F3F3"/>
                <w:tcMar>
                  <w:top w:w="0" w:type="dxa"/>
                  <w:left w:w="108" w:type="dxa"/>
                  <w:bottom w:w="0" w:type="dxa"/>
                  <w:right w:w="108" w:type="dxa"/>
                </w:tcMar>
              </w:tcPr>
            </w:tcPrChange>
          </w:tcPr>
          <w:p w14:paraId="729F896D" w14:textId="3FCE1D44" w:rsidR="002117EB" w:rsidRPr="0031448F" w:rsidRDefault="002117EB" w:rsidP="002117EB">
            <w:pPr>
              <w:pStyle w:val="Standard"/>
              <w:tabs>
                <w:tab w:val="right" w:pos="-37"/>
                <w:tab w:val="right" w:pos="493"/>
              </w:tabs>
              <w:snapToGrid w:val="0"/>
              <w:ind w:left="-37"/>
              <w:jc w:val="right"/>
              <w:rPr>
                <w:ins w:id="429" w:author="Bowler, Neill" w:date="2023-01-20T10:36:00Z"/>
                <w:rFonts w:ascii="Arial" w:hAnsi="Arial" w:cs="Arial"/>
                <w:sz w:val="16"/>
                <w:szCs w:val="16"/>
              </w:rPr>
            </w:pPr>
            <w:ins w:id="430" w:author="Bowler, Neill" w:date="2023-01-20T10:37:00Z">
              <w:r w:rsidRPr="0031448F">
                <w:rPr>
                  <w:rFonts w:ascii="Arial" w:hAnsi="Arial" w:cs="Arial"/>
                  <w:color w:val="000000" w:themeColor="text1"/>
                  <w:sz w:val="16"/>
                  <w:szCs w:val="16"/>
                  <w:rPrChange w:id="431" w:author="Bowler, Neill" w:date="2023-01-20T10:38:00Z">
                    <w:rPr>
                      <w:rFonts w:asciiTheme="minorHAnsi" w:hAnsi="Arial" w:cs="Lohit Devanagari"/>
                      <w:color w:val="000000" w:themeColor="text1"/>
                      <w:sz w:val="14"/>
                      <w:szCs w:val="14"/>
                    </w:rPr>
                  </w:rPrChange>
                </w:rPr>
                <w:t>48</w:t>
              </w:r>
            </w:ins>
          </w:p>
        </w:tc>
        <w:tc>
          <w:tcPr>
            <w:tcW w:w="1063" w:type="dxa"/>
            <w:shd w:val="clear" w:color="auto" w:fill="F3F3F3"/>
            <w:tcMar>
              <w:top w:w="0" w:type="dxa"/>
              <w:left w:w="108" w:type="dxa"/>
              <w:bottom w:w="0" w:type="dxa"/>
              <w:right w:w="108" w:type="dxa"/>
            </w:tcMar>
            <w:tcPrChange w:id="432" w:author="Bowler, Neill" w:date="2023-01-20T11:47:00Z">
              <w:tcPr>
                <w:tcW w:w="1063" w:type="dxa"/>
                <w:shd w:val="clear" w:color="auto" w:fill="F3F3F3"/>
                <w:tcMar>
                  <w:top w:w="0" w:type="dxa"/>
                  <w:left w:w="108" w:type="dxa"/>
                  <w:bottom w:w="0" w:type="dxa"/>
                  <w:right w:w="108" w:type="dxa"/>
                </w:tcMar>
              </w:tcPr>
            </w:tcPrChange>
          </w:tcPr>
          <w:p w14:paraId="6D680C09" w14:textId="77777777" w:rsidR="002117EB" w:rsidRPr="0031448F" w:rsidRDefault="002117EB" w:rsidP="002117EB">
            <w:pPr>
              <w:pStyle w:val="Standard"/>
              <w:snapToGrid w:val="0"/>
              <w:rPr>
                <w:ins w:id="433" w:author="Bowler, Neill" w:date="2023-01-20T10:36:00Z"/>
                <w:rFonts w:ascii="Arial" w:hAnsi="Arial" w:cs="Arial"/>
                <w:sz w:val="16"/>
                <w:szCs w:val="16"/>
              </w:rPr>
            </w:pPr>
          </w:p>
        </w:tc>
        <w:tc>
          <w:tcPr>
            <w:tcW w:w="2481" w:type="dxa"/>
            <w:shd w:val="clear" w:color="auto" w:fill="F3F3F3"/>
            <w:tcMar>
              <w:top w:w="0" w:type="dxa"/>
              <w:left w:w="108" w:type="dxa"/>
              <w:bottom w:w="0" w:type="dxa"/>
              <w:right w:w="108" w:type="dxa"/>
            </w:tcMar>
            <w:tcPrChange w:id="434" w:author="Bowler, Neill" w:date="2023-01-20T11:47:00Z">
              <w:tcPr>
                <w:tcW w:w="2481" w:type="dxa"/>
                <w:shd w:val="clear" w:color="auto" w:fill="F3F3F3"/>
                <w:tcMar>
                  <w:top w:w="0" w:type="dxa"/>
                  <w:left w:w="108" w:type="dxa"/>
                  <w:bottom w:w="0" w:type="dxa"/>
                  <w:right w:w="108" w:type="dxa"/>
                </w:tcMar>
              </w:tcPr>
            </w:tcPrChange>
          </w:tcPr>
          <w:p w14:paraId="4BA2B5C5" w14:textId="77777777" w:rsidR="002117EB" w:rsidRPr="0031448F" w:rsidRDefault="002117EB" w:rsidP="002117EB">
            <w:pPr>
              <w:pStyle w:val="Standard"/>
              <w:snapToGrid w:val="0"/>
              <w:rPr>
                <w:ins w:id="435" w:author="Bowler, Neill" w:date="2023-01-20T10:36:00Z"/>
                <w:rFonts w:ascii="Arial" w:hAnsi="Arial" w:cs="Arial"/>
                <w:sz w:val="16"/>
                <w:szCs w:val="16"/>
              </w:rPr>
            </w:pPr>
          </w:p>
        </w:tc>
      </w:tr>
      <w:tr w:rsidR="002117EB" w14:paraId="5422C4F7" w14:textId="77777777" w:rsidTr="003D0846">
        <w:tblPrEx>
          <w:tblW w:w="10348" w:type="dxa"/>
          <w:jc w:val="center"/>
          <w:tblLayout w:type="fixed"/>
          <w:tblCellMar>
            <w:left w:w="10" w:type="dxa"/>
            <w:right w:w="10" w:type="dxa"/>
          </w:tblCellMar>
          <w:tblLook w:val="0000" w:firstRow="0" w:lastRow="0" w:firstColumn="0" w:lastColumn="0" w:noHBand="0" w:noVBand="0"/>
          <w:tblPrExChange w:id="43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52"/>
          <w:jc w:val="center"/>
          <w:ins w:id="437" w:author="Bowler, Neill" w:date="2023-01-20T10:36:00Z"/>
          <w:trPrChange w:id="43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439" w:author="Bowler, Neill" w:date="2023-01-20T11:46:00Z">
              <w:tcPr>
                <w:tcW w:w="709" w:type="dxa"/>
                <w:shd w:val="clear" w:color="auto" w:fill="F3F3F3"/>
                <w:tcMar>
                  <w:top w:w="0" w:type="dxa"/>
                  <w:left w:w="108" w:type="dxa"/>
                  <w:bottom w:w="0" w:type="dxa"/>
                  <w:right w:w="108" w:type="dxa"/>
                </w:tcMar>
              </w:tcPr>
            </w:tcPrChange>
          </w:tcPr>
          <w:p w14:paraId="53F2E54F" w14:textId="4A0AD7A2" w:rsidR="002117EB" w:rsidRPr="0031448F" w:rsidRDefault="0065199B" w:rsidP="002117EB">
            <w:pPr>
              <w:pStyle w:val="Standard"/>
              <w:snapToGrid w:val="0"/>
              <w:jc w:val="right"/>
              <w:rPr>
                <w:ins w:id="440" w:author="Bowler, Neill" w:date="2023-01-20T10:36:00Z"/>
                <w:rFonts w:ascii="Arial" w:hAnsi="Arial" w:cs="Arial"/>
                <w:sz w:val="16"/>
                <w:szCs w:val="16"/>
              </w:rPr>
            </w:pPr>
            <w:ins w:id="441" w:author="Bowler, Neill" w:date="2023-01-20T10:40: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442" w:author="Bowler, Neill" w:date="2023-01-20T11:46:00Z">
              <w:tcPr>
                <w:tcW w:w="2085" w:type="dxa"/>
                <w:shd w:val="clear" w:color="auto" w:fill="F3F3F3"/>
                <w:tcMar>
                  <w:top w:w="0" w:type="dxa"/>
                  <w:left w:w="108" w:type="dxa"/>
                  <w:bottom w:w="0" w:type="dxa"/>
                  <w:right w:w="108" w:type="dxa"/>
                </w:tcMar>
              </w:tcPr>
            </w:tcPrChange>
          </w:tcPr>
          <w:p w14:paraId="2853F9AB" w14:textId="43B8DE7F" w:rsidR="002117EB" w:rsidRPr="0031448F" w:rsidRDefault="002117EB">
            <w:pPr>
              <w:pStyle w:val="Standard"/>
              <w:snapToGrid w:val="0"/>
              <w:ind w:left="177"/>
              <w:rPr>
                <w:ins w:id="443" w:author="Bowler, Neill" w:date="2023-01-20T10:36:00Z"/>
                <w:rFonts w:ascii="Arial" w:hAnsi="Arial" w:cs="Arial"/>
                <w:b/>
                <w:sz w:val="16"/>
                <w:szCs w:val="16"/>
              </w:rPr>
              <w:pPrChange w:id="444" w:author="Bowler, Neill" w:date="2023-01-20T10:40:00Z">
                <w:pPr>
                  <w:pStyle w:val="Standard"/>
                  <w:snapToGrid w:val="0"/>
                </w:pPr>
              </w:pPrChange>
            </w:pPr>
            <w:ins w:id="445" w:author="Bowler, Neill" w:date="2023-01-20T10:37:00Z">
              <w:r w:rsidRPr="0031448F">
                <w:rPr>
                  <w:rFonts w:ascii="Arial" w:hAnsi="Arial" w:cs="Arial"/>
                  <w:i/>
                  <w:iCs/>
                  <w:color w:val="000000"/>
                  <w:sz w:val="16"/>
                  <w:szCs w:val="16"/>
                  <w:rPrChange w:id="446" w:author="Bowler, Neill" w:date="2023-01-20T10:38: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447" w:author="Bowler, Neill" w:date="2023-01-20T11:46:00Z">
              <w:tcPr>
                <w:tcW w:w="1013" w:type="dxa"/>
                <w:shd w:val="clear" w:color="auto" w:fill="F3F3F3"/>
                <w:tcMar>
                  <w:top w:w="0" w:type="dxa"/>
                  <w:left w:w="108" w:type="dxa"/>
                  <w:bottom w:w="0" w:type="dxa"/>
                  <w:right w:w="108" w:type="dxa"/>
                </w:tcMar>
              </w:tcPr>
            </w:tcPrChange>
          </w:tcPr>
          <w:p w14:paraId="389DD32A" w14:textId="263C96AA" w:rsidR="002117EB" w:rsidRPr="0031448F" w:rsidRDefault="002117EB" w:rsidP="002117EB">
            <w:pPr>
              <w:pStyle w:val="Standard"/>
              <w:snapToGrid w:val="0"/>
              <w:jc w:val="center"/>
              <w:rPr>
                <w:ins w:id="448" w:author="Bowler, Neill" w:date="2023-01-20T10:36:00Z"/>
                <w:rFonts w:ascii="Arial" w:hAnsi="Arial" w:cs="Arial"/>
                <w:b/>
                <w:sz w:val="16"/>
                <w:szCs w:val="16"/>
              </w:rPr>
            </w:pPr>
            <w:ins w:id="449" w:author="Bowler, Neill" w:date="2023-01-20T10:37:00Z">
              <w:r w:rsidRPr="0031448F">
                <w:rPr>
                  <w:rFonts w:ascii="Arial" w:hAnsi="Arial" w:cs="Arial"/>
                  <w:color w:val="000000" w:themeColor="text1"/>
                  <w:sz w:val="16"/>
                  <w:szCs w:val="16"/>
                  <w:rPrChange w:id="450" w:author="Bowler, Neill" w:date="2023-01-20T10:38: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451" w:author="Bowler, Neill" w:date="2023-01-20T11:46:00Z">
              <w:tcPr>
                <w:tcW w:w="845" w:type="dxa"/>
                <w:shd w:val="clear" w:color="auto" w:fill="F3F3F3"/>
                <w:tcMar>
                  <w:top w:w="0" w:type="dxa"/>
                  <w:left w:w="108" w:type="dxa"/>
                  <w:bottom w:w="0" w:type="dxa"/>
                  <w:right w:w="108" w:type="dxa"/>
                </w:tcMar>
              </w:tcPr>
            </w:tcPrChange>
          </w:tcPr>
          <w:p w14:paraId="19BAB506" w14:textId="3E50271C" w:rsidR="002117EB" w:rsidRPr="0031448F" w:rsidRDefault="00D33088" w:rsidP="002117EB">
            <w:pPr>
              <w:pStyle w:val="Standard"/>
              <w:snapToGrid w:val="0"/>
              <w:jc w:val="right"/>
              <w:rPr>
                <w:ins w:id="452" w:author="Bowler, Neill" w:date="2023-01-20T10:36:00Z"/>
                <w:rFonts w:ascii="Arial" w:hAnsi="Arial" w:cs="Arial"/>
                <w:sz w:val="16"/>
                <w:szCs w:val="16"/>
              </w:rPr>
            </w:pPr>
            <w:ins w:id="453" w:author="Bowler, Neill" w:date="2023-01-20T14:43: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454" w:author="Bowler, Neill" w:date="2023-01-20T11:46:00Z">
              <w:tcPr>
                <w:tcW w:w="1265" w:type="dxa"/>
                <w:shd w:val="clear" w:color="auto" w:fill="F3F3F3"/>
                <w:tcMar>
                  <w:top w:w="0" w:type="dxa"/>
                  <w:left w:w="108" w:type="dxa"/>
                  <w:bottom w:w="0" w:type="dxa"/>
                  <w:right w:w="108" w:type="dxa"/>
                </w:tcMar>
              </w:tcPr>
            </w:tcPrChange>
          </w:tcPr>
          <w:p w14:paraId="2ABF5496" w14:textId="10E55C8F" w:rsidR="002117EB" w:rsidRPr="0031448F" w:rsidRDefault="00D33088" w:rsidP="002117EB">
            <w:pPr>
              <w:pStyle w:val="Standard"/>
              <w:snapToGrid w:val="0"/>
              <w:jc w:val="right"/>
              <w:rPr>
                <w:ins w:id="455" w:author="Bowler, Neill" w:date="2023-01-20T10:36:00Z"/>
                <w:rFonts w:ascii="Arial" w:hAnsi="Arial" w:cs="Arial"/>
                <w:sz w:val="16"/>
                <w:szCs w:val="16"/>
              </w:rPr>
            </w:pPr>
            <w:ins w:id="456" w:author="Bowler, Neill" w:date="2023-01-20T14:43: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457" w:author="Bowler, Neill" w:date="2023-01-20T11:46:00Z">
              <w:tcPr>
                <w:tcW w:w="887" w:type="dxa"/>
                <w:shd w:val="clear" w:color="auto" w:fill="F3F3F3"/>
                <w:tcMar>
                  <w:top w:w="0" w:type="dxa"/>
                  <w:left w:w="108" w:type="dxa"/>
                  <w:bottom w:w="0" w:type="dxa"/>
                  <w:right w:w="108" w:type="dxa"/>
                </w:tcMar>
              </w:tcPr>
            </w:tcPrChange>
          </w:tcPr>
          <w:p w14:paraId="091CDB2F" w14:textId="7D6CBA24" w:rsidR="002117EB" w:rsidRPr="0031448F" w:rsidRDefault="002117EB" w:rsidP="002117EB">
            <w:pPr>
              <w:pStyle w:val="Standard"/>
              <w:tabs>
                <w:tab w:val="right" w:pos="-37"/>
                <w:tab w:val="right" w:pos="493"/>
              </w:tabs>
              <w:snapToGrid w:val="0"/>
              <w:ind w:left="-37"/>
              <w:jc w:val="right"/>
              <w:rPr>
                <w:ins w:id="458" w:author="Bowler, Neill" w:date="2023-01-20T10:36:00Z"/>
                <w:rFonts w:ascii="Arial" w:hAnsi="Arial" w:cs="Arial"/>
                <w:sz w:val="16"/>
                <w:szCs w:val="16"/>
              </w:rPr>
            </w:pPr>
            <w:ins w:id="459" w:author="Bowler, Neill" w:date="2023-01-20T10:37:00Z">
              <w:r w:rsidRPr="0031448F">
                <w:rPr>
                  <w:rFonts w:ascii="Arial" w:hAnsi="Arial" w:cs="Arial"/>
                  <w:color w:val="000000"/>
                  <w:sz w:val="16"/>
                  <w:szCs w:val="16"/>
                  <w:rPrChange w:id="460" w:author="Bowler, Neill" w:date="2023-01-20T10:38:00Z">
                    <w:rPr>
                      <w:rFonts w:asciiTheme="minorHAnsi" w:hAnsi="Arial" w:cs="Lohit Devanagari"/>
                      <w:color w:val="000000"/>
                      <w:sz w:val="14"/>
                      <w:szCs w:val="14"/>
                    </w:rPr>
                  </w:rPrChange>
                </w:rPr>
                <w:t>11</w:t>
              </w:r>
            </w:ins>
          </w:p>
        </w:tc>
        <w:tc>
          <w:tcPr>
            <w:tcW w:w="1063" w:type="dxa"/>
            <w:shd w:val="clear" w:color="auto" w:fill="E0E0E0"/>
            <w:tcMar>
              <w:top w:w="0" w:type="dxa"/>
              <w:left w:w="108" w:type="dxa"/>
              <w:bottom w:w="0" w:type="dxa"/>
              <w:right w:w="108" w:type="dxa"/>
            </w:tcMar>
            <w:tcPrChange w:id="461" w:author="Bowler, Neill" w:date="2023-01-20T11:46:00Z">
              <w:tcPr>
                <w:tcW w:w="1063" w:type="dxa"/>
                <w:shd w:val="clear" w:color="auto" w:fill="F3F3F3"/>
                <w:tcMar>
                  <w:top w:w="0" w:type="dxa"/>
                  <w:left w:w="108" w:type="dxa"/>
                  <w:bottom w:w="0" w:type="dxa"/>
                  <w:right w:w="108" w:type="dxa"/>
                </w:tcMar>
              </w:tcPr>
            </w:tcPrChange>
          </w:tcPr>
          <w:p w14:paraId="331141A3" w14:textId="4F2DF4BB" w:rsidR="002117EB" w:rsidRPr="0031448F" w:rsidRDefault="002117EB" w:rsidP="002117EB">
            <w:pPr>
              <w:pStyle w:val="Standard"/>
              <w:snapToGrid w:val="0"/>
              <w:rPr>
                <w:ins w:id="462" w:author="Bowler, Neill" w:date="2023-01-20T10:36:00Z"/>
                <w:rFonts w:ascii="Arial" w:hAnsi="Arial" w:cs="Arial"/>
                <w:sz w:val="16"/>
                <w:szCs w:val="16"/>
              </w:rPr>
            </w:pPr>
            <w:ins w:id="463" w:author="Bowler, Neill" w:date="2023-01-20T10:37:00Z">
              <w:r w:rsidRPr="0031448F">
                <w:rPr>
                  <w:rFonts w:ascii="Arial" w:hAnsi="Arial" w:cs="Arial"/>
                  <w:color w:val="000000"/>
                  <w:sz w:val="16"/>
                  <w:szCs w:val="16"/>
                  <w:rPrChange w:id="464" w:author="Bowler, Neill" w:date="2023-01-20T10:38:00Z">
                    <w:rPr>
                      <w:rFonts w:asciiTheme="minorHAnsi" w:hAnsi="Arial" w:cs="Lohit Devanagari"/>
                      <w:color w:val="000000"/>
                      <w:sz w:val="14"/>
                      <w:szCs w:val="14"/>
                    </w:rPr>
                  </w:rPrChange>
                </w:rPr>
                <w:t>Code</w:t>
              </w:r>
              <w:r w:rsidRPr="0031448F">
                <w:rPr>
                  <w:rFonts w:ascii="Arial" w:eastAsia="Arial" w:hAnsi="Arial" w:cs="Arial"/>
                  <w:color w:val="000000"/>
                  <w:sz w:val="16"/>
                  <w:szCs w:val="16"/>
                  <w:rPrChange w:id="465" w:author="Bowler, Neill" w:date="2023-01-20T10:38:00Z">
                    <w:rPr>
                      <w:rFonts w:asciiTheme="minorHAnsi" w:eastAsia="Arial" w:hAnsi="Arial" w:cs="Lohit Devanagari"/>
                      <w:color w:val="000000"/>
                      <w:sz w:val="14"/>
                      <w:szCs w:val="14"/>
                    </w:rPr>
                  </w:rPrChange>
                </w:rPr>
                <w:t xml:space="preserve"> </w:t>
              </w:r>
              <w:r w:rsidRPr="0031448F">
                <w:rPr>
                  <w:rFonts w:ascii="Arial" w:hAnsi="Arial" w:cs="Arial"/>
                  <w:color w:val="000000"/>
                  <w:sz w:val="16"/>
                  <w:szCs w:val="16"/>
                  <w:rPrChange w:id="466" w:author="Bowler, Neill" w:date="2023-01-20T10:38:00Z">
                    <w:rPr>
                      <w:rFonts w:asciiTheme="minorHAnsi" w:hAnsi="Arial" w:cs="Lohit Devanagari"/>
                      <w:color w:val="000000"/>
                      <w:sz w:val="14"/>
                      <w:szCs w:val="14"/>
                    </w:rPr>
                  </w:rPrChange>
                </w:rPr>
                <w:t>Table</w:t>
              </w:r>
            </w:ins>
          </w:p>
        </w:tc>
        <w:tc>
          <w:tcPr>
            <w:tcW w:w="2481" w:type="dxa"/>
            <w:shd w:val="clear" w:color="auto" w:fill="E0E0E0"/>
            <w:tcMar>
              <w:top w:w="0" w:type="dxa"/>
              <w:left w:w="108" w:type="dxa"/>
              <w:bottom w:w="0" w:type="dxa"/>
              <w:right w:w="108" w:type="dxa"/>
            </w:tcMar>
            <w:tcPrChange w:id="467" w:author="Bowler, Neill" w:date="2023-01-20T11:46:00Z">
              <w:tcPr>
                <w:tcW w:w="2481" w:type="dxa"/>
                <w:shd w:val="clear" w:color="auto" w:fill="F3F3F3"/>
                <w:tcMar>
                  <w:top w:w="0" w:type="dxa"/>
                  <w:left w:w="108" w:type="dxa"/>
                  <w:bottom w:w="0" w:type="dxa"/>
                  <w:right w:w="108" w:type="dxa"/>
                </w:tcMar>
              </w:tcPr>
            </w:tcPrChange>
          </w:tcPr>
          <w:p w14:paraId="380FE075" w14:textId="4A6C42EA" w:rsidR="002117EB" w:rsidRPr="0031448F" w:rsidRDefault="0038120B" w:rsidP="002117EB">
            <w:pPr>
              <w:pStyle w:val="Standard"/>
              <w:snapToGrid w:val="0"/>
              <w:rPr>
                <w:ins w:id="468" w:author="Bowler, Neill" w:date="2023-01-20T10:36:00Z"/>
                <w:rFonts w:ascii="Arial" w:hAnsi="Arial" w:cs="Arial"/>
                <w:sz w:val="16"/>
                <w:szCs w:val="16"/>
              </w:rPr>
            </w:pPr>
            <w:ins w:id="469" w:author="Bowler, Neill" w:date="2023-01-20T14:43:00Z">
              <w:r>
                <w:rPr>
                  <w:rFonts w:ascii="Arial" w:hAnsi="Arial" w:cs="Arial"/>
                  <w:sz w:val="16"/>
                  <w:szCs w:val="16"/>
                </w:rPr>
                <w:t>Will mimic the satellite instrument table, but for terrestrial</w:t>
              </w:r>
            </w:ins>
          </w:p>
        </w:tc>
      </w:tr>
      <w:tr w:rsidR="002117EB" w14:paraId="4AA6E79C" w14:textId="77777777" w:rsidTr="003D0846">
        <w:tblPrEx>
          <w:tblW w:w="10348" w:type="dxa"/>
          <w:jc w:val="center"/>
          <w:tblLayout w:type="fixed"/>
          <w:tblCellMar>
            <w:left w:w="10" w:type="dxa"/>
            <w:right w:w="10" w:type="dxa"/>
          </w:tblCellMar>
          <w:tblLook w:val="0000" w:firstRow="0" w:lastRow="0" w:firstColumn="0" w:lastColumn="0" w:noHBand="0" w:noVBand="0"/>
          <w:tblPrExChange w:id="47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471" w:author="Bowler, Neill" w:date="2023-01-20T10:33:00Z"/>
          <w:trPrChange w:id="47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473" w:author="Bowler, Neill" w:date="2023-01-20T11:47:00Z">
              <w:tcPr>
                <w:tcW w:w="709" w:type="dxa"/>
                <w:shd w:val="clear" w:color="auto" w:fill="F3F3F3"/>
                <w:tcMar>
                  <w:top w:w="0" w:type="dxa"/>
                  <w:left w:w="108" w:type="dxa"/>
                  <w:bottom w:w="0" w:type="dxa"/>
                  <w:right w:w="108" w:type="dxa"/>
                </w:tcMar>
              </w:tcPr>
            </w:tcPrChange>
          </w:tcPr>
          <w:p w14:paraId="2715B227" w14:textId="34881117" w:rsidR="002117EB" w:rsidRPr="0031448F" w:rsidRDefault="0065199B" w:rsidP="002117EB">
            <w:pPr>
              <w:pStyle w:val="Standard"/>
              <w:snapToGrid w:val="0"/>
              <w:jc w:val="right"/>
              <w:rPr>
                <w:ins w:id="474" w:author="Bowler, Neill" w:date="2023-01-20T10:33:00Z"/>
                <w:rFonts w:ascii="Arial" w:hAnsi="Arial" w:cs="Arial"/>
                <w:sz w:val="16"/>
                <w:szCs w:val="16"/>
              </w:rPr>
            </w:pPr>
            <w:ins w:id="475" w:author="Bowler, Neill" w:date="2023-01-20T10:41:00Z">
              <w:r>
                <w:rPr>
                  <w:rFonts w:ascii="Arial" w:hAnsi="Arial" w:cs="Arial"/>
                  <w:color w:val="000000"/>
                  <w:sz w:val="16"/>
                  <w:szCs w:val="16"/>
                </w:rPr>
                <w:t>9</w:t>
              </w:r>
            </w:ins>
          </w:p>
        </w:tc>
        <w:tc>
          <w:tcPr>
            <w:tcW w:w="2085" w:type="dxa"/>
            <w:shd w:val="clear" w:color="auto" w:fill="F3F3F3"/>
            <w:tcMar>
              <w:top w:w="0" w:type="dxa"/>
              <w:left w:w="108" w:type="dxa"/>
              <w:bottom w:w="0" w:type="dxa"/>
              <w:right w:w="108" w:type="dxa"/>
            </w:tcMar>
            <w:tcPrChange w:id="476" w:author="Bowler, Neill" w:date="2023-01-20T11:47:00Z">
              <w:tcPr>
                <w:tcW w:w="2085" w:type="dxa"/>
                <w:shd w:val="clear" w:color="auto" w:fill="F3F3F3"/>
                <w:tcMar>
                  <w:top w:w="0" w:type="dxa"/>
                  <w:left w:w="108" w:type="dxa"/>
                  <w:bottom w:w="0" w:type="dxa"/>
                  <w:right w:w="108" w:type="dxa"/>
                </w:tcMar>
              </w:tcPr>
            </w:tcPrChange>
          </w:tcPr>
          <w:p w14:paraId="06604C47" w14:textId="307EB75D" w:rsidR="002117EB" w:rsidRPr="0031448F" w:rsidRDefault="002117EB" w:rsidP="002117EB">
            <w:pPr>
              <w:pStyle w:val="Standard"/>
              <w:snapToGrid w:val="0"/>
              <w:rPr>
                <w:ins w:id="477" w:author="Bowler, Neill" w:date="2023-01-20T10:33:00Z"/>
                <w:rFonts w:ascii="Arial" w:hAnsi="Arial" w:cs="Arial"/>
                <w:b/>
                <w:sz w:val="16"/>
                <w:szCs w:val="16"/>
              </w:rPr>
            </w:pPr>
            <w:ins w:id="478" w:author="Bowler, Neill" w:date="2023-01-20T10:37:00Z">
              <w:r w:rsidRPr="0031448F">
                <w:rPr>
                  <w:rFonts w:ascii="Arial" w:hAnsi="Arial" w:cs="Arial"/>
                  <w:b/>
                  <w:bCs/>
                  <w:color w:val="000000"/>
                  <w:sz w:val="16"/>
                  <w:szCs w:val="16"/>
                  <w:rPrChange w:id="479" w:author="Bowler, Neill" w:date="2023-01-20T10:38:00Z">
                    <w:rPr>
                      <w:rFonts w:asciiTheme="minorHAnsi" w:hAnsi="Arial" w:cs="Lohit Devanagari"/>
                      <w:b/>
                      <w:bCs/>
                      <w:color w:val="000000"/>
                      <w:sz w:val="14"/>
                      <w:szCs w:val="14"/>
                    </w:rPr>
                  </w:rPrChange>
                </w:rPr>
                <w:t>(end delayed replication)</w:t>
              </w:r>
            </w:ins>
          </w:p>
        </w:tc>
        <w:tc>
          <w:tcPr>
            <w:tcW w:w="1013" w:type="dxa"/>
            <w:shd w:val="clear" w:color="auto" w:fill="F3F3F3"/>
            <w:tcMar>
              <w:top w:w="0" w:type="dxa"/>
              <w:left w:w="108" w:type="dxa"/>
              <w:bottom w:w="0" w:type="dxa"/>
              <w:right w:w="108" w:type="dxa"/>
            </w:tcMar>
            <w:tcPrChange w:id="480" w:author="Bowler, Neill" w:date="2023-01-20T11:47:00Z">
              <w:tcPr>
                <w:tcW w:w="1013" w:type="dxa"/>
                <w:shd w:val="clear" w:color="auto" w:fill="F3F3F3"/>
                <w:tcMar>
                  <w:top w:w="0" w:type="dxa"/>
                  <w:left w:w="108" w:type="dxa"/>
                  <w:bottom w:w="0" w:type="dxa"/>
                  <w:right w:w="108" w:type="dxa"/>
                </w:tcMar>
              </w:tcPr>
            </w:tcPrChange>
          </w:tcPr>
          <w:p w14:paraId="375AE58F" w14:textId="084D2BAD" w:rsidR="002117EB" w:rsidRPr="0031448F" w:rsidRDefault="002117EB" w:rsidP="002117EB">
            <w:pPr>
              <w:pStyle w:val="Standard"/>
              <w:snapToGrid w:val="0"/>
              <w:jc w:val="center"/>
              <w:rPr>
                <w:ins w:id="481"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482" w:author="Bowler, Neill" w:date="2023-01-20T11:47:00Z">
              <w:tcPr>
                <w:tcW w:w="845" w:type="dxa"/>
                <w:shd w:val="clear" w:color="auto" w:fill="F3F3F3"/>
                <w:tcMar>
                  <w:top w:w="0" w:type="dxa"/>
                  <w:left w:w="108" w:type="dxa"/>
                  <w:bottom w:w="0" w:type="dxa"/>
                  <w:right w:w="108" w:type="dxa"/>
                </w:tcMar>
              </w:tcPr>
            </w:tcPrChange>
          </w:tcPr>
          <w:p w14:paraId="35256768" w14:textId="13914ADE" w:rsidR="002117EB" w:rsidRPr="0031448F" w:rsidRDefault="002117EB" w:rsidP="002117EB">
            <w:pPr>
              <w:pStyle w:val="Standard"/>
              <w:snapToGrid w:val="0"/>
              <w:jc w:val="right"/>
              <w:rPr>
                <w:ins w:id="483"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484" w:author="Bowler, Neill" w:date="2023-01-20T11:47:00Z">
              <w:tcPr>
                <w:tcW w:w="1265" w:type="dxa"/>
                <w:shd w:val="clear" w:color="auto" w:fill="F3F3F3"/>
                <w:tcMar>
                  <w:top w:w="0" w:type="dxa"/>
                  <w:left w:w="108" w:type="dxa"/>
                  <w:bottom w:w="0" w:type="dxa"/>
                  <w:right w:w="108" w:type="dxa"/>
                </w:tcMar>
              </w:tcPr>
            </w:tcPrChange>
          </w:tcPr>
          <w:p w14:paraId="76FCCD0E" w14:textId="47F1D0E8" w:rsidR="002117EB" w:rsidRPr="0031448F" w:rsidRDefault="002117EB" w:rsidP="002117EB">
            <w:pPr>
              <w:pStyle w:val="Standard"/>
              <w:snapToGrid w:val="0"/>
              <w:jc w:val="right"/>
              <w:rPr>
                <w:ins w:id="485"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486" w:author="Bowler, Neill" w:date="2023-01-20T11:47:00Z">
              <w:tcPr>
                <w:tcW w:w="887" w:type="dxa"/>
                <w:shd w:val="clear" w:color="auto" w:fill="F3F3F3"/>
                <w:tcMar>
                  <w:top w:w="0" w:type="dxa"/>
                  <w:left w:w="108" w:type="dxa"/>
                  <w:bottom w:w="0" w:type="dxa"/>
                  <w:right w:w="108" w:type="dxa"/>
                </w:tcMar>
              </w:tcPr>
            </w:tcPrChange>
          </w:tcPr>
          <w:p w14:paraId="5B538ED7" w14:textId="22E83F35" w:rsidR="002117EB" w:rsidRPr="0031448F" w:rsidRDefault="002117EB" w:rsidP="002117EB">
            <w:pPr>
              <w:pStyle w:val="Standard"/>
              <w:tabs>
                <w:tab w:val="right" w:pos="-37"/>
                <w:tab w:val="right" w:pos="493"/>
              </w:tabs>
              <w:snapToGrid w:val="0"/>
              <w:ind w:left="-37"/>
              <w:jc w:val="right"/>
              <w:rPr>
                <w:ins w:id="487"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488" w:author="Bowler, Neill" w:date="2023-01-20T11:47:00Z">
              <w:tcPr>
                <w:tcW w:w="1063" w:type="dxa"/>
                <w:shd w:val="clear" w:color="auto" w:fill="F3F3F3"/>
                <w:tcMar>
                  <w:top w:w="0" w:type="dxa"/>
                  <w:left w:w="108" w:type="dxa"/>
                  <w:bottom w:w="0" w:type="dxa"/>
                  <w:right w:w="108" w:type="dxa"/>
                </w:tcMar>
              </w:tcPr>
            </w:tcPrChange>
          </w:tcPr>
          <w:p w14:paraId="2F9BB894" w14:textId="42CD8F73" w:rsidR="002117EB" w:rsidRPr="0031448F" w:rsidRDefault="002117EB" w:rsidP="002117EB">
            <w:pPr>
              <w:pStyle w:val="Standard"/>
              <w:snapToGrid w:val="0"/>
              <w:rPr>
                <w:ins w:id="489"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490" w:author="Bowler, Neill" w:date="2023-01-20T11:47:00Z">
              <w:tcPr>
                <w:tcW w:w="2481" w:type="dxa"/>
                <w:shd w:val="clear" w:color="auto" w:fill="F3F3F3"/>
                <w:tcMar>
                  <w:top w:w="0" w:type="dxa"/>
                  <w:left w:w="108" w:type="dxa"/>
                  <w:bottom w:w="0" w:type="dxa"/>
                  <w:right w:w="108" w:type="dxa"/>
                </w:tcMar>
              </w:tcPr>
            </w:tcPrChange>
          </w:tcPr>
          <w:p w14:paraId="0404E3E1" w14:textId="5042C870" w:rsidR="002117EB" w:rsidRPr="0031448F" w:rsidRDefault="002117EB" w:rsidP="002117EB">
            <w:pPr>
              <w:pStyle w:val="Standard"/>
              <w:snapToGrid w:val="0"/>
              <w:rPr>
                <w:ins w:id="491" w:author="Bowler, Neill" w:date="2023-01-20T10:33:00Z"/>
                <w:rFonts w:ascii="Arial" w:hAnsi="Arial" w:cs="Arial"/>
                <w:sz w:val="16"/>
                <w:szCs w:val="16"/>
              </w:rPr>
            </w:pPr>
          </w:p>
        </w:tc>
      </w:tr>
      <w:tr w:rsidR="002117EB" w14:paraId="76809312" w14:textId="77777777" w:rsidTr="003D0846">
        <w:tblPrEx>
          <w:tblW w:w="10348" w:type="dxa"/>
          <w:jc w:val="center"/>
          <w:tblLayout w:type="fixed"/>
          <w:tblCellMar>
            <w:left w:w="10" w:type="dxa"/>
            <w:right w:w="10" w:type="dxa"/>
          </w:tblCellMar>
          <w:tblLook w:val="0000" w:firstRow="0" w:lastRow="0" w:firstColumn="0" w:lastColumn="0" w:noHBand="0" w:noVBand="0"/>
          <w:tblPrExChange w:id="492"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493"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494" w:author="Bowler, Neill" w:date="2023-01-20T11:46:00Z">
              <w:tcPr>
                <w:tcW w:w="709" w:type="dxa"/>
                <w:shd w:val="clear" w:color="auto" w:fill="F3F3F3"/>
                <w:tcMar>
                  <w:top w:w="0" w:type="dxa"/>
                  <w:left w:w="108" w:type="dxa"/>
                  <w:bottom w:w="0" w:type="dxa"/>
                  <w:right w:w="108" w:type="dxa"/>
                </w:tcMar>
              </w:tcPr>
            </w:tcPrChange>
          </w:tcPr>
          <w:p w14:paraId="7680930A" w14:textId="3F039E22" w:rsidR="002117EB" w:rsidRPr="0031448F" w:rsidRDefault="002117EB" w:rsidP="002117EB">
            <w:pPr>
              <w:pStyle w:val="Standard"/>
              <w:snapToGrid w:val="0"/>
              <w:jc w:val="right"/>
              <w:rPr>
                <w:rFonts w:ascii="Arial" w:hAnsi="Arial" w:cs="Arial"/>
                <w:sz w:val="16"/>
                <w:szCs w:val="16"/>
              </w:rPr>
            </w:pPr>
            <w:ins w:id="495" w:author="Bowler, Neill" w:date="2023-01-20T10:37:00Z">
              <w:r w:rsidRPr="0031448F">
                <w:rPr>
                  <w:rFonts w:ascii="Arial" w:hAnsi="Arial" w:cs="Arial"/>
                  <w:color w:val="000000"/>
                  <w:sz w:val="16"/>
                  <w:szCs w:val="16"/>
                  <w:rPrChange w:id="496" w:author="Bowler, Neill" w:date="2023-01-20T10:38:00Z">
                    <w:rPr>
                      <w:rFonts w:asciiTheme="minorHAnsi" w:hAnsi="Arial" w:cs="Lohit Devanagari"/>
                      <w:color w:val="000000"/>
                      <w:sz w:val="14"/>
                      <w:szCs w:val="14"/>
                    </w:rPr>
                  </w:rPrChange>
                </w:rPr>
                <w:t>1</w:t>
              </w:r>
            </w:ins>
            <w:ins w:id="497" w:author="Bowler, Neill" w:date="2023-01-20T10:41:00Z">
              <w:r w:rsidR="0065199B">
                <w:rPr>
                  <w:rFonts w:ascii="Arial" w:hAnsi="Arial" w:cs="Arial"/>
                  <w:color w:val="000000"/>
                  <w:sz w:val="16"/>
                  <w:szCs w:val="16"/>
                </w:rPr>
                <w:t>0</w:t>
              </w:r>
            </w:ins>
            <w:del w:id="498" w:author="Bowler, Neill" w:date="2023-01-20T10:37:00Z">
              <w:r w:rsidRPr="0031448F" w:rsidDel="0020582C">
                <w:rPr>
                  <w:rFonts w:ascii="Arial" w:hAnsi="Arial" w:cs="Arial"/>
                  <w:sz w:val="16"/>
                  <w:szCs w:val="16"/>
                </w:rPr>
                <w:delText>1</w:delText>
              </w:r>
              <w:r w:rsidRPr="0031448F" w:rsidDel="0020582C">
                <w:rPr>
                  <w:rFonts w:ascii="Arial" w:eastAsia="Arial" w:hAnsi="Arial" w:cs="Arial"/>
                  <w:sz w:val="16"/>
                  <w:szCs w:val="16"/>
                </w:rPr>
                <w:delText>–</w:delText>
              </w:r>
              <w:r w:rsidRPr="0031448F" w:rsidDel="0020582C">
                <w:rPr>
                  <w:rFonts w:ascii="Arial" w:hAnsi="Arial" w:cs="Arial"/>
                  <w:sz w:val="16"/>
                  <w:szCs w:val="16"/>
                </w:rPr>
                <w:delText>4</w:delText>
              </w:r>
            </w:del>
          </w:p>
        </w:tc>
        <w:tc>
          <w:tcPr>
            <w:tcW w:w="2085" w:type="dxa"/>
            <w:shd w:val="clear" w:color="auto" w:fill="E0E0E0"/>
            <w:tcMar>
              <w:top w:w="0" w:type="dxa"/>
              <w:left w:w="108" w:type="dxa"/>
              <w:bottom w:w="0" w:type="dxa"/>
              <w:right w:w="108" w:type="dxa"/>
            </w:tcMar>
            <w:tcPrChange w:id="499" w:author="Bowler, Neill" w:date="2023-01-20T11:46:00Z">
              <w:tcPr>
                <w:tcW w:w="2085" w:type="dxa"/>
                <w:shd w:val="clear" w:color="auto" w:fill="F3F3F3"/>
                <w:tcMar>
                  <w:top w:w="0" w:type="dxa"/>
                  <w:left w:w="108" w:type="dxa"/>
                  <w:bottom w:w="0" w:type="dxa"/>
                  <w:right w:w="108" w:type="dxa"/>
                </w:tcMar>
              </w:tcPr>
            </w:tcPrChange>
          </w:tcPr>
          <w:p w14:paraId="7680930B" w14:textId="2BC0BE9D" w:rsidR="002117EB" w:rsidRPr="0031448F" w:rsidRDefault="002117EB" w:rsidP="002117EB">
            <w:pPr>
              <w:pStyle w:val="Standard"/>
              <w:snapToGrid w:val="0"/>
              <w:rPr>
                <w:rFonts w:ascii="Arial" w:hAnsi="Arial" w:cs="Arial"/>
                <w:sz w:val="16"/>
                <w:szCs w:val="16"/>
                <w:rPrChange w:id="500" w:author="Bowler, Neill" w:date="2023-01-20T10:38:00Z">
                  <w:rPr/>
                </w:rPrChange>
              </w:rPr>
            </w:pPr>
            <w:ins w:id="501" w:author="Bowler, Neill" w:date="2023-01-20T10:37:00Z">
              <w:r w:rsidRPr="0031448F">
                <w:rPr>
                  <w:rFonts w:ascii="Arial" w:hAnsi="Arial" w:cs="Arial"/>
                  <w:b/>
                  <w:bCs/>
                  <w:color w:val="000000"/>
                  <w:sz w:val="16"/>
                  <w:szCs w:val="16"/>
                  <w:rPrChange w:id="502" w:author="Bowler, Neill" w:date="2023-01-20T10:38:00Z">
                    <w:rPr>
                      <w:rFonts w:asciiTheme="minorHAnsi" w:hAnsi="Arial" w:cs="Lohit Devanagari"/>
                      <w:b/>
                      <w:bCs/>
                      <w:color w:val="000000"/>
                      <w:sz w:val="14"/>
                      <w:szCs w:val="14"/>
                    </w:rPr>
                  </w:rPrChange>
                </w:rPr>
                <w:t>Short delayed replication factor</w:t>
              </w:r>
            </w:ins>
            <w:del w:id="503" w:author="Bowler, Neill" w:date="2023-01-20T10:37:00Z">
              <w:r w:rsidRPr="0031448F" w:rsidDel="0020582C">
                <w:rPr>
                  <w:rFonts w:ascii="Arial" w:hAnsi="Arial" w:cs="Arial"/>
                  <w:b/>
                  <w:sz w:val="16"/>
                  <w:szCs w:val="16"/>
                </w:rPr>
                <w:delText>Satellite</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data</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introducer</w:delText>
              </w:r>
            </w:del>
          </w:p>
        </w:tc>
        <w:tc>
          <w:tcPr>
            <w:tcW w:w="1013" w:type="dxa"/>
            <w:shd w:val="clear" w:color="auto" w:fill="E0E0E0"/>
            <w:tcMar>
              <w:top w:w="0" w:type="dxa"/>
              <w:left w:w="108" w:type="dxa"/>
              <w:bottom w:w="0" w:type="dxa"/>
              <w:right w:w="108" w:type="dxa"/>
            </w:tcMar>
            <w:tcPrChange w:id="504" w:author="Bowler, Neill" w:date="2023-01-20T11:46:00Z">
              <w:tcPr>
                <w:tcW w:w="1013" w:type="dxa"/>
                <w:shd w:val="clear" w:color="auto" w:fill="F3F3F3"/>
                <w:tcMar>
                  <w:top w:w="0" w:type="dxa"/>
                  <w:left w:w="108" w:type="dxa"/>
                  <w:bottom w:w="0" w:type="dxa"/>
                  <w:right w:w="108" w:type="dxa"/>
                </w:tcMar>
              </w:tcPr>
            </w:tcPrChange>
          </w:tcPr>
          <w:p w14:paraId="7680930C" w14:textId="3F3E9848" w:rsidR="002117EB" w:rsidRPr="0031448F" w:rsidRDefault="002117EB" w:rsidP="002117EB">
            <w:pPr>
              <w:pStyle w:val="Standard"/>
              <w:snapToGrid w:val="0"/>
              <w:jc w:val="center"/>
              <w:rPr>
                <w:rFonts w:ascii="Arial" w:hAnsi="Arial" w:cs="Arial"/>
                <w:b/>
                <w:sz w:val="16"/>
                <w:szCs w:val="16"/>
              </w:rPr>
            </w:pPr>
            <w:ins w:id="505" w:author="Bowler, Neill" w:date="2023-01-20T10:37:00Z">
              <w:r w:rsidRPr="0031448F">
                <w:rPr>
                  <w:rFonts w:ascii="Arial" w:hAnsi="Arial" w:cs="Arial"/>
                  <w:b/>
                  <w:bCs/>
                  <w:color w:val="000000"/>
                  <w:sz w:val="16"/>
                  <w:szCs w:val="16"/>
                  <w:rPrChange w:id="506" w:author="Bowler, Neill" w:date="2023-01-20T10:38:00Z">
                    <w:rPr>
                      <w:rFonts w:asciiTheme="minorHAnsi" w:hAnsi="Arial" w:cs="Lohit Devanagari"/>
                      <w:b/>
                      <w:bCs/>
                      <w:color w:val="000000"/>
                      <w:sz w:val="14"/>
                      <w:szCs w:val="14"/>
                    </w:rPr>
                  </w:rPrChange>
                </w:rPr>
                <w:t>0 31 000</w:t>
              </w:r>
            </w:ins>
            <w:del w:id="507" w:author="Bowler, Neill" w:date="2023-01-20T10:37:00Z">
              <w:r w:rsidRPr="0031448F" w:rsidDel="0020582C">
                <w:rPr>
                  <w:rFonts w:ascii="Arial" w:hAnsi="Arial" w:cs="Arial"/>
                  <w:b/>
                  <w:sz w:val="16"/>
                  <w:szCs w:val="16"/>
                </w:rPr>
                <w:delText>3</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10</w:delText>
              </w:r>
              <w:r w:rsidRPr="0031448F" w:rsidDel="0020582C">
                <w:rPr>
                  <w:rFonts w:ascii="Arial" w:eastAsia="Arial" w:hAnsi="Arial" w:cs="Arial"/>
                  <w:b/>
                  <w:sz w:val="16"/>
                  <w:szCs w:val="16"/>
                </w:rPr>
                <w:delText xml:space="preserve"> </w:delText>
              </w:r>
              <w:r w:rsidRPr="0031448F" w:rsidDel="0020582C">
                <w:rPr>
                  <w:rFonts w:ascii="Arial" w:hAnsi="Arial" w:cs="Arial"/>
                  <w:b/>
                  <w:sz w:val="16"/>
                  <w:szCs w:val="16"/>
                </w:rPr>
                <w:delText>022</w:delText>
              </w:r>
            </w:del>
          </w:p>
        </w:tc>
        <w:tc>
          <w:tcPr>
            <w:tcW w:w="845" w:type="dxa"/>
            <w:shd w:val="clear" w:color="auto" w:fill="E0E0E0"/>
            <w:tcMar>
              <w:top w:w="0" w:type="dxa"/>
              <w:left w:w="108" w:type="dxa"/>
              <w:bottom w:w="0" w:type="dxa"/>
              <w:right w:w="108" w:type="dxa"/>
            </w:tcMar>
            <w:tcPrChange w:id="508" w:author="Bowler, Neill" w:date="2023-01-20T11:46:00Z">
              <w:tcPr>
                <w:tcW w:w="845" w:type="dxa"/>
                <w:shd w:val="clear" w:color="auto" w:fill="F3F3F3"/>
                <w:tcMar>
                  <w:top w:w="0" w:type="dxa"/>
                  <w:left w:w="108" w:type="dxa"/>
                  <w:bottom w:w="0" w:type="dxa"/>
                  <w:right w:w="108" w:type="dxa"/>
                </w:tcMar>
              </w:tcPr>
            </w:tcPrChange>
          </w:tcPr>
          <w:p w14:paraId="7680930D" w14:textId="5F64CF55" w:rsidR="002117EB" w:rsidRPr="0031448F" w:rsidRDefault="002117EB" w:rsidP="002117EB">
            <w:pPr>
              <w:pStyle w:val="Standard"/>
              <w:snapToGrid w:val="0"/>
              <w:jc w:val="right"/>
              <w:rPr>
                <w:rFonts w:ascii="Arial" w:hAnsi="Arial" w:cs="Arial"/>
                <w:sz w:val="16"/>
                <w:szCs w:val="16"/>
              </w:rPr>
            </w:pPr>
            <w:ins w:id="509" w:author="Bowler, Neill" w:date="2023-01-20T10:37:00Z">
              <w:r w:rsidRPr="0031448F">
                <w:rPr>
                  <w:rFonts w:ascii="Arial" w:hAnsi="Arial" w:cs="Arial"/>
                  <w:color w:val="000000"/>
                  <w:sz w:val="16"/>
                  <w:szCs w:val="16"/>
                  <w:rPrChange w:id="510" w:author="Bowler, Neill" w:date="2023-01-20T10:38: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511" w:author="Bowler, Neill" w:date="2023-01-20T11:46:00Z">
              <w:tcPr>
                <w:tcW w:w="1265" w:type="dxa"/>
                <w:shd w:val="clear" w:color="auto" w:fill="F3F3F3"/>
                <w:tcMar>
                  <w:top w:w="0" w:type="dxa"/>
                  <w:left w:w="108" w:type="dxa"/>
                  <w:bottom w:w="0" w:type="dxa"/>
                  <w:right w:w="108" w:type="dxa"/>
                </w:tcMar>
              </w:tcPr>
            </w:tcPrChange>
          </w:tcPr>
          <w:p w14:paraId="7680930E" w14:textId="3972CD2A" w:rsidR="002117EB" w:rsidRPr="0031448F" w:rsidRDefault="002117EB" w:rsidP="002117EB">
            <w:pPr>
              <w:pStyle w:val="Standard"/>
              <w:snapToGrid w:val="0"/>
              <w:jc w:val="right"/>
              <w:rPr>
                <w:rFonts w:ascii="Arial" w:hAnsi="Arial" w:cs="Arial"/>
                <w:sz w:val="16"/>
                <w:szCs w:val="16"/>
              </w:rPr>
            </w:pPr>
            <w:ins w:id="512" w:author="Bowler, Neill" w:date="2023-01-20T10:37:00Z">
              <w:r w:rsidRPr="0031448F">
                <w:rPr>
                  <w:rFonts w:ascii="Arial" w:hAnsi="Arial" w:cs="Arial"/>
                  <w:color w:val="000000"/>
                  <w:sz w:val="16"/>
                  <w:szCs w:val="16"/>
                  <w:rPrChange w:id="513" w:author="Bowler, Neill" w:date="2023-01-20T10:38: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514" w:author="Bowler, Neill" w:date="2023-01-20T11:46:00Z">
              <w:tcPr>
                <w:tcW w:w="887" w:type="dxa"/>
                <w:shd w:val="clear" w:color="auto" w:fill="F3F3F3"/>
                <w:tcMar>
                  <w:top w:w="0" w:type="dxa"/>
                  <w:left w:w="108" w:type="dxa"/>
                  <w:bottom w:w="0" w:type="dxa"/>
                  <w:right w:w="108" w:type="dxa"/>
                </w:tcMar>
              </w:tcPr>
            </w:tcPrChange>
          </w:tcPr>
          <w:p w14:paraId="7680930F" w14:textId="0435A392" w:rsidR="002117EB" w:rsidRPr="0031448F" w:rsidRDefault="002117EB" w:rsidP="002117EB">
            <w:pPr>
              <w:pStyle w:val="Standard"/>
              <w:tabs>
                <w:tab w:val="right" w:pos="-37"/>
                <w:tab w:val="right" w:pos="493"/>
              </w:tabs>
              <w:snapToGrid w:val="0"/>
              <w:ind w:left="-37"/>
              <w:jc w:val="right"/>
              <w:rPr>
                <w:rFonts w:ascii="Arial" w:hAnsi="Arial" w:cs="Arial"/>
                <w:sz w:val="16"/>
                <w:szCs w:val="16"/>
              </w:rPr>
            </w:pPr>
            <w:ins w:id="515" w:author="Bowler, Neill" w:date="2023-01-20T10:37:00Z">
              <w:r w:rsidRPr="0031448F">
                <w:rPr>
                  <w:rFonts w:ascii="Arial" w:hAnsi="Arial" w:cs="Arial"/>
                  <w:color w:val="000000"/>
                  <w:sz w:val="16"/>
                  <w:szCs w:val="16"/>
                  <w:rPrChange w:id="516" w:author="Bowler, Neill" w:date="2023-01-20T10:38:00Z">
                    <w:rPr>
                      <w:rFonts w:asciiTheme="minorHAnsi" w:hAnsi="Arial" w:cs="Lohit Devanagari"/>
                      <w:color w:val="000000"/>
                      <w:sz w:val="14"/>
                      <w:szCs w:val="14"/>
                    </w:rPr>
                  </w:rPrChange>
                </w:rPr>
                <w:t>1</w:t>
              </w:r>
            </w:ins>
          </w:p>
        </w:tc>
        <w:tc>
          <w:tcPr>
            <w:tcW w:w="1063" w:type="dxa"/>
            <w:shd w:val="clear" w:color="auto" w:fill="E0E0E0"/>
            <w:tcMar>
              <w:top w:w="0" w:type="dxa"/>
              <w:left w:w="108" w:type="dxa"/>
              <w:bottom w:w="0" w:type="dxa"/>
              <w:right w:w="108" w:type="dxa"/>
            </w:tcMar>
            <w:tcPrChange w:id="517" w:author="Bowler, Neill" w:date="2023-01-20T11:46:00Z">
              <w:tcPr>
                <w:tcW w:w="1063" w:type="dxa"/>
                <w:shd w:val="clear" w:color="auto" w:fill="F3F3F3"/>
                <w:tcMar>
                  <w:top w:w="0" w:type="dxa"/>
                  <w:left w:w="108" w:type="dxa"/>
                  <w:bottom w:w="0" w:type="dxa"/>
                  <w:right w:w="108" w:type="dxa"/>
                </w:tcMar>
              </w:tcPr>
            </w:tcPrChange>
          </w:tcPr>
          <w:p w14:paraId="76809310" w14:textId="18D0CD51" w:rsidR="002117EB" w:rsidRPr="0031448F" w:rsidRDefault="002117EB" w:rsidP="002117EB">
            <w:pPr>
              <w:pStyle w:val="Standard"/>
              <w:snapToGrid w:val="0"/>
              <w:rPr>
                <w:rFonts w:ascii="Arial" w:hAnsi="Arial" w:cs="Arial"/>
                <w:sz w:val="16"/>
                <w:szCs w:val="16"/>
              </w:rPr>
            </w:pPr>
            <w:ins w:id="518" w:author="Bowler, Neill" w:date="2023-01-20T10:37:00Z">
              <w:r w:rsidRPr="0031448F">
                <w:rPr>
                  <w:rFonts w:ascii="Arial" w:hAnsi="Arial" w:cs="Arial"/>
                  <w:color w:val="000000"/>
                  <w:sz w:val="16"/>
                  <w:szCs w:val="16"/>
                  <w:rPrChange w:id="519" w:author="Bowler, Neill" w:date="2023-01-20T10:38:00Z">
                    <w:rPr>
                      <w:rFonts w:asciiTheme="minorHAnsi" w:hAnsi="Arial" w:cs="Lohit Devanagari"/>
                      <w:color w:val="000000"/>
                      <w:sz w:val="14"/>
                      <w:szCs w:val="14"/>
                    </w:rPr>
                  </w:rPrChange>
                </w:rPr>
                <w:t>Numeric</w:t>
              </w:r>
            </w:ins>
          </w:p>
        </w:tc>
        <w:tc>
          <w:tcPr>
            <w:tcW w:w="2481" w:type="dxa"/>
            <w:shd w:val="clear" w:color="auto" w:fill="E0E0E0"/>
            <w:tcMar>
              <w:top w:w="0" w:type="dxa"/>
              <w:left w:w="108" w:type="dxa"/>
              <w:bottom w:w="0" w:type="dxa"/>
              <w:right w:w="108" w:type="dxa"/>
            </w:tcMar>
            <w:tcPrChange w:id="520" w:author="Bowler, Neill" w:date="2023-01-20T11:46:00Z">
              <w:tcPr>
                <w:tcW w:w="2481" w:type="dxa"/>
                <w:shd w:val="clear" w:color="auto" w:fill="F3F3F3"/>
                <w:tcMar>
                  <w:top w:w="0" w:type="dxa"/>
                  <w:left w:w="108" w:type="dxa"/>
                  <w:bottom w:w="0" w:type="dxa"/>
                  <w:right w:w="108" w:type="dxa"/>
                </w:tcMar>
              </w:tcPr>
            </w:tcPrChange>
          </w:tcPr>
          <w:p w14:paraId="76809311" w14:textId="1D615586" w:rsidR="002117EB" w:rsidRPr="0031448F" w:rsidRDefault="002117EB" w:rsidP="002117EB">
            <w:pPr>
              <w:pStyle w:val="Standard"/>
              <w:snapToGrid w:val="0"/>
              <w:rPr>
                <w:rFonts w:ascii="Arial" w:hAnsi="Arial" w:cs="Arial"/>
                <w:sz w:val="16"/>
                <w:szCs w:val="16"/>
              </w:rPr>
            </w:pPr>
            <w:ins w:id="521" w:author="Bowler, Neill" w:date="2023-01-20T10:37:00Z">
              <w:r w:rsidRPr="0031448F">
                <w:rPr>
                  <w:rFonts w:ascii="Arial" w:hAnsi="Arial" w:cs="Arial"/>
                  <w:color w:val="000000"/>
                  <w:sz w:val="16"/>
                  <w:szCs w:val="16"/>
                  <w:rPrChange w:id="522" w:author="Bowler, Neill" w:date="2023-01-20T10:38:00Z">
                    <w:rPr>
                      <w:rFonts w:asciiTheme="minorHAnsi" w:hAnsi="Arial" w:cs="Lohit Devanagari"/>
                      <w:color w:val="000000"/>
                      <w:sz w:val="14"/>
                      <w:szCs w:val="14"/>
                    </w:rPr>
                  </w:rPrChange>
                </w:rPr>
                <w:t>Indicate presence of balloon RO header</w:t>
              </w:r>
            </w:ins>
          </w:p>
        </w:tc>
      </w:tr>
      <w:tr w:rsidR="00DF5799" w14:paraId="25B3FE3B" w14:textId="77777777" w:rsidTr="003D0846">
        <w:tblPrEx>
          <w:tblW w:w="10348" w:type="dxa"/>
          <w:jc w:val="center"/>
          <w:tblLayout w:type="fixed"/>
          <w:tblCellMar>
            <w:left w:w="10" w:type="dxa"/>
            <w:right w:w="10" w:type="dxa"/>
          </w:tblCellMar>
          <w:tblLook w:val="0000" w:firstRow="0" w:lastRow="0" w:firstColumn="0" w:lastColumn="0" w:noHBand="0" w:noVBand="0"/>
          <w:tblPrExChange w:id="523"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24" w:author="Bowler, Neill" w:date="2023-01-20T10:41:00Z"/>
          <w:trPrChange w:id="525"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526" w:author="Bowler, Neill" w:date="2023-01-20T11:47:00Z">
              <w:tcPr>
                <w:tcW w:w="709" w:type="dxa"/>
                <w:shd w:val="clear" w:color="auto" w:fill="F3F3F3"/>
                <w:tcMar>
                  <w:top w:w="0" w:type="dxa"/>
                  <w:left w:w="108" w:type="dxa"/>
                  <w:bottom w:w="0" w:type="dxa"/>
                  <w:right w:w="108" w:type="dxa"/>
                </w:tcMar>
              </w:tcPr>
            </w:tcPrChange>
          </w:tcPr>
          <w:p w14:paraId="02E10AF4" w14:textId="246AF065" w:rsidR="00DF5799" w:rsidRPr="0001716B" w:rsidRDefault="00DF5799" w:rsidP="00DF5799">
            <w:pPr>
              <w:pStyle w:val="Standard"/>
              <w:snapToGrid w:val="0"/>
              <w:jc w:val="right"/>
              <w:rPr>
                <w:ins w:id="527" w:author="Bowler, Neill" w:date="2023-01-20T10:41:00Z"/>
                <w:rFonts w:ascii="Arial" w:hAnsi="Arial" w:cs="Arial"/>
                <w:color w:val="000000"/>
                <w:sz w:val="16"/>
                <w:szCs w:val="16"/>
              </w:rPr>
            </w:pPr>
            <w:ins w:id="528" w:author="Bowler, Neill" w:date="2023-01-20T10:42:00Z">
              <w:r w:rsidRPr="0001716B">
                <w:rPr>
                  <w:rFonts w:ascii="Arial" w:hAnsi="Arial" w:cs="Arial"/>
                  <w:color w:val="000000"/>
                  <w:sz w:val="16"/>
                  <w:szCs w:val="16"/>
                  <w:rPrChange w:id="529" w:author="Bowler, Neill" w:date="2023-01-20T10:43:00Z">
                    <w:rPr>
                      <w:rFonts w:asciiTheme="minorHAnsi" w:hAnsi="Arial" w:cs="Lohit Devanagari"/>
                      <w:color w:val="000000"/>
                      <w:sz w:val="14"/>
                      <w:szCs w:val="14"/>
                    </w:rPr>
                  </w:rPrChange>
                </w:rPr>
                <w:t>1</w:t>
              </w:r>
            </w:ins>
            <w:ins w:id="530" w:author="Bowler, Neill" w:date="2023-01-20T10:45:00Z">
              <w:r w:rsidR="001E5089">
                <w:rPr>
                  <w:rFonts w:ascii="Arial" w:hAnsi="Arial" w:cs="Arial"/>
                  <w:color w:val="000000"/>
                  <w:sz w:val="16"/>
                  <w:szCs w:val="16"/>
                </w:rPr>
                <w:t>1</w:t>
              </w:r>
            </w:ins>
            <w:ins w:id="531" w:author="Bowler, Neill" w:date="2023-01-20T10:42:00Z">
              <w:r w:rsidRPr="0001716B">
                <w:rPr>
                  <w:rFonts w:ascii="Arial" w:hAnsi="Arial" w:cs="Arial"/>
                  <w:color w:val="000000"/>
                  <w:sz w:val="16"/>
                  <w:szCs w:val="16"/>
                  <w:rPrChange w:id="532" w:author="Bowler, Neill" w:date="2023-01-20T10:43:00Z">
                    <w:rPr>
                      <w:rFonts w:asciiTheme="minorHAnsi" w:hAnsi="Arial" w:cs="Lohit Devanagari"/>
                      <w:color w:val="000000"/>
                      <w:sz w:val="14"/>
                      <w:szCs w:val="14"/>
                    </w:rPr>
                  </w:rPrChange>
                </w:rPr>
                <w:t>-1</w:t>
              </w:r>
            </w:ins>
            <w:ins w:id="533" w:author="Bowler, Neill" w:date="2023-01-20T10:45:00Z">
              <w:r w:rsidR="001E5089">
                <w:rPr>
                  <w:rFonts w:ascii="Arial" w:hAnsi="Arial" w:cs="Arial"/>
                  <w:color w:val="000000"/>
                  <w:sz w:val="16"/>
                  <w:szCs w:val="16"/>
                </w:rPr>
                <w:t>2</w:t>
              </w:r>
            </w:ins>
          </w:p>
        </w:tc>
        <w:tc>
          <w:tcPr>
            <w:tcW w:w="2085" w:type="dxa"/>
            <w:shd w:val="clear" w:color="auto" w:fill="F3F3F3"/>
            <w:tcMar>
              <w:top w:w="0" w:type="dxa"/>
              <w:left w:w="108" w:type="dxa"/>
              <w:bottom w:w="0" w:type="dxa"/>
              <w:right w:w="108" w:type="dxa"/>
            </w:tcMar>
            <w:tcPrChange w:id="534" w:author="Bowler, Neill" w:date="2023-01-20T11:47:00Z">
              <w:tcPr>
                <w:tcW w:w="2085" w:type="dxa"/>
                <w:shd w:val="clear" w:color="auto" w:fill="F3F3F3"/>
                <w:tcMar>
                  <w:top w:w="0" w:type="dxa"/>
                  <w:left w:w="108" w:type="dxa"/>
                  <w:bottom w:w="0" w:type="dxa"/>
                  <w:right w:w="108" w:type="dxa"/>
                </w:tcMar>
              </w:tcPr>
            </w:tcPrChange>
          </w:tcPr>
          <w:p w14:paraId="0E6DEED0" w14:textId="3BADA7C8" w:rsidR="00DF5799" w:rsidRPr="0001716B" w:rsidRDefault="00DF5799" w:rsidP="00DF5799">
            <w:pPr>
              <w:pStyle w:val="Standard"/>
              <w:snapToGrid w:val="0"/>
              <w:rPr>
                <w:ins w:id="535" w:author="Bowler, Neill" w:date="2023-01-20T10:41:00Z"/>
                <w:rFonts w:ascii="Arial" w:hAnsi="Arial" w:cs="Arial"/>
                <w:b/>
                <w:bCs/>
                <w:color w:val="000000"/>
                <w:sz w:val="16"/>
                <w:szCs w:val="16"/>
              </w:rPr>
            </w:pPr>
            <w:ins w:id="536" w:author="Bowler, Neill" w:date="2023-01-20T10:42:00Z">
              <w:r w:rsidRPr="0001716B">
                <w:rPr>
                  <w:rFonts w:ascii="Arial" w:hAnsi="Arial" w:cs="Arial"/>
                  <w:b/>
                  <w:bCs/>
                  <w:color w:val="000000"/>
                  <w:sz w:val="16"/>
                  <w:szCs w:val="16"/>
                  <w:rPrChange w:id="537" w:author="Bowler, Neill" w:date="2023-01-20T10:43:00Z">
                    <w:rPr>
                      <w:rFonts w:asciiTheme="minorHAnsi" w:hAnsi="Arial" w:cs="Lohit Devanagari"/>
                      <w:b/>
                      <w:bCs/>
                      <w:color w:val="000000"/>
                      <w:sz w:val="14"/>
                      <w:szCs w:val="14"/>
                    </w:rPr>
                  </w:rPrChange>
                </w:rPr>
                <w:t>Balloon</w:t>
              </w:r>
              <w:r w:rsidRPr="0001716B">
                <w:rPr>
                  <w:rFonts w:ascii="Arial" w:eastAsia="Arial" w:hAnsi="Arial" w:cs="Arial"/>
                  <w:b/>
                  <w:bCs/>
                  <w:color w:val="000000"/>
                  <w:sz w:val="16"/>
                  <w:szCs w:val="16"/>
                  <w:rPrChange w:id="538"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39"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540"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541" w:author="Bowler, Neill" w:date="2023-01-20T10:43:00Z">
                    <w:rPr>
                      <w:rFonts w:asciiTheme="minorHAnsi" w:hAnsi="Arial" w:cs="Lohit Devanagari"/>
                      <w:b/>
                      <w:bCs/>
                      <w:color w:val="000000"/>
                      <w:sz w:val="14"/>
                      <w:szCs w:val="14"/>
                    </w:rPr>
                  </w:rPrChange>
                </w:rPr>
                <w:t>introducer</w:t>
              </w:r>
            </w:ins>
          </w:p>
        </w:tc>
        <w:tc>
          <w:tcPr>
            <w:tcW w:w="1013" w:type="dxa"/>
            <w:shd w:val="clear" w:color="auto" w:fill="F3F3F3"/>
            <w:tcMar>
              <w:top w:w="0" w:type="dxa"/>
              <w:left w:w="108" w:type="dxa"/>
              <w:bottom w:w="0" w:type="dxa"/>
              <w:right w:w="108" w:type="dxa"/>
            </w:tcMar>
            <w:tcPrChange w:id="542" w:author="Bowler, Neill" w:date="2023-01-20T11:47:00Z">
              <w:tcPr>
                <w:tcW w:w="1013" w:type="dxa"/>
                <w:shd w:val="clear" w:color="auto" w:fill="F3F3F3"/>
                <w:tcMar>
                  <w:top w:w="0" w:type="dxa"/>
                  <w:left w:w="108" w:type="dxa"/>
                  <w:bottom w:w="0" w:type="dxa"/>
                  <w:right w:w="108" w:type="dxa"/>
                </w:tcMar>
              </w:tcPr>
            </w:tcPrChange>
          </w:tcPr>
          <w:p w14:paraId="2A6F4F93" w14:textId="100A78B4" w:rsidR="00DF5799" w:rsidRPr="0001716B" w:rsidRDefault="00DF5799" w:rsidP="00DF5799">
            <w:pPr>
              <w:pStyle w:val="Standard"/>
              <w:snapToGrid w:val="0"/>
              <w:jc w:val="center"/>
              <w:rPr>
                <w:ins w:id="543" w:author="Bowler, Neill" w:date="2023-01-20T10:41:00Z"/>
                <w:rFonts w:ascii="Arial" w:hAnsi="Arial" w:cs="Arial"/>
                <w:b/>
                <w:bCs/>
                <w:color w:val="000000"/>
                <w:sz w:val="16"/>
                <w:szCs w:val="16"/>
              </w:rPr>
            </w:pPr>
            <w:ins w:id="544" w:author="Bowler, Neill" w:date="2023-01-20T10:42:00Z">
              <w:r w:rsidRPr="0001716B">
                <w:rPr>
                  <w:rFonts w:ascii="Arial" w:hAnsi="Arial" w:cs="Arial"/>
                  <w:b/>
                  <w:bCs/>
                  <w:color w:val="000000"/>
                  <w:sz w:val="16"/>
                  <w:szCs w:val="16"/>
                  <w:rPrChange w:id="545" w:author="Bowler, Neill" w:date="2023-01-20T10:43:00Z">
                    <w:rPr>
                      <w:rFonts w:asciiTheme="minorHAnsi" w:hAnsi="Arial" w:cs="Lohit Devanagari"/>
                      <w:b/>
                      <w:bCs/>
                      <w:color w:val="000000"/>
                      <w:sz w:val="14"/>
                      <w:szCs w:val="14"/>
                    </w:rPr>
                  </w:rPrChange>
                </w:rPr>
                <w:t>New</w:t>
              </w:r>
            </w:ins>
          </w:p>
        </w:tc>
        <w:tc>
          <w:tcPr>
            <w:tcW w:w="845" w:type="dxa"/>
            <w:shd w:val="clear" w:color="auto" w:fill="F3F3F3"/>
            <w:tcMar>
              <w:top w:w="0" w:type="dxa"/>
              <w:left w:w="108" w:type="dxa"/>
              <w:bottom w:w="0" w:type="dxa"/>
              <w:right w:w="108" w:type="dxa"/>
            </w:tcMar>
            <w:tcPrChange w:id="546" w:author="Bowler, Neill" w:date="2023-01-20T11:47:00Z">
              <w:tcPr>
                <w:tcW w:w="845" w:type="dxa"/>
                <w:shd w:val="clear" w:color="auto" w:fill="F3F3F3"/>
                <w:tcMar>
                  <w:top w:w="0" w:type="dxa"/>
                  <w:left w:w="108" w:type="dxa"/>
                  <w:bottom w:w="0" w:type="dxa"/>
                  <w:right w:w="108" w:type="dxa"/>
                </w:tcMar>
              </w:tcPr>
            </w:tcPrChange>
          </w:tcPr>
          <w:p w14:paraId="0B4C72C1" w14:textId="7CC54B15" w:rsidR="00DF5799" w:rsidRPr="0001716B" w:rsidRDefault="00DF5799" w:rsidP="00DF5799">
            <w:pPr>
              <w:pStyle w:val="Standard"/>
              <w:snapToGrid w:val="0"/>
              <w:jc w:val="right"/>
              <w:rPr>
                <w:ins w:id="547" w:author="Bowler, Neill" w:date="2023-01-20T10:41:00Z"/>
                <w:rFonts w:ascii="Arial" w:hAnsi="Arial" w:cs="Arial"/>
                <w:color w:val="000000"/>
                <w:sz w:val="16"/>
                <w:szCs w:val="16"/>
              </w:rPr>
            </w:pPr>
            <w:ins w:id="548" w:author="Bowler, Neill" w:date="2023-01-20T10:42:00Z">
              <w:r w:rsidRPr="0001716B">
                <w:rPr>
                  <w:rFonts w:ascii="Arial" w:hAnsi="Arial" w:cs="Arial"/>
                  <w:color w:val="000000" w:themeColor="text1"/>
                  <w:sz w:val="16"/>
                  <w:szCs w:val="16"/>
                  <w:rPrChange w:id="549"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550" w:author="Bowler, Neill" w:date="2023-01-20T11:47:00Z">
              <w:tcPr>
                <w:tcW w:w="1265" w:type="dxa"/>
                <w:shd w:val="clear" w:color="auto" w:fill="F3F3F3"/>
                <w:tcMar>
                  <w:top w:w="0" w:type="dxa"/>
                  <w:left w:w="108" w:type="dxa"/>
                  <w:bottom w:w="0" w:type="dxa"/>
                  <w:right w:w="108" w:type="dxa"/>
                </w:tcMar>
              </w:tcPr>
            </w:tcPrChange>
          </w:tcPr>
          <w:p w14:paraId="0EDAFA02" w14:textId="37DE5F96" w:rsidR="00DF5799" w:rsidRPr="0001716B" w:rsidRDefault="00DF5799" w:rsidP="00DF5799">
            <w:pPr>
              <w:pStyle w:val="Standard"/>
              <w:snapToGrid w:val="0"/>
              <w:jc w:val="right"/>
              <w:rPr>
                <w:ins w:id="551" w:author="Bowler, Neill" w:date="2023-01-20T10:41:00Z"/>
                <w:rFonts w:ascii="Arial" w:hAnsi="Arial" w:cs="Arial"/>
                <w:color w:val="000000"/>
                <w:sz w:val="16"/>
                <w:szCs w:val="16"/>
              </w:rPr>
            </w:pPr>
            <w:ins w:id="552" w:author="Bowler, Neill" w:date="2023-01-20T10:42:00Z">
              <w:r w:rsidRPr="0001716B">
                <w:rPr>
                  <w:rFonts w:ascii="Arial" w:hAnsi="Arial" w:cs="Arial"/>
                  <w:color w:val="000000" w:themeColor="text1"/>
                  <w:sz w:val="16"/>
                  <w:szCs w:val="16"/>
                  <w:rPrChange w:id="553"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554" w:author="Bowler, Neill" w:date="2023-01-20T11:47:00Z">
              <w:tcPr>
                <w:tcW w:w="887" w:type="dxa"/>
                <w:shd w:val="clear" w:color="auto" w:fill="F3F3F3"/>
                <w:tcMar>
                  <w:top w:w="0" w:type="dxa"/>
                  <w:left w:w="108" w:type="dxa"/>
                  <w:bottom w:w="0" w:type="dxa"/>
                  <w:right w:w="108" w:type="dxa"/>
                </w:tcMar>
              </w:tcPr>
            </w:tcPrChange>
          </w:tcPr>
          <w:p w14:paraId="01B5D26E" w14:textId="6905DA2D" w:rsidR="00DF5799" w:rsidRPr="0001716B" w:rsidRDefault="00DF5799" w:rsidP="00DF5799">
            <w:pPr>
              <w:pStyle w:val="Standard"/>
              <w:tabs>
                <w:tab w:val="right" w:pos="-37"/>
                <w:tab w:val="right" w:pos="493"/>
              </w:tabs>
              <w:snapToGrid w:val="0"/>
              <w:ind w:left="-37"/>
              <w:jc w:val="right"/>
              <w:rPr>
                <w:ins w:id="555" w:author="Bowler, Neill" w:date="2023-01-20T10:41:00Z"/>
                <w:rFonts w:ascii="Arial" w:hAnsi="Arial" w:cs="Arial"/>
                <w:color w:val="000000"/>
                <w:sz w:val="16"/>
                <w:szCs w:val="16"/>
              </w:rPr>
            </w:pPr>
            <w:ins w:id="556" w:author="Bowler, Neill" w:date="2023-01-20T10:42:00Z">
              <w:r w:rsidRPr="0001716B">
                <w:rPr>
                  <w:rFonts w:ascii="Arial" w:hAnsi="Arial" w:cs="Arial"/>
                  <w:color w:val="000000" w:themeColor="text1"/>
                  <w:sz w:val="16"/>
                  <w:szCs w:val="16"/>
                  <w:rPrChange w:id="557" w:author="Bowler, Neill" w:date="2023-01-20T10:43:00Z">
                    <w:rPr>
                      <w:rFonts w:asciiTheme="minorHAnsi" w:hAnsi="Arial" w:cs="Lohit Devanagari"/>
                      <w:color w:val="000000" w:themeColor="text1"/>
                      <w:sz w:val="14"/>
                      <w:szCs w:val="14"/>
                    </w:rPr>
                  </w:rPrChange>
                </w:rPr>
                <w:t> </w:t>
              </w:r>
            </w:ins>
          </w:p>
        </w:tc>
        <w:tc>
          <w:tcPr>
            <w:tcW w:w="1063" w:type="dxa"/>
            <w:shd w:val="clear" w:color="auto" w:fill="F3F3F3"/>
            <w:tcMar>
              <w:top w:w="0" w:type="dxa"/>
              <w:left w:w="108" w:type="dxa"/>
              <w:bottom w:w="0" w:type="dxa"/>
              <w:right w:w="108" w:type="dxa"/>
            </w:tcMar>
            <w:tcPrChange w:id="558" w:author="Bowler, Neill" w:date="2023-01-20T11:47:00Z">
              <w:tcPr>
                <w:tcW w:w="1063" w:type="dxa"/>
                <w:shd w:val="clear" w:color="auto" w:fill="F3F3F3"/>
                <w:tcMar>
                  <w:top w:w="0" w:type="dxa"/>
                  <w:left w:w="108" w:type="dxa"/>
                  <w:bottom w:w="0" w:type="dxa"/>
                  <w:right w:w="108" w:type="dxa"/>
                </w:tcMar>
              </w:tcPr>
            </w:tcPrChange>
          </w:tcPr>
          <w:p w14:paraId="3756862D" w14:textId="208FE4A3" w:rsidR="00DF5799" w:rsidRPr="0001716B" w:rsidRDefault="00DF5799" w:rsidP="00DF5799">
            <w:pPr>
              <w:pStyle w:val="Standard"/>
              <w:snapToGrid w:val="0"/>
              <w:rPr>
                <w:ins w:id="559" w:author="Bowler, Neill" w:date="2023-01-20T10:41:00Z"/>
                <w:rFonts w:ascii="Arial" w:hAnsi="Arial" w:cs="Arial"/>
                <w:color w:val="000000"/>
                <w:sz w:val="16"/>
                <w:szCs w:val="16"/>
              </w:rPr>
            </w:pPr>
            <w:ins w:id="560" w:author="Bowler, Neill" w:date="2023-01-20T10:42:00Z">
              <w:r w:rsidRPr="0001716B">
                <w:rPr>
                  <w:rFonts w:ascii="Arial" w:hAnsi="Arial" w:cs="Arial"/>
                  <w:color w:val="000000" w:themeColor="text1"/>
                  <w:sz w:val="16"/>
                  <w:szCs w:val="16"/>
                  <w:rPrChange w:id="561" w:author="Bowler, Neill" w:date="2023-01-20T10:43:00Z">
                    <w:rPr>
                      <w:rFonts w:asciiTheme="minorHAnsi" w:hAnsi="Arial" w:cs="Lohit Devanagari"/>
                      <w:color w:val="000000" w:themeColor="text1"/>
                      <w:sz w:val="14"/>
                      <w:szCs w:val="14"/>
                    </w:rPr>
                  </w:rPrChange>
                </w:rPr>
                <w:t> </w:t>
              </w:r>
            </w:ins>
          </w:p>
        </w:tc>
        <w:tc>
          <w:tcPr>
            <w:tcW w:w="2481" w:type="dxa"/>
            <w:shd w:val="clear" w:color="auto" w:fill="F3F3F3"/>
            <w:tcMar>
              <w:top w:w="0" w:type="dxa"/>
              <w:left w:w="108" w:type="dxa"/>
              <w:bottom w:w="0" w:type="dxa"/>
              <w:right w:w="108" w:type="dxa"/>
            </w:tcMar>
            <w:tcPrChange w:id="562" w:author="Bowler, Neill" w:date="2023-01-20T11:47:00Z">
              <w:tcPr>
                <w:tcW w:w="2481" w:type="dxa"/>
                <w:shd w:val="clear" w:color="auto" w:fill="F3F3F3"/>
                <w:tcMar>
                  <w:top w:w="0" w:type="dxa"/>
                  <w:left w:w="108" w:type="dxa"/>
                  <w:bottom w:w="0" w:type="dxa"/>
                  <w:right w:w="108" w:type="dxa"/>
                </w:tcMar>
              </w:tcPr>
            </w:tcPrChange>
          </w:tcPr>
          <w:p w14:paraId="0D663961" w14:textId="4B431775" w:rsidR="00DF5799" w:rsidRPr="0001716B" w:rsidRDefault="00DF5799" w:rsidP="00DF5799">
            <w:pPr>
              <w:pStyle w:val="Standard"/>
              <w:snapToGrid w:val="0"/>
              <w:rPr>
                <w:ins w:id="563" w:author="Bowler, Neill" w:date="2023-01-20T10:41:00Z"/>
                <w:rFonts w:ascii="Arial" w:hAnsi="Arial" w:cs="Arial"/>
                <w:color w:val="000000"/>
                <w:sz w:val="16"/>
                <w:szCs w:val="16"/>
              </w:rPr>
            </w:pPr>
            <w:ins w:id="564" w:author="Bowler, Neill" w:date="2023-01-20T10:42:00Z">
              <w:r w:rsidRPr="0001716B">
                <w:rPr>
                  <w:rFonts w:ascii="Arial" w:hAnsi="Arial" w:cs="Arial"/>
                  <w:color w:val="000000" w:themeColor="text1"/>
                  <w:sz w:val="16"/>
                  <w:szCs w:val="16"/>
                  <w:rPrChange w:id="565" w:author="Bowler, Neill" w:date="2023-01-20T10:43:00Z">
                    <w:rPr>
                      <w:rFonts w:asciiTheme="minorHAnsi" w:hAnsi="Arial" w:cs="Lohit Devanagari"/>
                      <w:color w:val="000000" w:themeColor="text1"/>
                      <w:sz w:val="14"/>
                      <w:szCs w:val="14"/>
                    </w:rPr>
                  </w:rPrChange>
                </w:rPr>
                <w:t> </w:t>
              </w:r>
            </w:ins>
          </w:p>
        </w:tc>
      </w:tr>
      <w:tr w:rsidR="00DF5799" w14:paraId="3DFF666D" w14:textId="77777777" w:rsidTr="003D0846">
        <w:tblPrEx>
          <w:tblW w:w="10348" w:type="dxa"/>
          <w:jc w:val="center"/>
          <w:tblLayout w:type="fixed"/>
          <w:tblCellMar>
            <w:left w:w="10" w:type="dxa"/>
            <w:right w:w="10" w:type="dxa"/>
          </w:tblCellMar>
          <w:tblLook w:val="0000" w:firstRow="0" w:lastRow="0" w:firstColumn="0" w:lastColumn="0" w:noHBand="0" w:noVBand="0"/>
          <w:tblPrExChange w:id="56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67" w:author="Bowler, Neill" w:date="2023-01-20T10:41:00Z"/>
          <w:trPrChange w:id="56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569" w:author="Bowler, Neill" w:date="2023-01-20T11:46:00Z">
              <w:tcPr>
                <w:tcW w:w="709" w:type="dxa"/>
                <w:shd w:val="clear" w:color="auto" w:fill="F3F3F3"/>
                <w:tcMar>
                  <w:top w:w="0" w:type="dxa"/>
                  <w:left w:w="108" w:type="dxa"/>
                  <w:bottom w:w="0" w:type="dxa"/>
                  <w:right w:w="108" w:type="dxa"/>
                </w:tcMar>
              </w:tcPr>
            </w:tcPrChange>
          </w:tcPr>
          <w:p w14:paraId="052CD58F" w14:textId="3AA7B3A2" w:rsidR="00DF5799" w:rsidRPr="0001716B" w:rsidRDefault="00DF5799" w:rsidP="00DF5799">
            <w:pPr>
              <w:pStyle w:val="Standard"/>
              <w:snapToGrid w:val="0"/>
              <w:jc w:val="right"/>
              <w:rPr>
                <w:ins w:id="570" w:author="Bowler, Neill" w:date="2023-01-20T10:41:00Z"/>
                <w:rFonts w:ascii="Arial" w:hAnsi="Arial" w:cs="Arial"/>
                <w:color w:val="000000"/>
                <w:sz w:val="16"/>
                <w:szCs w:val="16"/>
              </w:rPr>
            </w:pPr>
            <w:ins w:id="571" w:author="Bowler, Neill" w:date="2023-01-20T10:42:00Z">
              <w:r w:rsidRPr="0001716B">
                <w:rPr>
                  <w:rFonts w:ascii="Arial" w:hAnsi="Arial" w:cs="Arial"/>
                  <w:i/>
                  <w:iCs/>
                  <w:color w:val="000000"/>
                  <w:sz w:val="16"/>
                  <w:szCs w:val="16"/>
                  <w:rPrChange w:id="572" w:author="Bowler, Neill" w:date="2023-01-20T10:43:00Z">
                    <w:rPr>
                      <w:rFonts w:asciiTheme="minorHAnsi" w:hAnsi="Arial" w:cs="Lohit Devanagari"/>
                      <w:i/>
                      <w:iCs/>
                      <w:color w:val="000000"/>
                      <w:sz w:val="14"/>
                      <w:szCs w:val="14"/>
                    </w:rPr>
                  </w:rPrChange>
                </w:rPr>
                <w:t>1</w:t>
              </w:r>
            </w:ins>
            <w:ins w:id="573" w:author="Bowler, Neill" w:date="2023-01-20T10:45:00Z">
              <w:r w:rsidR="001E5089">
                <w:rPr>
                  <w:rFonts w:ascii="Arial" w:hAnsi="Arial" w:cs="Arial"/>
                  <w:i/>
                  <w:iCs/>
                  <w:color w:val="000000"/>
                  <w:sz w:val="16"/>
                  <w:szCs w:val="16"/>
                </w:rPr>
                <w:t>1</w:t>
              </w:r>
            </w:ins>
          </w:p>
        </w:tc>
        <w:tc>
          <w:tcPr>
            <w:tcW w:w="2085" w:type="dxa"/>
            <w:shd w:val="clear" w:color="auto" w:fill="E0E0E0"/>
            <w:tcMar>
              <w:top w:w="0" w:type="dxa"/>
              <w:left w:w="108" w:type="dxa"/>
              <w:bottom w:w="0" w:type="dxa"/>
              <w:right w:w="108" w:type="dxa"/>
            </w:tcMar>
            <w:tcPrChange w:id="574" w:author="Bowler, Neill" w:date="2023-01-20T11:46:00Z">
              <w:tcPr>
                <w:tcW w:w="2085" w:type="dxa"/>
                <w:shd w:val="clear" w:color="auto" w:fill="F3F3F3"/>
                <w:tcMar>
                  <w:top w:w="0" w:type="dxa"/>
                  <w:left w:w="108" w:type="dxa"/>
                  <w:bottom w:w="0" w:type="dxa"/>
                  <w:right w:w="108" w:type="dxa"/>
                </w:tcMar>
              </w:tcPr>
            </w:tcPrChange>
          </w:tcPr>
          <w:p w14:paraId="2409844D" w14:textId="40BC461D" w:rsidR="00DF5799" w:rsidRPr="0001716B" w:rsidRDefault="00DF5799">
            <w:pPr>
              <w:pStyle w:val="Standard"/>
              <w:snapToGrid w:val="0"/>
              <w:ind w:left="177"/>
              <w:rPr>
                <w:ins w:id="575" w:author="Bowler, Neill" w:date="2023-01-20T10:41:00Z"/>
                <w:rFonts w:ascii="Arial" w:hAnsi="Arial" w:cs="Arial"/>
                <w:b/>
                <w:bCs/>
                <w:color w:val="000000"/>
                <w:sz w:val="16"/>
                <w:szCs w:val="16"/>
              </w:rPr>
              <w:pPrChange w:id="576" w:author="Bowler, Neill" w:date="2023-01-20T10:43:00Z">
                <w:pPr>
                  <w:pStyle w:val="Standard"/>
                  <w:snapToGrid w:val="0"/>
                </w:pPr>
              </w:pPrChange>
            </w:pPr>
            <w:ins w:id="577" w:author="Bowler, Neill" w:date="2023-01-20T10:42:00Z">
              <w:r w:rsidRPr="0001716B">
                <w:rPr>
                  <w:rFonts w:ascii="Arial" w:hAnsi="Arial" w:cs="Arial"/>
                  <w:i/>
                  <w:iCs/>
                  <w:color w:val="000000"/>
                  <w:sz w:val="16"/>
                  <w:szCs w:val="16"/>
                  <w:rPrChange w:id="578" w:author="Bowler, Neill" w:date="2023-01-20T10:43:00Z">
                    <w:rPr>
                      <w:rFonts w:asciiTheme="minorHAnsi" w:hAnsi="Arial" w:cs="Lohit Devanagari"/>
                      <w:i/>
                      <w:iCs/>
                      <w:color w:val="000000"/>
                      <w:sz w:val="14"/>
                      <w:szCs w:val="14"/>
                    </w:rPr>
                  </w:rPrChange>
                </w:rPr>
                <w:t>Balloon identifier?</w:t>
              </w:r>
            </w:ins>
          </w:p>
        </w:tc>
        <w:tc>
          <w:tcPr>
            <w:tcW w:w="1013" w:type="dxa"/>
            <w:shd w:val="clear" w:color="auto" w:fill="E0E0E0"/>
            <w:tcMar>
              <w:top w:w="0" w:type="dxa"/>
              <w:left w:w="108" w:type="dxa"/>
              <w:bottom w:w="0" w:type="dxa"/>
              <w:right w:w="108" w:type="dxa"/>
            </w:tcMar>
            <w:tcPrChange w:id="579" w:author="Bowler, Neill" w:date="2023-01-20T11:46:00Z">
              <w:tcPr>
                <w:tcW w:w="1013" w:type="dxa"/>
                <w:shd w:val="clear" w:color="auto" w:fill="F3F3F3"/>
                <w:tcMar>
                  <w:top w:w="0" w:type="dxa"/>
                  <w:left w:w="108" w:type="dxa"/>
                  <w:bottom w:w="0" w:type="dxa"/>
                  <w:right w:w="108" w:type="dxa"/>
                </w:tcMar>
              </w:tcPr>
            </w:tcPrChange>
          </w:tcPr>
          <w:p w14:paraId="1C253E0A" w14:textId="11DAA925" w:rsidR="00DF5799" w:rsidRPr="0001716B" w:rsidRDefault="00DF5799" w:rsidP="00DF5799">
            <w:pPr>
              <w:pStyle w:val="Standard"/>
              <w:snapToGrid w:val="0"/>
              <w:jc w:val="center"/>
              <w:rPr>
                <w:ins w:id="580" w:author="Bowler, Neill" w:date="2023-01-20T10:41:00Z"/>
                <w:rFonts w:ascii="Arial" w:hAnsi="Arial" w:cs="Arial"/>
                <w:b/>
                <w:bCs/>
                <w:color w:val="000000"/>
                <w:sz w:val="16"/>
                <w:szCs w:val="16"/>
              </w:rPr>
            </w:pPr>
            <w:ins w:id="581" w:author="Bowler, Neill" w:date="2023-01-20T10:42:00Z">
              <w:r w:rsidRPr="0001716B">
                <w:rPr>
                  <w:rFonts w:ascii="Arial" w:hAnsi="Arial" w:cs="Arial"/>
                  <w:i/>
                  <w:iCs/>
                  <w:color w:val="000000"/>
                  <w:sz w:val="16"/>
                  <w:szCs w:val="16"/>
                  <w:rPrChange w:id="582" w:author="Bowler, Neill" w:date="2023-01-20T10:43:00Z">
                    <w:rPr>
                      <w:rFonts w:asciiTheme="minorHAnsi" w:hAnsi="Arial" w:cs="Lohit Devanagari"/>
                      <w:i/>
                      <w:iCs/>
                      <w:color w:val="000000"/>
                      <w:sz w:val="14"/>
                      <w:szCs w:val="14"/>
                    </w:rPr>
                  </w:rPrChange>
                </w:rPr>
                <w:t>0</w:t>
              </w:r>
              <w:r w:rsidRPr="0001716B">
                <w:rPr>
                  <w:rFonts w:ascii="Arial" w:eastAsia="Arial" w:hAnsi="Arial" w:cs="Arial"/>
                  <w:i/>
                  <w:iCs/>
                  <w:color w:val="000000"/>
                  <w:sz w:val="16"/>
                  <w:szCs w:val="16"/>
                  <w:rPrChange w:id="583"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84" w:author="Bowler, Neill" w:date="2023-01-20T10:43:00Z">
                    <w:rPr>
                      <w:rFonts w:asciiTheme="minorHAnsi" w:hAnsi="Arial" w:cs="Lohit Devanagari"/>
                      <w:i/>
                      <w:iCs/>
                      <w:color w:val="000000"/>
                      <w:sz w:val="14"/>
                      <w:szCs w:val="14"/>
                    </w:rPr>
                  </w:rPrChange>
                </w:rPr>
                <w:t>01</w:t>
              </w:r>
              <w:r w:rsidRPr="0001716B">
                <w:rPr>
                  <w:rFonts w:ascii="Arial" w:eastAsia="Arial" w:hAnsi="Arial" w:cs="Arial"/>
                  <w:i/>
                  <w:iCs/>
                  <w:color w:val="000000"/>
                  <w:sz w:val="16"/>
                  <w:szCs w:val="16"/>
                  <w:rPrChange w:id="585" w:author="Bowler, Neill" w:date="2023-01-20T10:43:00Z">
                    <w:rPr>
                      <w:rFonts w:asciiTheme="minorHAnsi" w:eastAsia="Arial" w:hAnsi="Arial" w:cs="Lohit Devanagari"/>
                      <w:i/>
                      <w:iCs/>
                      <w:color w:val="000000"/>
                      <w:sz w:val="14"/>
                      <w:szCs w:val="14"/>
                    </w:rPr>
                  </w:rPrChange>
                </w:rPr>
                <w:t xml:space="preserve"> </w:t>
              </w:r>
              <w:r w:rsidRPr="0001716B">
                <w:rPr>
                  <w:rFonts w:ascii="Arial" w:hAnsi="Arial" w:cs="Arial"/>
                  <w:i/>
                  <w:iCs/>
                  <w:color w:val="000000"/>
                  <w:sz w:val="16"/>
                  <w:szCs w:val="16"/>
                  <w:rPrChange w:id="586" w:author="Bowler, Neill" w:date="2023-01-20T10:43:00Z">
                    <w:rPr>
                      <w:rFonts w:asciiTheme="minorHAnsi" w:hAnsi="Arial" w:cs="Lohit Devanagari"/>
                      <w:i/>
                      <w:iCs/>
                      <w:color w:val="000000"/>
                      <w:sz w:val="14"/>
                      <w:szCs w:val="14"/>
                    </w:rPr>
                  </w:rPrChange>
                </w:rPr>
                <w:t>008</w:t>
              </w:r>
            </w:ins>
          </w:p>
        </w:tc>
        <w:tc>
          <w:tcPr>
            <w:tcW w:w="845" w:type="dxa"/>
            <w:shd w:val="clear" w:color="auto" w:fill="E0E0E0"/>
            <w:tcMar>
              <w:top w:w="0" w:type="dxa"/>
              <w:left w:w="108" w:type="dxa"/>
              <w:bottom w:w="0" w:type="dxa"/>
              <w:right w:w="108" w:type="dxa"/>
            </w:tcMar>
            <w:tcPrChange w:id="587" w:author="Bowler, Neill" w:date="2023-01-20T11:46:00Z">
              <w:tcPr>
                <w:tcW w:w="845" w:type="dxa"/>
                <w:shd w:val="clear" w:color="auto" w:fill="F3F3F3"/>
                <w:tcMar>
                  <w:top w:w="0" w:type="dxa"/>
                  <w:left w:w="108" w:type="dxa"/>
                  <w:bottom w:w="0" w:type="dxa"/>
                  <w:right w:w="108" w:type="dxa"/>
                </w:tcMar>
              </w:tcPr>
            </w:tcPrChange>
          </w:tcPr>
          <w:p w14:paraId="5BC9C4B9" w14:textId="77777777" w:rsidR="00DF5799" w:rsidRPr="0001716B" w:rsidRDefault="00DF5799" w:rsidP="00DF5799">
            <w:pPr>
              <w:pStyle w:val="Standard"/>
              <w:snapToGrid w:val="0"/>
              <w:jc w:val="right"/>
              <w:rPr>
                <w:ins w:id="588"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589" w:author="Bowler, Neill" w:date="2023-01-20T11:46:00Z">
              <w:tcPr>
                <w:tcW w:w="1265" w:type="dxa"/>
                <w:shd w:val="clear" w:color="auto" w:fill="F3F3F3"/>
                <w:tcMar>
                  <w:top w:w="0" w:type="dxa"/>
                  <w:left w:w="108" w:type="dxa"/>
                  <w:bottom w:w="0" w:type="dxa"/>
                  <w:right w:w="108" w:type="dxa"/>
                </w:tcMar>
              </w:tcPr>
            </w:tcPrChange>
          </w:tcPr>
          <w:p w14:paraId="668CC4CC" w14:textId="77777777" w:rsidR="00DF5799" w:rsidRPr="0001716B" w:rsidRDefault="00DF5799" w:rsidP="00DF5799">
            <w:pPr>
              <w:pStyle w:val="Standard"/>
              <w:snapToGrid w:val="0"/>
              <w:jc w:val="right"/>
              <w:rPr>
                <w:ins w:id="590"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591" w:author="Bowler, Neill" w:date="2023-01-20T11:46:00Z">
              <w:tcPr>
                <w:tcW w:w="887" w:type="dxa"/>
                <w:shd w:val="clear" w:color="auto" w:fill="F3F3F3"/>
                <w:tcMar>
                  <w:top w:w="0" w:type="dxa"/>
                  <w:left w:w="108" w:type="dxa"/>
                  <w:bottom w:w="0" w:type="dxa"/>
                  <w:right w:w="108" w:type="dxa"/>
                </w:tcMar>
              </w:tcPr>
            </w:tcPrChange>
          </w:tcPr>
          <w:p w14:paraId="4166ACE9" w14:textId="77777777" w:rsidR="00DF5799" w:rsidRPr="0001716B" w:rsidRDefault="00DF5799" w:rsidP="00DF5799">
            <w:pPr>
              <w:pStyle w:val="Standard"/>
              <w:tabs>
                <w:tab w:val="right" w:pos="-37"/>
                <w:tab w:val="right" w:pos="493"/>
              </w:tabs>
              <w:snapToGrid w:val="0"/>
              <w:ind w:left="-37"/>
              <w:jc w:val="right"/>
              <w:rPr>
                <w:ins w:id="592"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593" w:author="Bowler, Neill" w:date="2023-01-20T11:46:00Z">
              <w:tcPr>
                <w:tcW w:w="1063" w:type="dxa"/>
                <w:shd w:val="clear" w:color="auto" w:fill="F3F3F3"/>
                <w:tcMar>
                  <w:top w:w="0" w:type="dxa"/>
                  <w:left w:w="108" w:type="dxa"/>
                  <w:bottom w:w="0" w:type="dxa"/>
                  <w:right w:w="108" w:type="dxa"/>
                </w:tcMar>
              </w:tcPr>
            </w:tcPrChange>
          </w:tcPr>
          <w:p w14:paraId="1B044894" w14:textId="77777777" w:rsidR="00DF5799" w:rsidRPr="0001716B" w:rsidRDefault="00DF5799" w:rsidP="00DF5799">
            <w:pPr>
              <w:pStyle w:val="Standard"/>
              <w:snapToGrid w:val="0"/>
              <w:rPr>
                <w:ins w:id="594"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595" w:author="Bowler, Neill" w:date="2023-01-20T11:46:00Z">
              <w:tcPr>
                <w:tcW w:w="2481" w:type="dxa"/>
                <w:shd w:val="clear" w:color="auto" w:fill="F3F3F3"/>
                <w:tcMar>
                  <w:top w:w="0" w:type="dxa"/>
                  <w:left w:w="108" w:type="dxa"/>
                  <w:bottom w:w="0" w:type="dxa"/>
                  <w:right w:w="108" w:type="dxa"/>
                </w:tcMar>
              </w:tcPr>
            </w:tcPrChange>
          </w:tcPr>
          <w:p w14:paraId="0E6118C1" w14:textId="77777777" w:rsidR="00DF5799" w:rsidRPr="0001716B" w:rsidRDefault="00DF5799" w:rsidP="00DF5799">
            <w:pPr>
              <w:pStyle w:val="Standard"/>
              <w:snapToGrid w:val="0"/>
              <w:rPr>
                <w:ins w:id="596" w:author="Bowler, Neill" w:date="2023-01-20T10:41:00Z"/>
                <w:rFonts w:ascii="Arial" w:hAnsi="Arial" w:cs="Arial"/>
                <w:color w:val="000000"/>
                <w:sz w:val="16"/>
                <w:szCs w:val="16"/>
              </w:rPr>
            </w:pPr>
          </w:p>
        </w:tc>
      </w:tr>
      <w:tr w:rsidR="0038120B" w14:paraId="7EC1F5D1" w14:textId="77777777" w:rsidTr="003D0846">
        <w:tblPrEx>
          <w:tblW w:w="10348" w:type="dxa"/>
          <w:jc w:val="center"/>
          <w:tblLayout w:type="fixed"/>
          <w:tblCellMar>
            <w:left w:w="10" w:type="dxa"/>
            <w:right w:w="10" w:type="dxa"/>
          </w:tblCellMar>
          <w:tblLook w:val="0000" w:firstRow="0" w:lastRow="0" w:firstColumn="0" w:lastColumn="0" w:noHBand="0" w:noVBand="0"/>
          <w:tblPrExChange w:id="597"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598" w:author="Bowler, Neill" w:date="2023-01-20T10:41:00Z"/>
          <w:trPrChange w:id="599"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00" w:author="Bowler, Neill" w:date="2023-01-20T11:47:00Z">
              <w:tcPr>
                <w:tcW w:w="709" w:type="dxa"/>
                <w:shd w:val="clear" w:color="auto" w:fill="F3F3F3"/>
                <w:tcMar>
                  <w:top w:w="0" w:type="dxa"/>
                  <w:left w:w="108" w:type="dxa"/>
                  <w:bottom w:w="0" w:type="dxa"/>
                  <w:right w:w="108" w:type="dxa"/>
                </w:tcMar>
              </w:tcPr>
            </w:tcPrChange>
          </w:tcPr>
          <w:p w14:paraId="0A0933ED" w14:textId="565FBE7A" w:rsidR="0038120B" w:rsidRPr="0001716B" w:rsidRDefault="0038120B" w:rsidP="0038120B">
            <w:pPr>
              <w:pStyle w:val="Standard"/>
              <w:snapToGrid w:val="0"/>
              <w:jc w:val="right"/>
              <w:rPr>
                <w:ins w:id="601" w:author="Bowler, Neill" w:date="2023-01-20T10:41:00Z"/>
                <w:rFonts w:ascii="Arial" w:hAnsi="Arial" w:cs="Arial"/>
                <w:color w:val="000000"/>
                <w:sz w:val="16"/>
                <w:szCs w:val="16"/>
              </w:rPr>
            </w:pPr>
            <w:ins w:id="602" w:author="Bowler, Neill" w:date="2023-01-20T10:42:00Z">
              <w:r w:rsidRPr="0001716B">
                <w:rPr>
                  <w:rFonts w:ascii="Arial" w:hAnsi="Arial" w:cs="Arial"/>
                  <w:i/>
                  <w:iCs/>
                  <w:color w:val="000000"/>
                  <w:sz w:val="16"/>
                  <w:szCs w:val="16"/>
                  <w:rPrChange w:id="603" w:author="Bowler, Neill" w:date="2023-01-20T10:43:00Z">
                    <w:rPr>
                      <w:rFonts w:asciiTheme="minorHAnsi" w:hAnsi="Arial" w:cs="Lohit Devanagari"/>
                      <w:i/>
                      <w:iCs/>
                      <w:color w:val="000000"/>
                      <w:sz w:val="14"/>
                      <w:szCs w:val="14"/>
                    </w:rPr>
                  </w:rPrChange>
                </w:rPr>
                <w:t>1</w:t>
              </w:r>
            </w:ins>
            <w:ins w:id="604" w:author="Bowler, Neill" w:date="2023-01-20T10:45:00Z">
              <w:r>
                <w:rPr>
                  <w:rFonts w:ascii="Arial" w:hAnsi="Arial" w:cs="Arial"/>
                  <w:i/>
                  <w:iCs/>
                  <w:color w:val="000000"/>
                  <w:sz w:val="16"/>
                  <w:szCs w:val="16"/>
                </w:rPr>
                <w:t>2</w:t>
              </w:r>
            </w:ins>
          </w:p>
        </w:tc>
        <w:tc>
          <w:tcPr>
            <w:tcW w:w="2085" w:type="dxa"/>
            <w:shd w:val="clear" w:color="auto" w:fill="F3F3F3"/>
            <w:tcMar>
              <w:top w:w="0" w:type="dxa"/>
              <w:left w:w="108" w:type="dxa"/>
              <w:bottom w:w="0" w:type="dxa"/>
              <w:right w:w="108" w:type="dxa"/>
            </w:tcMar>
            <w:tcPrChange w:id="605" w:author="Bowler, Neill" w:date="2023-01-20T11:47:00Z">
              <w:tcPr>
                <w:tcW w:w="2085" w:type="dxa"/>
                <w:shd w:val="clear" w:color="auto" w:fill="F3F3F3"/>
                <w:tcMar>
                  <w:top w:w="0" w:type="dxa"/>
                  <w:left w:w="108" w:type="dxa"/>
                  <w:bottom w:w="0" w:type="dxa"/>
                  <w:right w:w="108" w:type="dxa"/>
                </w:tcMar>
              </w:tcPr>
            </w:tcPrChange>
          </w:tcPr>
          <w:p w14:paraId="1E19B3C9" w14:textId="30B1BD75" w:rsidR="0038120B" w:rsidRPr="0001716B" w:rsidRDefault="0038120B">
            <w:pPr>
              <w:pStyle w:val="Standard"/>
              <w:snapToGrid w:val="0"/>
              <w:ind w:left="177"/>
              <w:rPr>
                <w:ins w:id="606" w:author="Bowler, Neill" w:date="2023-01-20T10:41:00Z"/>
                <w:rFonts w:ascii="Arial" w:hAnsi="Arial" w:cs="Arial"/>
                <w:b/>
                <w:bCs/>
                <w:color w:val="000000"/>
                <w:sz w:val="16"/>
                <w:szCs w:val="16"/>
              </w:rPr>
              <w:pPrChange w:id="607" w:author="Bowler, Neill" w:date="2023-01-20T10:43:00Z">
                <w:pPr>
                  <w:pStyle w:val="Standard"/>
                  <w:snapToGrid w:val="0"/>
                </w:pPr>
              </w:pPrChange>
            </w:pPr>
            <w:ins w:id="608" w:author="Bowler, Neill" w:date="2023-01-20T10:42:00Z">
              <w:r w:rsidRPr="0001716B">
                <w:rPr>
                  <w:rFonts w:ascii="Arial" w:hAnsi="Arial" w:cs="Arial"/>
                  <w:i/>
                  <w:iCs/>
                  <w:color w:val="000000"/>
                  <w:sz w:val="16"/>
                  <w:szCs w:val="16"/>
                  <w:rPrChange w:id="609" w:author="Bowler, Neill" w:date="2023-01-20T10:43:00Z">
                    <w:rPr>
                      <w:rFonts w:asciiTheme="minorHAnsi" w:hAnsi="Arial" w:cs="Lohit Devanagari"/>
                      <w:i/>
                      <w:iCs/>
                      <w:color w:val="000000"/>
                      <w:sz w:val="14"/>
                      <w:szCs w:val="14"/>
                    </w:rPr>
                  </w:rPrChange>
                </w:rPr>
                <w:t>RO instrument</w:t>
              </w:r>
            </w:ins>
          </w:p>
        </w:tc>
        <w:tc>
          <w:tcPr>
            <w:tcW w:w="1013" w:type="dxa"/>
            <w:shd w:val="clear" w:color="auto" w:fill="F3F3F3"/>
            <w:tcMar>
              <w:top w:w="0" w:type="dxa"/>
              <w:left w:w="108" w:type="dxa"/>
              <w:bottom w:w="0" w:type="dxa"/>
              <w:right w:w="108" w:type="dxa"/>
            </w:tcMar>
            <w:tcPrChange w:id="610" w:author="Bowler, Neill" w:date="2023-01-20T11:47:00Z">
              <w:tcPr>
                <w:tcW w:w="1013" w:type="dxa"/>
                <w:shd w:val="clear" w:color="auto" w:fill="F3F3F3"/>
                <w:tcMar>
                  <w:top w:w="0" w:type="dxa"/>
                  <w:left w:w="108" w:type="dxa"/>
                  <w:bottom w:w="0" w:type="dxa"/>
                  <w:right w:w="108" w:type="dxa"/>
                </w:tcMar>
              </w:tcPr>
            </w:tcPrChange>
          </w:tcPr>
          <w:p w14:paraId="5B12F1B2" w14:textId="2DBE0533" w:rsidR="0038120B" w:rsidRPr="0001716B" w:rsidRDefault="0038120B" w:rsidP="0038120B">
            <w:pPr>
              <w:pStyle w:val="Standard"/>
              <w:snapToGrid w:val="0"/>
              <w:jc w:val="center"/>
              <w:rPr>
                <w:ins w:id="611" w:author="Bowler, Neill" w:date="2023-01-20T10:41:00Z"/>
                <w:rFonts w:ascii="Arial" w:hAnsi="Arial" w:cs="Arial"/>
                <w:b/>
                <w:bCs/>
                <w:color w:val="000000"/>
                <w:sz w:val="16"/>
                <w:szCs w:val="16"/>
              </w:rPr>
            </w:pPr>
            <w:ins w:id="612" w:author="Bowler, Neill" w:date="2023-01-20T10:42:00Z">
              <w:r w:rsidRPr="0001716B">
                <w:rPr>
                  <w:rFonts w:ascii="Arial" w:hAnsi="Arial" w:cs="Arial"/>
                  <w:color w:val="000000" w:themeColor="text1"/>
                  <w:sz w:val="16"/>
                  <w:szCs w:val="16"/>
                  <w:rPrChange w:id="613" w:author="Bowler, Neill" w:date="2023-01-20T10:43:00Z">
                    <w:rPr>
                      <w:rFonts w:asciiTheme="minorHAnsi" w:hAnsi="Arial" w:cs="Lohit Devanagari"/>
                      <w:color w:val="000000" w:themeColor="text1"/>
                      <w:sz w:val="14"/>
                      <w:szCs w:val="14"/>
                    </w:rPr>
                  </w:rPrChange>
                </w:rPr>
                <w:t>New</w:t>
              </w:r>
            </w:ins>
          </w:p>
        </w:tc>
        <w:tc>
          <w:tcPr>
            <w:tcW w:w="845" w:type="dxa"/>
            <w:shd w:val="clear" w:color="auto" w:fill="F3F3F3"/>
            <w:tcMar>
              <w:top w:w="0" w:type="dxa"/>
              <w:left w:w="108" w:type="dxa"/>
              <w:bottom w:w="0" w:type="dxa"/>
              <w:right w:w="108" w:type="dxa"/>
            </w:tcMar>
            <w:tcPrChange w:id="614" w:author="Bowler, Neill" w:date="2023-01-20T11:47:00Z">
              <w:tcPr>
                <w:tcW w:w="845" w:type="dxa"/>
                <w:shd w:val="clear" w:color="auto" w:fill="F3F3F3"/>
                <w:tcMar>
                  <w:top w:w="0" w:type="dxa"/>
                  <w:left w:w="108" w:type="dxa"/>
                  <w:bottom w:w="0" w:type="dxa"/>
                  <w:right w:w="108" w:type="dxa"/>
                </w:tcMar>
              </w:tcPr>
            </w:tcPrChange>
          </w:tcPr>
          <w:p w14:paraId="00CF250A" w14:textId="0FF1B0FF" w:rsidR="0038120B" w:rsidRPr="0001716B" w:rsidRDefault="0038120B" w:rsidP="0038120B">
            <w:pPr>
              <w:pStyle w:val="Standard"/>
              <w:snapToGrid w:val="0"/>
              <w:jc w:val="right"/>
              <w:rPr>
                <w:ins w:id="615" w:author="Bowler, Neill" w:date="2023-01-20T10:41:00Z"/>
                <w:rFonts w:ascii="Arial" w:hAnsi="Arial" w:cs="Arial"/>
                <w:color w:val="000000"/>
                <w:sz w:val="16"/>
                <w:szCs w:val="16"/>
              </w:rPr>
            </w:pPr>
            <w:ins w:id="616" w:author="Bowler, Neill" w:date="2023-01-20T14:44:00Z">
              <w:r>
                <w:rPr>
                  <w:rFonts w:ascii="Arial" w:hAnsi="Arial" w:cs="Arial"/>
                  <w:sz w:val="16"/>
                  <w:szCs w:val="16"/>
                </w:rPr>
                <w:t>0</w:t>
              </w:r>
            </w:ins>
          </w:p>
        </w:tc>
        <w:tc>
          <w:tcPr>
            <w:tcW w:w="1265" w:type="dxa"/>
            <w:shd w:val="clear" w:color="auto" w:fill="F3F3F3"/>
            <w:tcMar>
              <w:top w:w="0" w:type="dxa"/>
              <w:left w:w="108" w:type="dxa"/>
              <w:bottom w:w="0" w:type="dxa"/>
              <w:right w:w="108" w:type="dxa"/>
            </w:tcMar>
            <w:tcPrChange w:id="617" w:author="Bowler, Neill" w:date="2023-01-20T11:47:00Z">
              <w:tcPr>
                <w:tcW w:w="1265" w:type="dxa"/>
                <w:shd w:val="clear" w:color="auto" w:fill="F3F3F3"/>
                <w:tcMar>
                  <w:top w:w="0" w:type="dxa"/>
                  <w:left w:w="108" w:type="dxa"/>
                  <w:bottom w:w="0" w:type="dxa"/>
                  <w:right w:w="108" w:type="dxa"/>
                </w:tcMar>
              </w:tcPr>
            </w:tcPrChange>
          </w:tcPr>
          <w:p w14:paraId="25CCAF46" w14:textId="461FE56D" w:rsidR="0038120B" w:rsidRPr="0001716B" w:rsidRDefault="0038120B" w:rsidP="0038120B">
            <w:pPr>
              <w:pStyle w:val="Standard"/>
              <w:snapToGrid w:val="0"/>
              <w:jc w:val="right"/>
              <w:rPr>
                <w:ins w:id="618" w:author="Bowler, Neill" w:date="2023-01-20T10:41:00Z"/>
                <w:rFonts w:ascii="Arial" w:hAnsi="Arial" w:cs="Arial"/>
                <w:color w:val="000000"/>
                <w:sz w:val="16"/>
                <w:szCs w:val="16"/>
              </w:rPr>
            </w:pPr>
            <w:ins w:id="619" w:author="Bowler, Neill" w:date="2023-01-20T14:44:00Z">
              <w:r>
                <w:rPr>
                  <w:rFonts w:ascii="Arial" w:hAnsi="Arial" w:cs="Arial"/>
                  <w:sz w:val="16"/>
                  <w:szCs w:val="16"/>
                </w:rPr>
                <w:t>0</w:t>
              </w:r>
            </w:ins>
          </w:p>
        </w:tc>
        <w:tc>
          <w:tcPr>
            <w:tcW w:w="887" w:type="dxa"/>
            <w:shd w:val="clear" w:color="auto" w:fill="F3F3F3"/>
            <w:tcMar>
              <w:top w:w="0" w:type="dxa"/>
              <w:left w:w="108" w:type="dxa"/>
              <w:bottom w:w="0" w:type="dxa"/>
              <w:right w:w="108" w:type="dxa"/>
            </w:tcMar>
            <w:tcPrChange w:id="620" w:author="Bowler, Neill" w:date="2023-01-20T11:47:00Z">
              <w:tcPr>
                <w:tcW w:w="887" w:type="dxa"/>
                <w:shd w:val="clear" w:color="auto" w:fill="F3F3F3"/>
                <w:tcMar>
                  <w:top w:w="0" w:type="dxa"/>
                  <w:left w:w="108" w:type="dxa"/>
                  <w:bottom w:w="0" w:type="dxa"/>
                  <w:right w:w="108" w:type="dxa"/>
                </w:tcMar>
              </w:tcPr>
            </w:tcPrChange>
          </w:tcPr>
          <w:p w14:paraId="386CE493" w14:textId="4109AC22" w:rsidR="0038120B" w:rsidRPr="0001716B" w:rsidRDefault="0038120B" w:rsidP="0038120B">
            <w:pPr>
              <w:pStyle w:val="Standard"/>
              <w:tabs>
                <w:tab w:val="right" w:pos="-37"/>
                <w:tab w:val="right" w:pos="493"/>
              </w:tabs>
              <w:snapToGrid w:val="0"/>
              <w:ind w:left="-37"/>
              <w:jc w:val="right"/>
              <w:rPr>
                <w:ins w:id="621" w:author="Bowler, Neill" w:date="2023-01-20T10:41:00Z"/>
                <w:rFonts w:ascii="Arial" w:hAnsi="Arial" w:cs="Arial"/>
                <w:color w:val="000000"/>
                <w:sz w:val="16"/>
                <w:szCs w:val="16"/>
              </w:rPr>
            </w:pPr>
            <w:ins w:id="622" w:author="Bowler, Neill" w:date="2023-01-20T14:44:00Z">
              <w:r w:rsidRPr="00395818">
                <w:rPr>
                  <w:rFonts w:ascii="Arial" w:hAnsi="Arial" w:cs="Arial"/>
                  <w:color w:val="000000"/>
                  <w:sz w:val="16"/>
                  <w:szCs w:val="16"/>
                </w:rPr>
                <w:t>11</w:t>
              </w:r>
            </w:ins>
          </w:p>
        </w:tc>
        <w:tc>
          <w:tcPr>
            <w:tcW w:w="1063" w:type="dxa"/>
            <w:shd w:val="clear" w:color="auto" w:fill="F3F3F3"/>
            <w:tcMar>
              <w:top w:w="0" w:type="dxa"/>
              <w:left w:w="108" w:type="dxa"/>
              <w:bottom w:w="0" w:type="dxa"/>
              <w:right w:w="108" w:type="dxa"/>
            </w:tcMar>
            <w:tcPrChange w:id="623" w:author="Bowler, Neill" w:date="2023-01-20T11:47:00Z">
              <w:tcPr>
                <w:tcW w:w="1063" w:type="dxa"/>
                <w:shd w:val="clear" w:color="auto" w:fill="F3F3F3"/>
                <w:tcMar>
                  <w:top w:w="0" w:type="dxa"/>
                  <w:left w:w="108" w:type="dxa"/>
                  <w:bottom w:w="0" w:type="dxa"/>
                  <w:right w:w="108" w:type="dxa"/>
                </w:tcMar>
              </w:tcPr>
            </w:tcPrChange>
          </w:tcPr>
          <w:p w14:paraId="4489C012" w14:textId="6C753C66" w:rsidR="0038120B" w:rsidRPr="0001716B" w:rsidRDefault="0038120B" w:rsidP="0038120B">
            <w:pPr>
              <w:pStyle w:val="Standard"/>
              <w:snapToGrid w:val="0"/>
              <w:rPr>
                <w:ins w:id="624" w:author="Bowler, Neill" w:date="2023-01-20T10:41:00Z"/>
                <w:rFonts w:ascii="Arial" w:hAnsi="Arial" w:cs="Arial"/>
                <w:color w:val="000000"/>
                <w:sz w:val="16"/>
                <w:szCs w:val="16"/>
              </w:rPr>
            </w:pPr>
            <w:ins w:id="625"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F3F3F3"/>
            <w:tcMar>
              <w:top w:w="0" w:type="dxa"/>
              <w:left w:w="108" w:type="dxa"/>
              <w:bottom w:w="0" w:type="dxa"/>
              <w:right w:w="108" w:type="dxa"/>
            </w:tcMar>
            <w:tcPrChange w:id="626" w:author="Bowler, Neill" w:date="2023-01-20T11:47:00Z">
              <w:tcPr>
                <w:tcW w:w="2481" w:type="dxa"/>
                <w:shd w:val="clear" w:color="auto" w:fill="F3F3F3"/>
                <w:tcMar>
                  <w:top w:w="0" w:type="dxa"/>
                  <w:left w:w="108" w:type="dxa"/>
                  <w:bottom w:w="0" w:type="dxa"/>
                  <w:right w:w="108" w:type="dxa"/>
                </w:tcMar>
              </w:tcPr>
            </w:tcPrChange>
          </w:tcPr>
          <w:p w14:paraId="739A3A78" w14:textId="689B042C" w:rsidR="0038120B" w:rsidRPr="0001716B" w:rsidRDefault="0038120B" w:rsidP="0038120B">
            <w:pPr>
              <w:pStyle w:val="Standard"/>
              <w:snapToGrid w:val="0"/>
              <w:rPr>
                <w:ins w:id="627" w:author="Bowler, Neill" w:date="2023-01-20T10:41:00Z"/>
                <w:rFonts w:ascii="Arial" w:hAnsi="Arial" w:cs="Arial"/>
                <w:color w:val="000000"/>
                <w:sz w:val="16"/>
                <w:szCs w:val="16"/>
              </w:rPr>
            </w:pPr>
            <w:ins w:id="628" w:author="Bowler, Neill" w:date="2023-01-20T14:44:00Z">
              <w:r>
                <w:rPr>
                  <w:rFonts w:ascii="Arial" w:hAnsi="Arial" w:cs="Arial"/>
                  <w:sz w:val="16"/>
                  <w:szCs w:val="16"/>
                </w:rPr>
                <w:t>Will mimic the satellite instrument table, but for terrestrial</w:t>
              </w:r>
            </w:ins>
          </w:p>
        </w:tc>
      </w:tr>
      <w:tr w:rsidR="00DF5799" w14:paraId="3398CBE7" w14:textId="77777777" w:rsidTr="003D0846">
        <w:tblPrEx>
          <w:tblW w:w="10348" w:type="dxa"/>
          <w:jc w:val="center"/>
          <w:tblLayout w:type="fixed"/>
          <w:tblCellMar>
            <w:left w:w="10" w:type="dxa"/>
            <w:right w:w="10" w:type="dxa"/>
          </w:tblCellMar>
          <w:tblLook w:val="0000" w:firstRow="0" w:lastRow="0" w:firstColumn="0" w:lastColumn="0" w:noHBand="0" w:noVBand="0"/>
          <w:tblPrExChange w:id="629"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30" w:author="Bowler, Neill" w:date="2023-01-20T10:41:00Z"/>
          <w:trPrChange w:id="631"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32" w:author="Bowler, Neill" w:date="2023-01-20T11:46:00Z">
              <w:tcPr>
                <w:tcW w:w="709" w:type="dxa"/>
                <w:shd w:val="clear" w:color="auto" w:fill="F3F3F3"/>
                <w:tcMar>
                  <w:top w:w="0" w:type="dxa"/>
                  <w:left w:w="108" w:type="dxa"/>
                  <w:bottom w:w="0" w:type="dxa"/>
                  <w:right w:w="108" w:type="dxa"/>
                </w:tcMar>
              </w:tcPr>
            </w:tcPrChange>
          </w:tcPr>
          <w:p w14:paraId="7200463D" w14:textId="6510F12C" w:rsidR="00DF5799" w:rsidRPr="0001716B" w:rsidRDefault="00DF5799" w:rsidP="00DF5799">
            <w:pPr>
              <w:pStyle w:val="Standard"/>
              <w:snapToGrid w:val="0"/>
              <w:jc w:val="right"/>
              <w:rPr>
                <w:ins w:id="633" w:author="Bowler, Neill" w:date="2023-01-20T10:41:00Z"/>
                <w:rFonts w:ascii="Arial" w:hAnsi="Arial" w:cs="Arial"/>
                <w:color w:val="000000"/>
                <w:sz w:val="16"/>
                <w:szCs w:val="16"/>
              </w:rPr>
            </w:pPr>
          </w:p>
        </w:tc>
        <w:tc>
          <w:tcPr>
            <w:tcW w:w="2085" w:type="dxa"/>
            <w:shd w:val="clear" w:color="auto" w:fill="E0E0E0"/>
            <w:tcMar>
              <w:top w:w="0" w:type="dxa"/>
              <w:left w:w="108" w:type="dxa"/>
              <w:bottom w:w="0" w:type="dxa"/>
              <w:right w:w="108" w:type="dxa"/>
            </w:tcMar>
            <w:tcPrChange w:id="634" w:author="Bowler, Neill" w:date="2023-01-20T11:46:00Z">
              <w:tcPr>
                <w:tcW w:w="2085" w:type="dxa"/>
                <w:shd w:val="clear" w:color="auto" w:fill="F3F3F3"/>
                <w:tcMar>
                  <w:top w:w="0" w:type="dxa"/>
                  <w:left w:w="108" w:type="dxa"/>
                  <w:bottom w:w="0" w:type="dxa"/>
                  <w:right w:w="108" w:type="dxa"/>
                </w:tcMar>
              </w:tcPr>
            </w:tcPrChange>
          </w:tcPr>
          <w:p w14:paraId="0F9380FB" w14:textId="2689DD28" w:rsidR="00DF5799" w:rsidRPr="0001716B" w:rsidRDefault="00DF5799" w:rsidP="00DF5799">
            <w:pPr>
              <w:pStyle w:val="Standard"/>
              <w:snapToGrid w:val="0"/>
              <w:rPr>
                <w:ins w:id="635" w:author="Bowler, Neill" w:date="2023-01-20T10:41:00Z"/>
                <w:rFonts w:ascii="Arial" w:hAnsi="Arial" w:cs="Arial"/>
                <w:b/>
                <w:bCs/>
                <w:color w:val="000000"/>
                <w:sz w:val="16"/>
                <w:szCs w:val="16"/>
              </w:rPr>
            </w:pPr>
            <w:ins w:id="636" w:author="Bowler, Neill" w:date="2023-01-20T10:42:00Z">
              <w:r w:rsidRPr="0001716B">
                <w:rPr>
                  <w:rFonts w:ascii="Arial" w:hAnsi="Arial" w:cs="Arial"/>
                  <w:b/>
                  <w:bCs/>
                  <w:color w:val="000000"/>
                  <w:sz w:val="16"/>
                  <w:szCs w:val="16"/>
                  <w:rPrChange w:id="637" w:author="Bowler, Neill" w:date="2023-01-20T10:43:00Z">
                    <w:rPr>
                      <w:rFonts w:asciiTheme="minorHAnsi" w:hAnsi="Arial" w:cs="Lohit Devanagari"/>
                      <w:b/>
                      <w:bCs/>
                      <w:color w:val="000000"/>
                      <w:sz w:val="14"/>
                      <w:szCs w:val="14"/>
                    </w:rPr>
                  </w:rPrChange>
                </w:rPr>
                <w:t>(end delayed replication)</w:t>
              </w:r>
            </w:ins>
          </w:p>
        </w:tc>
        <w:tc>
          <w:tcPr>
            <w:tcW w:w="1013" w:type="dxa"/>
            <w:shd w:val="clear" w:color="auto" w:fill="E0E0E0"/>
            <w:tcMar>
              <w:top w:w="0" w:type="dxa"/>
              <w:left w:w="108" w:type="dxa"/>
              <w:bottom w:w="0" w:type="dxa"/>
              <w:right w:w="108" w:type="dxa"/>
            </w:tcMar>
            <w:tcPrChange w:id="638" w:author="Bowler, Neill" w:date="2023-01-20T11:46:00Z">
              <w:tcPr>
                <w:tcW w:w="1013" w:type="dxa"/>
                <w:shd w:val="clear" w:color="auto" w:fill="F3F3F3"/>
                <w:tcMar>
                  <w:top w:w="0" w:type="dxa"/>
                  <w:left w:w="108" w:type="dxa"/>
                  <w:bottom w:w="0" w:type="dxa"/>
                  <w:right w:w="108" w:type="dxa"/>
                </w:tcMar>
              </w:tcPr>
            </w:tcPrChange>
          </w:tcPr>
          <w:p w14:paraId="28C7E98A" w14:textId="77777777" w:rsidR="00DF5799" w:rsidRPr="0001716B" w:rsidRDefault="00DF5799" w:rsidP="00DF5799">
            <w:pPr>
              <w:pStyle w:val="Standard"/>
              <w:snapToGrid w:val="0"/>
              <w:jc w:val="center"/>
              <w:rPr>
                <w:ins w:id="639" w:author="Bowler, Neill" w:date="2023-01-20T10:41:00Z"/>
                <w:rFonts w:ascii="Arial" w:hAnsi="Arial" w:cs="Arial"/>
                <w:b/>
                <w:bCs/>
                <w:color w:val="000000"/>
                <w:sz w:val="16"/>
                <w:szCs w:val="16"/>
              </w:rPr>
            </w:pPr>
          </w:p>
        </w:tc>
        <w:tc>
          <w:tcPr>
            <w:tcW w:w="845" w:type="dxa"/>
            <w:shd w:val="clear" w:color="auto" w:fill="E0E0E0"/>
            <w:tcMar>
              <w:top w:w="0" w:type="dxa"/>
              <w:left w:w="108" w:type="dxa"/>
              <w:bottom w:w="0" w:type="dxa"/>
              <w:right w:w="108" w:type="dxa"/>
            </w:tcMar>
            <w:tcPrChange w:id="640" w:author="Bowler, Neill" w:date="2023-01-20T11:46:00Z">
              <w:tcPr>
                <w:tcW w:w="845" w:type="dxa"/>
                <w:shd w:val="clear" w:color="auto" w:fill="F3F3F3"/>
                <w:tcMar>
                  <w:top w:w="0" w:type="dxa"/>
                  <w:left w:w="108" w:type="dxa"/>
                  <w:bottom w:w="0" w:type="dxa"/>
                  <w:right w:w="108" w:type="dxa"/>
                </w:tcMar>
              </w:tcPr>
            </w:tcPrChange>
          </w:tcPr>
          <w:p w14:paraId="18570A22" w14:textId="77777777" w:rsidR="00DF5799" w:rsidRPr="0001716B" w:rsidRDefault="00DF5799" w:rsidP="00DF5799">
            <w:pPr>
              <w:pStyle w:val="Standard"/>
              <w:snapToGrid w:val="0"/>
              <w:jc w:val="right"/>
              <w:rPr>
                <w:ins w:id="641" w:author="Bowler, Neill" w:date="2023-01-20T10:41:00Z"/>
                <w:rFonts w:ascii="Arial" w:hAnsi="Arial" w:cs="Arial"/>
                <w:color w:val="000000"/>
                <w:sz w:val="16"/>
                <w:szCs w:val="16"/>
              </w:rPr>
            </w:pPr>
          </w:p>
        </w:tc>
        <w:tc>
          <w:tcPr>
            <w:tcW w:w="1265" w:type="dxa"/>
            <w:shd w:val="clear" w:color="auto" w:fill="E0E0E0"/>
            <w:tcMar>
              <w:top w:w="0" w:type="dxa"/>
              <w:left w:w="108" w:type="dxa"/>
              <w:bottom w:w="0" w:type="dxa"/>
              <w:right w:w="108" w:type="dxa"/>
            </w:tcMar>
            <w:tcPrChange w:id="642" w:author="Bowler, Neill" w:date="2023-01-20T11:46:00Z">
              <w:tcPr>
                <w:tcW w:w="1265" w:type="dxa"/>
                <w:shd w:val="clear" w:color="auto" w:fill="F3F3F3"/>
                <w:tcMar>
                  <w:top w:w="0" w:type="dxa"/>
                  <w:left w:w="108" w:type="dxa"/>
                  <w:bottom w:w="0" w:type="dxa"/>
                  <w:right w:w="108" w:type="dxa"/>
                </w:tcMar>
              </w:tcPr>
            </w:tcPrChange>
          </w:tcPr>
          <w:p w14:paraId="5E2C7A44" w14:textId="77777777" w:rsidR="00DF5799" w:rsidRPr="0001716B" w:rsidRDefault="00DF5799" w:rsidP="00DF5799">
            <w:pPr>
              <w:pStyle w:val="Standard"/>
              <w:snapToGrid w:val="0"/>
              <w:jc w:val="right"/>
              <w:rPr>
                <w:ins w:id="643" w:author="Bowler, Neill" w:date="2023-01-20T10:41:00Z"/>
                <w:rFonts w:ascii="Arial" w:hAnsi="Arial" w:cs="Arial"/>
                <w:color w:val="000000"/>
                <w:sz w:val="16"/>
                <w:szCs w:val="16"/>
              </w:rPr>
            </w:pPr>
          </w:p>
        </w:tc>
        <w:tc>
          <w:tcPr>
            <w:tcW w:w="887" w:type="dxa"/>
            <w:shd w:val="clear" w:color="auto" w:fill="E0E0E0"/>
            <w:tcMar>
              <w:top w:w="0" w:type="dxa"/>
              <w:left w:w="108" w:type="dxa"/>
              <w:bottom w:w="0" w:type="dxa"/>
              <w:right w:w="108" w:type="dxa"/>
            </w:tcMar>
            <w:tcPrChange w:id="644" w:author="Bowler, Neill" w:date="2023-01-20T11:46:00Z">
              <w:tcPr>
                <w:tcW w:w="887" w:type="dxa"/>
                <w:shd w:val="clear" w:color="auto" w:fill="F3F3F3"/>
                <w:tcMar>
                  <w:top w:w="0" w:type="dxa"/>
                  <w:left w:w="108" w:type="dxa"/>
                  <w:bottom w:w="0" w:type="dxa"/>
                  <w:right w:w="108" w:type="dxa"/>
                </w:tcMar>
              </w:tcPr>
            </w:tcPrChange>
          </w:tcPr>
          <w:p w14:paraId="6B5B5A38" w14:textId="77777777" w:rsidR="00DF5799" w:rsidRPr="0001716B" w:rsidRDefault="00DF5799" w:rsidP="00DF5799">
            <w:pPr>
              <w:pStyle w:val="Standard"/>
              <w:tabs>
                <w:tab w:val="right" w:pos="-37"/>
                <w:tab w:val="right" w:pos="493"/>
              </w:tabs>
              <w:snapToGrid w:val="0"/>
              <w:ind w:left="-37"/>
              <w:jc w:val="right"/>
              <w:rPr>
                <w:ins w:id="645" w:author="Bowler, Neill" w:date="2023-01-20T10:41:00Z"/>
                <w:rFonts w:ascii="Arial" w:hAnsi="Arial" w:cs="Arial"/>
                <w:color w:val="000000"/>
                <w:sz w:val="16"/>
                <w:szCs w:val="16"/>
              </w:rPr>
            </w:pPr>
          </w:p>
        </w:tc>
        <w:tc>
          <w:tcPr>
            <w:tcW w:w="1063" w:type="dxa"/>
            <w:shd w:val="clear" w:color="auto" w:fill="E0E0E0"/>
            <w:tcMar>
              <w:top w:w="0" w:type="dxa"/>
              <w:left w:w="108" w:type="dxa"/>
              <w:bottom w:w="0" w:type="dxa"/>
              <w:right w:w="108" w:type="dxa"/>
            </w:tcMar>
            <w:tcPrChange w:id="646" w:author="Bowler, Neill" w:date="2023-01-20T11:46:00Z">
              <w:tcPr>
                <w:tcW w:w="1063" w:type="dxa"/>
                <w:shd w:val="clear" w:color="auto" w:fill="F3F3F3"/>
                <w:tcMar>
                  <w:top w:w="0" w:type="dxa"/>
                  <w:left w:w="108" w:type="dxa"/>
                  <w:bottom w:w="0" w:type="dxa"/>
                  <w:right w:w="108" w:type="dxa"/>
                </w:tcMar>
              </w:tcPr>
            </w:tcPrChange>
          </w:tcPr>
          <w:p w14:paraId="2AA0F62E" w14:textId="77777777" w:rsidR="00DF5799" w:rsidRPr="0001716B" w:rsidRDefault="00DF5799" w:rsidP="00DF5799">
            <w:pPr>
              <w:pStyle w:val="Standard"/>
              <w:snapToGrid w:val="0"/>
              <w:rPr>
                <w:ins w:id="647"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648" w:author="Bowler, Neill" w:date="2023-01-20T11:46:00Z">
              <w:tcPr>
                <w:tcW w:w="2481" w:type="dxa"/>
                <w:shd w:val="clear" w:color="auto" w:fill="F3F3F3"/>
                <w:tcMar>
                  <w:top w:w="0" w:type="dxa"/>
                  <w:left w:w="108" w:type="dxa"/>
                  <w:bottom w:w="0" w:type="dxa"/>
                  <w:right w:w="108" w:type="dxa"/>
                </w:tcMar>
              </w:tcPr>
            </w:tcPrChange>
          </w:tcPr>
          <w:p w14:paraId="7C110279" w14:textId="77777777" w:rsidR="00DF5799" w:rsidRPr="0001716B" w:rsidRDefault="00DF5799" w:rsidP="00DF5799">
            <w:pPr>
              <w:pStyle w:val="Standard"/>
              <w:snapToGrid w:val="0"/>
              <w:rPr>
                <w:ins w:id="649" w:author="Bowler, Neill" w:date="2023-01-20T10:41:00Z"/>
                <w:rFonts w:ascii="Arial" w:hAnsi="Arial" w:cs="Arial"/>
                <w:color w:val="000000"/>
                <w:sz w:val="16"/>
                <w:szCs w:val="16"/>
              </w:rPr>
            </w:pPr>
          </w:p>
        </w:tc>
      </w:tr>
      <w:tr w:rsidR="00DF5799" w14:paraId="2366A521" w14:textId="77777777" w:rsidTr="003D0846">
        <w:tblPrEx>
          <w:tblW w:w="10348" w:type="dxa"/>
          <w:jc w:val="center"/>
          <w:tblLayout w:type="fixed"/>
          <w:tblCellMar>
            <w:left w:w="10" w:type="dxa"/>
            <w:right w:w="10" w:type="dxa"/>
          </w:tblCellMar>
          <w:tblLook w:val="0000" w:firstRow="0" w:lastRow="0" w:firstColumn="0" w:lastColumn="0" w:noHBand="0" w:noVBand="0"/>
          <w:tblPrExChange w:id="650"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51" w:author="Bowler, Neill" w:date="2023-01-20T10:41:00Z"/>
          <w:trPrChange w:id="652"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653" w:author="Bowler, Neill" w:date="2023-01-20T11:47:00Z">
              <w:tcPr>
                <w:tcW w:w="709" w:type="dxa"/>
                <w:shd w:val="clear" w:color="auto" w:fill="F3F3F3"/>
                <w:tcMar>
                  <w:top w:w="0" w:type="dxa"/>
                  <w:left w:w="108" w:type="dxa"/>
                  <w:bottom w:w="0" w:type="dxa"/>
                  <w:right w:w="108" w:type="dxa"/>
                </w:tcMar>
              </w:tcPr>
            </w:tcPrChange>
          </w:tcPr>
          <w:p w14:paraId="07D31EC9" w14:textId="36D31E69" w:rsidR="00DF5799" w:rsidRPr="0001716B" w:rsidRDefault="00DF5799" w:rsidP="00DF5799">
            <w:pPr>
              <w:pStyle w:val="Standard"/>
              <w:snapToGrid w:val="0"/>
              <w:jc w:val="right"/>
              <w:rPr>
                <w:ins w:id="654" w:author="Bowler, Neill" w:date="2023-01-20T10:41:00Z"/>
                <w:rFonts w:ascii="Arial" w:hAnsi="Arial" w:cs="Arial"/>
                <w:color w:val="000000"/>
                <w:sz w:val="16"/>
                <w:szCs w:val="16"/>
              </w:rPr>
            </w:pPr>
            <w:ins w:id="655" w:author="Bowler, Neill" w:date="2023-01-20T10:42:00Z">
              <w:r w:rsidRPr="0001716B">
                <w:rPr>
                  <w:rFonts w:ascii="Arial" w:hAnsi="Arial" w:cs="Arial"/>
                  <w:color w:val="000000"/>
                  <w:sz w:val="16"/>
                  <w:szCs w:val="16"/>
                  <w:rPrChange w:id="656" w:author="Bowler, Neill" w:date="2023-01-20T10:43:00Z">
                    <w:rPr>
                      <w:rFonts w:asciiTheme="minorHAnsi" w:hAnsi="Arial" w:cs="Lohit Devanagari"/>
                      <w:color w:val="000000"/>
                      <w:sz w:val="14"/>
                      <w:szCs w:val="14"/>
                    </w:rPr>
                  </w:rPrChange>
                </w:rPr>
                <w:t>1</w:t>
              </w:r>
            </w:ins>
            <w:ins w:id="657" w:author="Bowler, Neill" w:date="2023-01-20T10:46:00Z">
              <w:r w:rsidR="004225C0">
                <w:rPr>
                  <w:rFonts w:ascii="Arial" w:hAnsi="Arial" w:cs="Arial"/>
                  <w:color w:val="000000"/>
                  <w:sz w:val="16"/>
                  <w:szCs w:val="16"/>
                </w:rPr>
                <w:t>3</w:t>
              </w:r>
            </w:ins>
          </w:p>
        </w:tc>
        <w:tc>
          <w:tcPr>
            <w:tcW w:w="2085" w:type="dxa"/>
            <w:shd w:val="clear" w:color="auto" w:fill="F3F3F3"/>
            <w:tcMar>
              <w:top w:w="0" w:type="dxa"/>
              <w:left w:w="108" w:type="dxa"/>
              <w:bottom w:w="0" w:type="dxa"/>
              <w:right w:w="108" w:type="dxa"/>
            </w:tcMar>
            <w:tcPrChange w:id="658" w:author="Bowler, Neill" w:date="2023-01-20T11:47:00Z">
              <w:tcPr>
                <w:tcW w:w="2085" w:type="dxa"/>
                <w:shd w:val="clear" w:color="auto" w:fill="F3F3F3"/>
                <w:tcMar>
                  <w:top w:w="0" w:type="dxa"/>
                  <w:left w:w="108" w:type="dxa"/>
                  <w:bottom w:w="0" w:type="dxa"/>
                  <w:right w:w="108" w:type="dxa"/>
                </w:tcMar>
              </w:tcPr>
            </w:tcPrChange>
          </w:tcPr>
          <w:p w14:paraId="4950AB88" w14:textId="27F86761" w:rsidR="00DF5799" w:rsidRPr="0001716B" w:rsidRDefault="00DF5799" w:rsidP="00DF5799">
            <w:pPr>
              <w:pStyle w:val="Standard"/>
              <w:snapToGrid w:val="0"/>
              <w:rPr>
                <w:ins w:id="659" w:author="Bowler, Neill" w:date="2023-01-20T10:41:00Z"/>
                <w:rFonts w:ascii="Arial" w:hAnsi="Arial" w:cs="Arial"/>
                <w:b/>
                <w:bCs/>
                <w:color w:val="000000"/>
                <w:sz w:val="16"/>
                <w:szCs w:val="16"/>
              </w:rPr>
            </w:pPr>
            <w:ins w:id="660" w:author="Bowler, Neill" w:date="2023-01-20T10:42:00Z">
              <w:r w:rsidRPr="0001716B">
                <w:rPr>
                  <w:rFonts w:ascii="Arial" w:hAnsi="Arial" w:cs="Arial"/>
                  <w:b/>
                  <w:bCs/>
                  <w:color w:val="000000"/>
                  <w:sz w:val="16"/>
                  <w:szCs w:val="16"/>
                  <w:rPrChange w:id="661" w:author="Bowler, Neill" w:date="2023-01-20T10:43:00Z">
                    <w:rPr>
                      <w:rFonts w:asciiTheme="minorHAnsi" w:hAnsi="Arial" w:cs="Lohit Devanagari"/>
                      <w:b/>
                      <w:bCs/>
                      <w:color w:val="000000"/>
                      <w:sz w:val="14"/>
                      <w:szCs w:val="14"/>
                    </w:rPr>
                  </w:rPrChange>
                </w:rPr>
                <w:t>Short delayed replication factor</w:t>
              </w:r>
            </w:ins>
          </w:p>
        </w:tc>
        <w:tc>
          <w:tcPr>
            <w:tcW w:w="1013" w:type="dxa"/>
            <w:shd w:val="clear" w:color="auto" w:fill="F3F3F3"/>
            <w:tcMar>
              <w:top w:w="0" w:type="dxa"/>
              <w:left w:w="108" w:type="dxa"/>
              <w:bottom w:w="0" w:type="dxa"/>
              <w:right w:w="108" w:type="dxa"/>
            </w:tcMar>
            <w:tcPrChange w:id="662" w:author="Bowler, Neill" w:date="2023-01-20T11:47:00Z">
              <w:tcPr>
                <w:tcW w:w="1013" w:type="dxa"/>
                <w:shd w:val="clear" w:color="auto" w:fill="F3F3F3"/>
                <w:tcMar>
                  <w:top w:w="0" w:type="dxa"/>
                  <w:left w:w="108" w:type="dxa"/>
                  <w:bottom w:w="0" w:type="dxa"/>
                  <w:right w:w="108" w:type="dxa"/>
                </w:tcMar>
              </w:tcPr>
            </w:tcPrChange>
          </w:tcPr>
          <w:p w14:paraId="36D1682F" w14:textId="7FA2B74C" w:rsidR="00DF5799" w:rsidRPr="0001716B" w:rsidRDefault="00DF5799" w:rsidP="00DF5799">
            <w:pPr>
              <w:pStyle w:val="Standard"/>
              <w:snapToGrid w:val="0"/>
              <w:jc w:val="center"/>
              <w:rPr>
                <w:ins w:id="663" w:author="Bowler, Neill" w:date="2023-01-20T10:41:00Z"/>
                <w:rFonts w:ascii="Arial" w:hAnsi="Arial" w:cs="Arial"/>
                <w:b/>
                <w:bCs/>
                <w:color w:val="000000"/>
                <w:sz w:val="16"/>
                <w:szCs w:val="16"/>
              </w:rPr>
            </w:pPr>
            <w:ins w:id="664" w:author="Bowler, Neill" w:date="2023-01-20T10:42:00Z">
              <w:r w:rsidRPr="0001716B">
                <w:rPr>
                  <w:rFonts w:ascii="Arial" w:hAnsi="Arial" w:cs="Arial"/>
                  <w:b/>
                  <w:bCs/>
                  <w:color w:val="000000"/>
                  <w:sz w:val="16"/>
                  <w:szCs w:val="16"/>
                  <w:rPrChange w:id="665" w:author="Bowler, Neill" w:date="2023-01-20T10:43:00Z">
                    <w:rPr>
                      <w:rFonts w:asciiTheme="minorHAnsi" w:hAnsi="Arial" w:cs="Lohit Devanagari"/>
                      <w:b/>
                      <w:bCs/>
                      <w:color w:val="000000"/>
                      <w:sz w:val="14"/>
                      <w:szCs w:val="14"/>
                    </w:rPr>
                  </w:rPrChange>
                </w:rPr>
                <w:t>0 31 000</w:t>
              </w:r>
            </w:ins>
          </w:p>
        </w:tc>
        <w:tc>
          <w:tcPr>
            <w:tcW w:w="845" w:type="dxa"/>
            <w:shd w:val="clear" w:color="auto" w:fill="F3F3F3"/>
            <w:tcMar>
              <w:top w:w="0" w:type="dxa"/>
              <w:left w:w="108" w:type="dxa"/>
              <w:bottom w:w="0" w:type="dxa"/>
              <w:right w:w="108" w:type="dxa"/>
            </w:tcMar>
            <w:tcPrChange w:id="666" w:author="Bowler, Neill" w:date="2023-01-20T11:47:00Z">
              <w:tcPr>
                <w:tcW w:w="845" w:type="dxa"/>
                <w:shd w:val="clear" w:color="auto" w:fill="F3F3F3"/>
                <w:tcMar>
                  <w:top w:w="0" w:type="dxa"/>
                  <w:left w:w="108" w:type="dxa"/>
                  <w:bottom w:w="0" w:type="dxa"/>
                  <w:right w:w="108" w:type="dxa"/>
                </w:tcMar>
              </w:tcPr>
            </w:tcPrChange>
          </w:tcPr>
          <w:p w14:paraId="1A969C82" w14:textId="205ECE41" w:rsidR="00DF5799" w:rsidRPr="0001716B" w:rsidRDefault="00DF5799" w:rsidP="00DF5799">
            <w:pPr>
              <w:pStyle w:val="Standard"/>
              <w:snapToGrid w:val="0"/>
              <w:jc w:val="right"/>
              <w:rPr>
                <w:ins w:id="667" w:author="Bowler, Neill" w:date="2023-01-20T10:41:00Z"/>
                <w:rFonts w:ascii="Arial" w:hAnsi="Arial" w:cs="Arial"/>
                <w:color w:val="000000"/>
                <w:sz w:val="16"/>
                <w:szCs w:val="16"/>
              </w:rPr>
            </w:pPr>
            <w:ins w:id="668" w:author="Bowler, Neill" w:date="2023-01-20T10:42:00Z">
              <w:r w:rsidRPr="0001716B">
                <w:rPr>
                  <w:rFonts w:ascii="Arial" w:hAnsi="Arial" w:cs="Arial"/>
                  <w:color w:val="000000"/>
                  <w:sz w:val="16"/>
                  <w:szCs w:val="16"/>
                  <w:rPrChange w:id="669"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670" w:author="Bowler, Neill" w:date="2023-01-20T11:47:00Z">
              <w:tcPr>
                <w:tcW w:w="1265" w:type="dxa"/>
                <w:shd w:val="clear" w:color="auto" w:fill="F3F3F3"/>
                <w:tcMar>
                  <w:top w:w="0" w:type="dxa"/>
                  <w:left w:w="108" w:type="dxa"/>
                  <w:bottom w:w="0" w:type="dxa"/>
                  <w:right w:w="108" w:type="dxa"/>
                </w:tcMar>
              </w:tcPr>
            </w:tcPrChange>
          </w:tcPr>
          <w:p w14:paraId="1EFEDB01" w14:textId="701B5FF6" w:rsidR="00DF5799" w:rsidRPr="0001716B" w:rsidRDefault="00DF5799" w:rsidP="00DF5799">
            <w:pPr>
              <w:pStyle w:val="Standard"/>
              <w:snapToGrid w:val="0"/>
              <w:jc w:val="right"/>
              <w:rPr>
                <w:ins w:id="671" w:author="Bowler, Neill" w:date="2023-01-20T10:41:00Z"/>
                <w:rFonts w:ascii="Arial" w:hAnsi="Arial" w:cs="Arial"/>
                <w:color w:val="000000"/>
                <w:sz w:val="16"/>
                <w:szCs w:val="16"/>
              </w:rPr>
            </w:pPr>
            <w:ins w:id="672" w:author="Bowler, Neill" w:date="2023-01-20T10:42:00Z">
              <w:r w:rsidRPr="0001716B">
                <w:rPr>
                  <w:rFonts w:ascii="Arial" w:hAnsi="Arial" w:cs="Arial"/>
                  <w:color w:val="000000"/>
                  <w:sz w:val="16"/>
                  <w:szCs w:val="16"/>
                  <w:rPrChange w:id="673"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674" w:author="Bowler, Neill" w:date="2023-01-20T11:47:00Z">
              <w:tcPr>
                <w:tcW w:w="887" w:type="dxa"/>
                <w:shd w:val="clear" w:color="auto" w:fill="F3F3F3"/>
                <w:tcMar>
                  <w:top w:w="0" w:type="dxa"/>
                  <w:left w:w="108" w:type="dxa"/>
                  <w:bottom w:w="0" w:type="dxa"/>
                  <w:right w:w="108" w:type="dxa"/>
                </w:tcMar>
              </w:tcPr>
            </w:tcPrChange>
          </w:tcPr>
          <w:p w14:paraId="32247C8C" w14:textId="653D6417" w:rsidR="00DF5799" w:rsidRPr="0001716B" w:rsidRDefault="00DF5799" w:rsidP="00DF5799">
            <w:pPr>
              <w:pStyle w:val="Standard"/>
              <w:tabs>
                <w:tab w:val="right" w:pos="-37"/>
                <w:tab w:val="right" w:pos="493"/>
              </w:tabs>
              <w:snapToGrid w:val="0"/>
              <w:ind w:left="-37"/>
              <w:jc w:val="right"/>
              <w:rPr>
                <w:ins w:id="675" w:author="Bowler, Neill" w:date="2023-01-20T10:41:00Z"/>
                <w:rFonts w:ascii="Arial" w:hAnsi="Arial" w:cs="Arial"/>
                <w:color w:val="000000"/>
                <w:sz w:val="16"/>
                <w:szCs w:val="16"/>
              </w:rPr>
            </w:pPr>
            <w:ins w:id="676" w:author="Bowler, Neill" w:date="2023-01-20T10:42:00Z">
              <w:r w:rsidRPr="0001716B">
                <w:rPr>
                  <w:rFonts w:ascii="Arial" w:hAnsi="Arial" w:cs="Arial"/>
                  <w:color w:val="000000"/>
                  <w:sz w:val="16"/>
                  <w:szCs w:val="16"/>
                  <w:rPrChange w:id="677" w:author="Bowler, Neill" w:date="2023-01-20T10:43:00Z">
                    <w:rPr>
                      <w:rFonts w:asciiTheme="minorHAnsi" w:hAnsi="Arial" w:cs="Lohit Devanagari"/>
                      <w:color w:val="000000"/>
                      <w:sz w:val="14"/>
                      <w:szCs w:val="14"/>
                    </w:rPr>
                  </w:rPrChange>
                </w:rPr>
                <w:t>1</w:t>
              </w:r>
            </w:ins>
          </w:p>
        </w:tc>
        <w:tc>
          <w:tcPr>
            <w:tcW w:w="1063" w:type="dxa"/>
            <w:shd w:val="clear" w:color="auto" w:fill="F3F3F3"/>
            <w:tcMar>
              <w:top w:w="0" w:type="dxa"/>
              <w:left w:w="108" w:type="dxa"/>
              <w:bottom w:w="0" w:type="dxa"/>
              <w:right w:w="108" w:type="dxa"/>
            </w:tcMar>
            <w:tcPrChange w:id="678" w:author="Bowler, Neill" w:date="2023-01-20T11:47:00Z">
              <w:tcPr>
                <w:tcW w:w="1063" w:type="dxa"/>
                <w:shd w:val="clear" w:color="auto" w:fill="F3F3F3"/>
                <w:tcMar>
                  <w:top w:w="0" w:type="dxa"/>
                  <w:left w:w="108" w:type="dxa"/>
                  <w:bottom w:w="0" w:type="dxa"/>
                  <w:right w:w="108" w:type="dxa"/>
                </w:tcMar>
              </w:tcPr>
            </w:tcPrChange>
          </w:tcPr>
          <w:p w14:paraId="3CCACFC4" w14:textId="7F35ACC7" w:rsidR="00DF5799" w:rsidRPr="0001716B" w:rsidRDefault="00DF5799" w:rsidP="00DF5799">
            <w:pPr>
              <w:pStyle w:val="Standard"/>
              <w:snapToGrid w:val="0"/>
              <w:rPr>
                <w:ins w:id="679" w:author="Bowler, Neill" w:date="2023-01-20T10:41:00Z"/>
                <w:rFonts w:ascii="Arial" w:hAnsi="Arial" w:cs="Arial"/>
                <w:color w:val="000000"/>
                <w:sz w:val="16"/>
                <w:szCs w:val="16"/>
              </w:rPr>
            </w:pPr>
            <w:ins w:id="680" w:author="Bowler, Neill" w:date="2023-01-20T10:42:00Z">
              <w:r w:rsidRPr="0001716B">
                <w:rPr>
                  <w:rFonts w:ascii="Arial" w:hAnsi="Arial" w:cs="Arial"/>
                  <w:color w:val="000000"/>
                  <w:sz w:val="16"/>
                  <w:szCs w:val="16"/>
                  <w:rPrChange w:id="681" w:author="Bowler, Neill" w:date="2023-01-20T10:43:00Z">
                    <w:rPr>
                      <w:rFonts w:asciiTheme="minorHAnsi" w:hAnsi="Arial" w:cs="Lohit Devanagari"/>
                      <w:color w:val="000000"/>
                      <w:sz w:val="14"/>
                      <w:szCs w:val="14"/>
                    </w:rPr>
                  </w:rPrChange>
                </w:rPr>
                <w:t>Numeric</w:t>
              </w:r>
            </w:ins>
          </w:p>
        </w:tc>
        <w:tc>
          <w:tcPr>
            <w:tcW w:w="2481" w:type="dxa"/>
            <w:shd w:val="clear" w:color="auto" w:fill="F3F3F3"/>
            <w:tcMar>
              <w:top w:w="0" w:type="dxa"/>
              <w:left w:w="108" w:type="dxa"/>
              <w:bottom w:w="0" w:type="dxa"/>
              <w:right w:w="108" w:type="dxa"/>
            </w:tcMar>
            <w:tcPrChange w:id="682" w:author="Bowler, Neill" w:date="2023-01-20T11:47:00Z">
              <w:tcPr>
                <w:tcW w:w="2481" w:type="dxa"/>
                <w:shd w:val="clear" w:color="auto" w:fill="F3F3F3"/>
                <w:tcMar>
                  <w:top w:w="0" w:type="dxa"/>
                  <w:left w:w="108" w:type="dxa"/>
                  <w:bottom w:w="0" w:type="dxa"/>
                  <w:right w:w="108" w:type="dxa"/>
                </w:tcMar>
              </w:tcPr>
            </w:tcPrChange>
          </w:tcPr>
          <w:p w14:paraId="4B9161ED" w14:textId="49325A1C" w:rsidR="00DF5799" w:rsidRPr="0001716B" w:rsidRDefault="00DF5799" w:rsidP="00DF5799">
            <w:pPr>
              <w:pStyle w:val="Standard"/>
              <w:snapToGrid w:val="0"/>
              <w:rPr>
                <w:ins w:id="683" w:author="Bowler, Neill" w:date="2023-01-20T10:41:00Z"/>
                <w:rFonts w:ascii="Arial" w:hAnsi="Arial" w:cs="Arial"/>
                <w:color w:val="000000"/>
                <w:sz w:val="16"/>
                <w:szCs w:val="16"/>
              </w:rPr>
            </w:pPr>
            <w:ins w:id="684" w:author="Bowler, Neill" w:date="2023-01-20T10:42:00Z">
              <w:r w:rsidRPr="0001716B">
                <w:rPr>
                  <w:rFonts w:ascii="Arial" w:hAnsi="Arial" w:cs="Arial"/>
                  <w:color w:val="000000"/>
                  <w:sz w:val="16"/>
                  <w:szCs w:val="16"/>
                  <w:rPrChange w:id="685" w:author="Bowler, Neill" w:date="2023-01-20T10:43:00Z">
                    <w:rPr>
                      <w:rFonts w:asciiTheme="minorHAnsi" w:hAnsi="Arial" w:cs="Lohit Devanagari"/>
                      <w:color w:val="000000"/>
                      <w:sz w:val="14"/>
                      <w:szCs w:val="14"/>
                    </w:rPr>
                  </w:rPrChange>
                </w:rPr>
                <w:t>Indicate presence of mountain RO header</w:t>
              </w:r>
            </w:ins>
          </w:p>
        </w:tc>
      </w:tr>
      <w:tr w:rsidR="00DF5799" w14:paraId="3C4B1C85" w14:textId="77777777" w:rsidTr="003D0846">
        <w:tblPrEx>
          <w:tblW w:w="10348" w:type="dxa"/>
          <w:jc w:val="center"/>
          <w:tblLayout w:type="fixed"/>
          <w:tblCellMar>
            <w:left w:w="10" w:type="dxa"/>
            <w:right w:w="10" w:type="dxa"/>
          </w:tblCellMar>
          <w:tblLook w:val="0000" w:firstRow="0" w:lastRow="0" w:firstColumn="0" w:lastColumn="0" w:noHBand="0" w:noVBand="0"/>
          <w:tblPrExChange w:id="68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687" w:author="Bowler, Neill" w:date="2023-01-20T10:41:00Z"/>
          <w:trPrChange w:id="688"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689" w:author="Bowler, Neill" w:date="2023-01-20T11:46:00Z">
              <w:tcPr>
                <w:tcW w:w="709" w:type="dxa"/>
                <w:shd w:val="clear" w:color="auto" w:fill="F3F3F3"/>
                <w:tcMar>
                  <w:top w:w="0" w:type="dxa"/>
                  <w:left w:w="108" w:type="dxa"/>
                  <w:bottom w:w="0" w:type="dxa"/>
                  <w:right w:w="108" w:type="dxa"/>
                </w:tcMar>
              </w:tcPr>
            </w:tcPrChange>
          </w:tcPr>
          <w:p w14:paraId="33D9A946" w14:textId="2A37F01D" w:rsidR="00DF5799" w:rsidRPr="0001716B" w:rsidRDefault="00DF5799" w:rsidP="00DF5799">
            <w:pPr>
              <w:pStyle w:val="Standard"/>
              <w:snapToGrid w:val="0"/>
              <w:jc w:val="right"/>
              <w:rPr>
                <w:ins w:id="690" w:author="Bowler, Neill" w:date="2023-01-20T10:41:00Z"/>
                <w:rFonts w:ascii="Arial" w:hAnsi="Arial" w:cs="Arial"/>
                <w:color w:val="000000"/>
                <w:sz w:val="16"/>
                <w:szCs w:val="16"/>
              </w:rPr>
            </w:pPr>
            <w:ins w:id="691" w:author="Bowler, Neill" w:date="2023-01-20T10:42:00Z">
              <w:r w:rsidRPr="0001716B">
                <w:rPr>
                  <w:rFonts w:ascii="Arial" w:eastAsia="Arial" w:hAnsi="Arial" w:cs="Arial"/>
                  <w:color w:val="000000"/>
                  <w:sz w:val="16"/>
                  <w:szCs w:val="16"/>
                  <w:rPrChange w:id="692" w:author="Bowler, Neill" w:date="2023-01-20T10:43:00Z">
                    <w:rPr>
                      <w:rFonts w:asciiTheme="minorHAnsi" w:eastAsia="Arial" w:hAnsi="Arial" w:cs="Lohit Devanagari"/>
                      <w:color w:val="000000"/>
                      <w:sz w:val="14"/>
                      <w:szCs w:val="14"/>
                    </w:rPr>
                  </w:rPrChange>
                </w:rPr>
                <w:t>1</w:t>
              </w:r>
            </w:ins>
            <w:ins w:id="693" w:author="Bowler, Neill" w:date="2023-01-20T10:46:00Z">
              <w:r w:rsidR="004225C0">
                <w:rPr>
                  <w:rFonts w:ascii="Arial" w:eastAsia="Arial" w:hAnsi="Arial" w:cs="Arial"/>
                  <w:color w:val="000000"/>
                  <w:sz w:val="16"/>
                  <w:szCs w:val="16"/>
                </w:rPr>
                <w:t>4-1</w:t>
              </w:r>
            </w:ins>
            <w:ins w:id="694" w:author="Bowler, Neill" w:date="2023-01-20T10:55:00Z">
              <w:r w:rsidR="00B2708C">
                <w:rPr>
                  <w:rFonts w:ascii="Arial" w:eastAsia="Arial" w:hAnsi="Arial" w:cs="Arial"/>
                  <w:color w:val="000000"/>
                  <w:sz w:val="16"/>
                  <w:szCs w:val="16"/>
                </w:rPr>
                <w:t>8</w:t>
              </w:r>
            </w:ins>
          </w:p>
        </w:tc>
        <w:tc>
          <w:tcPr>
            <w:tcW w:w="2085" w:type="dxa"/>
            <w:shd w:val="clear" w:color="auto" w:fill="E0E0E0"/>
            <w:tcMar>
              <w:top w:w="0" w:type="dxa"/>
              <w:left w:w="108" w:type="dxa"/>
              <w:bottom w:w="0" w:type="dxa"/>
              <w:right w:w="108" w:type="dxa"/>
            </w:tcMar>
            <w:tcPrChange w:id="695" w:author="Bowler, Neill" w:date="2023-01-20T11:46:00Z">
              <w:tcPr>
                <w:tcW w:w="2085" w:type="dxa"/>
                <w:shd w:val="clear" w:color="auto" w:fill="F3F3F3"/>
                <w:tcMar>
                  <w:top w:w="0" w:type="dxa"/>
                  <w:left w:w="108" w:type="dxa"/>
                  <w:bottom w:w="0" w:type="dxa"/>
                  <w:right w:w="108" w:type="dxa"/>
                </w:tcMar>
              </w:tcPr>
            </w:tcPrChange>
          </w:tcPr>
          <w:p w14:paraId="403FA471" w14:textId="42B0CE62" w:rsidR="00DF5799" w:rsidRPr="0001716B" w:rsidRDefault="00DF5799" w:rsidP="00DF5799">
            <w:pPr>
              <w:pStyle w:val="Standard"/>
              <w:snapToGrid w:val="0"/>
              <w:rPr>
                <w:ins w:id="696" w:author="Bowler, Neill" w:date="2023-01-20T10:41:00Z"/>
                <w:rFonts w:ascii="Arial" w:hAnsi="Arial" w:cs="Arial"/>
                <w:b/>
                <w:bCs/>
                <w:color w:val="000000"/>
                <w:sz w:val="16"/>
                <w:szCs w:val="16"/>
              </w:rPr>
            </w:pPr>
            <w:ins w:id="697" w:author="Bowler, Neill" w:date="2023-01-20T10:42:00Z">
              <w:r w:rsidRPr="0001716B">
                <w:rPr>
                  <w:rFonts w:ascii="Arial" w:hAnsi="Arial" w:cs="Arial"/>
                  <w:b/>
                  <w:bCs/>
                  <w:color w:val="000000"/>
                  <w:sz w:val="16"/>
                  <w:szCs w:val="16"/>
                  <w:rPrChange w:id="698" w:author="Bowler, Neill" w:date="2023-01-20T10:43:00Z">
                    <w:rPr>
                      <w:rFonts w:asciiTheme="minorHAnsi" w:hAnsi="Arial" w:cs="Lohit Devanagari"/>
                      <w:b/>
                      <w:bCs/>
                      <w:color w:val="000000"/>
                      <w:sz w:val="14"/>
                      <w:szCs w:val="14"/>
                    </w:rPr>
                  </w:rPrChange>
                </w:rPr>
                <w:t>Mountain</w:t>
              </w:r>
              <w:r w:rsidRPr="0001716B">
                <w:rPr>
                  <w:rFonts w:ascii="Arial" w:eastAsia="Arial" w:hAnsi="Arial" w:cs="Arial"/>
                  <w:b/>
                  <w:bCs/>
                  <w:color w:val="000000"/>
                  <w:sz w:val="16"/>
                  <w:szCs w:val="16"/>
                  <w:rPrChange w:id="699"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00" w:author="Bowler, Neill" w:date="2023-01-20T10:43:00Z">
                    <w:rPr>
                      <w:rFonts w:asciiTheme="minorHAnsi" w:hAnsi="Arial" w:cs="Lohit Devanagari"/>
                      <w:b/>
                      <w:bCs/>
                      <w:color w:val="000000"/>
                      <w:sz w:val="14"/>
                      <w:szCs w:val="14"/>
                    </w:rPr>
                  </w:rPrChange>
                </w:rPr>
                <w:t>data</w:t>
              </w:r>
              <w:r w:rsidRPr="0001716B">
                <w:rPr>
                  <w:rFonts w:ascii="Arial" w:eastAsia="Arial" w:hAnsi="Arial" w:cs="Arial"/>
                  <w:b/>
                  <w:bCs/>
                  <w:color w:val="000000"/>
                  <w:sz w:val="16"/>
                  <w:szCs w:val="16"/>
                  <w:rPrChange w:id="70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702" w:author="Bowler, Neill" w:date="2023-01-20T10:43:00Z">
                    <w:rPr>
                      <w:rFonts w:asciiTheme="minorHAnsi" w:hAnsi="Arial" w:cs="Lohit Devanagari"/>
                      <w:b/>
                      <w:bCs/>
                      <w:color w:val="000000"/>
                      <w:sz w:val="14"/>
                      <w:szCs w:val="14"/>
                    </w:rPr>
                  </w:rPrChange>
                </w:rPr>
                <w:t>introducer</w:t>
              </w:r>
            </w:ins>
          </w:p>
        </w:tc>
        <w:tc>
          <w:tcPr>
            <w:tcW w:w="1013" w:type="dxa"/>
            <w:shd w:val="clear" w:color="auto" w:fill="E0E0E0"/>
            <w:tcMar>
              <w:top w:w="0" w:type="dxa"/>
              <w:left w:w="108" w:type="dxa"/>
              <w:bottom w:w="0" w:type="dxa"/>
              <w:right w:w="108" w:type="dxa"/>
            </w:tcMar>
            <w:tcPrChange w:id="703" w:author="Bowler, Neill" w:date="2023-01-20T11:46:00Z">
              <w:tcPr>
                <w:tcW w:w="1013" w:type="dxa"/>
                <w:shd w:val="clear" w:color="auto" w:fill="F3F3F3"/>
                <w:tcMar>
                  <w:top w:w="0" w:type="dxa"/>
                  <w:left w:w="108" w:type="dxa"/>
                  <w:bottom w:w="0" w:type="dxa"/>
                  <w:right w:w="108" w:type="dxa"/>
                </w:tcMar>
              </w:tcPr>
            </w:tcPrChange>
          </w:tcPr>
          <w:p w14:paraId="64945DDD" w14:textId="13EA5F4B" w:rsidR="00DF5799" w:rsidRPr="0001716B" w:rsidRDefault="00DF5799" w:rsidP="00DF5799">
            <w:pPr>
              <w:pStyle w:val="Standard"/>
              <w:snapToGrid w:val="0"/>
              <w:jc w:val="center"/>
              <w:rPr>
                <w:ins w:id="704" w:author="Bowler, Neill" w:date="2023-01-20T10:41:00Z"/>
                <w:rFonts w:ascii="Arial" w:hAnsi="Arial" w:cs="Arial"/>
                <w:b/>
                <w:bCs/>
                <w:color w:val="000000"/>
                <w:sz w:val="16"/>
                <w:szCs w:val="16"/>
              </w:rPr>
            </w:pPr>
            <w:ins w:id="705" w:author="Bowler, Neill" w:date="2023-01-20T10:42:00Z">
              <w:r w:rsidRPr="0001716B">
                <w:rPr>
                  <w:rFonts w:ascii="Arial" w:hAnsi="Arial" w:cs="Arial"/>
                  <w:b/>
                  <w:bCs/>
                  <w:color w:val="000000"/>
                  <w:sz w:val="16"/>
                  <w:szCs w:val="16"/>
                  <w:rPrChange w:id="706" w:author="Bowler, Neill" w:date="2023-01-20T10:43:00Z">
                    <w:rPr>
                      <w:rFonts w:asciiTheme="minorHAnsi" w:hAnsi="Arial" w:cs="Lohit Devanagari"/>
                      <w:b/>
                      <w:bCs/>
                      <w:color w:val="000000"/>
                      <w:sz w:val="14"/>
                      <w:szCs w:val="14"/>
                    </w:rPr>
                  </w:rPrChange>
                </w:rPr>
                <w:t>New</w:t>
              </w:r>
            </w:ins>
          </w:p>
        </w:tc>
        <w:tc>
          <w:tcPr>
            <w:tcW w:w="845" w:type="dxa"/>
            <w:shd w:val="clear" w:color="auto" w:fill="E0E0E0"/>
            <w:tcMar>
              <w:top w:w="0" w:type="dxa"/>
              <w:left w:w="108" w:type="dxa"/>
              <w:bottom w:w="0" w:type="dxa"/>
              <w:right w:w="108" w:type="dxa"/>
            </w:tcMar>
            <w:tcPrChange w:id="707" w:author="Bowler, Neill" w:date="2023-01-20T11:46:00Z">
              <w:tcPr>
                <w:tcW w:w="845" w:type="dxa"/>
                <w:shd w:val="clear" w:color="auto" w:fill="F3F3F3"/>
                <w:tcMar>
                  <w:top w:w="0" w:type="dxa"/>
                  <w:left w:w="108" w:type="dxa"/>
                  <w:bottom w:w="0" w:type="dxa"/>
                  <w:right w:w="108" w:type="dxa"/>
                </w:tcMar>
              </w:tcPr>
            </w:tcPrChange>
          </w:tcPr>
          <w:p w14:paraId="2AE1C6D2" w14:textId="215683FC" w:rsidR="00DF5799" w:rsidRPr="0001716B" w:rsidRDefault="00DF5799" w:rsidP="00DF5799">
            <w:pPr>
              <w:pStyle w:val="Standard"/>
              <w:snapToGrid w:val="0"/>
              <w:jc w:val="right"/>
              <w:rPr>
                <w:ins w:id="708" w:author="Bowler, Neill" w:date="2023-01-20T10:41:00Z"/>
                <w:rFonts w:ascii="Arial" w:hAnsi="Arial" w:cs="Arial"/>
                <w:color w:val="000000"/>
                <w:sz w:val="16"/>
                <w:szCs w:val="16"/>
              </w:rPr>
            </w:pPr>
            <w:ins w:id="709" w:author="Bowler, Neill" w:date="2023-01-20T10:42:00Z">
              <w:r w:rsidRPr="0001716B">
                <w:rPr>
                  <w:rFonts w:ascii="Arial" w:hAnsi="Arial" w:cs="Arial"/>
                  <w:color w:val="000000" w:themeColor="text1"/>
                  <w:sz w:val="16"/>
                  <w:szCs w:val="16"/>
                  <w:rPrChange w:id="710" w:author="Bowler, Neill" w:date="2023-01-20T10:43:00Z">
                    <w:rPr>
                      <w:rFonts w:asciiTheme="minorHAnsi" w:hAnsi="Arial" w:cs="Lohit Devanagari"/>
                      <w:color w:val="000000" w:themeColor="text1"/>
                      <w:sz w:val="14"/>
                      <w:szCs w:val="14"/>
                    </w:rPr>
                  </w:rPrChange>
                </w:rPr>
                <w:t> </w:t>
              </w:r>
            </w:ins>
          </w:p>
        </w:tc>
        <w:tc>
          <w:tcPr>
            <w:tcW w:w="1265" w:type="dxa"/>
            <w:shd w:val="clear" w:color="auto" w:fill="E0E0E0"/>
            <w:tcMar>
              <w:top w:w="0" w:type="dxa"/>
              <w:left w:w="108" w:type="dxa"/>
              <w:bottom w:w="0" w:type="dxa"/>
              <w:right w:w="108" w:type="dxa"/>
            </w:tcMar>
            <w:tcPrChange w:id="711" w:author="Bowler, Neill" w:date="2023-01-20T11:46:00Z">
              <w:tcPr>
                <w:tcW w:w="1265" w:type="dxa"/>
                <w:shd w:val="clear" w:color="auto" w:fill="F3F3F3"/>
                <w:tcMar>
                  <w:top w:w="0" w:type="dxa"/>
                  <w:left w:w="108" w:type="dxa"/>
                  <w:bottom w:w="0" w:type="dxa"/>
                  <w:right w:w="108" w:type="dxa"/>
                </w:tcMar>
              </w:tcPr>
            </w:tcPrChange>
          </w:tcPr>
          <w:p w14:paraId="32953078" w14:textId="0F1215D2" w:rsidR="00DF5799" w:rsidRPr="0001716B" w:rsidRDefault="00DF5799" w:rsidP="00DF5799">
            <w:pPr>
              <w:pStyle w:val="Standard"/>
              <w:snapToGrid w:val="0"/>
              <w:jc w:val="right"/>
              <w:rPr>
                <w:ins w:id="712" w:author="Bowler, Neill" w:date="2023-01-20T10:41:00Z"/>
                <w:rFonts w:ascii="Arial" w:hAnsi="Arial" w:cs="Arial"/>
                <w:color w:val="000000"/>
                <w:sz w:val="16"/>
                <w:szCs w:val="16"/>
              </w:rPr>
            </w:pPr>
            <w:ins w:id="713" w:author="Bowler, Neill" w:date="2023-01-20T10:42:00Z">
              <w:r w:rsidRPr="0001716B">
                <w:rPr>
                  <w:rFonts w:ascii="Arial" w:hAnsi="Arial" w:cs="Arial"/>
                  <w:color w:val="000000" w:themeColor="text1"/>
                  <w:sz w:val="16"/>
                  <w:szCs w:val="16"/>
                  <w:rPrChange w:id="714" w:author="Bowler, Neill" w:date="2023-01-20T10:43:00Z">
                    <w:rPr>
                      <w:rFonts w:asciiTheme="minorHAnsi" w:hAnsi="Arial" w:cs="Lohit Devanagari"/>
                      <w:color w:val="000000" w:themeColor="text1"/>
                      <w:sz w:val="14"/>
                      <w:szCs w:val="14"/>
                    </w:rPr>
                  </w:rPrChange>
                </w:rPr>
                <w:t> </w:t>
              </w:r>
            </w:ins>
          </w:p>
        </w:tc>
        <w:tc>
          <w:tcPr>
            <w:tcW w:w="887" w:type="dxa"/>
            <w:shd w:val="clear" w:color="auto" w:fill="E0E0E0"/>
            <w:tcMar>
              <w:top w:w="0" w:type="dxa"/>
              <w:left w:w="108" w:type="dxa"/>
              <w:bottom w:w="0" w:type="dxa"/>
              <w:right w:w="108" w:type="dxa"/>
            </w:tcMar>
            <w:tcPrChange w:id="715" w:author="Bowler, Neill" w:date="2023-01-20T11:46:00Z">
              <w:tcPr>
                <w:tcW w:w="887" w:type="dxa"/>
                <w:shd w:val="clear" w:color="auto" w:fill="F3F3F3"/>
                <w:tcMar>
                  <w:top w:w="0" w:type="dxa"/>
                  <w:left w:w="108" w:type="dxa"/>
                  <w:bottom w:w="0" w:type="dxa"/>
                  <w:right w:w="108" w:type="dxa"/>
                </w:tcMar>
              </w:tcPr>
            </w:tcPrChange>
          </w:tcPr>
          <w:p w14:paraId="20713EB1" w14:textId="43DBC067" w:rsidR="00DF5799" w:rsidRPr="0001716B" w:rsidRDefault="00DF5799" w:rsidP="00DF5799">
            <w:pPr>
              <w:pStyle w:val="Standard"/>
              <w:tabs>
                <w:tab w:val="right" w:pos="-37"/>
                <w:tab w:val="right" w:pos="493"/>
              </w:tabs>
              <w:snapToGrid w:val="0"/>
              <w:ind w:left="-37"/>
              <w:jc w:val="right"/>
              <w:rPr>
                <w:ins w:id="716" w:author="Bowler, Neill" w:date="2023-01-20T10:41:00Z"/>
                <w:rFonts w:ascii="Arial" w:hAnsi="Arial" w:cs="Arial"/>
                <w:color w:val="000000"/>
                <w:sz w:val="16"/>
                <w:szCs w:val="16"/>
              </w:rPr>
            </w:pPr>
            <w:ins w:id="717" w:author="Bowler, Neill" w:date="2023-01-20T10:42:00Z">
              <w:r w:rsidRPr="0001716B">
                <w:rPr>
                  <w:rFonts w:ascii="Arial" w:hAnsi="Arial" w:cs="Arial"/>
                  <w:color w:val="000000" w:themeColor="text1"/>
                  <w:sz w:val="16"/>
                  <w:szCs w:val="16"/>
                  <w:rPrChange w:id="718" w:author="Bowler, Neill" w:date="2023-01-20T10:43:00Z">
                    <w:rPr>
                      <w:rFonts w:asciiTheme="minorHAnsi" w:hAnsi="Arial" w:cs="Lohit Devanagari"/>
                      <w:color w:val="000000" w:themeColor="text1"/>
                      <w:sz w:val="14"/>
                      <w:szCs w:val="14"/>
                    </w:rPr>
                  </w:rPrChange>
                </w:rPr>
                <w:t> </w:t>
              </w:r>
            </w:ins>
          </w:p>
        </w:tc>
        <w:tc>
          <w:tcPr>
            <w:tcW w:w="1063" w:type="dxa"/>
            <w:shd w:val="clear" w:color="auto" w:fill="E0E0E0"/>
            <w:tcMar>
              <w:top w:w="0" w:type="dxa"/>
              <w:left w:w="108" w:type="dxa"/>
              <w:bottom w:w="0" w:type="dxa"/>
              <w:right w:w="108" w:type="dxa"/>
            </w:tcMar>
            <w:tcPrChange w:id="719" w:author="Bowler, Neill" w:date="2023-01-20T11:46:00Z">
              <w:tcPr>
                <w:tcW w:w="1063" w:type="dxa"/>
                <w:shd w:val="clear" w:color="auto" w:fill="F3F3F3"/>
                <w:tcMar>
                  <w:top w:w="0" w:type="dxa"/>
                  <w:left w:w="108" w:type="dxa"/>
                  <w:bottom w:w="0" w:type="dxa"/>
                  <w:right w:w="108" w:type="dxa"/>
                </w:tcMar>
              </w:tcPr>
            </w:tcPrChange>
          </w:tcPr>
          <w:p w14:paraId="337ED0A3" w14:textId="60710236" w:rsidR="00DF5799" w:rsidRPr="0001716B" w:rsidRDefault="00DF5799" w:rsidP="00DF5799">
            <w:pPr>
              <w:pStyle w:val="Standard"/>
              <w:snapToGrid w:val="0"/>
              <w:rPr>
                <w:ins w:id="720" w:author="Bowler, Neill" w:date="2023-01-20T10:41:00Z"/>
                <w:rFonts w:ascii="Arial" w:hAnsi="Arial" w:cs="Arial"/>
                <w:color w:val="000000"/>
                <w:sz w:val="16"/>
                <w:szCs w:val="16"/>
              </w:rPr>
            </w:pPr>
            <w:ins w:id="721" w:author="Bowler, Neill" w:date="2023-01-20T10:42:00Z">
              <w:r w:rsidRPr="0001716B">
                <w:rPr>
                  <w:rFonts w:ascii="Arial" w:hAnsi="Arial" w:cs="Arial"/>
                  <w:color w:val="000000" w:themeColor="text1"/>
                  <w:sz w:val="16"/>
                  <w:szCs w:val="16"/>
                  <w:rPrChange w:id="722" w:author="Bowler, Neill" w:date="2023-01-20T10:43:00Z">
                    <w:rPr>
                      <w:rFonts w:asciiTheme="minorHAnsi" w:hAnsi="Arial" w:cs="Lohit Devanagari"/>
                      <w:color w:val="000000" w:themeColor="text1"/>
                      <w:sz w:val="14"/>
                      <w:szCs w:val="14"/>
                    </w:rPr>
                  </w:rPrChange>
                </w:rPr>
                <w:t> </w:t>
              </w:r>
            </w:ins>
          </w:p>
        </w:tc>
        <w:tc>
          <w:tcPr>
            <w:tcW w:w="2481" w:type="dxa"/>
            <w:shd w:val="clear" w:color="auto" w:fill="E0E0E0"/>
            <w:tcMar>
              <w:top w:w="0" w:type="dxa"/>
              <w:left w:w="108" w:type="dxa"/>
              <w:bottom w:w="0" w:type="dxa"/>
              <w:right w:w="108" w:type="dxa"/>
            </w:tcMar>
            <w:tcPrChange w:id="723" w:author="Bowler, Neill" w:date="2023-01-20T11:46:00Z">
              <w:tcPr>
                <w:tcW w:w="2481" w:type="dxa"/>
                <w:shd w:val="clear" w:color="auto" w:fill="F3F3F3"/>
                <w:tcMar>
                  <w:top w:w="0" w:type="dxa"/>
                  <w:left w:w="108" w:type="dxa"/>
                  <w:bottom w:w="0" w:type="dxa"/>
                  <w:right w:w="108" w:type="dxa"/>
                </w:tcMar>
              </w:tcPr>
            </w:tcPrChange>
          </w:tcPr>
          <w:p w14:paraId="2316C9DE" w14:textId="6A6EC6CE" w:rsidR="00DF5799" w:rsidRPr="0001716B" w:rsidRDefault="00DF5799" w:rsidP="00DF5799">
            <w:pPr>
              <w:pStyle w:val="Standard"/>
              <w:snapToGrid w:val="0"/>
              <w:rPr>
                <w:ins w:id="724" w:author="Bowler, Neill" w:date="2023-01-20T10:41:00Z"/>
                <w:rFonts w:ascii="Arial" w:hAnsi="Arial" w:cs="Arial"/>
                <w:color w:val="000000"/>
                <w:sz w:val="16"/>
                <w:szCs w:val="16"/>
              </w:rPr>
            </w:pPr>
            <w:ins w:id="725" w:author="Bowler, Neill" w:date="2023-01-20T10:42:00Z">
              <w:r w:rsidRPr="0001716B">
                <w:rPr>
                  <w:rFonts w:ascii="Arial" w:hAnsi="Arial" w:cs="Arial"/>
                  <w:color w:val="000000" w:themeColor="text1"/>
                  <w:sz w:val="16"/>
                  <w:szCs w:val="16"/>
                  <w:rPrChange w:id="726" w:author="Bowler, Neill" w:date="2023-01-20T10:43:00Z">
                    <w:rPr>
                      <w:rFonts w:asciiTheme="minorHAnsi" w:hAnsi="Arial" w:cs="Lohit Devanagari"/>
                      <w:color w:val="000000" w:themeColor="text1"/>
                      <w:sz w:val="14"/>
                      <w:szCs w:val="14"/>
                    </w:rPr>
                  </w:rPrChange>
                </w:rPr>
                <w:t> </w:t>
              </w:r>
            </w:ins>
          </w:p>
        </w:tc>
      </w:tr>
      <w:tr w:rsidR="00DF5799" w14:paraId="0F52288B" w14:textId="77777777" w:rsidTr="003D0846">
        <w:tblPrEx>
          <w:tblW w:w="10348" w:type="dxa"/>
          <w:jc w:val="center"/>
          <w:tblLayout w:type="fixed"/>
          <w:tblCellMar>
            <w:left w:w="10" w:type="dxa"/>
            <w:right w:w="10" w:type="dxa"/>
          </w:tblCellMar>
          <w:tblLook w:val="0000" w:firstRow="0" w:lastRow="0" w:firstColumn="0" w:lastColumn="0" w:noHBand="0" w:noVBand="0"/>
          <w:tblPrExChange w:id="727"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28" w:author="Bowler, Neill" w:date="2023-01-20T10:41:00Z"/>
          <w:trPrChange w:id="729"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730" w:author="Bowler, Neill" w:date="2023-01-20T11:47:00Z">
              <w:tcPr>
                <w:tcW w:w="709" w:type="dxa"/>
                <w:shd w:val="clear" w:color="auto" w:fill="F3F3F3"/>
                <w:tcMar>
                  <w:top w:w="0" w:type="dxa"/>
                  <w:left w:w="108" w:type="dxa"/>
                  <w:bottom w:w="0" w:type="dxa"/>
                  <w:right w:w="108" w:type="dxa"/>
                </w:tcMar>
              </w:tcPr>
            </w:tcPrChange>
          </w:tcPr>
          <w:p w14:paraId="2891F01C" w14:textId="16356884" w:rsidR="00DF5799" w:rsidRPr="0001716B" w:rsidRDefault="004225C0" w:rsidP="00DF5799">
            <w:pPr>
              <w:pStyle w:val="Standard"/>
              <w:snapToGrid w:val="0"/>
              <w:jc w:val="right"/>
              <w:rPr>
                <w:ins w:id="731" w:author="Bowler, Neill" w:date="2023-01-20T10:41:00Z"/>
                <w:rFonts w:ascii="Arial" w:hAnsi="Arial" w:cs="Arial"/>
                <w:color w:val="000000"/>
                <w:sz w:val="16"/>
                <w:szCs w:val="16"/>
              </w:rPr>
            </w:pPr>
            <w:ins w:id="732" w:author="Bowler, Neill" w:date="2023-01-20T10:46:00Z">
              <w:r>
                <w:rPr>
                  <w:rFonts w:ascii="Arial" w:hAnsi="Arial" w:cs="Arial"/>
                  <w:i/>
                  <w:iCs/>
                  <w:color w:val="000000"/>
                  <w:sz w:val="16"/>
                  <w:szCs w:val="16"/>
                </w:rPr>
                <w:t>14</w:t>
              </w:r>
            </w:ins>
            <w:ins w:id="733" w:author="Bowler, Neill" w:date="2023-01-20T10:55:00Z">
              <w:r w:rsidR="00B2708C">
                <w:rPr>
                  <w:rFonts w:ascii="Arial" w:hAnsi="Arial" w:cs="Arial"/>
                  <w:i/>
                  <w:iCs/>
                  <w:color w:val="000000"/>
                  <w:sz w:val="16"/>
                  <w:szCs w:val="16"/>
                </w:rPr>
                <w:t>-17</w:t>
              </w:r>
            </w:ins>
          </w:p>
        </w:tc>
        <w:tc>
          <w:tcPr>
            <w:tcW w:w="2085" w:type="dxa"/>
            <w:shd w:val="clear" w:color="auto" w:fill="F3F3F3"/>
            <w:tcMar>
              <w:top w:w="0" w:type="dxa"/>
              <w:left w:w="108" w:type="dxa"/>
              <w:bottom w:w="0" w:type="dxa"/>
              <w:right w:w="108" w:type="dxa"/>
            </w:tcMar>
            <w:tcPrChange w:id="734" w:author="Bowler, Neill" w:date="2023-01-20T11:47:00Z">
              <w:tcPr>
                <w:tcW w:w="2085" w:type="dxa"/>
                <w:shd w:val="clear" w:color="auto" w:fill="F3F3F3"/>
                <w:tcMar>
                  <w:top w:w="0" w:type="dxa"/>
                  <w:left w:w="108" w:type="dxa"/>
                  <w:bottom w:w="0" w:type="dxa"/>
                  <w:right w:w="108" w:type="dxa"/>
                </w:tcMar>
              </w:tcPr>
            </w:tcPrChange>
          </w:tcPr>
          <w:p w14:paraId="01B53B31" w14:textId="0AFE86D5" w:rsidR="00DF5799" w:rsidRPr="003311F2" w:rsidRDefault="00DF5799">
            <w:pPr>
              <w:pStyle w:val="Standard"/>
              <w:snapToGrid w:val="0"/>
              <w:ind w:left="177"/>
              <w:rPr>
                <w:ins w:id="735" w:author="Bowler, Neill" w:date="2023-01-20T10:41:00Z"/>
                <w:rFonts w:ascii="Arial" w:hAnsi="Arial" w:cs="Arial"/>
                <w:b/>
                <w:bCs/>
                <w:color w:val="000000"/>
                <w:sz w:val="16"/>
                <w:szCs w:val="16"/>
              </w:rPr>
              <w:pPrChange w:id="736" w:author="Bowler, Neill" w:date="2023-01-20T10:43:00Z">
                <w:pPr>
                  <w:pStyle w:val="Standard"/>
                  <w:snapToGrid w:val="0"/>
                </w:pPr>
              </w:pPrChange>
            </w:pPr>
            <w:ins w:id="737" w:author="Bowler, Neill" w:date="2023-01-20T10:42:00Z">
              <w:r w:rsidRPr="003311F2">
                <w:rPr>
                  <w:rFonts w:ascii="Arial" w:hAnsi="Arial" w:cs="Arial"/>
                  <w:b/>
                  <w:bCs/>
                  <w:i/>
                  <w:iCs/>
                  <w:color w:val="000000"/>
                  <w:sz w:val="16"/>
                  <w:szCs w:val="16"/>
                  <w:rPrChange w:id="738" w:author="Bowler, Neill" w:date="2023-01-20T10:55:00Z">
                    <w:rPr>
                      <w:rFonts w:asciiTheme="minorHAnsi" w:hAnsi="Arial" w:cs="Lohit Devanagari"/>
                      <w:i/>
                      <w:iCs/>
                      <w:color w:val="000000"/>
                      <w:sz w:val="14"/>
                      <w:szCs w:val="14"/>
                    </w:rPr>
                  </w:rPrChange>
                </w:rPr>
                <w:t>WIGOS station identifier</w:t>
              </w:r>
            </w:ins>
          </w:p>
        </w:tc>
        <w:tc>
          <w:tcPr>
            <w:tcW w:w="1013" w:type="dxa"/>
            <w:shd w:val="clear" w:color="auto" w:fill="F3F3F3"/>
            <w:tcMar>
              <w:top w:w="0" w:type="dxa"/>
              <w:left w:w="108" w:type="dxa"/>
              <w:bottom w:w="0" w:type="dxa"/>
              <w:right w:w="108" w:type="dxa"/>
            </w:tcMar>
            <w:tcPrChange w:id="739" w:author="Bowler, Neill" w:date="2023-01-20T11:47:00Z">
              <w:tcPr>
                <w:tcW w:w="1013" w:type="dxa"/>
                <w:shd w:val="clear" w:color="auto" w:fill="F3F3F3"/>
                <w:tcMar>
                  <w:top w:w="0" w:type="dxa"/>
                  <w:left w:w="108" w:type="dxa"/>
                  <w:bottom w:w="0" w:type="dxa"/>
                  <w:right w:w="108" w:type="dxa"/>
                </w:tcMar>
              </w:tcPr>
            </w:tcPrChange>
          </w:tcPr>
          <w:p w14:paraId="20AC7230" w14:textId="618756E5" w:rsidR="00DF5799" w:rsidRPr="0001716B" w:rsidRDefault="00DF5799" w:rsidP="00DF5799">
            <w:pPr>
              <w:pStyle w:val="Standard"/>
              <w:snapToGrid w:val="0"/>
              <w:jc w:val="center"/>
              <w:rPr>
                <w:ins w:id="740" w:author="Bowler, Neill" w:date="2023-01-20T10:41:00Z"/>
                <w:rFonts w:ascii="Arial" w:hAnsi="Arial" w:cs="Arial"/>
                <w:b/>
                <w:bCs/>
                <w:color w:val="000000"/>
                <w:sz w:val="16"/>
                <w:szCs w:val="16"/>
              </w:rPr>
            </w:pPr>
            <w:ins w:id="741" w:author="Bowler, Neill" w:date="2023-01-20T10:42:00Z">
              <w:r w:rsidRPr="0001716B">
                <w:rPr>
                  <w:rFonts w:ascii="Arial" w:hAnsi="Arial" w:cs="Arial"/>
                  <w:i/>
                  <w:iCs/>
                  <w:color w:val="000000" w:themeColor="text1"/>
                  <w:sz w:val="16"/>
                  <w:szCs w:val="16"/>
                  <w:rPrChange w:id="742" w:author="Bowler, Neill" w:date="2023-01-20T10:43:00Z">
                    <w:rPr>
                      <w:rFonts w:asciiTheme="minorHAnsi" w:hAnsi="Arial" w:cs="Lohit Devanagari"/>
                      <w:i/>
                      <w:iCs/>
                      <w:color w:val="000000" w:themeColor="text1"/>
                      <w:sz w:val="14"/>
                      <w:szCs w:val="14"/>
                    </w:rPr>
                  </w:rPrChange>
                </w:rPr>
                <w:t>3 01 150</w:t>
              </w:r>
              <w:r w:rsidRPr="0001716B">
                <w:rPr>
                  <w:rFonts w:ascii="Arial" w:hAnsi="Arial" w:cs="Arial"/>
                  <w:i/>
                  <w:iCs/>
                  <w:color w:val="000000" w:themeColor="text1"/>
                  <w:sz w:val="16"/>
                  <w:szCs w:val="16"/>
                  <w:rPrChange w:id="743" w:author="Bowler, Neill" w:date="2023-01-20T10:43:00Z">
                    <w:rPr>
                      <w:rFonts w:asciiTheme="minorHAnsi" w:hAnsi="Arial" w:cs="Lohit Devanagari"/>
                      <w:i/>
                      <w:iCs/>
                      <w:color w:val="000000" w:themeColor="text1"/>
                      <w:sz w:val="14"/>
                      <w:szCs w:val="14"/>
                    </w:rPr>
                  </w:rPrChange>
                </w:rPr>
                <w:t> </w:t>
              </w:r>
            </w:ins>
          </w:p>
        </w:tc>
        <w:tc>
          <w:tcPr>
            <w:tcW w:w="845" w:type="dxa"/>
            <w:shd w:val="clear" w:color="auto" w:fill="F3F3F3"/>
            <w:tcMar>
              <w:top w:w="0" w:type="dxa"/>
              <w:left w:w="108" w:type="dxa"/>
              <w:bottom w:w="0" w:type="dxa"/>
              <w:right w:w="108" w:type="dxa"/>
            </w:tcMar>
            <w:tcPrChange w:id="744" w:author="Bowler, Neill" w:date="2023-01-20T11:47:00Z">
              <w:tcPr>
                <w:tcW w:w="845" w:type="dxa"/>
                <w:shd w:val="clear" w:color="auto" w:fill="F3F3F3"/>
                <w:tcMar>
                  <w:top w:w="0" w:type="dxa"/>
                  <w:left w:w="108" w:type="dxa"/>
                  <w:bottom w:w="0" w:type="dxa"/>
                  <w:right w:w="108" w:type="dxa"/>
                </w:tcMar>
              </w:tcPr>
            </w:tcPrChange>
          </w:tcPr>
          <w:p w14:paraId="12A55570" w14:textId="201D6DE7" w:rsidR="00DF5799" w:rsidRPr="0001716B" w:rsidRDefault="00DF5799" w:rsidP="00DF5799">
            <w:pPr>
              <w:pStyle w:val="Standard"/>
              <w:snapToGrid w:val="0"/>
              <w:jc w:val="right"/>
              <w:rPr>
                <w:ins w:id="745" w:author="Bowler, Neill" w:date="2023-01-20T10:41:00Z"/>
                <w:rFonts w:ascii="Arial" w:hAnsi="Arial" w:cs="Arial"/>
                <w:color w:val="000000"/>
                <w:sz w:val="16"/>
                <w:szCs w:val="16"/>
              </w:rPr>
            </w:pPr>
            <w:ins w:id="746" w:author="Bowler, Neill" w:date="2023-01-20T10:42:00Z">
              <w:r w:rsidRPr="0001716B">
                <w:rPr>
                  <w:rFonts w:ascii="Arial" w:hAnsi="Arial" w:cs="Arial"/>
                  <w:color w:val="000000" w:themeColor="text1"/>
                  <w:sz w:val="16"/>
                  <w:szCs w:val="16"/>
                  <w:rPrChange w:id="747" w:author="Bowler, Neill" w:date="2023-01-20T10:43:00Z">
                    <w:rPr>
                      <w:rFonts w:asciiTheme="minorHAnsi" w:hAnsi="Arial" w:cs="Lohit Devanagari"/>
                      <w:color w:val="000000" w:themeColor="text1"/>
                      <w:sz w:val="14"/>
                      <w:szCs w:val="14"/>
                    </w:rPr>
                  </w:rPrChange>
                </w:rPr>
                <w:t> </w:t>
              </w:r>
            </w:ins>
          </w:p>
        </w:tc>
        <w:tc>
          <w:tcPr>
            <w:tcW w:w="1265" w:type="dxa"/>
            <w:shd w:val="clear" w:color="auto" w:fill="F3F3F3"/>
            <w:tcMar>
              <w:top w:w="0" w:type="dxa"/>
              <w:left w:w="108" w:type="dxa"/>
              <w:bottom w:w="0" w:type="dxa"/>
              <w:right w:w="108" w:type="dxa"/>
            </w:tcMar>
            <w:tcPrChange w:id="748" w:author="Bowler, Neill" w:date="2023-01-20T11:47:00Z">
              <w:tcPr>
                <w:tcW w:w="1265" w:type="dxa"/>
                <w:shd w:val="clear" w:color="auto" w:fill="F3F3F3"/>
                <w:tcMar>
                  <w:top w:w="0" w:type="dxa"/>
                  <w:left w:w="108" w:type="dxa"/>
                  <w:bottom w:w="0" w:type="dxa"/>
                  <w:right w:w="108" w:type="dxa"/>
                </w:tcMar>
              </w:tcPr>
            </w:tcPrChange>
          </w:tcPr>
          <w:p w14:paraId="6BCB646E" w14:textId="240E012D" w:rsidR="00DF5799" w:rsidRPr="0001716B" w:rsidRDefault="00DF5799" w:rsidP="00DF5799">
            <w:pPr>
              <w:pStyle w:val="Standard"/>
              <w:snapToGrid w:val="0"/>
              <w:jc w:val="right"/>
              <w:rPr>
                <w:ins w:id="749" w:author="Bowler, Neill" w:date="2023-01-20T10:41:00Z"/>
                <w:rFonts w:ascii="Arial" w:hAnsi="Arial" w:cs="Arial"/>
                <w:color w:val="000000"/>
                <w:sz w:val="16"/>
                <w:szCs w:val="16"/>
              </w:rPr>
            </w:pPr>
            <w:ins w:id="750" w:author="Bowler, Neill" w:date="2023-01-20T10:42:00Z">
              <w:r w:rsidRPr="0001716B">
                <w:rPr>
                  <w:rFonts w:ascii="Arial" w:hAnsi="Arial" w:cs="Arial"/>
                  <w:color w:val="000000" w:themeColor="text1"/>
                  <w:sz w:val="16"/>
                  <w:szCs w:val="16"/>
                  <w:rPrChange w:id="751" w:author="Bowler, Neill" w:date="2023-01-20T10:43:00Z">
                    <w:rPr>
                      <w:rFonts w:asciiTheme="minorHAnsi" w:hAnsi="Arial" w:cs="Lohit Devanagari"/>
                      <w:color w:val="000000" w:themeColor="text1"/>
                      <w:sz w:val="14"/>
                      <w:szCs w:val="14"/>
                    </w:rPr>
                  </w:rPrChange>
                </w:rPr>
                <w:t> </w:t>
              </w:r>
            </w:ins>
          </w:p>
        </w:tc>
        <w:tc>
          <w:tcPr>
            <w:tcW w:w="887" w:type="dxa"/>
            <w:shd w:val="clear" w:color="auto" w:fill="F3F3F3"/>
            <w:tcMar>
              <w:top w:w="0" w:type="dxa"/>
              <w:left w:w="108" w:type="dxa"/>
              <w:bottom w:w="0" w:type="dxa"/>
              <w:right w:w="108" w:type="dxa"/>
            </w:tcMar>
            <w:tcPrChange w:id="752" w:author="Bowler, Neill" w:date="2023-01-20T11:47:00Z">
              <w:tcPr>
                <w:tcW w:w="887" w:type="dxa"/>
                <w:shd w:val="clear" w:color="auto" w:fill="F3F3F3"/>
                <w:tcMar>
                  <w:top w:w="0" w:type="dxa"/>
                  <w:left w:w="108" w:type="dxa"/>
                  <w:bottom w:w="0" w:type="dxa"/>
                  <w:right w:w="108" w:type="dxa"/>
                </w:tcMar>
              </w:tcPr>
            </w:tcPrChange>
          </w:tcPr>
          <w:p w14:paraId="74D8B962" w14:textId="77777777" w:rsidR="00DF5799" w:rsidRPr="0001716B" w:rsidRDefault="00DF5799" w:rsidP="00DF5799">
            <w:pPr>
              <w:pStyle w:val="Standard"/>
              <w:tabs>
                <w:tab w:val="right" w:pos="-37"/>
                <w:tab w:val="right" w:pos="493"/>
              </w:tabs>
              <w:snapToGrid w:val="0"/>
              <w:ind w:left="-37"/>
              <w:jc w:val="right"/>
              <w:rPr>
                <w:ins w:id="753" w:author="Bowler, Neill" w:date="2023-01-20T10:41:00Z"/>
                <w:rFonts w:ascii="Arial" w:hAnsi="Arial" w:cs="Arial"/>
                <w:color w:val="000000"/>
                <w:sz w:val="16"/>
                <w:szCs w:val="16"/>
              </w:rPr>
            </w:pPr>
          </w:p>
        </w:tc>
        <w:tc>
          <w:tcPr>
            <w:tcW w:w="1063" w:type="dxa"/>
            <w:shd w:val="clear" w:color="auto" w:fill="F3F3F3"/>
            <w:tcMar>
              <w:top w:w="0" w:type="dxa"/>
              <w:left w:w="108" w:type="dxa"/>
              <w:bottom w:w="0" w:type="dxa"/>
              <w:right w:w="108" w:type="dxa"/>
            </w:tcMar>
            <w:tcPrChange w:id="754" w:author="Bowler, Neill" w:date="2023-01-20T11:47:00Z">
              <w:tcPr>
                <w:tcW w:w="1063" w:type="dxa"/>
                <w:shd w:val="clear" w:color="auto" w:fill="F3F3F3"/>
                <w:tcMar>
                  <w:top w:w="0" w:type="dxa"/>
                  <w:left w:w="108" w:type="dxa"/>
                  <w:bottom w:w="0" w:type="dxa"/>
                  <w:right w:w="108" w:type="dxa"/>
                </w:tcMar>
              </w:tcPr>
            </w:tcPrChange>
          </w:tcPr>
          <w:p w14:paraId="394CD452" w14:textId="77777777" w:rsidR="00DF5799" w:rsidRPr="0001716B" w:rsidRDefault="00DF5799" w:rsidP="00DF5799">
            <w:pPr>
              <w:pStyle w:val="Standard"/>
              <w:snapToGrid w:val="0"/>
              <w:rPr>
                <w:ins w:id="755"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756" w:author="Bowler, Neill" w:date="2023-01-20T11:47:00Z">
              <w:tcPr>
                <w:tcW w:w="2481" w:type="dxa"/>
                <w:shd w:val="clear" w:color="auto" w:fill="F3F3F3"/>
                <w:tcMar>
                  <w:top w:w="0" w:type="dxa"/>
                  <w:left w:w="108" w:type="dxa"/>
                  <w:bottom w:w="0" w:type="dxa"/>
                  <w:right w:w="108" w:type="dxa"/>
                </w:tcMar>
              </w:tcPr>
            </w:tcPrChange>
          </w:tcPr>
          <w:p w14:paraId="537A2109" w14:textId="77777777" w:rsidR="00DF5799" w:rsidRPr="0001716B" w:rsidRDefault="00DF5799" w:rsidP="00DF5799">
            <w:pPr>
              <w:pStyle w:val="Standard"/>
              <w:snapToGrid w:val="0"/>
              <w:rPr>
                <w:ins w:id="757" w:author="Bowler, Neill" w:date="2023-01-20T10:41:00Z"/>
                <w:rFonts w:ascii="Arial" w:hAnsi="Arial" w:cs="Arial"/>
                <w:color w:val="000000"/>
                <w:sz w:val="16"/>
                <w:szCs w:val="16"/>
              </w:rPr>
            </w:pPr>
          </w:p>
        </w:tc>
      </w:tr>
      <w:tr w:rsidR="00DF5799" w14:paraId="6F3737A2" w14:textId="77777777" w:rsidTr="003D0846">
        <w:tblPrEx>
          <w:tblW w:w="10348" w:type="dxa"/>
          <w:jc w:val="center"/>
          <w:tblLayout w:type="fixed"/>
          <w:tblCellMar>
            <w:left w:w="10" w:type="dxa"/>
            <w:right w:w="10" w:type="dxa"/>
          </w:tblCellMar>
          <w:tblLook w:val="0000" w:firstRow="0" w:lastRow="0" w:firstColumn="0" w:lastColumn="0" w:noHBand="0" w:noVBand="0"/>
          <w:tblPrExChange w:id="758"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59" w:author="Bowler, Neill" w:date="2023-01-20T10:41:00Z"/>
          <w:trPrChange w:id="760"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761" w:author="Bowler, Neill" w:date="2023-01-20T11:46:00Z">
              <w:tcPr>
                <w:tcW w:w="709" w:type="dxa"/>
                <w:shd w:val="clear" w:color="auto" w:fill="F3F3F3"/>
                <w:tcMar>
                  <w:top w:w="0" w:type="dxa"/>
                  <w:left w:w="108" w:type="dxa"/>
                  <w:bottom w:w="0" w:type="dxa"/>
                  <w:right w:w="108" w:type="dxa"/>
                </w:tcMar>
              </w:tcPr>
            </w:tcPrChange>
          </w:tcPr>
          <w:p w14:paraId="5DEA20E7" w14:textId="4A07ED9F" w:rsidR="00DF5799" w:rsidRPr="0001716B" w:rsidRDefault="00DF5799" w:rsidP="00DF5799">
            <w:pPr>
              <w:pStyle w:val="Standard"/>
              <w:snapToGrid w:val="0"/>
              <w:jc w:val="right"/>
              <w:rPr>
                <w:ins w:id="762" w:author="Bowler, Neill" w:date="2023-01-20T10:41:00Z"/>
                <w:rFonts w:ascii="Arial" w:hAnsi="Arial" w:cs="Arial"/>
                <w:color w:val="000000"/>
                <w:sz w:val="16"/>
                <w:szCs w:val="16"/>
              </w:rPr>
            </w:pPr>
            <w:ins w:id="763" w:author="Bowler, Neill" w:date="2023-01-20T10:42:00Z">
              <w:r w:rsidRPr="0001716B">
                <w:rPr>
                  <w:rFonts w:ascii="Arial" w:hAnsi="Arial" w:cs="Arial"/>
                  <w:color w:val="000000" w:themeColor="text1"/>
                  <w:sz w:val="16"/>
                  <w:szCs w:val="16"/>
                  <w:rPrChange w:id="764" w:author="Bowler, Neill" w:date="2023-01-20T10:43:00Z">
                    <w:rPr>
                      <w:rFonts w:asciiTheme="minorHAnsi" w:hAnsi="Arial" w:cs="Lohit Devanagari"/>
                      <w:color w:val="000000" w:themeColor="text1"/>
                      <w:sz w:val="14"/>
                      <w:szCs w:val="14"/>
                    </w:rPr>
                  </w:rPrChange>
                </w:rPr>
                <w:t>1</w:t>
              </w:r>
            </w:ins>
            <w:ins w:id="765" w:author="Bowler, Neill" w:date="2023-01-20T10:55:00Z">
              <w:r w:rsidR="00B2708C">
                <w:rPr>
                  <w:rFonts w:ascii="Arial" w:hAnsi="Arial" w:cs="Arial"/>
                  <w:color w:val="000000" w:themeColor="text1"/>
                  <w:sz w:val="16"/>
                  <w:szCs w:val="16"/>
                </w:rPr>
                <w:t>4</w:t>
              </w:r>
            </w:ins>
          </w:p>
        </w:tc>
        <w:tc>
          <w:tcPr>
            <w:tcW w:w="2085" w:type="dxa"/>
            <w:shd w:val="clear" w:color="auto" w:fill="E0E0E0"/>
            <w:tcMar>
              <w:top w:w="0" w:type="dxa"/>
              <w:left w:w="108" w:type="dxa"/>
              <w:bottom w:w="0" w:type="dxa"/>
              <w:right w:w="108" w:type="dxa"/>
            </w:tcMar>
            <w:tcPrChange w:id="766" w:author="Bowler, Neill" w:date="2023-01-20T11:46:00Z">
              <w:tcPr>
                <w:tcW w:w="2085" w:type="dxa"/>
                <w:shd w:val="clear" w:color="auto" w:fill="F3F3F3"/>
                <w:tcMar>
                  <w:top w:w="0" w:type="dxa"/>
                  <w:left w:w="108" w:type="dxa"/>
                  <w:bottom w:w="0" w:type="dxa"/>
                  <w:right w:w="108" w:type="dxa"/>
                </w:tcMar>
              </w:tcPr>
            </w:tcPrChange>
          </w:tcPr>
          <w:p w14:paraId="79FD37E6" w14:textId="38C6E5F0" w:rsidR="00DF5799" w:rsidRPr="0001716B" w:rsidRDefault="00DF5799">
            <w:pPr>
              <w:pStyle w:val="Standard"/>
              <w:snapToGrid w:val="0"/>
              <w:ind w:left="460"/>
              <w:rPr>
                <w:ins w:id="767" w:author="Bowler, Neill" w:date="2023-01-20T10:41:00Z"/>
                <w:rFonts w:ascii="Arial" w:hAnsi="Arial" w:cs="Arial"/>
                <w:b/>
                <w:bCs/>
                <w:color w:val="000000"/>
                <w:sz w:val="16"/>
                <w:szCs w:val="16"/>
              </w:rPr>
              <w:pPrChange w:id="768" w:author="Bowler, Neill" w:date="2023-01-20T10:54:00Z">
                <w:pPr>
                  <w:pStyle w:val="Standard"/>
                  <w:snapToGrid w:val="0"/>
                </w:pPr>
              </w:pPrChange>
            </w:pPr>
            <w:ins w:id="769" w:author="Bowler, Neill" w:date="2023-01-20T10:42:00Z">
              <w:r w:rsidRPr="0001716B">
                <w:rPr>
                  <w:rFonts w:ascii="Arial" w:hAnsi="Arial" w:cs="Arial"/>
                  <w:i/>
                  <w:iCs/>
                  <w:color w:val="000000"/>
                  <w:sz w:val="16"/>
                  <w:szCs w:val="16"/>
                  <w:rPrChange w:id="770" w:author="Bowler, Neill" w:date="2023-01-20T10:43:00Z">
                    <w:rPr>
                      <w:rFonts w:asciiTheme="minorHAnsi" w:hAnsi="Arial" w:cs="Lohit Devanagari"/>
                      <w:i/>
                      <w:iCs/>
                      <w:color w:val="000000"/>
                      <w:sz w:val="14"/>
                      <w:szCs w:val="14"/>
                    </w:rPr>
                  </w:rPrChange>
                </w:rPr>
                <w:t>WIGOS Identifier series</w:t>
              </w:r>
            </w:ins>
          </w:p>
        </w:tc>
        <w:tc>
          <w:tcPr>
            <w:tcW w:w="1013" w:type="dxa"/>
            <w:shd w:val="clear" w:color="auto" w:fill="E0E0E0"/>
            <w:tcMar>
              <w:top w:w="0" w:type="dxa"/>
              <w:left w:w="108" w:type="dxa"/>
              <w:bottom w:w="0" w:type="dxa"/>
              <w:right w:w="108" w:type="dxa"/>
            </w:tcMar>
            <w:tcPrChange w:id="771" w:author="Bowler, Neill" w:date="2023-01-20T11:46:00Z">
              <w:tcPr>
                <w:tcW w:w="1013" w:type="dxa"/>
                <w:shd w:val="clear" w:color="auto" w:fill="F3F3F3"/>
                <w:tcMar>
                  <w:top w:w="0" w:type="dxa"/>
                  <w:left w:w="108" w:type="dxa"/>
                  <w:bottom w:w="0" w:type="dxa"/>
                  <w:right w:w="108" w:type="dxa"/>
                </w:tcMar>
              </w:tcPr>
            </w:tcPrChange>
          </w:tcPr>
          <w:p w14:paraId="025667AC" w14:textId="416FF537" w:rsidR="00DF5799" w:rsidRPr="0001716B" w:rsidRDefault="00DF5799" w:rsidP="00DF5799">
            <w:pPr>
              <w:pStyle w:val="Standard"/>
              <w:snapToGrid w:val="0"/>
              <w:jc w:val="center"/>
              <w:rPr>
                <w:ins w:id="772" w:author="Bowler, Neill" w:date="2023-01-20T10:41:00Z"/>
                <w:rFonts w:ascii="Arial" w:hAnsi="Arial" w:cs="Arial"/>
                <w:b/>
                <w:bCs/>
                <w:color w:val="000000"/>
                <w:sz w:val="16"/>
                <w:szCs w:val="16"/>
              </w:rPr>
            </w:pPr>
            <w:ins w:id="773" w:author="Bowler, Neill" w:date="2023-01-20T10:42:00Z">
              <w:r w:rsidRPr="0001716B">
                <w:rPr>
                  <w:rFonts w:ascii="Arial" w:hAnsi="Arial" w:cs="Arial"/>
                  <w:color w:val="000000"/>
                  <w:sz w:val="16"/>
                  <w:szCs w:val="16"/>
                  <w:rPrChange w:id="774" w:author="Bowler, Neill" w:date="2023-01-20T10:43:00Z">
                    <w:rPr>
                      <w:rFonts w:asciiTheme="minorHAnsi" w:hAnsi="Arial" w:cs="Lohit Devanagari"/>
                      <w:color w:val="000000"/>
                      <w:sz w:val="14"/>
                      <w:szCs w:val="14"/>
                    </w:rPr>
                  </w:rPrChange>
                </w:rPr>
                <w:t>0 01 125</w:t>
              </w:r>
            </w:ins>
          </w:p>
        </w:tc>
        <w:tc>
          <w:tcPr>
            <w:tcW w:w="845" w:type="dxa"/>
            <w:shd w:val="clear" w:color="auto" w:fill="E0E0E0"/>
            <w:tcMar>
              <w:top w:w="0" w:type="dxa"/>
              <w:left w:w="108" w:type="dxa"/>
              <w:bottom w:w="0" w:type="dxa"/>
              <w:right w:w="108" w:type="dxa"/>
            </w:tcMar>
            <w:tcPrChange w:id="775" w:author="Bowler, Neill" w:date="2023-01-20T11:46:00Z">
              <w:tcPr>
                <w:tcW w:w="845" w:type="dxa"/>
                <w:shd w:val="clear" w:color="auto" w:fill="F3F3F3"/>
                <w:tcMar>
                  <w:top w:w="0" w:type="dxa"/>
                  <w:left w:w="108" w:type="dxa"/>
                  <w:bottom w:w="0" w:type="dxa"/>
                  <w:right w:w="108" w:type="dxa"/>
                </w:tcMar>
              </w:tcPr>
            </w:tcPrChange>
          </w:tcPr>
          <w:p w14:paraId="47D3E15D" w14:textId="7F1F0E53" w:rsidR="00DF5799" w:rsidRPr="0001716B" w:rsidRDefault="00DF5799" w:rsidP="00DF5799">
            <w:pPr>
              <w:pStyle w:val="Standard"/>
              <w:snapToGrid w:val="0"/>
              <w:jc w:val="right"/>
              <w:rPr>
                <w:ins w:id="776" w:author="Bowler, Neill" w:date="2023-01-20T10:41:00Z"/>
                <w:rFonts w:ascii="Arial" w:hAnsi="Arial" w:cs="Arial"/>
                <w:color w:val="000000"/>
                <w:sz w:val="16"/>
                <w:szCs w:val="16"/>
              </w:rPr>
            </w:pPr>
            <w:ins w:id="777" w:author="Bowler, Neill" w:date="2023-01-20T10:42:00Z">
              <w:r w:rsidRPr="0001716B">
                <w:rPr>
                  <w:rFonts w:ascii="Arial" w:hAnsi="Arial" w:cs="Arial"/>
                  <w:color w:val="000000"/>
                  <w:sz w:val="16"/>
                  <w:szCs w:val="16"/>
                  <w:rPrChange w:id="778"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779" w:author="Bowler, Neill" w:date="2023-01-20T11:46:00Z">
              <w:tcPr>
                <w:tcW w:w="1265" w:type="dxa"/>
                <w:shd w:val="clear" w:color="auto" w:fill="F3F3F3"/>
                <w:tcMar>
                  <w:top w:w="0" w:type="dxa"/>
                  <w:left w:w="108" w:type="dxa"/>
                  <w:bottom w:w="0" w:type="dxa"/>
                  <w:right w:w="108" w:type="dxa"/>
                </w:tcMar>
              </w:tcPr>
            </w:tcPrChange>
          </w:tcPr>
          <w:p w14:paraId="26798940" w14:textId="65759411" w:rsidR="00DF5799" w:rsidRPr="0001716B" w:rsidRDefault="00DF5799" w:rsidP="00DF5799">
            <w:pPr>
              <w:pStyle w:val="Standard"/>
              <w:snapToGrid w:val="0"/>
              <w:jc w:val="right"/>
              <w:rPr>
                <w:ins w:id="780" w:author="Bowler, Neill" w:date="2023-01-20T10:41:00Z"/>
                <w:rFonts w:ascii="Arial" w:hAnsi="Arial" w:cs="Arial"/>
                <w:color w:val="000000"/>
                <w:sz w:val="16"/>
                <w:szCs w:val="16"/>
              </w:rPr>
            </w:pPr>
            <w:ins w:id="781" w:author="Bowler, Neill" w:date="2023-01-20T10:42:00Z">
              <w:r w:rsidRPr="0001716B">
                <w:rPr>
                  <w:rFonts w:ascii="Arial" w:hAnsi="Arial" w:cs="Arial"/>
                  <w:color w:val="000000"/>
                  <w:sz w:val="16"/>
                  <w:szCs w:val="16"/>
                  <w:rPrChange w:id="782"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783" w:author="Bowler, Neill" w:date="2023-01-20T11:46:00Z">
              <w:tcPr>
                <w:tcW w:w="887" w:type="dxa"/>
                <w:shd w:val="clear" w:color="auto" w:fill="F3F3F3"/>
                <w:tcMar>
                  <w:top w:w="0" w:type="dxa"/>
                  <w:left w:w="108" w:type="dxa"/>
                  <w:bottom w:w="0" w:type="dxa"/>
                  <w:right w:w="108" w:type="dxa"/>
                </w:tcMar>
              </w:tcPr>
            </w:tcPrChange>
          </w:tcPr>
          <w:p w14:paraId="1F932C47" w14:textId="6ABE2B36" w:rsidR="00DF5799" w:rsidRPr="0001716B" w:rsidRDefault="00DF5799" w:rsidP="00DF5799">
            <w:pPr>
              <w:pStyle w:val="Standard"/>
              <w:tabs>
                <w:tab w:val="right" w:pos="-37"/>
                <w:tab w:val="right" w:pos="493"/>
              </w:tabs>
              <w:snapToGrid w:val="0"/>
              <w:ind w:left="-37"/>
              <w:jc w:val="right"/>
              <w:rPr>
                <w:ins w:id="784" w:author="Bowler, Neill" w:date="2023-01-20T10:41:00Z"/>
                <w:rFonts w:ascii="Arial" w:hAnsi="Arial" w:cs="Arial"/>
                <w:color w:val="000000"/>
                <w:sz w:val="16"/>
                <w:szCs w:val="16"/>
              </w:rPr>
            </w:pPr>
            <w:ins w:id="785" w:author="Bowler, Neill" w:date="2023-01-20T10:42:00Z">
              <w:r w:rsidRPr="0001716B">
                <w:rPr>
                  <w:rFonts w:ascii="Arial" w:hAnsi="Arial" w:cs="Arial"/>
                  <w:color w:val="000000" w:themeColor="text1"/>
                  <w:sz w:val="16"/>
                  <w:szCs w:val="16"/>
                  <w:rPrChange w:id="786" w:author="Bowler, Neill" w:date="2023-01-20T10:43:00Z">
                    <w:rPr>
                      <w:rFonts w:asciiTheme="minorHAnsi" w:hAnsi="Arial" w:cs="Lohit Devanagari"/>
                      <w:color w:val="000000" w:themeColor="text1"/>
                      <w:sz w:val="14"/>
                      <w:szCs w:val="14"/>
                    </w:rPr>
                  </w:rPrChange>
                </w:rPr>
                <w:t>4</w:t>
              </w:r>
            </w:ins>
          </w:p>
        </w:tc>
        <w:tc>
          <w:tcPr>
            <w:tcW w:w="1063" w:type="dxa"/>
            <w:shd w:val="clear" w:color="auto" w:fill="E0E0E0"/>
            <w:tcMar>
              <w:top w:w="0" w:type="dxa"/>
              <w:left w:w="108" w:type="dxa"/>
              <w:bottom w:w="0" w:type="dxa"/>
              <w:right w:w="108" w:type="dxa"/>
            </w:tcMar>
            <w:tcPrChange w:id="787" w:author="Bowler, Neill" w:date="2023-01-20T11:46:00Z">
              <w:tcPr>
                <w:tcW w:w="1063" w:type="dxa"/>
                <w:shd w:val="clear" w:color="auto" w:fill="F3F3F3"/>
                <w:tcMar>
                  <w:top w:w="0" w:type="dxa"/>
                  <w:left w:w="108" w:type="dxa"/>
                  <w:bottom w:w="0" w:type="dxa"/>
                  <w:right w:w="108" w:type="dxa"/>
                </w:tcMar>
              </w:tcPr>
            </w:tcPrChange>
          </w:tcPr>
          <w:p w14:paraId="6C1652F7" w14:textId="77777777" w:rsidR="00DF5799" w:rsidRPr="0001716B" w:rsidRDefault="00DF5799" w:rsidP="00DF5799">
            <w:pPr>
              <w:pStyle w:val="Standard"/>
              <w:snapToGrid w:val="0"/>
              <w:rPr>
                <w:ins w:id="788"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789" w:author="Bowler, Neill" w:date="2023-01-20T11:46:00Z">
              <w:tcPr>
                <w:tcW w:w="2481" w:type="dxa"/>
                <w:shd w:val="clear" w:color="auto" w:fill="F3F3F3"/>
                <w:tcMar>
                  <w:top w:w="0" w:type="dxa"/>
                  <w:left w:w="108" w:type="dxa"/>
                  <w:bottom w:w="0" w:type="dxa"/>
                  <w:right w:w="108" w:type="dxa"/>
                </w:tcMar>
              </w:tcPr>
            </w:tcPrChange>
          </w:tcPr>
          <w:p w14:paraId="2F79D042" w14:textId="77777777" w:rsidR="00DF5799" w:rsidRPr="0001716B" w:rsidRDefault="00DF5799" w:rsidP="00DF5799">
            <w:pPr>
              <w:pStyle w:val="Standard"/>
              <w:snapToGrid w:val="0"/>
              <w:rPr>
                <w:ins w:id="790" w:author="Bowler, Neill" w:date="2023-01-20T10:41:00Z"/>
                <w:rFonts w:ascii="Arial" w:hAnsi="Arial" w:cs="Arial"/>
                <w:color w:val="000000"/>
                <w:sz w:val="16"/>
                <w:szCs w:val="16"/>
              </w:rPr>
            </w:pPr>
          </w:p>
        </w:tc>
      </w:tr>
      <w:tr w:rsidR="00DF5799" w14:paraId="300958DA" w14:textId="77777777" w:rsidTr="003D0846">
        <w:tblPrEx>
          <w:tblW w:w="10348" w:type="dxa"/>
          <w:jc w:val="center"/>
          <w:tblLayout w:type="fixed"/>
          <w:tblCellMar>
            <w:left w:w="10" w:type="dxa"/>
            <w:right w:w="10" w:type="dxa"/>
          </w:tblCellMar>
          <w:tblLook w:val="0000" w:firstRow="0" w:lastRow="0" w:firstColumn="0" w:lastColumn="0" w:noHBand="0" w:noVBand="0"/>
          <w:tblPrExChange w:id="791"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792" w:author="Bowler, Neill" w:date="2023-01-20T10:41:00Z"/>
          <w:trPrChange w:id="793"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794" w:author="Bowler, Neill" w:date="2023-01-20T11:47:00Z">
              <w:tcPr>
                <w:tcW w:w="709" w:type="dxa"/>
                <w:shd w:val="clear" w:color="auto" w:fill="F3F3F3"/>
                <w:tcMar>
                  <w:top w:w="0" w:type="dxa"/>
                  <w:left w:w="108" w:type="dxa"/>
                  <w:bottom w:w="0" w:type="dxa"/>
                  <w:right w:w="108" w:type="dxa"/>
                </w:tcMar>
              </w:tcPr>
            </w:tcPrChange>
          </w:tcPr>
          <w:p w14:paraId="345E42E1" w14:textId="75C1040E" w:rsidR="00DF5799" w:rsidRPr="0001716B" w:rsidRDefault="004225C0" w:rsidP="00DF5799">
            <w:pPr>
              <w:pStyle w:val="Standard"/>
              <w:snapToGrid w:val="0"/>
              <w:jc w:val="right"/>
              <w:rPr>
                <w:ins w:id="795" w:author="Bowler, Neill" w:date="2023-01-20T10:41:00Z"/>
                <w:rFonts w:ascii="Arial" w:hAnsi="Arial" w:cs="Arial"/>
                <w:color w:val="000000"/>
                <w:sz w:val="16"/>
                <w:szCs w:val="16"/>
              </w:rPr>
            </w:pPr>
            <w:ins w:id="796" w:author="Bowler, Neill" w:date="2023-01-20T10:46:00Z">
              <w:r>
                <w:rPr>
                  <w:rFonts w:ascii="Arial" w:hAnsi="Arial" w:cs="Arial"/>
                  <w:color w:val="000000" w:themeColor="text1"/>
                  <w:sz w:val="16"/>
                  <w:szCs w:val="16"/>
                </w:rPr>
                <w:t>1</w:t>
              </w:r>
            </w:ins>
            <w:ins w:id="797" w:author="Bowler, Neill" w:date="2023-01-20T10:55:00Z">
              <w:r w:rsidR="00B2708C">
                <w:rPr>
                  <w:rFonts w:ascii="Arial" w:hAnsi="Arial" w:cs="Arial"/>
                  <w:color w:val="000000" w:themeColor="text1"/>
                  <w:sz w:val="16"/>
                  <w:szCs w:val="16"/>
                </w:rPr>
                <w:t>5</w:t>
              </w:r>
            </w:ins>
          </w:p>
        </w:tc>
        <w:tc>
          <w:tcPr>
            <w:tcW w:w="2085" w:type="dxa"/>
            <w:shd w:val="clear" w:color="auto" w:fill="F3F3F3"/>
            <w:tcMar>
              <w:top w:w="0" w:type="dxa"/>
              <w:left w:w="108" w:type="dxa"/>
              <w:bottom w:w="0" w:type="dxa"/>
              <w:right w:w="108" w:type="dxa"/>
            </w:tcMar>
            <w:tcPrChange w:id="798" w:author="Bowler, Neill" w:date="2023-01-20T11:47:00Z">
              <w:tcPr>
                <w:tcW w:w="2085" w:type="dxa"/>
                <w:shd w:val="clear" w:color="auto" w:fill="F3F3F3"/>
                <w:tcMar>
                  <w:top w:w="0" w:type="dxa"/>
                  <w:left w:w="108" w:type="dxa"/>
                  <w:bottom w:w="0" w:type="dxa"/>
                  <w:right w:w="108" w:type="dxa"/>
                </w:tcMar>
              </w:tcPr>
            </w:tcPrChange>
          </w:tcPr>
          <w:p w14:paraId="1F38837D" w14:textId="5B8B1C44" w:rsidR="00DF5799" w:rsidRPr="0001716B" w:rsidRDefault="00DF5799">
            <w:pPr>
              <w:pStyle w:val="Standard"/>
              <w:snapToGrid w:val="0"/>
              <w:ind w:left="460"/>
              <w:rPr>
                <w:ins w:id="799" w:author="Bowler, Neill" w:date="2023-01-20T10:41:00Z"/>
                <w:rFonts w:ascii="Arial" w:hAnsi="Arial" w:cs="Arial"/>
                <w:b/>
                <w:bCs/>
                <w:color w:val="000000"/>
                <w:sz w:val="16"/>
                <w:szCs w:val="16"/>
              </w:rPr>
              <w:pPrChange w:id="800" w:author="Bowler, Neill" w:date="2023-01-20T10:54:00Z">
                <w:pPr>
                  <w:pStyle w:val="Standard"/>
                  <w:snapToGrid w:val="0"/>
                </w:pPr>
              </w:pPrChange>
            </w:pPr>
            <w:ins w:id="801" w:author="Bowler, Neill" w:date="2023-01-20T10:42:00Z">
              <w:r w:rsidRPr="0001716B">
                <w:rPr>
                  <w:rFonts w:ascii="Arial" w:hAnsi="Arial" w:cs="Arial"/>
                  <w:i/>
                  <w:iCs/>
                  <w:color w:val="000000"/>
                  <w:sz w:val="16"/>
                  <w:szCs w:val="16"/>
                  <w:rPrChange w:id="802" w:author="Bowler, Neill" w:date="2023-01-20T10:43:00Z">
                    <w:rPr>
                      <w:rFonts w:asciiTheme="minorHAnsi" w:hAnsi="Arial" w:cs="Lohit Devanagari"/>
                      <w:i/>
                      <w:iCs/>
                      <w:color w:val="000000"/>
                      <w:sz w:val="14"/>
                      <w:szCs w:val="14"/>
                    </w:rPr>
                  </w:rPrChange>
                </w:rPr>
                <w:t>WIGOS Issuer of identifier</w:t>
              </w:r>
            </w:ins>
          </w:p>
        </w:tc>
        <w:tc>
          <w:tcPr>
            <w:tcW w:w="1013" w:type="dxa"/>
            <w:shd w:val="clear" w:color="auto" w:fill="F3F3F3"/>
            <w:tcMar>
              <w:top w:w="0" w:type="dxa"/>
              <w:left w:w="108" w:type="dxa"/>
              <w:bottom w:w="0" w:type="dxa"/>
              <w:right w:w="108" w:type="dxa"/>
            </w:tcMar>
            <w:tcPrChange w:id="803" w:author="Bowler, Neill" w:date="2023-01-20T11:47:00Z">
              <w:tcPr>
                <w:tcW w:w="1013" w:type="dxa"/>
                <w:shd w:val="clear" w:color="auto" w:fill="F3F3F3"/>
                <w:tcMar>
                  <w:top w:w="0" w:type="dxa"/>
                  <w:left w:w="108" w:type="dxa"/>
                  <w:bottom w:w="0" w:type="dxa"/>
                  <w:right w:w="108" w:type="dxa"/>
                </w:tcMar>
              </w:tcPr>
            </w:tcPrChange>
          </w:tcPr>
          <w:p w14:paraId="56190C67" w14:textId="02C830ED" w:rsidR="00DF5799" w:rsidRPr="0001716B" w:rsidRDefault="00DF5799" w:rsidP="00DF5799">
            <w:pPr>
              <w:pStyle w:val="Standard"/>
              <w:snapToGrid w:val="0"/>
              <w:jc w:val="center"/>
              <w:rPr>
                <w:ins w:id="804" w:author="Bowler, Neill" w:date="2023-01-20T10:41:00Z"/>
                <w:rFonts w:ascii="Arial" w:hAnsi="Arial" w:cs="Arial"/>
                <w:b/>
                <w:bCs/>
                <w:color w:val="000000"/>
                <w:sz w:val="16"/>
                <w:szCs w:val="16"/>
              </w:rPr>
            </w:pPr>
            <w:ins w:id="805" w:author="Bowler, Neill" w:date="2023-01-20T10:42:00Z">
              <w:r w:rsidRPr="0001716B">
                <w:rPr>
                  <w:rFonts w:ascii="Arial" w:hAnsi="Arial" w:cs="Arial"/>
                  <w:color w:val="000000"/>
                  <w:sz w:val="16"/>
                  <w:szCs w:val="16"/>
                  <w:rPrChange w:id="806" w:author="Bowler, Neill" w:date="2023-01-20T10:43:00Z">
                    <w:rPr>
                      <w:rFonts w:asciiTheme="minorHAnsi" w:hAnsi="Arial" w:cs="Lohit Devanagari"/>
                      <w:color w:val="000000"/>
                      <w:sz w:val="14"/>
                      <w:szCs w:val="14"/>
                    </w:rPr>
                  </w:rPrChange>
                </w:rPr>
                <w:t>0 01 126</w:t>
              </w:r>
            </w:ins>
          </w:p>
        </w:tc>
        <w:tc>
          <w:tcPr>
            <w:tcW w:w="845" w:type="dxa"/>
            <w:shd w:val="clear" w:color="auto" w:fill="F3F3F3"/>
            <w:tcMar>
              <w:top w:w="0" w:type="dxa"/>
              <w:left w:w="108" w:type="dxa"/>
              <w:bottom w:w="0" w:type="dxa"/>
              <w:right w:w="108" w:type="dxa"/>
            </w:tcMar>
            <w:tcPrChange w:id="807" w:author="Bowler, Neill" w:date="2023-01-20T11:47:00Z">
              <w:tcPr>
                <w:tcW w:w="845" w:type="dxa"/>
                <w:shd w:val="clear" w:color="auto" w:fill="F3F3F3"/>
                <w:tcMar>
                  <w:top w:w="0" w:type="dxa"/>
                  <w:left w:w="108" w:type="dxa"/>
                  <w:bottom w:w="0" w:type="dxa"/>
                  <w:right w:w="108" w:type="dxa"/>
                </w:tcMar>
              </w:tcPr>
            </w:tcPrChange>
          </w:tcPr>
          <w:p w14:paraId="19FDBBE3" w14:textId="5509ADDE" w:rsidR="00DF5799" w:rsidRPr="0001716B" w:rsidRDefault="00DF5799" w:rsidP="00DF5799">
            <w:pPr>
              <w:pStyle w:val="Standard"/>
              <w:snapToGrid w:val="0"/>
              <w:jc w:val="right"/>
              <w:rPr>
                <w:ins w:id="808" w:author="Bowler, Neill" w:date="2023-01-20T10:41:00Z"/>
                <w:rFonts w:ascii="Arial" w:hAnsi="Arial" w:cs="Arial"/>
                <w:color w:val="000000"/>
                <w:sz w:val="16"/>
                <w:szCs w:val="16"/>
              </w:rPr>
            </w:pPr>
            <w:ins w:id="809" w:author="Bowler, Neill" w:date="2023-01-20T10:42:00Z">
              <w:r w:rsidRPr="0001716B">
                <w:rPr>
                  <w:rFonts w:ascii="Arial" w:hAnsi="Arial" w:cs="Arial"/>
                  <w:color w:val="000000"/>
                  <w:sz w:val="16"/>
                  <w:szCs w:val="16"/>
                  <w:rPrChange w:id="810"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11" w:author="Bowler, Neill" w:date="2023-01-20T11:47:00Z">
              <w:tcPr>
                <w:tcW w:w="1265" w:type="dxa"/>
                <w:shd w:val="clear" w:color="auto" w:fill="F3F3F3"/>
                <w:tcMar>
                  <w:top w:w="0" w:type="dxa"/>
                  <w:left w:w="108" w:type="dxa"/>
                  <w:bottom w:w="0" w:type="dxa"/>
                  <w:right w:w="108" w:type="dxa"/>
                </w:tcMar>
              </w:tcPr>
            </w:tcPrChange>
          </w:tcPr>
          <w:p w14:paraId="361DBF98" w14:textId="6F5FF936" w:rsidR="00DF5799" w:rsidRPr="0001716B" w:rsidRDefault="00DF5799" w:rsidP="00DF5799">
            <w:pPr>
              <w:pStyle w:val="Standard"/>
              <w:snapToGrid w:val="0"/>
              <w:jc w:val="right"/>
              <w:rPr>
                <w:ins w:id="812" w:author="Bowler, Neill" w:date="2023-01-20T10:41:00Z"/>
                <w:rFonts w:ascii="Arial" w:hAnsi="Arial" w:cs="Arial"/>
                <w:color w:val="000000"/>
                <w:sz w:val="16"/>
                <w:szCs w:val="16"/>
              </w:rPr>
            </w:pPr>
            <w:ins w:id="813" w:author="Bowler, Neill" w:date="2023-01-20T10:42:00Z">
              <w:r w:rsidRPr="0001716B">
                <w:rPr>
                  <w:rFonts w:ascii="Arial" w:hAnsi="Arial" w:cs="Arial"/>
                  <w:color w:val="000000"/>
                  <w:sz w:val="16"/>
                  <w:szCs w:val="16"/>
                  <w:rPrChange w:id="814"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15" w:author="Bowler, Neill" w:date="2023-01-20T11:47:00Z">
              <w:tcPr>
                <w:tcW w:w="887" w:type="dxa"/>
                <w:shd w:val="clear" w:color="auto" w:fill="F3F3F3"/>
                <w:tcMar>
                  <w:top w:w="0" w:type="dxa"/>
                  <w:left w:w="108" w:type="dxa"/>
                  <w:bottom w:w="0" w:type="dxa"/>
                  <w:right w:w="108" w:type="dxa"/>
                </w:tcMar>
              </w:tcPr>
            </w:tcPrChange>
          </w:tcPr>
          <w:p w14:paraId="2E4BF2AD" w14:textId="4FE87C1C" w:rsidR="00DF5799" w:rsidRPr="0001716B" w:rsidRDefault="00DF5799" w:rsidP="00DF5799">
            <w:pPr>
              <w:pStyle w:val="Standard"/>
              <w:tabs>
                <w:tab w:val="right" w:pos="-37"/>
                <w:tab w:val="right" w:pos="493"/>
              </w:tabs>
              <w:snapToGrid w:val="0"/>
              <w:ind w:left="-37"/>
              <w:jc w:val="right"/>
              <w:rPr>
                <w:ins w:id="816" w:author="Bowler, Neill" w:date="2023-01-20T10:41:00Z"/>
                <w:rFonts w:ascii="Arial" w:hAnsi="Arial" w:cs="Arial"/>
                <w:color w:val="000000"/>
                <w:sz w:val="16"/>
                <w:szCs w:val="16"/>
              </w:rPr>
            </w:pPr>
            <w:ins w:id="817" w:author="Bowler, Neill" w:date="2023-01-20T10:42:00Z">
              <w:r w:rsidRPr="0001716B">
                <w:rPr>
                  <w:rFonts w:ascii="Arial" w:hAnsi="Arial" w:cs="Arial"/>
                  <w:color w:val="000000" w:themeColor="text1"/>
                  <w:sz w:val="16"/>
                  <w:szCs w:val="16"/>
                  <w:rPrChange w:id="818" w:author="Bowler, Neill" w:date="2023-01-20T10:43:00Z">
                    <w:rPr>
                      <w:rFonts w:asciiTheme="minorHAnsi" w:hAnsi="Arial" w:cs="Lohit Devanagari"/>
                      <w:color w:val="000000" w:themeColor="text1"/>
                      <w:sz w:val="14"/>
                      <w:szCs w:val="14"/>
                    </w:rPr>
                  </w:rPrChange>
                </w:rPr>
                <w:t>16</w:t>
              </w:r>
            </w:ins>
          </w:p>
        </w:tc>
        <w:tc>
          <w:tcPr>
            <w:tcW w:w="1063" w:type="dxa"/>
            <w:shd w:val="clear" w:color="auto" w:fill="F3F3F3"/>
            <w:tcMar>
              <w:top w:w="0" w:type="dxa"/>
              <w:left w:w="108" w:type="dxa"/>
              <w:bottom w:w="0" w:type="dxa"/>
              <w:right w:w="108" w:type="dxa"/>
            </w:tcMar>
            <w:tcPrChange w:id="819" w:author="Bowler, Neill" w:date="2023-01-20T11:47:00Z">
              <w:tcPr>
                <w:tcW w:w="1063" w:type="dxa"/>
                <w:shd w:val="clear" w:color="auto" w:fill="F3F3F3"/>
                <w:tcMar>
                  <w:top w:w="0" w:type="dxa"/>
                  <w:left w:w="108" w:type="dxa"/>
                  <w:bottom w:w="0" w:type="dxa"/>
                  <w:right w:w="108" w:type="dxa"/>
                </w:tcMar>
              </w:tcPr>
            </w:tcPrChange>
          </w:tcPr>
          <w:p w14:paraId="32A9A320" w14:textId="77777777" w:rsidR="00DF5799" w:rsidRPr="0001716B" w:rsidRDefault="00DF5799" w:rsidP="00DF5799">
            <w:pPr>
              <w:pStyle w:val="Standard"/>
              <w:snapToGrid w:val="0"/>
              <w:rPr>
                <w:ins w:id="820"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21" w:author="Bowler, Neill" w:date="2023-01-20T11:47:00Z">
              <w:tcPr>
                <w:tcW w:w="2481" w:type="dxa"/>
                <w:shd w:val="clear" w:color="auto" w:fill="F3F3F3"/>
                <w:tcMar>
                  <w:top w:w="0" w:type="dxa"/>
                  <w:left w:w="108" w:type="dxa"/>
                  <w:bottom w:w="0" w:type="dxa"/>
                  <w:right w:w="108" w:type="dxa"/>
                </w:tcMar>
              </w:tcPr>
            </w:tcPrChange>
          </w:tcPr>
          <w:p w14:paraId="30E3D905" w14:textId="77777777" w:rsidR="00DF5799" w:rsidRPr="0001716B" w:rsidRDefault="00DF5799" w:rsidP="00DF5799">
            <w:pPr>
              <w:pStyle w:val="Standard"/>
              <w:snapToGrid w:val="0"/>
              <w:rPr>
                <w:ins w:id="822" w:author="Bowler, Neill" w:date="2023-01-20T10:41:00Z"/>
                <w:rFonts w:ascii="Arial" w:hAnsi="Arial" w:cs="Arial"/>
                <w:color w:val="000000"/>
                <w:sz w:val="16"/>
                <w:szCs w:val="16"/>
              </w:rPr>
            </w:pPr>
          </w:p>
        </w:tc>
      </w:tr>
      <w:tr w:rsidR="00DF5799" w14:paraId="13B6BD80" w14:textId="77777777" w:rsidTr="003D0846">
        <w:tblPrEx>
          <w:tblW w:w="10348" w:type="dxa"/>
          <w:jc w:val="center"/>
          <w:tblLayout w:type="fixed"/>
          <w:tblCellMar>
            <w:left w:w="10" w:type="dxa"/>
            <w:right w:w="10" w:type="dxa"/>
          </w:tblCellMar>
          <w:tblLook w:val="0000" w:firstRow="0" w:lastRow="0" w:firstColumn="0" w:lastColumn="0" w:noHBand="0" w:noVBand="0"/>
          <w:tblPrExChange w:id="823"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24" w:author="Bowler, Neill" w:date="2023-01-20T10:41:00Z"/>
          <w:trPrChange w:id="825"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826" w:author="Bowler, Neill" w:date="2023-01-20T11:46:00Z">
              <w:tcPr>
                <w:tcW w:w="709" w:type="dxa"/>
                <w:shd w:val="clear" w:color="auto" w:fill="F3F3F3"/>
                <w:tcMar>
                  <w:top w:w="0" w:type="dxa"/>
                  <w:left w:w="108" w:type="dxa"/>
                  <w:bottom w:w="0" w:type="dxa"/>
                  <w:right w:w="108" w:type="dxa"/>
                </w:tcMar>
              </w:tcPr>
            </w:tcPrChange>
          </w:tcPr>
          <w:p w14:paraId="71A27A56" w14:textId="200A4AA5" w:rsidR="00DF5799" w:rsidRPr="0001716B" w:rsidRDefault="004225C0" w:rsidP="00DF5799">
            <w:pPr>
              <w:pStyle w:val="Standard"/>
              <w:snapToGrid w:val="0"/>
              <w:jc w:val="right"/>
              <w:rPr>
                <w:ins w:id="827" w:author="Bowler, Neill" w:date="2023-01-20T10:41:00Z"/>
                <w:rFonts w:ascii="Arial" w:hAnsi="Arial" w:cs="Arial"/>
                <w:color w:val="000000"/>
                <w:sz w:val="16"/>
                <w:szCs w:val="16"/>
              </w:rPr>
            </w:pPr>
            <w:ins w:id="828" w:author="Bowler, Neill" w:date="2023-01-20T10:46:00Z">
              <w:r>
                <w:rPr>
                  <w:rFonts w:ascii="Arial" w:hAnsi="Arial" w:cs="Arial"/>
                  <w:color w:val="000000" w:themeColor="text1"/>
                  <w:sz w:val="16"/>
                  <w:szCs w:val="16"/>
                </w:rPr>
                <w:t>1</w:t>
              </w:r>
            </w:ins>
            <w:ins w:id="829" w:author="Bowler, Neill" w:date="2023-01-20T10:55:00Z">
              <w:r w:rsidR="00B2708C">
                <w:rPr>
                  <w:rFonts w:ascii="Arial" w:hAnsi="Arial" w:cs="Arial"/>
                  <w:color w:val="000000" w:themeColor="text1"/>
                  <w:sz w:val="16"/>
                  <w:szCs w:val="16"/>
                </w:rPr>
                <w:t>6</w:t>
              </w:r>
            </w:ins>
          </w:p>
        </w:tc>
        <w:tc>
          <w:tcPr>
            <w:tcW w:w="2085" w:type="dxa"/>
            <w:shd w:val="clear" w:color="auto" w:fill="E0E0E0"/>
            <w:tcMar>
              <w:top w:w="0" w:type="dxa"/>
              <w:left w:w="108" w:type="dxa"/>
              <w:bottom w:w="0" w:type="dxa"/>
              <w:right w:w="108" w:type="dxa"/>
            </w:tcMar>
            <w:tcPrChange w:id="830" w:author="Bowler, Neill" w:date="2023-01-20T11:46:00Z">
              <w:tcPr>
                <w:tcW w:w="2085" w:type="dxa"/>
                <w:shd w:val="clear" w:color="auto" w:fill="F3F3F3"/>
                <w:tcMar>
                  <w:top w:w="0" w:type="dxa"/>
                  <w:left w:w="108" w:type="dxa"/>
                  <w:bottom w:w="0" w:type="dxa"/>
                  <w:right w:w="108" w:type="dxa"/>
                </w:tcMar>
              </w:tcPr>
            </w:tcPrChange>
          </w:tcPr>
          <w:p w14:paraId="013C189A" w14:textId="5EB9EA23" w:rsidR="00DF5799" w:rsidRPr="0001716B" w:rsidRDefault="00DF5799">
            <w:pPr>
              <w:pStyle w:val="Standard"/>
              <w:snapToGrid w:val="0"/>
              <w:ind w:left="460"/>
              <w:rPr>
                <w:ins w:id="831" w:author="Bowler, Neill" w:date="2023-01-20T10:41:00Z"/>
                <w:rFonts w:ascii="Arial" w:hAnsi="Arial" w:cs="Arial"/>
                <w:b/>
                <w:bCs/>
                <w:color w:val="000000"/>
                <w:sz w:val="16"/>
                <w:szCs w:val="16"/>
              </w:rPr>
              <w:pPrChange w:id="832" w:author="Bowler, Neill" w:date="2023-01-20T10:54:00Z">
                <w:pPr>
                  <w:pStyle w:val="Standard"/>
                  <w:snapToGrid w:val="0"/>
                </w:pPr>
              </w:pPrChange>
            </w:pPr>
            <w:ins w:id="833" w:author="Bowler, Neill" w:date="2023-01-20T10:42:00Z">
              <w:r w:rsidRPr="0001716B">
                <w:rPr>
                  <w:rFonts w:ascii="Arial" w:hAnsi="Arial" w:cs="Arial"/>
                  <w:i/>
                  <w:iCs/>
                  <w:color w:val="000000"/>
                  <w:sz w:val="16"/>
                  <w:szCs w:val="16"/>
                  <w:rPrChange w:id="834" w:author="Bowler, Neill" w:date="2023-01-20T10:43:00Z">
                    <w:rPr>
                      <w:rFonts w:asciiTheme="minorHAnsi" w:hAnsi="Arial" w:cs="Lohit Devanagari"/>
                      <w:i/>
                      <w:iCs/>
                      <w:color w:val="000000"/>
                      <w:sz w:val="14"/>
                      <w:szCs w:val="14"/>
                    </w:rPr>
                  </w:rPrChange>
                </w:rPr>
                <w:t>WIGOS Issue number</w:t>
              </w:r>
            </w:ins>
          </w:p>
        </w:tc>
        <w:tc>
          <w:tcPr>
            <w:tcW w:w="1013" w:type="dxa"/>
            <w:shd w:val="clear" w:color="auto" w:fill="E0E0E0"/>
            <w:tcMar>
              <w:top w:w="0" w:type="dxa"/>
              <w:left w:w="108" w:type="dxa"/>
              <w:bottom w:w="0" w:type="dxa"/>
              <w:right w:w="108" w:type="dxa"/>
            </w:tcMar>
            <w:tcPrChange w:id="835" w:author="Bowler, Neill" w:date="2023-01-20T11:46:00Z">
              <w:tcPr>
                <w:tcW w:w="1013" w:type="dxa"/>
                <w:shd w:val="clear" w:color="auto" w:fill="F3F3F3"/>
                <w:tcMar>
                  <w:top w:w="0" w:type="dxa"/>
                  <w:left w:w="108" w:type="dxa"/>
                  <w:bottom w:w="0" w:type="dxa"/>
                  <w:right w:w="108" w:type="dxa"/>
                </w:tcMar>
              </w:tcPr>
            </w:tcPrChange>
          </w:tcPr>
          <w:p w14:paraId="79887A06" w14:textId="1D582E7D" w:rsidR="00DF5799" w:rsidRPr="0001716B" w:rsidRDefault="00DF5799" w:rsidP="00DF5799">
            <w:pPr>
              <w:pStyle w:val="Standard"/>
              <w:snapToGrid w:val="0"/>
              <w:jc w:val="center"/>
              <w:rPr>
                <w:ins w:id="836" w:author="Bowler, Neill" w:date="2023-01-20T10:41:00Z"/>
                <w:rFonts w:ascii="Arial" w:hAnsi="Arial" w:cs="Arial"/>
                <w:b/>
                <w:bCs/>
                <w:color w:val="000000"/>
                <w:sz w:val="16"/>
                <w:szCs w:val="16"/>
              </w:rPr>
            </w:pPr>
            <w:ins w:id="837" w:author="Bowler, Neill" w:date="2023-01-20T10:42:00Z">
              <w:r w:rsidRPr="0001716B">
                <w:rPr>
                  <w:rFonts w:ascii="Arial" w:hAnsi="Arial" w:cs="Arial"/>
                  <w:color w:val="000000"/>
                  <w:sz w:val="16"/>
                  <w:szCs w:val="16"/>
                  <w:rPrChange w:id="838" w:author="Bowler, Neill" w:date="2023-01-20T10:43:00Z">
                    <w:rPr>
                      <w:rFonts w:asciiTheme="minorHAnsi" w:hAnsi="Arial" w:cs="Lohit Devanagari"/>
                      <w:color w:val="000000"/>
                      <w:sz w:val="14"/>
                      <w:szCs w:val="14"/>
                    </w:rPr>
                  </w:rPrChange>
                </w:rPr>
                <w:t>0 01 127</w:t>
              </w:r>
            </w:ins>
          </w:p>
        </w:tc>
        <w:tc>
          <w:tcPr>
            <w:tcW w:w="845" w:type="dxa"/>
            <w:shd w:val="clear" w:color="auto" w:fill="E0E0E0"/>
            <w:tcMar>
              <w:top w:w="0" w:type="dxa"/>
              <w:left w:w="108" w:type="dxa"/>
              <w:bottom w:w="0" w:type="dxa"/>
              <w:right w:w="108" w:type="dxa"/>
            </w:tcMar>
            <w:tcPrChange w:id="839" w:author="Bowler, Neill" w:date="2023-01-20T11:46:00Z">
              <w:tcPr>
                <w:tcW w:w="845" w:type="dxa"/>
                <w:shd w:val="clear" w:color="auto" w:fill="F3F3F3"/>
                <w:tcMar>
                  <w:top w:w="0" w:type="dxa"/>
                  <w:left w:w="108" w:type="dxa"/>
                  <w:bottom w:w="0" w:type="dxa"/>
                  <w:right w:w="108" w:type="dxa"/>
                </w:tcMar>
              </w:tcPr>
            </w:tcPrChange>
          </w:tcPr>
          <w:p w14:paraId="03BE2D39" w14:textId="5AFC28DB" w:rsidR="00DF5799" w:rsidRPr="0001716B" w:rsidRDefault="00DF5799" w:rsidP="00DF5799">
            <w:pPr>
              <w:pStyle w:val="Standard"/>
              <w:snapToGrid w:val="0"/>
              <w:jc w:val="right"/>
              <w:rPr>
                <w:ins w:id="840" w:author="Bowler, Neill" w:date="2023-01-20T10:41:00Z"/>
                <w:rFonts w:ascii="Arial" w:hAnsi="Arial" w:cs="Arial"/>
                <w:color w:val="000000"/>
                <w:sz w:val="16"/>
                <w:szCs w:val="16"/>
              </w:rPr>
            </w:pPr>
            <w:ins w:id="841" w:author="Bowler, Neill" w:date="2023-01-20T10:42:00Z">
              <w:r w:rsidRPr="0001716B">
                <w:rPr>
                  <w:rFonts w:ascii="Arial" w:hAnsi="Arial" w:cs="Arial"/>
                  <w:color w:val="000000"/>
                  <w:sz w:val="16"/>
                  <w:szCs w:val="16"/>
                  <w:rPrChange w:id="842" w:author="Bowler, Neill" w:date="2023-01-20T10:43:00Z">
                    <w:rPr>
                      <w:rFonts w:asciiTheme="minorHAnsi" w:hAnsi="Arial" w:cs="Lohit Devanagari"/>
                      <w:color w:val="000000"/>
                      <w:sz w:val="14"/>
                      <w:szCs w:val="14"/>
                    </w:rPr>
                  </w:rPrChange>
                </w:rPr>
                <w:t>0</w:t>
              </w:r>
            </w:ins>
          </w:p>
        </w:tc>
        <w:tc>
          <w:tcPr>
            <w:tcW w:w="1265" w:type="dxa"/>
            <w:shd w:val="clear" w:color="auto" w:fill="E0E0E0"/>
            <w:tcMar>
              <w:top w:w="0" w:type="dxa"/>
              <w:left w:w="108" w:type="dxa"/>
              <w:bottom w:w="0" w:type="dxa"/>
              <w:right w:w="108" w:type="dxa"/>
            </w:tcMar>
            <w:tcPrChange w:id="843" w:author="Bowler, Neill" w:date="2023-01-20T11:46:00Z">
              <w:tcPr>
                <w:tcW w:w="1265" w:type="dxa"/>
                <w:shd w:val="clear" w:color="auto" w:fill="F3F3F3"/>
                <w:tcMar>
                  <w:top w:w="0" w:type="dxa"/>
                  <w:left w:w="108" w:type="dxa"/>
                  <w:bottom w:w="0" w:type="dxa"/>
                  <w:right w:w="108" w:type="dxa"/>
                </w:tcMar>
              </w:tcPr>
            </w:tcPrChange>
          </w:tcPr>
          <w:p w14:paraId="31D99815" w14:textId="16B84349" w:rsidR="00DF5799" w:rsidRPr="0001716B" w:rsidRDefault="00DF5799" w:rsidP="00DF5799">
            <w:pPr>
              <w:pStyle w:val="Standard"/>
              <w:snapToGrid w:val="0"/>
              <w:jc w:val="right"/>
              <w:rPr>
                <w:ins w:id="844" w:author="Bowler, Neill" w:date="2023-01-20T10:41:00Z"/>
                <w:rFonts w:ascii="Arial" w:hAnsi="Arial" w:cs="Arial"/>
                <w:color w:val="000000"/>
                <w:sz w:val="16"/>
                <w:szCs w:val="16"/>
              </w:rPr>
            </w:pPr>
            <w:ins w:id="845" w:author="Bowler, Neill" w:date="2023-01-20T10:42:00Z">
              <w:r w:rsidRPr="0001716B">
                <w:rPr>
                  <w:rFonts w:ascii="Arial" w:hAnsi="Arial" w:cs="Arial"/>
                  <w:color w:val="000000"/>
                  <w:sz w:val="16"/>
                  <w:szCs w:val="16"/>
                  <w:rPrChange w:id="846" w:author="Bowler, Neill" w:date="2023-01-20T10:43:00Z">
                    <w:rPr>
                      <w:rFonts w:asciiTheme="minorHAnsi" w:hAnsi="Arial" w:cs="Lohit Devanagari"/>
                      <w:color w:val="000000"/>
                      <w:sz w:val="14"/>
                      <w:szCs w:val="14"/>
                    </w:rPr>
                  </w:rPrChange>
                </w:rPr>
                <w:t>0</w:t>
              </w:r>
            </w:ins>
          </w:p>
        </w:tc>
        <w:tc>
          <w:tcPr>
            <w:tcW w:w="887" w:type="dxa"/>
            <w:shd w:val="clear" w:color="auto" w:fill="E0E0E0"/>
            <w:tcMar>
              <w:top w:w="0" w:type="dxa"/>
              <w:left w:w="108" w:type="dxa"/>
              <w:bottom w:w="0" w:type="dxa"/>
              <w:right w:w="108" w:type="dxa"/>
            </w:tcMar>
            <w:tcPrChange w:id="847" w:author="Bowler, Neill" w:date="2023-01-20T11:46:00Z">
              <w:tcPr>
                <w:tcW w:w="887" w:type="dxa"/>
                <w:shd w:val="clear" w:color="auto" w:fill="F3F3F3"/>
                <w:tcMar>
                  <w:top w:w="0" w:type="dxa"/>
                  <w:left w:w="108" w:type="dxa"/>
                  <w:bottom w:w="0" w:type="dxa"/>
                  <w:right w:w="108" w:type="dxa"/>
                </w:tcMar>
              </w:tcPr>
            </w:tcPrChange>
          </w:tcPr>
          <w:p w14:paraId="03AC3633" w14:textId="35FA064F" w:rsidR="00DF5799" w:rsidRPr="0001716B" w:rsidRDefault="00DF5799" w:rsidP="00DF5799">
            <w:pPr>
              <w:pStyle w:val="Standard"/>
              <w:tabs>
                <w:tab w:val="right" w:pos="-37"/>
                <w:tab w:val="right" w:pos="493"/>
              </w:tabs>
              <w:snapToGrid w:val="0"/>
              <w:ind w:left="-37"/>
              <w:jc w:val="right"/>
              <w:rPr>
                <w:ins w:id="848" w:author="Bowler, Neill" w:date="2023-01-20T10:41:00Z"/>
                <w:rFonts w:ascii="Arial" w:hAnsi="Arial" w:cs="Arial"/>
                <w:color w:val="000000"/>
                <w:sz w:val="16"/>
                <w:szCs w:val="16"/>
              </w:rPr>
            </w:pPr>
            <w:ins w:id="849" w:author="Bowler, Neill" w:date="2023-01-20T10:42:00Z">
              <w:r w:rsidRPr="0001716B">
                <w:rPr>
                  <w:rFonts w:ascii="Arial" w:hAnsi="Arial" w:cs="Arial"/>
                  <w:color w:val="000000" w:themeColor="text1"/>
                  <w:sz w:val="16"/>
                  <w:szCs w:val="16"/>
                  <w:rPrChange w:id="850" w:author="Bowler, Neill" w:date="2023-01-20T10:43:00Z">
                    <w:rPr>
                      <w:rFonts w:asciiTheme="minorHAnsi" w:hAnsi="Arial" w:cs="Lohit Devanagari"/>
                      <w:color w:val="000000" w:themeColor="text1"/>
                      <w:sz w:val="14"/>
                      <w:szCs w:val="14"/>
                    </w:rPr>
                  </w:rPrChange>
                </w:rPr>
                <w:t>16</w:t>
              </w:r>
            </w:ins>
          </w:p>
        </w:tc>
        <w:tc>
          <w:tcPr>
            <w:tcW w:w="1063" w:type="dxa"/>
            <w:shd w:val="clear" w:color="auto" w:fill="E0E0E0"/>
            <w:tcMar>
              <w:top w:w="0" w:type="dxa"/>
              <w:left w:w="108" w:type="dxa"/>
              <w:bottom w:w="0" w:type="dxa"/>
              <w:right w:w="108" w:type="dxa"/>
            </w:tcMar>
            <w:tcPrChange w:id="851" w:author="Bowler, Neill" w:date="2023-01-20T11:46:00Z">
              <w:tcPr>
                <w:tcW w:w="1063" w:type="dxa"/>
                <w:shd w:val="clear" w:color="auto" w:fill="F3F3F3"/>
                <w:tcMar>
                  <w:top w:w="0" w:type="dxa"/>
                  <w:left w:w="108" w:type="dxa"/>
                  <w:bottom w:w="0" w:type="dxa"/>
                  <w:right w:w="108" w:type="dxa"/>
                </w:tcMar>
              </w:tcPr>
            </w:tcPrChange>
          </w:tcPr>
          <w:p w14:paraId="00A7EA78" w14:textId="77777777" w:rsidR="00DF5799" w:rsidRPr="0001716B" w:rsidRDefault="00DF5799" w:rsidP="00DF5799">
            <w:pPr>
              <w:pStyle w:val="Standard"/>
              <w:snapToGrid w:val="0"/>
              <w:rPr>
                <w:ins w:id="852" w:author="Bowler, Neill" w:date="2023-01-20T10:41:00Z"/>
                <w:rFonts w:ascii="Arial" w:hAnsi="Arial" w:cs="Arial"/>
                <w:color w:val="000000"/>
                <w:sz w:val="16"/>
                <w:szCs w:val="16"/>
              </w:rPr>
            </w:pPr>
          </w:p>
        </w:tc>
        <w:tc>
          <w:tcPr>
            <w:tcW w:w="2481" w:type="dxa"/>
            <w:shd w:val="clear" w:color="auto" w:fill="E0E0E0"/>
            <w:tcMar>
              <w:top w:w="0" w:type="dxa"/>
              <w:left w:w="108" w:type="dxa"/>
              <w:bottom w:w="0" w:type="dxa"/>
              <w:right w:w="108" w:type="dxa"/>
            </w:tcMar>
            <w:tcPrChange w:id="853" w:author="Bowler, Neill" w:date="2023-01-20T11:46:00Z">
              <w:tcPr>
                <w:tcW w:w="2481" w:type="dxa"/>
                <w:shd w:val="clear" w:color="auto" w:fill="F3F3F3"/>
                <w:tcMar>
                  <w:top w:w="0" w:type="dxa"/>
                  <w:left w:w="108" w:type="dxa"/>
                  <w:bottom w:w="0" w:type="dxa"/>
                  <w:right w:w="108" w:type="dxa"/>
                </w:tcMar>
              </w:tcPr>
            </w:tcPrChange>
          </w:tcPr>
          <w:p w14:paraId="44DAA9F4" w14:textId="77777777" w:rsidR="00DF5799" w:rsidRPr="0001716B" w:rsidRDefault="00DF5799" w:rsidP="00DF5799">
            <w:pPr>
              <w:pStyle w:val="Standard"/>
              <w:snapToGrid w:val="0"/>
              <w:rPr>
                <w:ins w:id="854" w:author="Bowler, Neill" w:date="2023-01-20T10:41:00Z"/>
                <w:rFonts w:ascii="Arial" w:hAnsi="Arial" w:cs="Arial"/>
                <w:color w:val="000000"/>
                <w:sz w:val="16"/>
                <w:szCs w:val="16"/>
              </w:rPr>
            </w:pPr>
          </w:p>
        </w:tc>
      </w:tr>
      <w:tr w:rsidR="00DF5799" w14:paraId="349150B5" w14:textId="77777777" w:rsidTr="003D0846">
        <w:tblPrEx>
          <w:tblW w:w="10348" w:type="dxa"/>
          <w:jc w:val="center"/>
          <w:tblLayout w:type="fixed"/>
          <w:tblCellMar>
            <w:left w:w="10" w:type="dxa"/>
            <w:right w:w="10" w:type="dxa"/>
          </w:tblCellMar>
          <w:tblLook w:val="0000" w:firstRow="0" w:lastRow="0" w:firstColumn="0" w:lastColumn="0" w:noHBand="0" w:noVBand="0"/>
          <w:tblPrExChange w:id="855"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56" w:author="Bowler, Neill" w:date="2023-01-20T10:41:00Z"/>
          <w:trPrChange w:id="857"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858" w:author="Bowler, Neill" w:date="2023-01-20T11:47:00Z">
              <w:tcPr>
                <w:tcW w:w="709" w:type="dxa"/>
                <w:shd w:val="clear" w:color="auto" w:fill="F3F3F3"/>
                <w:tcMar>
                  <w:top w:w="0" w:type="dxa"/>
                  <w:left w:w="108" w:type="dxa"/>
                  <w:bottom w:w="0" w:type="dxa"/>
                  <w:right w:w="108" w:type="dxa"/>
                </w:tcMar>
              </w:tcPr>
            </w:tcPrChange>
          </w:tcPr>
          <w:p w14:paraId="64909DDB" w14:textId="3C1D3379" w:rsidR="00DF5799" w:rsidRPr="0001716B" w:rsidRDefault="004225C0" w:rsidP="00DF5799">
            <w:pPr>
              <w:pStyle w:val="Standard"/>
              <w:snapToGrid w:val="0"/>
              <w:jc w:val="right"/>
              <w:rPr>
                <w:ins w:id="859" w:author="Bowler, Neill" w:date="2023-01-20T10:41:00Z"/>
                <w:rFonts w:ascii="Arial" w:hAnsi="Arial" w:cs="Arial"/>
                <w:color w:val="000000"/>
                <w:sz w:val="16"/>
                <w:szCs w:val="16"/>
              </w:rPr>
            </w:pPr>
            <w:ins w:id="860" w:author="Bowler, Neill" w:date="2023-01-20T10:46:00Z">
              <w:r>
                <w:rPr>
                  <w:rFonts w:ascii="Arial" w:hAnsi="Arial" w:cs="Arial"/>
                  <w:color w:val="000000" w:themeColor="text1"/>
                  <w:sz w:val="16"/>
                  <w:szCs w:val="16"/>
                </w:rPr>
                <w:t>1</w:t>
              </w:r>
            </w:ins>
            <w:ins w:id="861" w:author="Bowler, Neill" w:date="2023-01-20T10:55:00Z">
              <w:r w:rsidR="00B2708C">
                <w:rPr>
                  <w:rFonts w:ascii="Arial" w:hAnsi="Arial" w:cs="Arial"/>
                  <w:color w:val="000000" w:themeColor="text1"/>
                  <w:sz w:val="16"/>
                  <w:szCs w:val="16"/>
                </w:rPr>
                <w:t>7</w:t>
              </w:r>
            </w:ins>
          </w:p>
        </w:tc>
        <w:tc>
          <w:tcPr>
            <w:tcW w:w="2085" w:type="dxa"/>
            <w:shd w:val="clear" w:color="auto" w:fill="F3F3F3"/>
            <w:tcMar>
              <w:top w:w="0" w:type="dxa"/>
              <w:left w:w="108" w:type="dxa"/>
              <w:bottom w:w="0" w:type="dxa"/>
              <w:right w:w="108" w:type="dxa"/>
            </w:tcMar>
            <w:tcPrChange w:id="862" w:author="Bowler, Neill" w:date="2023-01-20T11:47:00Z">
              <w:tcPr>
                <w:tcW w:w="2085" w:type="dxa"/>
                <w:shd w:val="clear" w:color="auto" w:fill="F3F3F3"/>
                <w:tcMar>
                  <w:top w:w="0" w:type="dxa"/>
                  <w:left w:w="108" w:type="dxa"/>
                  <w:bottom w:w="0" w:type="dxa"/>
                  <w:right w:w="108" w:type="dxa"/>
                </w:tcMar>
              </w:tcPr>
            </w:tcPrChange>
          </w:tcPr>
          <w:p w14:paraId="1B04C9E8" w14:textId="10325795" w:rsidR="00DF5799" w:rsidRPr="0001716B" w:rsidRDefault="00DF5799">
            <w:pPr>
              <w:pStyle w:val="Standard"/>
              <w:snapToGrid w:val="0"/>
              <w:ind w:left="460"/>
              <w:rPr>
                <w:ins w:id="863" w:author="Bowler, Neill" w:date="2023-01-20T10:41:00Z"/>
                <w:rFonts w:ascii="Arial" w:hAnsi="Arial" w:cs="Arial"/>
                <w:b/>
                <w:bCs/>
                <w:color w:val="000000"/>
                <w:sz w:val="16"/>
                <w:szCs w:val="16"/>
              </w:rPr>
              <w:pPrChange w:id="864" w:author="Bowler, Neill" w:date="2023-01-20T10:54:00Z">
                <w:pPr>
                  <w:pStyle w:val="Standard"/>
                  <w:snapToGrid w:val="0"/>
                </w:pPr>
              </w:pPrChange>
            </w:pPr>
            <w:ins w:id="865" w:author="Bowler, Neill" w:date="2023-01-20T10:42:00Z">
              <w:r w:rsidRPr="0001716B">
                <w:rPr>
                  <w:rFonts w:ascii="Arial" w:hAnsi="Arial" w:cs="Arial"/>
                  <w:i/>
                  <w:iCs/>
                  <w:color w:val="000000"/>
                  <w:sz w:val="16"/>
                  <w:szCs w:val="16"/>
                  <w:rPrChange w:id="866" w:author="Bowler, Neill" w:date="2023-01-20T10:43:00Z">
                    <w:rPr>
                      <w:rFonts w:asciiTheme="minorHAnsi" w:hAnsi="Arial" w:cs="Lohit Devanagari"/>
                      <w:i/>
                      <w:iCs/>
                      <w:color w:val="000000"/>
                      <w:sz w:val="14"/>
                      <w:szCs w:val="14"/>
                    </w:rPr>
                  </w:rPrChange>
                </w:rPr>
                <w:t>WIGOS Local identifier (character)</w:t>
              </w:r>
            </w:ins>
          </w:p>
        </w:tc>
        <w:tc>
          <w:tcPr>
            <w:tcW w:w="1013" w:type="dxa"/>
            <w:shd w:val="clear" w:color="auto" w:fill="F3F3F3"/>
            <w:tcMar>
              <w:top w:w="0" w:type="dxa"/>
              <w:left w:w="108" w:type="dxa"/>
              <w:bottom w:w="0" w:type="dxa"/>
              <w:right w:w="108" w:type="dxa"/>
            </w:tcMar>
            <w:tcPrChange w:id="867" w:author="Bowler, Neill" w:date="2023-01-20T11:47:00Z">
              <w:tcPr>
                <w:tcW w:w="1013" w:type="dxa"/>
                <w:shd w:val="clear" w:color="auto" w:fill="F3F3F3"/>
                <w:tcMar>
                  <w:top w:w="0" w:type="dxa"/>
                  <w:left w:w="108" w:type="dxa"/>
                  <w:bottom w:w="0" w:type="dxa"/>
                  <w:right w:w="108" w:type="dxa"/>
                </w:tcMar>
              </w:tcPr>
            </w:tcPrChange>
          </w:tcPr>
          <w:p w14:paraId="21C2799D" w14:textId="7656A932" w:rsidR="00DF5799" w:rsidRPr="0001716B" w:rsidRDefault="00DF5799" w:rsidP="00DF5799">
            <w:pPr>
              <w:pStyle w:val="Standard"/>
              <w:snapToGrid w:val="0"/>
              <w:jc w:val="center"/>
              <w:rPr>
                <w:ins w:id="868" w:author="Bowler, Neill" w:date="2023-01-20T10:41:00Z"/>
                <w:rFonts w:ascii="Arial" w:hAnsi="Arial" w:cs="Arial"/>
                <w:b/>
                <w:bCs/>
                <w:color w:val="000000"/>
                <w:sz w:val="16"/>
                <w:szCs w:val="16"/>
              </w:rPr>
            </w:pPr>
            <w:ins w:id="869" w:author="Bowler, Neill" w:date="2023-01-20T10:42:00Z">
              <w:r w:rsidRPr="0001716B">
                <w:rPr>
                  <w:rFonts w:ascii="Arial" w:hAnsi="Arial" w:cs="Arial"/>
                  <w:color w:val="000000"/>
                  <w:sz w:val="16"/>
                  <w:szCs w:val="16"/>
                  <w:rPrChange w:id="870" w:author="Bowler, Neill" w:date="2023-01-20T10:43:00Z">
                    <w:rPr>
                      <w:rFonts w:asciiTheme="minorHAnsi" w:hAnsi="Arial" w:cs="Lohit Devanagari"/>
                      <w:color w:val="000000"/>
                      <w:sz w:val="14"/>
                      <w:szCs w:val="14"/>
                    </w:rPr>
                  </w:rPrChange>
                </w:rPr>
                <w:t>0 01 128</w:t>
              </w:r>
            </w:ins>
          </w:p>
        </w:tc>
        <w:tc>
          <w:tcPr>
            <w:tcW w:w="845" w:type="dxa"/>
            <w:shd w:val="clear" w:color="auto" w:fill="F3F3F3"/>
            <w:tcMar>
              <w:top w:w="0" w:type="dxa"/>
              <w:left w:w="108" w:type="dxa"/>
              <w:bottom w:w="0" w:type="dxa"/>
              <w:right w:w="108" w:type="dxa"/>
            </w:tcMar>
            <w:tcPrChange w:id="871" w:author="Bowler, Neill" w:date="2023-01-20T11:47:00Z">
              <w:tcPr>
                <w:tcW w:w="845" w:type="dxa"/>
                <w:shd w:val="clear" w:color="auto" w:fill="F3F3F3"/>
                <w:tcMar>
                  <w:top w:w="0" w:type="dxa"/>
                  <w:left w:w="108" w:type="dxa"/>
                  <w:bottom w:w="0" w:type="dxa"/>
                  <w:right w:w="108" w:type="dxa"/>
                </w:tcMar>
              </w:tcPr>
            </w:tcPrChange>
          </w:tcPr>
          <w:p w14:paraId="3CC03595" w14:textId="75A5DA99" w:rsidR="00DF5799" w:rsidRPr="0001716B" w:rsidRDefault="00DF5799" w:rsidP="00DF5799">
            <w:pPr>
              <w:pStyle w:val="Standard"/>
              <w:snapToGrid w:val="0"/>
              <w:jc w:val="right"/>
              <w:rPr>
                <w:ins w:id="872" w:author="Bowler, Neill" w:date="2023-01-20T10:41:00Z"/>
                <w:rFonts w:ascii="Arial" w:hAnsi="Arial" w:cs="Arial"/>
                <w:color w:val="000000"/>
                <w:sz w:val="16"/>
                <w:szCs w:val="16"/>
              </w:rPr>
            </w:pPr>
            <w:ins w:id="873" w:author="Bowler, Neill" w:date="2023-01-20T10:42:00Z">
              <w:r w:rsidRPr="0001716B">
                <w:rPr>
                  <w:rFonts w:ascii="Arial" w:hAnsi="Arial" w:cs="Arial"/>
                  <w:color w:val="000000"/>
                  <w:sz w:val="16"/>
                  <w:szCs w:val="16"/>
                  <w:rPrChange w:id="874"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Change w:id="875" w:author="Bowler, Neill" w:date="2023-01-20T11:47:00Z">
              <w:tcPr>
                <w:tcW w:w="1265" w:type="dxa"/>
                <w:shd w:val="clear" w:color="auto" w:fill="F3F3F3"/>
                <w:tcMar>
                  <w:top w:w="0" w:type="dxa"/>
                  <w:left w:w="108" w:type="dxa"/>
                  <w:bottom w:w="0" w:type="dxa"/>
                  <w:right w:w="108" w:type="dxa"/>
                </w:tcMar>
              </w:tcPr>
            </w:tcPrChange>
          </w:tcPr>
          <w:p w14:paraId="34D45BCA" w14:textId="76C00E19" w:rsidR="00DF5799" w:rsidRPr="0001716B" w:rsidRDefault="00DF5799" w:rsidP="00DF5799">
            <w:pPr>
              <w:pStyle w:val="Standard"/>
              <w:snapToGrid w:val="0"/>
              <w:jc w:val="right"/>
              <w:rPr>
                <w:ins w:id="876" w:author="Bowler, Neill" w:date="2023-01-20T10:41:00Z"/>
                <w:rFonts w:ascii="Arial" w:hAnsi="Arial" w:cs="Arial"/>
                <w:color w:val="000000"/>
                <w:sz w:val="16"/>
                <w:szCs w:val="16"/>
              </w:rPr>
            </w:pPr>
            <w:ins w:id="877" w:author="Bowler, Neill" w:date="2023-01-20T10:42:00Z">
              <w:r w:rsidRPr="0001716B">
                <w:rPr>
                  <w:rFonts w:ascii="Arial" w:hAnsi="Arial" w:cs="Arial"/>
                  <w:color w:val="000000"/>
                  <w:sz w:val="16"/>
                  <w:szCs w:val="16"/>
                  <w:rPrChange w:id="878"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Change w:id="879" w:author="Bowler, Neill" w:date="2023-01-20T11:47:00Z">
              <w:tcPr>
                <w:tcW w:w="887" w:type="dxa"/>
                <w:shd w:val="clear" w:color="auto" w:fill="F3F3F3"/>
                <w:tcMar>
                  <w:top w:w="0" w:type="dxa"/>
                  <w:left w:w="108" w:type="dxa"/>
                  <w:bottom w:w="0" w:type="dxa"/>
                  <w:right w:w="108" w:type="dxa"/>
                </w:tcMar>
              </w:tcPr>
            </w:tcPrChange>
          </w:tcPr>
          <w:p w14:paraId="51D212DF" w14:textId="40E9D24A" w:rsidR="00DF5799" w:rsidRPr="0001716B" w:rsidRDefault="00DF5799" w:rsidP="00DF5799">
            <w:pPr>
              <w:pStyle w:val="Standard"/>
              <w:tabs>
                <w:tab w:val="right" w:pos="-37"/>
                <w:tab w:val="right" w:pos="493"/>
              </w:tabs>
              <w:snapToGrid w:val="0"/>
              <w:ind w:left="-37"/>
              <w:jc w:val="right"/>
              <w:rPr>
                <w:ins w:id="880" w:author="Bowler, Neill" w:date="2023-01-20T10:41:00Z"/>
                <w:rFonts w:ascii="Arial" w:hAnsi="Arial" w:cs="Arial"/>
                <w:color w:val="000000"/>
                <w:sz w:val="16"/>
                <w:szCs w:val="16"/>
              </w:rPr>
            </w:pPr>
            <w:ins w:id="881" w:author="Bowler, Neill" w:date="2023-01-20T10:42:00Z">
              <w:r w:rsidRPr="0001716B">
                <w:rPr>
                  <w:rFonts w:ascii="Arial" w:hAnsi="Arial" w:cs="Arial"/>
                  <w:color w:val="000000"/>
                  <w:sz w:val="16"/>
                  <w:szCs w:val="16"/>
                  <w:rPrChange w:id="882" w:author="Bowler, Neill" w:date="2023-01-20T10:43:00Z">
                    <w:rPr>
                      <w:rFonts w:asciiTheme="minorHAnsi" w:hAnsi="Arial" w:cs="Lohit Devanagari"/>
                      <w:color w:val="000000"/>
                      <w:sz w:val="14"/>
                      <w:szCs w:val="14"/>
                    </w:rPr>
                  </w:rPrChange>
                </w:rPr>
                <w:t>128</w:t>
              </w:r>
            </w:ins>
          </w:p>
        </w:tc>
        <w:tc>
          <w:tcPr>
            <w:tcW w:w="1063" w:type="dxa"/>
            <w:shd w:val="clear" w:color="auto" w:fill="F3F3F3"/>
            <w:tcMar>
              <w:top w:w="0" w:type="dxa"/>
              <w:left w:w="108" w:type="dxa"/>
              <w:bottom w:w="0" w:type="dxa"/>
              <w:right w:w="108" w:type="dxa"/>
            </w:tcMar>
            <w:tcPrChange w:id="883" w:author="Bowler, Neill" w:date="2023-01-20T11:47:00Z">
              <w:tcPr>
                <w:tcW w:w="1063" w:type="dxa"/>
                <w:shd w:val="clear" w:color="auto" w:fill="F3F3F3"/>
                <w:tcMar>
                  <w:top w:w="0" w:type="dxa"/>
                  <w:left w:w="108" w:type="dxa"/>
                  <w:bottom w:w="0" w:type="dxa"/>
                  <w:right w:w="108" w:type="dxa"/>
                </w:tcMar>
              </w:tcPr>
            </w:tcPrChange>
          </w:tcPr>
          <w:p w14:paraId="032AE196" w14:textId="77777777" w:rsidR="00DF5799" w:rsidRPr="0001716B" w:rsidRDefault="00DF5799" w:rsidP="00DF5799">
            <w:pPr>
              <w:pStyle w:val="Standard"/>
              <w:snapToGrid w:val="0"/>
              <w:rPr>
                <w:ins w:id="884" w:author="Bowler, Neill" w:date="2023-01-20T10:41:00Z"/>
                <w:rFonts w:ascii="Arial" w:hAnsi="Arial" w:cs="Arial"/>
                <w:color w:val="000000"/>
                <w:sz w:val="16"/>
                <w:szCs w:val="16"/>
              </w:rPr>
            </w:pPr>
          </w:p>
        </w:tc>
        <w:tc>
          <w:tcPr>
            <w:tcW w:w="2481" w:type="dxa"/>
            <w:shd w:val="clear" w:color="auto" w:fill="F3F3F3"/>
            <w:tcMar>
              <w:top w:w="0" w:type="dxa"/>
              <w:left w:w="108" w:type="dxa"/>
              <w:bottom w:w="0" w:type="dxa"/>
              <w:right w:w="108" w:type="dxa"/>
            </w:tcMar>
            <w:tcPrChange w:id="885" w:author="Bowler, Neill" w:date="2023-01-20T11:47:00Z">
              <w:tcPr>
                <w:tcW w:w="2481" w:type="dxa"/>
                <w:shd w:val="clear" w:color="auto" w:fill="F3F3F3"/>
                <w:tcMar>
                  <w:top w:w="0" w:type="dxa"/>
                  <w:left w:w="108" w:type="dxa"/>
                  <w:bottom w:w="0" w:type="dxa"/>
                  <w:right w:w="108" w:type="dxa"/>
                </w:tcMar>
              </w:tcPr>
            </w:tcPrChange>
          </w:tcPr>
          <w:p w14:paraId="1F1CF28A" w14:textId="77777777" w:rsidR="00DF5799" w:rsidRPr="0001716B" w:rsidRDefault="00DF5799" w:rsidP="00DF5799">
            <w:pPr>
              <w:pStyle w:val="Standard"/>
              <w:snapToGrid w:val="0"/>
              <w:rPr>
                <w:ins w:id="886" w:author="Bowler, Neill" w:date="2023-01-20T10:41:00Z"/>
                <w:rFonts w:ascii="Arial" w:hAnsi="Arial" w:cs="Arial"/>
                <w:color w:val="000000"/>
                <w:sz w:val="16"/>
                <w:szCs w:val="16"/>
              </w:rPr>
            </w:pPr>
          </w:p>
        </w:tc>
      </w:tr>
      <w:tr w:rsidR="0038120B" w14:paraId="0C75A3FC" w14:textId="77777777" w:rsidTr="003D0846">
        <w:tblPrEx>
          <w:tblW w:w="10348" w:type="dxa"/>
          <w:jc w:val="center"/>
          <w:tblLayout w:type="fixed"/>
          <w:tblCellMar>
            <w:left w:w="10" w:type="dxa"/>
            <w:right w:w="10" w:type="dxa"/>
          </w:tblCellMar>
          <w:tblLook w:val="0000" w:firstRow="0" w:lastRow="0" w:firstColumn="0" w:lastColumn="0" w:noHBand="0" w:noVBand="0"/>
          <w:tblPrExChange w:id="887"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888" w:author="Bowler, Neill" w:date="2023-01-20T10:41:00Z"/>
          <w:trPrChange w:id="889" w:author="Bowler, Neill" w:date="2023-01-20T11:46:00Z">
            <w:trPr>
              <w:cantSplit/>
              <w:trHeight w:val="311"/>
              <w:jc w:val="center"/>
            </w:trPr>
          </w:trPrChange>
        </w:trPr>
        <w:tc>
          <w:tcPr>
            <w:tcW w:w="709" w:type="dxa"/>
            <w:shd w:val="clear" w:color="auto" w:fill="E0E0E0"/>
            <w:tcMar>
              <w:top w:w="0" w:type="dxa"/>
              <w:left w:w="108" w:type="dxa"/>
              <w:bottom w:w="0" w:type="dxa"/>
              <w:right w:w="108" w:type="dxa"/>
            </w:tcMar>
            <w:tcPrChange w:id="890" w:author="Bowler, Neill" w:date="2023-01-20T11:46:00Z">
              <w:tcPr>
                <w:tcW w:w="709" w:type="dxa"/>
                <w:shd w:val="clear" w:color="auto" w:fill="F3F3F3"/>
                <w:tcMar>
                  <w:top w:w="0" w:type="dxa"/>
                  <w:left w:w="108" w:type="dxa"/>
                  <w:bottom w:w="0" w:type="dxa"/>
                  <w:right w:w="108" w:type="dxa"/>
                </w:tcMar>
              </w:tcPr>
            </w:tcPrChange>
          </w:tcPr>
          <w:p w14:paraId="45D1FF8D" w14:textId="7315C905" w:rsidR="0038120B" w:rsidRPr="0001716B" w:rsidRDefault="0038120B" w:rsidP="0038120B">
            <w:pPr>
              <w:pStyle w:val="Standard"/>
              <w:snapToGrid w:val="0"/>
              <w:jc w:val="right"/>
              <w:rPr>
                <w:ins w:id="891" w:author="Bowler, Neill" w:date="2023-01-20T10:41:00Z"/>
                <w:rFonts w:ascii="Arial" w:hAnsi="Arial" w:cs="Arial"/>
                <w:color w:val="000000"/>
                <w:sz w:val="16"/>
                <w:szCs w:val="16"/>
              </w:rPr>
            </w:pPr>
            <w:ins w:id="892" w:author="Bowler, Neill" w:date="2023-01-20T10:46:00Z">
              <w:r>
                <w:rPr>
                  <w:rFonts w:ascii="Arial" w:hAnsi="Arial" w:cs="Arial"/>
                  <w:i/>
                  <w:iCs/>
                  <w:color w:val="000000"/>
                  <w:sz w:val="16"/>
                  <w:szCs w:val="16"/>
                </w:rPr>
                <w:t>1</w:t>
              </w:r>
            </w:ins>
            <w:ins w:id="893" w:author="Bowler, Neill" w:date="2023-01-20T10:55:00Z">
              <w:r>
                <w:rPr>
                  <w:rFonts w:ascii="Arial" w:hAnsi="Arial" w:cs="Arial"/>
                  <w:i/>
                  <w:iCs/>
                  <w:color w:val="000000"/>
                  <w:sz w:val="16"/>
                  <w:szCs w:val="16"/>
                </w:rPr>
                <w:t>8</w:t>
              </w:r>
            </w:ins>
          </w:p>
        </w:tc>
        <w:tc>
          <w:tcPr>
            <w:tcW w:w="2085" w:type="dxa"/>
            <w:shd w:val="clear" w:color="auto" w:fill="E0E0E0"/>
            <w:tcMar>
              <w:top w:w="0" w:type="dxa"/>
              <w:left w:w="108" w:type="dxa"/>
              <w:bottom w:w="0" w:type="dxa"/>
              <w:right w:w="108" w:type="dxa"/>
            </w:tcMar>
            <w:tcPrChange w:id="894" w:author="Bowler, Neill" w:date="2023-01-20T11:46:00Z">
              <w:tcPr>
                <w:tcW w:w="2085" w:type="dxa"/>
                <w:shd w:val="clear" w:color="auto" w:fill="F3F3F3"/>
                <w:tcMar>
                  <w:top w:w="0" w:type="dxa"/>
                  <w:left w:w="108" w:type="dxa"/>
                  <w:bottom w:w="0" w:type="dxa"/>
                  <w:right w:w="108" w:type="dxa"/>
                </w:tcMar>
              </w:tcPr>
            </w:tcPrChange>
          </w:tcPr>
          <w:p w14:paraId="2445AF39" w14:textId="435D3C6F" w:rsidR="0038120B" w:rsidRPr="0001716B" w:rsidRDefault="0038120B">
            <w:pPr>
              <w:pStyle w:val="Standard"/>
              <w:snapToGrid w:val="0"/>
              <w:ind w:left="177"/>
              <w:rPr>
                <w:ins w:id="895" w:author="Bowler, Neill" w:date="2023-01-20T10:41:00Z"/>
                <w:rFonts w:ascii="Arial" w:hAnsi="Arial" w:cs="Arial"/>
                <w:b/>
                <w:bCs/>
                <w:color w:val="000000"/>
                <w:sz w:val="16"/>
                <w:szCs w:val="16"/>
              </w:rPr>
              <w:pPrChange w:id="896" w:author="Bowler, Neill" w:date="2023-01-20T10:43:00Z">
                <w:pPr>
                  <w:pStyle w:val="Standard"/>
                  <w:snapToGrid w:val="0"/>
                </w:pPr>
              </w:pPrChange>
            </w:pPr>
            <w:ins w:id="897" w:author="Bowler, Neill" w:date="2023-01-20T10:42:00Z">
              <w:r w:rsidRPr="0001716B">
                <w:rPr>
                  <w:rFonts w:ascii="Arial" w:hAnsi="Arial" w:cs="Arial"/>
                  <w:i/>
                  <w:iCs/>
                  <w:color w:val="000000"/>
                  <w:sz w:val="16"/>
                  <w:szCs w:val="16"/>
                  <w:rPrChange w:id="898" w:author="Bowler, Neill" w:date="2023-01-20T10:43:00Z">
                    <w:rPr>
                      <w:rFonts w:asciiTheme="minorHAnsi" w:hAnsi="Arial" w:cs="Lohit Devanagari"/>
                      <w:i/>
                      <w:iCs/>
                      <w:color w:val="000000"/>
                      <w:sz w:val="14"/>
                      <w:szCs w:val="14"/>
                    </w:rPr>
                  </w:rPrChange>
                </w:rPr>
                <w:t>RO instrument</w:t>
              </w:r>
            </w:ins>
          </w:p>
        </w:tc>
        <w:tc>
          <w:tcPr>
            <w:tcW w:w="1013" w:type="dxa"/>
            <w:shd w:val="clear" w:color="auto" w:fill="E0E0E0"/>
            <w:tcMar>
              <w:top w:w="0" w:type="dxa"/>
              <w:left w:w="108" w:type="dxa"/>
              <w:bottom w:w="0" w:type="dxa"/>
              <w:right w:w="108" w:type="dxa"/>
            </w:tcMar>
            <w:tcPrChange w:id="899" w:author="Bowler, Neill" w:date="2023-01-20T11:46:00Z">
              <w:tcPr>
                <w:tcW w:w="1013" w:type="dxa"/>
                <w:shd w:val="clear" w:color="auto" w:fill="F3F3F3"/>
                <w:tcMar>
                  <w:top w:w="0" w:type="dxa"/>
                  <w:left w:w="108" w:type="dxa"/>
                  <w:bottom w:w="0" w:type="dxa"/>
                  <w:right w:w="108" w:type="dxa"/>
                </w:tcMar>
              </w:tcPr>
            </w:tcPrChange>
          </w:tcPr>
          <w:p w14:paraId="205FDFDF" w14:textId="6AE44FCE" w:rsidR="0038120B" w:rsidRPr="0001716B" w:rsidRDefault="0038120B" w:rsidP="0038120B">
            <w:pPr>
              <w:pStyle w:val="Standard"/>
              <w:snapToGrid w:val="0"/>
              <w:jc w:val="center"/>
              <w:rPr>
                <w:ins w:id="900" w:author="Bowler, Neill" w:date="2023-01-20T10:41:00Z"/>
                <w:rFonts w:ascii="Arial" w:hAnsi="Arial" w:cs="Arial"/>
                <w:b/>
                <w:bCs/>
                <w:color w:val="000000"/>
                <w:sz w:val="16"/>
                <w:szCs w:val="16"/>
              </w:rPr>
            </w:pPr>
            <w:ins w:id="901" w:author="Bowler, Neill" w:date="2023-01-20T10:42:00Z">
              <w:r w:rsidRPr="0001716B">
                <w:rPr>
                  <w:rFonts w:ascii="Arial" w:hAnsi="Arial" w:cs="Arial"/>
                  <w:color w:val="000000" w:themeColor="text1"/>
                  <w:sz w:val="16"/>
                  <w:szCs w:val="16"/>
                  <w:rPrChange w:id="902" w:author="Bowler, Neill" w:date="2023-01-20T10:43:00Z">
                    <w:rPr>
                      <w:rFonts w:asciiTheme="minorHAnsi" w:hAnsi="Arial" w:cs="Lohit Devanagari"/>
                      <w:color w:val="000000" w:themeColor="text1"/>
                      <w:sz w:val="14"/>
                      <w:szCs w:val="14"/>
                    </w:rPr>
                  </w:rPrChange>
                </w:rPr>
                <w:t>New</w:t>
              </w:r>
            </w:ins>
          </w:p>
        </w:tc>
        <w:tc>
          <w:tcPr>
            <w:tcW w:w="845" w:type="dxa"/>
            <w:shd w:val="clear" w:color="auto" w:fill="E0E0E0"/>
            <w:tcMar>
              <w:top w:w="0" w:type="dxa"/>
              <w:left w:w="108" w:type="dxa"/>
              <w:bottom w:w="0" w:type="dxa"/>
              <w:right w:w="108" w:type="dxa"/>
            </w:tcMar>
            <w:tcPrChange w:id="903" w:author="Bowler, Neill" w:date="2023-01-20T11:46:00Z">
              <w:tcPr>
                <w:tcW w:w="845" w:type="dxa"/>
                <w:shd w:val="clear" w:color="auto" w:fill="F3F3F3"/>
                <w:tcMar>
                  <w:top w:w="0" w:type="dxa"/>
                  <w:left w:w="108" w:type="dxa"/>
                  <w:bottom w:w="0" w:type="dxa"/>
                  <w:right w:w="108" w:type="dxa"/>
                </w:tcMar>
              </w:tcPr>
            </w:tcPrChange>
          </w:tcPr>
          <w:p w14:paraId="191C3067" w14:textId="18848AB3" w:rsidR="0038120B" w:rsidRPr="0001716B" w:rsidRDefault="0038120B" w:rsidP="0038120B">
            <w:pPr>
              <w:pStyle w:val="Standard"/>
              <w:snapToGrid w:val="0"/>
              <w:jc w:val="right"/>
              <w:rPr>
                <w:ins w:id="904" w:author="Bowler, Neill" w:date="2023-01-20T10:41:00Z"/>
                <w:rFonts w:ascii="Arial" w:hAnsi="Arial" w:cs="Arial"/>
                <w:color w:val="000000"/>
                <w:sz w:val="16"/>
                <w:szCs w:val="16"/>
              </w:rPr>
            </w:pPr>
            <w:ins w:id="905" w:author="Bowler, Neill" w:date="2023-01-20T14:44:00Z">
              <w:r>
                <w:rPr>
                  <w:rFonts w:ascii="Arial" w:hAnsi="Arial" w:cs="Arial"/>
                  <w:sz w:val="16"/>
                  <w:szCs w:val="16"/>
                </w:rPr>
                <w:t>0</w:t>
              </w:r>
            </w:ins>
          </w:p>
        </w:tc>
        <w:tc>
          <w:tcPr>
            <w:tcW w:w="1265" w:type="dxa"/>
            <w:shd w:val="clear" w:color="auto" w:fill="E0E0E0"/>
            <w:tcMar>
              <w:top w:w="0" w:type="dxa"/>
              <w:left w:w="108" w:type="dxa"/>
              <w:bottom w:w="0" w:type="dxa"/>
              <w:right w:w="108" w:type="dxa"/>
            </w:tcMar>
            <w:tcPrChange w:id="906" w:author="Bowler, Neill" w:date="2023-01-20T11:46:00Z">
              <w:tcPr>
                <w:tcW w:w="1265" w:type="dxa"/>
                <w:shd w:val="clear" w:color="auto" w:fill="F3F3F3"/>
                <w:tcMar>
                  <w:top w:w="0" w:type="dxa"/>
                  <w:left w:w="108" w:type="dxa"/>
                  <w:bottom w:w="0" w:type="dxa"/>
                  <w:right w:w="108" w:type="dxa"/>
                </w:tcMar>
              </w:tcPr>
            </w:tcPrChange>
          </w:tcPr>
          <w:p w14:paraId="69799058" w14:textId="2FC9B5EB" w:rsidR="0038120B" w:rsidRPr="0001716B" w:rsidRDefault="0038120B" w:rsidP="0038120B">
            <w:pPr>
              <w:pStyle w:val="Standard"/>
              <w:snapToGrid w:val="0"/>
              <w:jc w:val="right"/>
              <w:rPr>
                <w:ins w:id="907" w:author="Bowler, Neill" w:date="2023-01-20T10:41:00Z"/>
                <w:rFonts w:ascii="Arial" w:hAnsi="Arial" w:cs="Arial"/>
                <w:color w:val="000000"/>
                <w:sz w:val="16"/>
                <w:szCs w:val="16"/>
              </w:rPr>
            </w:pPr>
            <w:ins w:id="908" w:author="Bowler, Neill" w:date="2023-01-20T14:44:00Z">
              <w:r>
                <w:rPr>
                  <w:rFonts w:ascii="Arial" w:hAnsi="Arial" w:cs="Arial"/>
                  <w:sz w:val="16"/>
                  <w:szCs w:val="16"/>
                </w:rPr>
                <w:t>0</w:t>
              </w:r>
            </w:ins>
          </w:p>
        </w:tc>
        <w:tc>
          <w:tcPr>
            <w:tcW w:w="887" w:type="dxa"/>
            <w:shd w:val="clear" w:color="auto" w:fill="E0E0E0"/>
            <w:tcMar>
              <w:top w:w="0" w:type="dxa"/>
              <w:left w:w="108" w:type="dxa"/>
              <w:bottom w:w="0" w:type="dxa"/>
              <w:right w:w="108" w:type="dxa"/>
            </w:tcMar>
            <w:tcPrChange w:id="909" w:author="Bowler, Neill" w:date="2023-01-20T11:46:00Z">
              <w:tcPr>
                <w:tcW w:w="887" w:type="dxa"/>
                <w:shd w:val="clear" w:color="auto" w:fill="F3F3F3"/>
                <w:tcMar>
                  <w:top w:w="0" w:type="dxa"/>
                  <w:left w:w="108" w:type="dxa"/>
                  <w:bottom w:w="0" w:type="dxa"/>
                  <w:right w:w="108" w:type="dxa"/>
                </w:tcMar>
              </w:tcPr>
            </w:tcPrChange>
          </w:tcPr>
          <w:p w14:paraId="77A37142" w14:textId="150C2197" w:rsidR="0038120B" w:rsidRPr="0001716B" w:rsidRDefault="0038120B" w:rsidP="0038120B">
            <w:pPr>
              <w:pStyle w:val="Standard"/>
              <w:tabs>
                <w:tab w:val="right" w:pos="-37"/>
                <w:tab w:val="right" w:pos="493"/>
              </w:tabs>
              <w:snapToGrid w:val="0"/>
              <w:ind w:left="-37"/>
              <w:jc w:val="right"/>
              <w:rPr>
                <w:ins w:id="910" w:author="Bowler, Neill" w:date="2023-01-20T10:41:00Z"/>
                <w:rFonts w:ascii="Arial" w:hAnsi="Arial" w:cs="Arial"/>
                <w:color w:val="000000"/>
                <w:sz w:val="16"/>
                <w:szCs w:val="16"/>
              </w:rPr>
            </w:pPr>
            <w:ins w:id="911" w:author="Bowler, Neill" w:date="2023-01-20T14:44:00Z">
              <w:r w:rsidRPr="00395818">
                <w:rPr>
                  <w:rFonts w:ascii="Arial" w:hAnsi="Arial" w:cs="Arial"/>
                  <w:color w:val="000000"/>
                  <w:sz w:val="16"/>
                  <w:szCs w:val="16"/>
                </w:rPr>
                <w:t>11</w:t>
              </w:r>
            </w:ins>
          </w:p>
        </w:tc>
        <w:tc>
          <w:tcPr>
            <w:tcW w:w="1063" w:type="dxa"/>
            <w:shd w:val="clear" w:color="auto" w:fill="E0E0E0"/>
            <w:tcMar>
              <w:top w:w="0" w:type="dxa"/>
              <w:left w:w="108" w:type="dxa"/>
              <w:bottom w:w="0" w:type="dxa"/>
              <w:right w:w="108" w:type="dxa"/>
            </w:tcMar>
            <w:tcPrChange w:id="912" w:author="Bowler, Neill" w:date="2023-01-20T11:46:00Z">
              <w:tcPr>
                <w:tcW w:w="1063" w:type="dxa"/>
                <w:shd w:val="clear" w:color="auto" w:fill="F3F3F3"/>
                <w:tcMar>
                  <w:top w:w="0" w:type="dxa"/>
                  <w:left w:w="108" w:type="dxa"/>
                  <w:bottom w:w="0" w:type="dxa"/>
                  <w:right w:w="108" w:type="dxa"/>
                </w:tcMar>
              </w:tcPr>
            </w:tcPrChange>
          </w:tcPr>
          <w:p w14:paraId="543CE364" w14:textId="15F4A87E" w:rsidR="0038120B" w:rsidRPr="0001716B" w:rsidRDefault="0038120B" w:rsidP="0038120B">
            <w:pPr>
              <w:pStyle w:val="Standard"/>
              <w:snapToGrid w:val="0"/>
              <w:rPr>
                <w:ins w:id="913" w:author="Bowler, Neill" w:date="2023-01-20T10:41:00Z"/>
                <w:rFonts w:ascii="Arial" w:hAnsi="Arial" w:cs="Arial"/>
                <w:color w:val="000000"/>
                <w:sz w:val="16"/>
                <w:szCs w:val="16"/>
              </w:rPr>
            </w:pPr>
            <w:ins w:id="914" w:author="Bowler, Neill" w:date="2023-01-20T14:44:00Z">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ins>
          </w:p>
        </w:tc>
        <w:tc>
          <w:tcPr>
            <w:tcW w:w="2481" w:type="dxa"/>
            <w:shd w:val="clear" w:color="auto" w:fill="E0E0E0"/>
            <w:tcMar>
              <w:top w:w="0" w:type="dxa"/>
              <w:left w:w="108" w:type="dxa"/>
              <w:bottom w:w="0" w:type="dxa"/>
              <w:right w:w="108" w:type="dxa"/>
            </w:tcMar>
            <w:tcPrChange w:id="915" w:author="Bowler, Neill" w:date="2023-01-20T11:46:00Z">
              <w:tcPr>
                <w:tcW w:w="2481" w:type="dxa"/>
                <w:shd w:val="clear" w:color="auto" w:fill="F3F3F3"/>
                <w:tcMar>
                  <w:top w:w="0" w:type="dxa"/>
                  <w:left w:w="108" w:type="dxa"/>
                  <w:bottom w:w="0" w:type="dxa"/>
                  <w:right w:w="108" w:type="dxa"/>
                </w:tcMar>
              </w:tcPr>
            </w:tcPrChange>
          </w:tcPr>
          <w:p w14:paraId="3EEC5B41" w14:textId="65F0B839" w:rsidR="0038120B" w:rsidRPr="0001716B" w:rsidRDefault="0038120B" w:rsidP="0038120B">
            <w:pPr>
              <w:pStyle w:val="Standard"/>
              <w:snapToGrid w:val="0"/>
              <w:rPr>
                <w:ins w:id="916" w:author="Bowler, Neill" w:date="2023-01-20T10:41:00Z"/>
                <w:rFonts w:ascii="Arial" w:hAnsi="Arial" w:cs="Arial"/>
                <w:color w:val="000000"/>
                <w:sz w:val="16"/>
                <w:szCs w:val="16"/>
              </w:rPr>
            </w:pPr>
            <w:ins w:id="917" w:author="Bowler, Neill" w:date="2023-01-20T14:44:00Z">
              <w:r>
                <w:rPr>
                  <w:rFonts w:ascii="Arial" w:hAnsi="Arial" w:cs="Arial"/>
                  <w:sz w:val="16"/>
                  <w:szCs w:val="16"/>
                </w:rPr>
                <w:t>Will mimic the satellite instrument table, but for terrestrial</w:t>
              </w:r>
            </w:ins>
          </w:p>
        </w:tc>
      </w:tr>
      <w:tr w:rsidR="00DF5799" w14:paraId="09C390AE" w14:textId="77777777" w:rsidTr="003D0846">
        <w:tblPrEx>
          <w:tblW w:w="10348" w:type="dxa"/>
          <w:jc w:val="center"/>
          <w:tblLayout w:type="fixed"/>
          <w:tblCellMar>
            <w:left w:w="10" w:type="dxa"/>
            <w:right w:w="10" w:type="dxa"/>
          </w:tblCellMar>
          <w:tblLook w:val="0000" w:firstRow="0" w:lastRow="0" w:firstColumn="0" w:lastColumn="0" w:noHBand="0" w:noVBand="0"/>
          <w:tblPrExChange w:id="918" w:author="Bowler, Neill" w:date="2023-01-20T11:47: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ins w:id="919" w:author="Bowler, Neill" w:date="2023-01-20T10:33:00Z"/>
          <w:trPrChange w:id="920" w:author="Bowler, Neill" w:date="2023-01-20T11:47:00Z">
            <w:trPr>
              <w:cantSplit/>
              <w:trHeight w:val="311"/>
              <w:jc w:val="center"/>
            </w:trPr>
          </w:trPrChange>
        </w:trPr>
        <w:tc>
          <w:tcPr>
            <w:tcW w:w="709" w:type="dxa"/>
            <w:shd w:val="clear" w:color="auto" w:fill="F3F3F3"/>
            <w:tcMar>
              <w:top w:w="0" w:type="dxa"/>
              <w:left w:w="108" w:type="dxa"/>
              <w:bottom w:w="0" w:type="dxa"/>
              <w:right w:w="108" w:type="dxa"/>
            </w:tcMar>
            <w:tcPrChange w:id="921" w:author="Bowler, Neill" w:date="2023-01-20T11:47:00Z">
              <w:tcPr>
                <w:tcW w:w="709" w:type="dxa"/>
                <w:shd w:val="clear" w:color="auto" w:fill="F3F3F3"/>
                <w:tcMar>
                  <w:top w:w="0" w:type="dxa"/>
                  <w:left w:w="108" w:type="dxa"/>
                  <w:bottom w:w="0" w:type="dxa"/>
                  <w:right w:w="108" w:type="dxa"/>
                </w:tcMar>
              </w:tcPr>
            </w:tcPrChange>
          </w:tcPr>
          <w:p w14:paraId="714CDEEC" w14:textId="48814B33" w:rsidR="00DF5799" w:rsidRPr="0001716B" w:rsidRDefault="00B2708C" w:rsidP="00DF5799">
            <w:pPr>
              <w:pStyle w:val="Standard"/>
              <w:snapToGrid w:val="0"/>
              <w:jc w:val="right"/>
              <w:rPr>
                <w:ins w:id="922" w:author="Bowler, Neill" w:date="2023-01-20T10:33:00Z"/>
                <w:rFonts w:ascii="Arial" w:hAnsi="Arial" w:cs="Arial"/>
                <w:sz w:val="16"/>
                <w:szCs w:val="16"/>
              </w:rPr>
            </w:pPr>
            <w:ins w:id="923" w:author="Bowler, Neill" w:date="2023-01-20T10:55:00Z">
              <w:r>
                <w:rPr>
                  <w:rFonts w:ascii="Arial" w:hAnsi="Arial" w:cs="Arial"/>
                  <w:color w:val="000000"/>
                  <w:sz w:val="16"/>
                  <w:szCs w:val="16"/>
                </w:rPr>
                <w:t>19</w:t>
              </w:r>
            </w:ins>
          </w:p>
        </w:tc>
        <w:tc>
          <w:tcPr>
            <w:tcW w:w="2085" w:type="dxa"/>
            <w:shd w:val="clear" w:color="auto" w:fill="F3F3F3"/>
            <w:tcMar>
              <w:top w:w="0" w:type="dxa"/>
              <w:left w:w="108" w:type="dxa"/>
              <w:bottom w:w="0" w:type="dxa"/>
              <w:right w:w="108" w:type="dxa"/>
            </w:tcMar>
            <w:tcPrChange w:id="924" w:author="Bowler, Neill" w:date="2023-01-20T11:47:00Z">
              <w:tcPr>
                <w:tcW w:w="2085" w:type="dxa"/>
                <w:shd w:val="clear" w:color="auto" w:fill="F3F3F3"/>
                <w:tcMar>
                  <w:top w:w="0" w:type="dxa"/>
                  <w:left w:w="108" w:type="dxa"/>
                  <w:bottom w:w="0" w:type="dxa"/>
                  <w:right w:w="108" w:type="dxa"/>
                </w:tcMar>
              </w:tcPr>
            </w:tcPrChange>
          </w:tcPr>
          <w:p w14:paraId="2D10FB52" w14:textId="16D6C41B" w:rsidR="00DF5799" w:rsidRPr="0001716B" w:rsidRDefault="00DF5799" w:rsidP="00DF5799">
            <w:pPr>
              <w:pStyle w:val="Standard"/>
              <w:snapToGrid w:val="0"/>
              <w:rPr>
                <w:ins w:id="925" w:author="Bowler, Neill" w:date="2023-01-20T10:33:00Z"/>
                <w:rFonts w:ascii="Arial" w:hAnsi="Arial" w:cs="Arial"/>
                <w:b/>
                <w:sz w:val="16"/>
                <w:szCs w:val="16"/>
              </w:rPr>
            </w:pPr>
            <w:ins w:id="926" w:author="Bowler, Neill" w:date="2023-01-20T10:42:00Z">
              <w:r w:rsidRPr="0001716B">
                <w:rPr>
                  <w:rFonts w:ascii="Arial" w:hAnsi="Arial" w:cs="Arial"/>
                  <w:b/>
                  <w:bCs/>
                  <w:color w:val="000000"/>
                  <w:sz w:val="16"/>
                  <w:szCs w:val="16"/>
                  <w:rPrChange w:id="927" w:author="Bowler, Neill" w:date="2023-01-20T10:43:00Z">
                    <w:rPr>
                      <w:rFonts w:asciiTheme="minorHAnsi" w:hAnsi="Arial" w:cs="Lohit Devanagari"/>
                      <w:b/>
                      <w:bCs/>
                      <w:color w:val="000000"/>
                      <w:sz w:val="14"/>
                      <w:szCs w:val="14"/>
                    </w:rPr>
                  </w:rPrChange>
                </w:rPr>
                <w:t>(end delayed replication)</w:t>
              </w:r>
            </w:ins>
          </w:p>
        </w:tc>
        <w:tc>
          <w:tcPr>
            <w:tcW w:w="1013" w:type="dxa"/>
            <w:shd w:val="clear" w:color="auto" w:fill="F3F3F3"/>
            <w:tcMar>
              <w:top w:w="0" w:type="dxa"/>
              <w:left w:w="108" w:type="dxa"/>
              <w:bottom w:w="0" w:type="dxa"/>
              <w:right w:w="108" w:type="dxa"/>
            </w:tcMar>
            <w:tcPrChange w:id="928" w:author="Bowler, Neill" w:date="2023-01-20T11:47:00Z">
              <w:tcPr>
                <w:tcW w:w="1013" w:type="dxa"/>
                <w:shd w:val="clear" w:color="auto" w:fill="F3F3F3"/>
                <w:tcMar>
                  <w:top w:w="0" w:type="dxa"/>
                  <w:left w:w="108" w:type="dxa"/>
                  <w:bottom w:w="0" w:type="dxa"/>
                  <w:right w:w="108" w:type="dxa"/>
                </w:tcMar>
              </w:tcPr>
            </w:tcPrChange>
          </w:tcPr>
          <w:p w14:paraId="7F864EBA" w14:textId="482DF502" w:rsidR="00DF5799" w:rsidRPr="0001716B" w:rsidRDefault="00DF5799" w:rsidP="00DF5799">
            <w:pPr>
              <w:pStyle w:val="Standard"/>
              <w:snapToGrid w:val="0"/>
              <w:jc w:val="center"/>
              <w:rPr>
                <w:ins w:id="929" w:author="Bowler, Neill" w:date="2023-01-20T10:33:00Z"/>
                <w:rFonts w:ascii="Arial" w:hAnsi="Arial" w:cs="Arial"/>
                <w:b/>
                <w:sz w:val="16"/>
                <w:szCs w:val="16"/>
              </w:rPr>
            </w:pPr>
          </w:p>
        </w:tc>
        <w:tc>
          <w:tcPr>
            <w:tcW w:w="845" w:type="dxa"/>
            <w:shd w:val="clear" w:color="auto" w:fill="F3F3F3"/>
            <w:tcMar>
              <w:top w:w="0" w:type="dxa"/>
              <w:left w:w="108" w:type="dxa"/>
              <w:bottom w:w="0" w:type="dxa"/>
              <w:right w:w="108" w:type="dxa"/>
            </w:tcMar>
            <w:tcPrChange w:id="930" w:author="Bowler, Neill" w:date="2023-01-20T11:47:00Z">
              <w:tcPr>
                <w:tcW w:w="845" w:type="dxa"/>
                <w:shd w:val="clear" w:color="auto" w:fill="F3F3F3"/>
                <w:tcMar>
                  <w:top w:w="0" w:type="dxa"/>
                  <w:left w:w="108" w:type="dxa"/>
                  <w:bottom w:w="0" w:type="dxa"/>
                  <w:right w:w="108" w:type="dxa"/>
                </w:tcMar>
              </w:tcPr>
            </w:tcPrChange>
          </w:tcPr>
          <w:p w14:paraId="5E8742E2" w14:textId="261D2638" w:rsidR="00DF5799" w:rsidRPr="0001716B" w:rsidRDefault="00DF5799" w:rsidP="00DF5799">
            <w:pPr>
              <w:pStyle w:val="Standard"/>
              <w:snapToGrid w:val="0"/>
              <w:jc w:val="right"/>
              <w:rPr>
                <w:ins w:id="931" w:author="Bowler, Neill" w:date="2023-01-20T10:33:00Z"/>
                <w:rFonts w:ascii="Arial" w:hAnsi="Arial" w:cs="Arial"/>
                <w:sz w:val="16"/>
                <w:szCs w:val="16"/>
              </w:rPr>
            </w:pPr>
          </w:p>
        </w:tc>
        <w:tc>
          <w:tcPr>
            <w:tcW w:w="1265" w:type="dxa"/>
            <w:shd w:val="clear" w:color="auto" w:fill="F3F3F3"/>
            <w:tcMar>
              <w:top w:w="0" w:type="dxa"/>
              <w:left w:w="108" w:type="dxa"/>
              <w:bottom w:w="0" w:type="dxa"/>
              <w:right w:w="108" w:type="dxa"/>
            </w:tcMar>
            <w:tcPrChange w:id="932" w:author="Bowler, Neill" w:date="2023-01-20T11:47:00Z">
              <w:tcPr>
                <w:tcW w:w="1265" w:type="dxa"/>
                <w:shd w:val="clear" w:color="auto" w:fill="F3F3F3"/>
                <w:tcMar>
                  <w:top w:w="0" w:type="dxa"/>
                  <w:left w:w="108" w:type="dxa"/>
                  <w:bottom w:w="0" w:type="dxa"/>
                  <w:right w:w="108" w:type="dxa"/>
                </w:tcMar>
              </w:tcPr>
            </w:tcPrChange>
          </w:tcPr>
          <w:p w14:paraId="061DC820" w14:textId="474FF9AD" w:rsidR="00DF5799" w:rsidRPr="0001716B" w:rsidRDefault="00DF5799" w:rsidP="00DF5799">
            <w:pPr>
              <w:pStyle w:val="Standard"/>
              <w:snapToGrid w:val="0"/>
              <w:jc w:val="right"/>
              <w:rPr>
                <w:ins w:id="933" w:author="Bowler, Neill" w:date="2023-01-20T10:33:00Z"/>
                <w:rFonts w:ascii="Arial" w:hAnsi="Arial" w:cs="Arial"/>
                <w:sz w:val="16"/>
                <w:szCs w:val="16"/>
              </w:rPr>
            </w:pPr>
          </w:p>
        </w:tc>
        <w:tc>
          <w:tcPr>
            <w:tcW w:w="887" w:type="dxa"/>
            <w:shd w:val="clear" w:color="auto" w:fill="F3F3F3"/>
            <w:tcMar>
              <w:top w:w="0" w:type="dxa"/>
              <w:left w:w="108" w:type="dxa"/>
              <w:bottom w:w="0" w:type="dxa"/>
              <w:right w:w="108" w:type="dxa"/>
            </w:tcMar>
            <w:tcPrChange w:id="934" w:author="Bowler, Neill" w:date="2023-01-20T11:47:00Z">
              <w:tcPr>
                <w:tcW w:w="887" w:type="dxa"/>
                <w:shd w:val="clear" w:color="auto" w:fill="F3F3F3"/>
                <w:tcMar>
                  <w:top w:w="0" w:type="dxa"/>
                  <w:left w:w="108" w:type="dxa"/>
                  <w:bottom w:w="0" w:type="dxa"/>
                  <w:right w:w="108" w:type="dxa"/>
                </w:tcMar>
              </w:tcPr>
            </w:tcPrChange>
          </w:tcPr>
          <w:p w14:paraId="3F9315F1" w14:textId="622A38B0" w:rsidR="00DF5799" w:rsidRPr="0001716B" w:rsidRDefault="00DF5799" w:rsidP="00DF5799">
            <w:pPr>
              <w:pStyle w:val="Standard"/>
              <w:tabs>
                <w:tab w:val="right" w:pos="-37"/>
                <w:tab w:val="right" w:pos="493"/>
              </w:tabs>
              <w:snapToGrid w:val="0"/>
              <w:ind w:left="-37"/>
              <w:jc w:val="right"/>
              <w:rPr>
                <w:ins w:id="935" w:author="Bowler, Neill" w:date="2023-01-20T10:33:00Z"/>
                <w:rFonts w:ascii="Arial" w:hAnsi="Arial" w:cs="Arial"/>
                <w:sz w:val="16"/>
                <w:szCs w:val="16"/>
              </w:rPr>
            </w:pPr>
          </w:p>
        </w:tc>
        <w:tc>
          <w:tcPr>
            <w:tcW w:w="1063" w:type="dxa"/>
            <w:shd w:val="clear" w:color="auto" w:fill="F3F3F3"/>
            <w:tcMar>
              <w:top w:w="0" w:type="dxa"/>
              <w:left w:w="108" w:type="dxa"/>
              <w:bottom w:w="0" w:type="dxa"/>
              <w:right w:w="108" w:type="dxa"/>
            </w:tcMar>
            <w:tcPrChange w:id="936" w:author="Bowler, Neill" w:date="2023-01-20T11:47:00Z">
              <w:tcPr>
                <w:tcW w:w="1063" w:type="dxa"/>
                <w:shd w:val="clear" w:color="auto" w:fill="F3F3F3"/>
                <w:tcMar>
                  <w:top w:w="0" w:type="dxa"/>
                  <w:left w:w="108" w:type="dxa"/>
                  <w:bottom w:w="0" w:type="dxa"/>
                  <w:right w:w="108" w:type="dxa"/>
                </w:tcMar>
              </w:tcPr>
            </w:tcPrChange>
          </w:tcPr>
          <w:p w14:paraId="08BD9FBD" w14:textId="08CDA5C9" w:rsidR="00DF5799" w:rsidRPr="0001716B" w:rsidRDefault="00DF5799" w:rsidP="00DF5799">
            <w:pPr>
              <w:pStyle w:val="Standard"/>
              <w:snapToGrid w:val="0"/>
              <w:rPr>
                <w:ins w:id="937" w:author="Bowler, Neill" w:date="2023-01-20T10:33:00Z"/>
                <w:rFonts w:ascii="Arial" w:hAnsi="Arial" w:cs="Arial"/>
                <w:sz w:val="16"/>
                <w:szCs w:val="16"/>
              </w:rPr>
            </w:pPr>
          </w:p>
        </w:tc>
        <w:tc>
          <w:tcPr>
            <w:tcW w:w="2481" w:type="dxa"/>
            <w:shd w:val="clear" w:color="auto" w:fill="F3F3F3"/>
            <w:tcMar>
              <w:top w:w="0" w:type="dxa"/>
              <w:left w:w="108" w:type="dxa"/>
              <w:bottom w:w="0" w:type="dxa"/>
              <w:right w:w="108" w:type="dxa"/>
            </w:tcMar>
            <w:tcPrChange w:id="938" w:author="Bowler, Neill" w:date="2023-01-20T11:47:00Z">
              <w:tcPr>
                <w:tcW w:w="2481" w:type="dxa"/>
                <w:shd w:val="clear" w:color="auto" w:fill="F3F3F3"/>
                <w:tcMar>
                  <w:top w:w="0" w:type="dxa"/>
                  <w:left w:w="108" w:type="dxa"/>
                  <w:bottom w:w="0" w:type="dxa"/>
                  <w:right w:w="108" w:type="dxa"/>
                </w:tcMar>
              </w:tcPr>
            </w:tcPrChange>
          </w:tcPr>
          <w:p w14:paraId="6DA5B953" w14:textId="545DCE6F" w:rsidR="00DF5799" w:rsidRPr="0001716B" w:rsidRDefault="00DF5799" w:rsidP="00DF5799">
            <w:pPr>
              <w:pStyle w:val="Standard"/>
              <w:snapToGrid w:val="0"/>
              <w:rPr>
                <w:ins w:id="939" w:author="Bowler, Neill" w:date="2023-01-20T10:33:00Z"/>
                <w:rFonts w:ascii="Arial" w:hAnsi="Arial" w:cs="Arial"/>
                <w:sz w:val="16"/>
                <w:szCs w:val="16"/>
              </w:rPr>
            </w:pPr>
          </w:p>
        </w:tc>
      </w:tr>
      <w:tr w:rsidR="00DF5799" w14:paraId="7680931B" w14:textId="77777777" w:rsidTr="003D0846">
        <w:tblPrEx>
          <w:tblW w:w="10348" w:type="dxa"/>
          <w:jc w:val="center"/>
          <w:tblLayout w:type="fixed"/>
          <w:tblCellMar>
            <w:left w:w="10" w:type="dxa"/>
            <w:right w:w="10" w:type="dxa"/>
          </w:tblCellMar>
          <w:tblLook w:val="0000" w:firstRow="0" w:lastRow="0" w:firstColumn="0" w:lastColumn="0" w:noHBand="0" w:noVBand="0"/>
          <w:tblPrExChange w:id="940"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trPrChange w:id="941" w:author="Bowler, Neill" w:date="2023-01-20T11:46:00Z">
            <w:trPr>
              <w:cantSplit/>
              <w:jc w:val="center"/>
            </w:trPr>
          </w:trPrChange>
        </w:trPr>
        <w:tc>
          <w:tcPr>
            <w:tcW w:w="709" w:type="dxa"/>
            <w:shd w:val="clear" w:color="auto" w:fill="E0E0E0"/>
            <w:tcMar>
              <w:top w:w="0" w:type="dxa"/>
              <w:left w:w="108" w:type="dxa"/>
              <w:bottom w:w="0" w:type="dxa"/>
              <w:right w:w="108" w:type="dxa"/>
            </w:tcMar>
            <w:tcPrChange w:id="942" w:author="Bowler, Neill" w:date="2023-01-20T11:46:00Z">
              <w:tcPr>
                <w:tcW w:w="709" w:type="dxa"/>
                <w:shd w:val="clear" w:color="auto" w:fill="E0E0E0"/>
                <w:tcMar>
                  <w:top w:w="0" w:type="dxa"/>
                  <w:left w:w="108" w:type="dxa"/>
                  <w:bottom w:w="0" w:type="dxa"/>
                  <w:right w:w="108" w:type="dxa"/>
                </w:tcMar>
              </w:tcPr>
            </w:tcPrChange>
          </w:tcPr>
          <w:p w14:paraId="76809313" w14:textId="7967E066" w:rsidR="00DF5799" w:rsidRPr="0001716B" w:rsidRDefault="004225C0" w:rsidP="00DF5799">
            <w:pPr>
              <w:pStyle w:val="Standard"/>
              <w:snapToGrid w:val="0"/>
              <w:jc w:val="right"/>
              <w:rPr>
                <w:rFonts w:ascii="Arial" w:hAnsi="Arial" w:cs="Arial"/>
                <w:i/>
                <w:sz w:val="16"/>
                <w:szCs w:val="16"/>
              </w:rPr>
            </w:pPr>
            <w:ins w:id="943" w:author="Bowler, Neill" w:date="2023-01-20T10:47:00Z">
              <w:r>
                <w:rPr>
                  <w:rFonts w:ascii="Arial" w:hAnsi="Arial" w:cs="Arial"/>
                  <w:i/>
                  <w:iCs/>
                  <w:color w:val="000000"/>
                  <w:sz w:val="16"/>
                  <w:szCs w:val="16"/>
                </w:rPr>
                <w:t>2</w:t>
              </w:r>
            </w:ins>
            <w:ins w:id="944" w:author="Bowler, Neill" w:date="2023-01-20T10:55:00Z">
              <w:r w:rsidR="00B2708C">
                <w:rPr>
                  <w:rFonts w:ascii="Arial" w:hAnsi="Arial" w:cs="Arial"/>
                  <w:i/>
                  <w:iCs/>
                  <w:color w:val="000000"/>
                  <w:sz w:val="16"/>
                  <w:szCs w:val="16"/>
                </w:rPr>
                <w:t>0</w:t>
              </w:r>
            </w:ins>
            <w:del w:id="945" w:author="Bowler, Neill" w:date="2023-01-20T10:42:00Z">
              <w:r w:rsidR="00DF5799" w:rsidRPr="0001716B" w:rsidDel="0084075E">
                <w:rPr>
                  <w:rFonts w:ascii="Arial" w:hAnsi="Arial" w:cs="Arial"/>
                  <w:i/>
                  <w:sz w:val="16"/>
                  <w:szCs w:val="16"/>
                </w:rPr>
                <w:delText>1</w:delText>
              </w:r>
            </w:del>
          </w:p>
        </w:tc>
        <w:tc>
          <w:tcPr>
            <w:tcW w:w="2085" w:type="dxa"/>
            <w:shd w:val="clear" w:color="auto" w:fill="E0E0E0"/>
            <w:tcMar>
              <w:top w:w="0" w:type="dxa"/>
              <w:left w:w="108" w:type="dxa"/>
              <w:bottom w:w="0" w:type="dxa"/>
              <w:right w:w="108" w:type="dxa"/>
            </w:tcMar>
            <w:tcPrChange w:id="946" w:author="Bowler, Neill" w:date="2023-01-20T11:46:00Z">
              <w:tcPr>
                <w:tcW w:w="2085" w:type="dxa"/>
                <w:shd w:val="clear" w:color="auto" w:fill="E0E0E0"/>
                <w:tcMar>
                  <w:top w:w="0" w:type="dxa"/>
                  <w:left w:w="108" w:type="dxa"/>
                  <w:bottom w:w="0" w:type="dxa"/>
                  <w:right w:w="108" w:type="dxa"/>
                </w:tcMar>
              </w:tcPr>
            </w:tcPrChange>
          </w:tcPr>
          <w:p w14:paraId="76809314" w14:textId="0EA2E634" w:rsidR="00DF5799" w:rsidRPr="0001716B" w:rsidRDefault="00DF5799">
            <w:pPr>
              <w:pStyle w:val="Standard"/>
              <w:snapToGrid w:val="0"/>
              <w:rPr>
                <w:rFonts w:ascii="Arial" w:hAnsi="Arial" w:cs="Arial"/>
                <w:i/>
                <w:sz w:val="16"/>
                <w:szCs w:val="16"/>
              </w:rPr>
              <w:pPrChange w:id="947" w:author="Bowler, Neill" w:date="2023-01-20T10:45:00Z">
                <w:pPr>
                  <w:pStyle w:val="Standard"/>
                  <w:snapToGrid w:val="0"/>
                  <w:ind w:left="246"/>
                </w:pPr>
              </w:pPrChange>
            </w:pPr>
            <w:ins w:id="948" w:author="Bowler, Neill" w:date="2023-01-20T10:42:00Z">
              <w:r w:rsidRPr="0001716B">
                <w:rPr>
                  <w:rFonts w:ascii="Arial" w:hAnsi="Arial" w:cs="Arial"/>
                  <w:b/>
                  <w:bCs/>
                  <w:color w:val="000000"/>
                  <w:sz w:val="16"/>
                  <w:szCs w:val="16"/>
                  <w:rPrChange w:id="949" w:author="Bowler, Neill" w:date="2023-01-20T10:43:00Z">
                    <w:rPr>
                      <w:rFonts w:asciiTheme="minorHAnsi" w:hAnsi="Arial" w:cs="Lohit Devanagari"/>
                      <w:b/>
                      <w:bCs/>
                      <w:color w:val="000000"/>
                      <w:sz w:val="14"/>
                      <w:szCs w:val="14"/>
                    </w:rPr>
                  </w:rPrChange>
                </w:rPr>
                <w:t>Originating</w:t>
              </w:r>
              <w:r w:rsidRPr="0001716B">
                <w:rPr>
                  <w:rFonts w:ascii="Arial" w:eastAsia="Arial" w:hAnsi="Arial" w:cs="Arial"/>
                  <w:b/>
                  <w:bCs/>
                  <w:color w:val="000000"/>
                  <w:sz w:val="16"/>
                  <w:szCs w:val="16"/>
                  <w:rPrChange w:id="950"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1" w:author="Bowler, Neill" w:date="2023-01-20T10:43:00Z">
                    <w:rPr>
                      <w:rFonts w:asciiTheme="minorHAnsi" w:hAnsi="Arial" w:cs="Lohit Devanagari"/>
                      <w:b/>
                      <w:bCs/>
                      <w:color w:val="000000"/>
                      <w:sz w:val="14"/>
                      <w:szCs w:val="14"/>
                    </w:rPr>
                  </w:rPrChange>
                </w:rPr>
                <w:t>centre</w:t>
              </w:r>
            </w:ins>
            <w:del w:id="952" w:author="Bowler, Neill" w:date="2023-01-20T10:42:00Z">
              <w:r w:rsidRPr="0001716B" w:rsidDel="0084075E">
                <w:rPr>
                  <w:rFonts w:ascii="Arial" w:hAnsi="Arial" w:cs="Arial"/>
                  <w:i/>
                  <w:sz w:val="16"/>
                  <w:szCs w:val="16"/>
                </w:rPr>
                <w:delText>Satellite</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Identifier</w:delText>
              </w:r>
            </w:del>
          </w:p>
        </w:tc>
        <w:tc>
          <w:tcPr>
            <w:tcW w:w="1013" w:type="dxa"/>
            <w:shd w:val="clear" w:color="auto" w:fill="E0E0E0"/>
            <w:tcMar>
              <w:top w:w="0" w:type="dxa"/>
              <w:left w:w="108" w:type="dxa"/>
              <w:bottom w:w="0" w:type="dxa"/>
              <w:right w:w="108" w:type="dxa"/>
            </w:tcMar>
            <w:tcPrChange w:id="953" w:author="Bowler, Neill" w:date="2023-01-20T11:46:00Z">
              <w:tcPr>
                <w:tcW w:w="1013" w:type="dxa"/>
                <w:shd w:val="clear" w:color="auto" w:fill="E0E0E0"/>
                <w:tcMar>
                  <w:top w:w="0" w:type="dxa"/>
                  <w:left w:w="108" w:type="dxa"/>
                  <w:bottom w:w="0" w:type="dxa"/>
                  <w:right w:w="108" w:type="dxa"/>
                </w:tcMar>
              </w:tcPr>
            </w:tcPrChange>
          </w:tcPr>
          <w:p w14:paraId="76809315" w14:textId="3E0C503C" w:rsidR="00DF5799" w:rsidRPr="0001716B" w:rsidRDefault="00DF5799" w:rsidP="00DF5799">
            <w:pPr>
              <w:pStyle w:val="Standard"/>
              <w:snapToGrid w:val="0"/>
              <w:jc w:val="center"/>
              <w:rPr>
                <w:rFonts w:ascii="Arial" w:hAnsi="Arial" w:cs="Arial"/>
                <w:i/>
                <w:sz w:val="16"/>
                <w:szCs w:val="16"/>
              </w:rPr>
            </w:pPr>
            <w:ins w:id="954" w:author="Bowler, Neill" w:date="2023-01-20T10:42:00Z">
              <w:r w:rsidRPr="0001716B">
                <w:rPr>
                  <w:rFonts w:ascii="Arial" w:hAnsi="Arial" w:cs="Arial"/>
                  <w:b/>
                  <w:bCs/>
                  <w:color w:val="000000"/>
                  <w:sz w:val="16"/>
                  <w:szCs w:val="16"/>
                  <w:rPrChange w:id="955"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956"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7" w:author="Bowler, Neill" w:date="2023-01-20T10:43:00Z">
                    <w:rPr>
                      <w:rFonts w:asciiTheme="minorHAnsi" w:hAnsi="Arial" w:cs="Lohit Devanagari"/>
                      <w:b/>
                      <w:bCs/>
                      <w:color w:val="000000"/>
                      <w:sz w:val="14"/>
                      <w:szCs w:val="14"/>
                    </w:rPr>
                  </w:rPrChange>
                </w:rPr>
                <w:t>01</w:t>
              </w:r>
              <w:r w:rsidRPr="0001716B">
                <w:rPr>
                  <w:rFonts w:ascii="Arial" w:eastAsia="Arial" w:hAnsi="Arial" w:cs="Arial"/>
                  <w:b/>
                  <w:bCs/>
                  <w:color w:val="000000"/>
                  <w:sz w:val="16"/>
                  <w:szCs w:val="16"/>
                  <w:rPrChange w:id="958"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959" w:author="Bowler, Neill" w:date="2023-01-20T10:43:00Z">
                    <w:rPr>
                      <w:rFonts w:asciiTheme="minorHAnsi" w:hAnsi="Arial" w:cs="Lohit Devanagari"/>
                      <w:b/>
                      <w:bCs/>
                      <w:color w:val="000000"/>
                      <w:sz w:val="14"/>
                      <w:szCs w:val="14"/>
                    </w:rPr>
                  </w:rPrChange>
                </w:rPr>
                <w:t>033</w:t>
              </w:r>
            </w:ins>
            <w:del w:id="960" w:author="Bowler, Neill" w:date="2023-01-20T10:42:00Z">
              <w:r w:rsidRPr="0001716B" w:rsidDel="0084075E">
                <w:rPr>
                  <w:rFonts w:ascii="Arial" w:hAnsi="Arial" w:cs="Arial"/>
                  <w:i/>
                  <w:sz w:val="16"/>
                  <w:szCs w:val="16"/>
                </w:rPr>
                <w:delText>0</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01</w:delText>
              </w:r>
              <w:r w:rsidRPr="0001716B" w:rsidDel="0084075E">
                <w:rPr>
                  <w:rFonts w:ascii="Arial" w:eastAsia="Arial" w:hAnsi="Arial" w:cs="Arial"/>
                  <w:i/>
                  <w:sz w:val="16"/>
                  <w:szCs w:val="16"/>
                </w:rPr>
                <w:delText xml:space="preserve"> </w:delText>
              </w:r>
              <w:r w:rsidRPr="0001716B" w:rsidDel="0084075E">
                <w:rPr>
                  <w:rFonts w:ascii="Arial" w:hAnsi="Arial" w:cs="Arial"/>
                  <w:i/>
                  <w:sz w:val="16"/>
                  <w:szCs w:val="16"/>
                </w:rPr>
                <w:delText>007</w:delText>
              </w:r>
            </w:del>
          </w:p>
        </w:tc>
        <w:tc>
          <w:tcPr>
            <w:tcW w:w="845" w:type="dxa"/>
            <w:shd w:val="clear" w:color="auto" w:fill="E0E0E0"/>
            <w:tcMar>
              <w:top w:w="0" w:type="dxa"/>
              <w:left w:w="108" w:type="dxa"/>
              <w:bottom w:w="0" w:type="dxa"/>
              <w:right w:w="108" w:type="dxa"/>
            </w:tcMar>
            <w:tcPrChange w:id="961" w:author="Bowler, Neill" w:date="2023-01-20T11:46:00Z">
              <w:tcPr>
                <w:tcW w:w="845" w:type="dxa"/>
                <w:shd w:val="clear" w:color="auto" w:fill="E0E0E0"/>
                <w:tcMar>
                  <w:top w:w="0" w:type="dxa"/>
                  <w:left w:w="108" w:type="dxa"/>
                  <w:bottom w:w="0" w:type="dxa"/>
                  <w:right w:w="108" w:type="dxa"/>
                </w:tcMar>
              </w:tcPr>
            </w:tcPrChange>
          </w:tcPr>
          <w:p w14:paraId="76809316" w14:textId="2B69300A" w:rsidR="00DF5799" w:rsidRPr="0001716B" w:rsidRDefault="00DF5799" w:rsidP="00DF5799">
            <w:pPr>
              <w:pStyle w:val="Standard"/>
              <w:snapToGrid w:val="0"/>
              <w:jc w:val="right"/>
              <w:rPr>
                <w:rFonts w:ascii="Arial" w:hAnsi="Arial" w:cs="Arial"/>
                <w:sz w:val="16"/>
                <w:szCs w:val="16"/>
              </w:rPr>
            </w:pPr>
            <w:ins w:id="962" w:author="Bowler, Neill" w:date="2023-01-20T10:42:00Z">
              <w:r w:rsidRPr="0001716B">
                <w:rPr>
                  <w:rFonts w:ascii="Arial" w:hAnsi="Arial" w:cs="Arial"/>
                  <w:color w:val="000000"/>
                  <w:sz w:val="16"/>
                  <w:szCs w:val="16"/>
                  <w:rPrChange w:id="963" w:author="Bowler, Neill" w:date="2023-01-20T10:43:00Z">
                    <w:rPr>
                      <w:rFonts w:asciiTheme="minorHAnsi" w:hAnsi="Arial" w:cs="Lohit Devanagari"/>
                      <w:color w:val="000000"/>
                      <w:sz w:val="14"/>
                      <w:szCs w:val="14"/>
                    </w:rPr>
                  </w:rPrChange>
                </w:rPr>
                <w:t>0</w:t>
              </w:r>
            </w:ins>
            <w:del w:id="964" w:author="Bowler, Neill" w:date="2023-01-20T10:42:00Z">
              <w:r w:rsidRPr="0001716B" w:rsidDel="0084075E">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965" w:author="Bowler, Neill" w:date="2023-01-20T11:46:00Z">
              <w:tcPr>
                <w:tcW w:w="1265" w:type="dxa"/>
                <w:shd w:val="clear" w:color="auto" w:fill="E0E0E0"/>
                <w:tcMar>
                  <w:top w:w="0" w:type="dxa"/>
                  <w:left w:w="108" w:type="dxa"/>
                  <w:bottom w:w="0" w:type="dxa"/>
                  <w:right w:w="108" w:type="dxa"/>
                </w:tcMar>
              </w:tcPr>
            </w:tcPrChange>
          </w:tcPr>
          <w:p w14:paraId="76809317" w14:textId="1CBA8DD7" w:rsidR="00DF5799" w:rsidRPr="0001716B" w:rsidRDefault="00DF5799" w:rsidP="00DF5799">
            <w:pPr>
              <w:pStyle w:val="Standard"/>
              <w:snapToGrid w:val="0"/>
              <w:jc w:val="right"/>
              <w:rPr>
                <w:rFonts w:ascii="Arial" w:hAnsi="Arial" w:cs="Arial"/>
                <w:sz w:val="16"/>
                <w:szCs w:val="16"/>
              </w:rPr>
            </w:pPr>
            <w:ins w:id="966" w:author="Bowler, Neill" w:date="2023-01-20T10:42:00Z">
              <w:r w:rsidRPr="0001716B">
                <w:rPr>
                  <w:rFonts w:ascii="Arial" w:hAnsi="Arial" w:cs="Arial"/>
                  <w:color w:val="000000"/>
                  <w:sz w:val="16"/>
                  <w:szCs w:val="16"/>
                  <w:rPrChange w:id="967" w:author="Bowler, Neill" w:date="2023-01-20T10:43:00Z">
                    <w:rPr>
                      <w:rFonts w:asciiTheme="minorHAnsi" w:hAnsi="Arial" w:cs="Lohit Devanagari"/>
                      <w:color w:val="000000"/>
                      <w:sz w:val="14"/>
                      <w:szCs w:val="14"/>
                    </w:rPr>
                  </w:rPrChange>
                </w:rPr>
                <w:t>0</w:t>
              </w:r>
            </w:ins>
            <w:del w:id="968" w:author="Bowler, Neill" w:date="2023-01-20T10:42:00Z">
              <w:r w:rsidRPr="0001716B" w:rsidDel="0084075E">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969" w:author="Bowler, Neill" w:date="2023-01-20T11:46:00Z">
              <w:tcPr>
                <w:tcW w:w="887" w:type="dxa"/>
                <w:shd w:val="clear" w:color="auto" w:fill="E0E0E0"/>
                <w:tcMar>
                  <w:top w:w="0" w:type="dxa"/>
                  <w:left w:w="108" w:type="dxa"/>
                  <w:bottom w:w="0" w:type="dxa"/>
                  <w:right w:w="108" w:type="dxa"/>
                </w:tcMar>
              </w:tcPr>
            </w:tcPrChange>
          </w:tcPr>
          <w:p w14:paraId="76809318" w14:textId="24691174" w:rsidR="00DF5799" w:rsidRPr="0001716B" w:rsidRDefault="00DF5799" w:rsidP="00DF5799">
            <w:pPr>
              <w:pStyle w:val="Standard"/>
              <w:tabs>
                <w:tab w:val="right" w:pos="-37"/>
                <w:tab w:val="right" w:pos="493"/>
              </w:tabs>
              <w:snapToGrid w:val="0"/>
              <w:ind w:left="-37"/>
              <w:jc w:val="right"/>
              <w:rPr>
                <w:rFonts w:ascii="Arial" w:hAnsi="Arial" w:cs="Arial"/>
                <w:sz w:val="16"/>
                <w:szCs w:val="16"/>
              </w:rPr>
            </w:pPr>
            <w:ins w:id="970" w:author="Bowler, Neill" w:date="2023-01-20T10:42:00Z">
              <w:r w:rsidRPr="0001716B">
                <w:rPr>
                  <w:rFonts w:ascii="Arial" w:hAnsi="Arial" w:cs="Arial"/>
                  <w:color w:val="000000"/>
                  <w:sz w:val="16"/>
                  <w:szCs w:val="16"/>
                  <w:rPrChange w:id="971" w:author="Bowler, Neill" w:date="2023-01-20T10:43:00Z">
                    <w:rPr>
                      <w:rFonts w:asciiTheme="minorHAnsi" w:hAnsi="Arial" w:cs="Lohit Devanagari"/>
                      <w:color w:val="000000"/>
                      <w:sz w:val="14"/>
                      <w:szCs w:val="14"/>
                    </w:rPr>
                  </w:rPrChange>
                </w:rPr>
                <w:t>8</w:t>
              </w:r>
            </w:ins>
            <w:del w:id="972" w:author="Bowler, Neill" w:date="2023-01-20T10:42:00Z">
              <w:r w:rsidRPr="0001716B" w:rsidDel="0084075E">
                <w:rPr>
                  <w:rFonts w:ascii="Arial" w:hAnsi="Arial" w:cs="Arial"/>
                  <w:sz w:val="16"/>
                  <w:szCs w:val="16"/>
                </w:rPr>
                <w:delText>10</w:delText>
              </w:r>
            </w:del>
          </w:p>
        </w:tc>
        <w:tc>
          <w:tcPr>
            <w:tcW w:w="1063" w:type="dxa"/>
            <w:shd w:val="clear" w:color="auto" w:fill="E0E0E0"/>
            <w:tcMar>
              <w:top w:w="0" w:type="dxa"/>
              <w:left w:w="108" w:type="dxa"/>
              <w:bottom w:w="0" w:type="dxa"/>
              <w:right w:w="108" w:type="dxa"/>
            </w:tcMar>
            <w:tcPrChange w:id="973" w:author="Bowler, Neill" w:date="2023-01-20T11:46:00Z">
              <w:tcPr>
                <w:tcW w:w="1063" w:type="dxa"/>
                <w:shd w:val="clear" w:color="auto" w:fill="E0E0E0"/>
                <w:tcMar>
                  <w:top w:w="0" w:type="dxa"/>
                  <w:left w:w="108" w:type="dxa"/>
                  <w:bottom w:w="0" w:type="dxa"/>
                  <w:right w:w="108" w:type="dxa"/>
                </w:tcMar>
              </w:tcPr>
            </w:tcPrChange>
          </w:tcPr>
          <w:p w14:paraId="76809319" w14:textId="55A2C9C1" w:rsidR="00DF5799" w:rsidRPr="0001716B" w:rsidRDefault="00DF5799" w:rsidP="00DF5799">
            <w:pPr>
              <w:pStyle w:val="Standard"/>
              <w:snapToGrid w:val="0"/>
              <w:rPr>
                <w:rFonts w:ascii="Arial" w:hAnsi="Arial" w:cs="Arial"/>
                <w:sz w:val="16"/>
                <w:szCs w:val="16"/>
              </w:rPr>
            </w:pPr>
            <w:ins w:id="974" w:author="Bowler, Neill" w:date="2023-01-20T10:42:00Z">
              <w:r w:rsidRPr="0001716B">
                <w:rPr>
                  <w:rFonts w:ascii="Arial" w:hAnsi="Arial" w:cs="Arial"/>
                  <w:color w:val="000000"/>
                  <w:sz w:val="16"/>
                  <w:szCs w:val="16"/>
                  <w:rPrChange w:id="975"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976"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77" w:author="Bowler, Neill" w:date="2023-01-20T10:43:00Z">
                    <w:rPr>
                      <w:rFonts w:asciiTheme="minorHAnsi" w:hAnsi="Arial" w:cs="Lohit Devanagari"/>
                      <w:color w:val="000000"/>
                      <w:sz w:val="14"/>
                      <w:szCs w:val="14"/>
                    </w:rPr>
                  </w:rPrChange>
                </w:rPr>
                <w:t>Table</w:t>
              </w:r>
            </w:ins>
            <w:del w:id="978" w:author="Bowler, Neill" w:date="2023-01-20T10:42:00Z">
              <w:r w:rsidRPr="0001716B" w:rsidDel="0084075E">
                <w:rPr>
                  <w:rFonts w:ascii="Arial" w:hAnsi="Arial" w:cs="Arial"/>
                  <w:sz w:val="16"/>
                  <w:szCs w:val="16"/>
                </w:rPr>
                <w:delText>Code</w:delText>
              </w:r>
              <w:r w:rsidRPr="0001716B" w:rsidDel="0084075E">
                <w:rPr>
                  <w:rFonts w:ascii="Arial" w:eastAsia="Arial" w:hAnsi="Arial" w:cs="Arial"/>
                  <w:sz w:val="16"/>
                  <w:szCs w:val="16"/>
                </w:rPr>
                <w:delText xml:space="preserve"> </w:delText>
              </w:r>
              <w:r w:rsidRPr="0001716B" w:rsidDel="0084075E">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979" w:author="Bowler, Neill" w:date="2023-01-20T11:46:00Z">
              <w:tcPr>
                <w:tcW w:w="2481" w:type="dxa"/>
                <w:shd w:val="clear" w:color="auto" w:fill="E0E0E0"/>
                <w:tcMar>
                  <w:top w:w="0" w:type="dxa"/>
                  <w:left w:w="108" w:type="dxa"/>
                  <w:bottom w:w="0" w:type="dxa"/>
                  <w:right w:w="108" w:type="dxa"/>
                </w:tcMar>
              </w:tcPr>
            </w:tcPrChange>
          </w:tcPr>
          <w:p w14:paraId="7680931A" w14:textId="42F0F6E0" w:rsidR="00DF5799" w:rsidRPr="0001716B" w:rsidRDefault="00DF5799" w:rsidP="00DF5799">
            <w:pPr>
              <w:pStyle w:val="Standard"/>
              <w:snapToGrid w:val="0"/>
              <w:rPr>
                <w:rFonts w:ascii="Arial" w:hAnsi="Arial" w:cs="Arial"/>
                <w:sz w:val="16"/>
                <w:szCs w:val="16"/>
                <w:rPrChange w:id="980" w:author="Bowler, Neill" w:date="2023-01-20T10:43:00Z">
                  <w:rPr/>
                </w:rPrChange>
              </w:rPr>
            </w:pPr>
            <w:ins w:id="981" w:author="Bowler, Neill" w:date="2023-01-20T10:42:00Z">
              <w:r w:rsidRPr="0001716B">
                <w:rPr>
                  <w:rFonts w:ascii="Arial" w:hAnsi="Arial" w:cs="Arial"/>
                  <w:color w:val="000000"/>
                  <w:sz w:val="16"/>
                  <w:szCs w:val="16"/>
                  <w:rPrChange w:id="982" w:author="Bowler, Neill" w:date="2023-01-20T10:43:00Z">
                    <w:rPr>
                      <w:rFonts w:asciiTheme="minorHAnsi" w:hAnsi="Arial" w:cs="Lohit Devanagari"/>
                      <w:color w:val="000000"/>
                      <w:sz w:val="14"/>
                      <w:szCs w:val="14"/>
                    </w:rPr>
                  </w:rPrChange>
                </w:rPr>
                <w:t>e.g.</w:t>
              </w:r>
              <w:r w:rsidRPr="0001716B">
                <w:rPr>
                  <w:rFonts w:ascii="Arial" w:eastAsia="Arial" w:hAnsi="Arial" w:cs="Arial"/>
                  <w:color w:val="000000"/>
                  <w:sz w:val="16"/>
                  <w:szCs w:val="16"/>
                  <w:rPrChange w:id="983"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4" w:author="Bowler, Neill" w:date="2023-01-20T10:43:00Z">
                    <w:rPr>
                      <w:rFonts w:asciiTheme="minorHAnsi" w:hAnsi="Arial" w:cs="Lohit Devanagari"/>
                      <w:color w:val="000000"/>
                      <w:sz w:val="14"/>
                      <w:szCs w:val="14"/>
                    </w:rPr>
                  </w:rPrChange>
                </w:rPr>
                <w:t>94</w:t>
              </w:r>
              <w:r w:rsidRPr="0001716B">
                <w:rPr>
                  <w:rFonts w:ascii="Arial" w:eastAsia="Arial" w:hAnsi="Arial" w:cs="Arial"/>
                  <w:color w:val="000000"/>
                  <w:sz w:val="16"/>
                  <w:szCs w:val="16"/>
                  <w:rPrChange w:id="985"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6"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987"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88" w:author="Bowler, Neill" w:date="2023-01-20T10:43:00Z">
                    <w:rPr>
                      <w:rFonts w:asciiTheme="minorHAnsi" w:hAnsi="Arial" w:cs="Lohit Devanagari"/>
                      <w:color w:val="000000"/>
                      <w:sz w:val="14"/>
                      <w:szCs w:val="14"/>
                    </w:rPr>
                  </w:rPrChange>
                </w:rPr>
                <w:t>Copenhagen</w:t>
              </w:r>
              <w:r w:rsidRPr="0001716B">
                <w:rPr>
                  <w:rFonts w:ascii="Arial" w:eastAsia="Arial" w:hAnsi="Arial" w:cs="Arial"/>
                  <w:color w:val="000000"/>
                  <w:sz w:val="16"/>
                  <w:szCs w:val="16"/>
                  <w:rPrChange w:id="989"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990" w:author="Bowler, Neill" w:date="2023-01-20T10:43:00Z">
                    <w:rPr>
                      <w:rFonts w:asciiTheme="minorHAnsi" w:hAnsi="Arial" w:cs="Lohit Devanagari"/>
                      <w:color w:val="000000"/>
                      <w:sz w:val="14"/>
                      <w:szCs w:val="14"/>
                    </w:rPr>
                  </w:rPrChange>
                </w:rPr>
                <w:t>(DMI)</w:t>
              </w:r>
              <w:r w:rsidRPr="0001716B">
                <w:rPr>
                  <w:rFonts w:ascii="Arial" w:hAnsi="Arial" w:cs="Arial"/>
                  <w:color w:val="000000" w:themeColor="text1"/>
                  <w:sz w:val="16"/>
                  <w:szCs w:val="16"/>
                  <w:rPrChange w:id="991" w:author="Bowler, Neill" w:date="2023-01-20T10:43:00Z">
                    <w:rPr>
                      <w:rFonts w:asciiTheme="minorHAnsi" w:hAnsi="Arial" w:cs="Lohit Devanagari"/>
                      <w:color w:val="000000" w:themeColor="text1"/>
                      <w:sz w:val="14"/>
                      <w:szCs w:val="14"/>
                    </w:rPr>
                  </w:rPrChange>
                </w:rPr>
                <w:t xml:space="preserve"> </w:t>
              </w:r>
              <w:r w:rsidRPr="0001716B">
                <w:rPr>
                  <w:rFonts w:ascii="Arial" w:eastAsia="Arial" w:hAnsi="Arial" w:cs="Arial"/>
                  <w:color w:val="000000"/>
                  <w:sz w:val="16"/>
                  <w:szCs w:val="16"/>
                  <w:rPrChange w:id="992" w:author="Bowler, Neill" w:date="2023-01-20T10:43:00Z">
                    <w:rPr>
                      <w:rFonts w:asciiTheme="minorHAnsi" w:eastAsia="Arial" w:hAnsi="Arial" w:cs="Lohit Devanagari"/>
                      <w:color w:val="000000"/>
                      <w:sz w:val="14"/>
                      <w:szCs w:val="14"/>
                    </w:rPr>
                  </w:rPrChange>
                </w:rPr>
                <w:t>–</w:t>
              </w:r>
              <w:r w:rsidRPr="0001716B">
                <w:rPr>
                  <w:rFonts w:ascii="Arial" w:hAnsi="Arial" w:cs="Arial"/>
                  <w:color w:val="000000"/>
                  <w:sz w:val="16"/>
                  <w:szCs w:val="16"/>
                  <w:rPrChange w:id="993" w:author="Bowler, Neill" w:date="2023-01-20T10:43:00Z">
                    <w:rPr>
                      <w:rFonts w:asciiTheme="minorHAnsi" w:hAnsi="Arial" w:cs="Lohit Devanagari"/>
                      <w:color w:val="000000"/>
                      <w:sz w:val="14"/>
                      <w:szCs w:val="14"/>
                    </w:rPr>
                  </w:rPrChange>
                </w:rPr>
                <w:t xml:space="preserve"> </w:t>
              </w:r>
              <w:r w:rsidRPr="0001716B">
                <w:rPr>
                  <w:rFonts w:ascii="Arial" w:hAnsi="Arial" w:cs="Arial"/>
                  <w:b/>
                  <w:bCs/>
                  <w:color w:val="0000FF"/>
                  <w:sz w:val="16"/>
                  <w:szCs w:val="16"/>
                  <w:rPrChange w:id="994" w:author="Bowler, Neill" w:date="2023-01-20T10:43:00Z">
                    <w:rPr>
                      <w:rFonts w:asciiTheme="minorHAnsi" w:hAnsi="Arial" w:cs="Lohit Devanagari"/>
                      <w:b/>
                      <w:bCs/>
                      <w:color w:val="0000FF"/>
                      <w:sz w:val="14"/>
                      <w:szCs w:val="14"/>
                    </w:rPr>
                  </w:rPrChange>
                </w:rPr>
                <w:t>See Table 3</w:t>
              </w:r>
            </w:ins>
            <w:del w:id="995" w:author="Bowler, Neill" w:date="2023-01-20T10:42:00Z">
              <w:r w:rsidRPr="0001716B" w:rsidDel="0084075E">
                <w:rPr>
                  <w:rFonts w:ascii="Arial" w:hAnsi="Arial" w:cs="Arial"/>
                  <w:sz w:val="16"/>
                  <w:szCs w:val="16"/>
                </w:rPr>
                <w:delText>LEO</w:delText>
              </w:r>
              <w:r w:rsidRPr="0001716B" w:rsidDel="0084075E">
                <w:rPr>
                  <w:rFonts w:ascii="Arial" w:eastAsia="Arial" w:hAnsi="Arial" w:cs="Arial"/>
                  <w:sz w:val="16"/>
                  <w:szCs w:val="16"/>
                </w:rPr>
                <w:delText xml:space="preserve"> –</w:delText>
              </w:r>
              <w:r w:rsidRPr="0001716B" w:rsidDel="0084075E">
                <w:rPr>
                  <w:rFonts w:ascii="Arial" w:eastAsia="Arial" w:hAnsi="Arial" w:cs="Arial"/>
                  <w:b/>
                  <w:color w:val="0000FF"/>
                  <w:sz w:val="16"/>
                  <w:szCs w:val="16"/>
                </w:rPr>
                <w:delText xml:space="preserve"> </w:delText>
              </w:r>
              <w:r w:rsidRPr="0001716B" w:rsidDel="0084075E">
                <w:rPr>
                  <w:rFonts w:ascii="Arial" w:hAnsi="Arial" w:cs="Arial"/>
                  <w:b/>
                  <w:color w:val="0000FF"/>
                  <w:sz w:val="16"/>
                  <w:szCs w:val="16"/>
                </w:rPr>
                <w:delText>See</w:delText>
              </w:r>
              <w:r w:rsidRPr="0001716B" w:rsidDel="0084075E">
                <w:rPr>
                  <w:rFonts w:ascii="Arial" w:eastAsia="Arial" w:hAnsi="Arial" w:cs="Arial"/>
                  <w:b/>
                  <w:color w:val="0000FF"/>
                  <w:sz w:val="16"/>
                  <w:szCs w:val="16"/>
                </w:rPr>
                <w:delText xml:space="preserve"> Table 7</w:delText>
              </w:r>
            </w:del>
          </w:p>
        </w:tc>
      </w:tr>
      <w:tr w:rsidR="003D0846" w14:paraId="6BC7D851" w14:textId="77777777" w:rsidTr="003D0846">
        <w:trPr>
          <w:cantSplit/>
          <w:trHeight w:val="20"/>
          <w:jc w:val="center"/>
          <w:ins w:id="996" w:author="Bowler, Neill" w:date="2022-09-30T16:23:00Z"/>
        </w:trPr>
        <w:tc>
          <w:tcPr>
            <w:tcW w:w="709" w:type="dxa"/>
            <w:shd w:val="clear" w:color="auto" w:fill="F3F3F3"/>
            <w:tcMar>
              <w:top w:w="0" w:type="dxa"/>
              <w:left w:w="108" w:type="dxa"/>
              <w:bottom w:w="0" w:type="dxa"/>
              <w:right w:w="108" w:type="dxa"/>
            </w:tcMar>
          </w:tcPr>
          <w:p w14:paraId="4AFE6A5E" w14:textId="4E221BDB" w:rsidR="00DF5799" w:rsidRPr="0001716B" w:rsidRDefault="004225C0" w:rsidP="00DF5799">
            <w:pPr>
              <w:pStyle w:val="Standard"/>
              <w:snapToGrid w:val="0"/>
              <w:jc w:val="right"/>
              <w:rPr>
                <w:ins w:id="997" w:author="Bowler, Neill" w:date="2022-09-30T16:23:00Z"/>
                <w:rFonts w:ascii="Arial" w:hAnsi="Arial" w:cs="Arial"/>
                <w:i/>
                <w:sz w:val="16"/>
                <w:szCs w:val="16"/>
              </w:rPr>
            </w:pPr>
            <w:ins w:id="998" w:author="Bowler, Neill" w:date="2023-01-20T10:47:00Z">
              <w:r>
                <w:rPr>
                  <w:rFonts w:ascii="Arial" w:hAnsi="Arial" w:cs="Arial"/>
                  <w:i/>
                  <w:iCs/>
                  <w:color w:val="000000"/>
                  <w:sz w:val="16"/>
                  <w:szCs w:val="16"/>
                </w:rPr>
                <w:t>2</w:t>
              </w:r>
            </w:ins>
            <w:ins w:id="999" w:author="Bowler, Neill" w:date="2023-01-20T10:55:00Z">
              <w:r w:rsidR="00B2708C">
                <w:rPr>
                  <w:rFonts w:ascii="Arial" w:hAnsi="Arial" w:cs="Arial"/>
                  <w:i/>
                  <w:iCs/>
                  <w:color w:val="000000"/>
                  <w:sz w:val="16"/>
                  <w:szCs w:val="16"/>
                </w:rPr>
                <w:t>1</w:t>
              </w:r>
            </w:ins>
          </w:p>
        </w:tc>
        <w:tc>
          <w:tcPr>
            <w:tcW w:w="2085" w:type="dxa"/>
            <w:shd w:val="clear" w:color="auto" w:fill="F3F3F3"/>
            <w:tcMar>
              <w:top w:w="0" w:type="dxa"/>
              <w:left w:w="108" w:type="dxa"/>
              <w:bottom w:w="0" w:type="dxa"/>
              <w:right w:w="108" w:type="dxa"/>
            </w:tcMar>
          </w:tcPr>
          <w:p w14:paraId="1D437C8E" w14:textId="01D53B8F" w:rsidR="00DF5799" w:rsidRPr="0001716B" w:rsidRDefault="00DF5799">
            <w:pPr>
              <w:pStyle w:val="Standard"/>
              <w:snapToGrid w:val="0"/>
              <w:rPr>
                <w:ins w:id="1000" w:author="Bowler, Neill" w:date="2022-09-30T16:23:00Z"/>
                <w:rFonts w:ascii="Arial" w:hAnsi="Arial" w:cs="Arial"/>
                <w:i/>
                <w:sz w:val="16"/>
                <w:szCs w:val="16"/>
              </w:rPr>
              <w:pPrChange w:id="1001" w:author="Bowler, Neill" w:date="2023-01-20T10:45:00Z">
                <w:pPr>
                  <w:pStyle w:val="Standard"/>
                  <w:snapToGrid w:val="0"/>
                  <w:ind w:left="246"/>
                </w:pPr>
              </w:pPrChange>
            </w:pPr>
            <w:ins w:id="1002" w:author="Bowler, Neill" w:date="2023-01-20T10:42:00Z">
              <w:r w:rsidRPr="0001716B">
                <w:rPr>
                  <w:rFonts w:ascii="Arial" w:hAnsi="Arial" w:cs="Arial"/>
                  <w:b/>
                  <w:bCs/>
                  <w:color w:val="000000"/>
                  <w:sz w:val="16"/>
                  <w:szCs w:val="16"/>
                  <w:rPrChange w:id="1003" w:author="Bowler, Neill" w:date="2023-01-20T10:43:00Z">
                    <w:rPr>
                      <w:rFonts w:asciiTheme="minorHAnsi" w:hAnsi="Arial" w:cs="Lohit Devanagari"/>
                      <w:b/>
                      <w:bCs/>
                      <w:color w:val="000000"/>
                      <w:sz w:val="14"/>
                      <w:szCs w:val="14"/>
                    </w:rPr>
                  </w:rPrChange>
                </w:rPr>
                <w:t>Product</w:t>
              </w:r>
              <w:r w:rsidRPr="0001716B">
                <w:rPr>
                  <w:rFonts w:ascii="Arial" w:eastAsia="Arial" w:hAnsi="Arial" w:cs="Arial"/>
                  <w:b/>
                  <w:bCs/>
                  <w:color w:val="000000"/>
                  <w:sz w:val="16"/>
                  <w:szCs w:val="16"/>
                  <w:rPrChange w:id="1004"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05" w:author="Bowler, Neill" w:date="2023-01-20T10:43:00Z">
                    <w:rPr>
                      <w:rFonts w:asciiTheme="minorHAnsi" w:hAnsi="Arial" w:cs="Lohit Devanagari"/>
                      <w:b/>
                      <w:bCs/>
                      <w:color w:val="000000"/>
                      <w:sz w:val="14"/>
                      <w:szCs w:val="14"/>
                    </w:rPr>
                  </w:rPrChange>
                </w:rPr>
                <w:t>type</w:t>
              </w:r>
            </w:ins>
          </w:p>
        </w:tc>
        <w:tc>
          <w:tcPr>
            <w:tcW w:w="1013" w:type="dxa"/>
            <w:shd w:val="clear" w:color="auto" w:fill="F3F3F3"/>
            <w:tcMar>
              <w:top w:w="0" w:type="dxa"/>
              <w:left w:w="108" w:type="dxa"/>
              <w:bottom w:w="0" w:type="dxa"/>
              <w:right w:w="108" w:type="dxa"/>
            </w:tcMar>
          </w:tcPr>
          <w:p w14:paraId="410E1659" w14:textId="68C27E83" w:rsidR="00DF5799" w:rsidRPr="0001716B" w:rsidRDefault="00DF5799" w:rsidP="00DF5799">
            <w:pPr>
              <w:pStyle w:val="Standard"/>
              <w:snapToGrid w:val="0"/>
              <w:jc w:val="center"/>
              <w:rPr>
                <w:ins w:id="1006" w:author="Bowler, Neill" w:date="2022-09-30T16:23:00Z"/>
                <w:rFonts w:ascii="Arial" w:hAnsi="Arial" w:cs="Arial"/>
                <w:i/>
                <w:sz w:val="16"/>
                <w:szCs w:val="16"/>
              </w:rPr>
            </w:pPr>
            <w:ins w:id="1007" w:author="Bowler, Neill" w:date="2023-01-20T10:42:00Z">
              <w:r w:rsidRPr="0001716B">
                <w:rPr>
                  <w:rFonts w:ascii="Arial" w:hAnsi="Arial" w:cs="Arial"/>
                  <w:b/>
                  <w:bCs/>
                  <w:color w:val="000000"/>
                  <w:sz w:val="16"/>
                  <w:szCs w:val="16"/>
                  <w:rPrChange w:id="1008" w:author="Bowler, Neill" w:date="2023-01-20T10:43:00Z">
                    <w:rPr>
                      <w:rFonts w:asciiTheme="minorHAnsi" w:hAnsi="Arial" w:cs="Lohit Devanagari"/>
                      <w:b/>
                      <w:bCs/>
                      <w:color w:val="000000"/>
                      <w:sz w:val="14"/>
                      <w:szCs w:val="14"/>
                    </w:rPr>
                  </w:rPrChange>
                </w:rPr>
                <w:t>0</w:t>
              </w:r>
              <w:r w:rsidRPr="0001716B">
                <w:rPr>
                  <w:rFonts w:ascii="Arial" w:eastAsia="Arial" w:hAnsi="Arial" w:cs="Arial"/>
                  <w:b/>
                  <w:bCs/>
                  <w:color w:val="000000"/>
                  <w:sz w:val="16"/>
                  <w:szCs w:val="16"/>
                  <w:rPrChange w:id="1009"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10" w:author="Bowler, Neill" w:date="2023-01-20T10:43:00Z">
                    <w:rPr>
                      <w:rFonts w:asciiTheme="minorHAnsi" w:hAnsi="Arial" w:cs="Lohit Devanagari"/>
                      <w:b/>
                      <w:bCs/>
                      <w:color w:val="000000"/>
                      <w:sz w:val="14"/>
                      <w:szCs w:val="14"/>
                    </w:rPr>
                  </w:rPrChange>
                </w:rPr>
                <w:t>02</w:t>
              </w:r>
              <w:r w:rsidRPr="0001716B">
                <w:rPr>
                  <w:rFonts w:ascii="Arial" w:eastAsia="Arial" w:hAnsi="Arial" w:cs="Arial"/>
                  <w:b/>
                  <w:bCs/>
                  <w:color w:val="000000"/>
                  <w:sz w:val="16"/>
                  <w:szCs w:val="16"/>
                  <w:rPrChange w:id="1011" w:author="Bowler, Neill" w:date="2023-01-20T10:43:00Z">
                    <w:rPr>
                      <w:rFonts w:asciiTheme="minorHAnsi" w:eastAsia="Arial" w:hAnsi="Arial" w:cs="Lohit Devanagari"/>
                      <w:b/>
                      <w:bCs/>
                      <w:color w:val="000000"/>
                      <w:sz w:val="14"/>
                      <w:szCs w:val="14"/>
                    </w:rPr>
                  </w:rPrChange>
                </w:rPr>
                <w:t xml:space="preserve"> </w:t>
              </w:r>
              <w:r w:rsidRPr="0001716B">
                <w:rPr>
                  <w:rFonts w:ascii="Arial" w:hAnsi="Arial" w:cs="Arial"/>
                  <w:b/>
                  <w:bCs/>
                  <w:color w:val="000000"/>
                  <w:sz w:val="16"/>
                  <w:szCs w:val="16"/>
                  <w:rPrChange w:id="1012" w:author="Bowler, Neill" w:date="2023-01-20T10:43:00Z">
                    <w:rPr>
                      <w:rFonts w:asciiTheme="minorHAnsi" w:hAnsi="Arial" w:cs="Lohit Devanagari"/>
                      <w:b/>
                      <w:bCs/>
                      <w:color w:val="000000"/>
                      <w:sz w:val="14"/>
                      <w:szCs w:val="14"/>
                    </w:rPr>
                  </w:rPrChange>
                </w:rPr>
                <w:t>172</w:t>
              </w:r>
            </w:ins>
          </w:p>
        </w:tc>
        <w:tc>
          <w:tcPr>
            <w:tcW w:w="845" w:type="dxa"/>
            <w:shd w:val="clear" w:color="auto" w:fill="F3F3F3"/>
            <w:tcMar>
              <w:top w:w="0" w:type="dxa"/>
              <w:left w:w="108" w:type="dxa"/>
              <w:bottom w:w="0" w:type="dxa"/>
              <w:right w:w="108" w:type="dxa"/>
            </w:tcMar>
          </w:tcPr>
          <w:p w14:paraId="547C281A" w14:textId="2562028B" w:rsidR="00DF5799" w:rsidRPr="0001716B" w:rsidRDefault="00DF5799" w:rsidP="00DF5799">
            <w:pPr>
              <w:pStyle w:val="Standard"/>
              <w:snapToGrid w:val="0"/>
              <w:jc w:val="right"/>
              <w:rPr>
                <w:ins w:id="1013" w:author="Bowler, Neill" w:date="2022-09-30T16:23:00Z"/>
                <w:rFonts w:ascii="Arial" w:hAnsi="Arial" w:cs="Arial"/>
                <w:sz w:val="16"/>
                <w:szCs w:val="16"/>
              </w:rPr>
            </w:pPr>
            <w:ins w:id="1014" w:author="Bowler, Neill" w:date="2023-01-20T10:42:00Z">
              <w:r w:rsidRPr="0001716B">
                <w:rPr>
                  <w:rFonts w:ascii="Arial" w:hAnsi="Arial" w:cs="Arial"/>
                  <w:color w:val="000000"/>
                  <w:sz w:val="16"/>
                  <w:szCs w:val="16"/>
                  <w:rPrChange w:id="1015" w:author="Bowler, Neill" w:date="2023-01-20T10:43:00Z">
                    <w:rPr>
                      <w:rFonts w:asciiTheme="minorHAnsi" w:hAnsi="Arial" w:cs="Lohit Devanagari"/>
                      <w:color w:val="000000"/>
                      <w:sz w:val="14"/>
                      <w:szCs w:val="14"/>
                    </w:rPr>
                  </w:rPrChange>
                </w:rPr>
                <w:t>0</w:t>
              </w:r>
            </w:ins>
          </w:p>
        </w:tc>
        <w:tc>
          <w:tcPr>
            <w:tcW w:w="1265" w:type="dxa"/>
            <w:shd w:val="clear" w:color="auto" w:fill="F3F3F3"/>
            <w:tcMar>
              <w:top w:w="0" w:type="dxa"/>
              <w:left w:w="108" w:type="dxa"/>
              <w:bottom w:w="0" w:type="dxa"/>
              <w:right w:w="108" w:type="dxa"/>
            </w:tcMar>
          </w:tcPr>
          <w:p w14:paraId="3A1B4A22" w14:textId="27CB919C" w:rsidR="00DF5799" w:rsidRPr="0001716B" w:rsidRDefault="00DF5799" w:rsidP="00DF5799">
            <w:pPr>
              <w:pStyle w:val="Standard"/>
              <w:snapToGrid w:val="0"/>
              <w:jc w:val="right"/>
              <w:rPr>
                <w:ins w:id="1016" w:author="Bowler, Neill" w:date="2022-09-30T16:23:00Z"/>
                <w:rFonts w:ascii="Arial" w:hAnsi="Arial" w:cs="Arial"/>
                <w:sz w:val="16"/>
                <w:szCs w:val="16"/>
              </w:rPr>
            </w:pPr>
            <w:ins w:id="1017" w:author="Bowler, Neill" w:date="2023-01-20T10:42:00Z">
              <w:r w:rsidRPr="0001716B">
                <w:rPr>
                  <w:rFonts w:ascii="Arial" w:hAnsi="Arial" w:cs="Arial"/>
                  <w:color w:val="000000"/>
                  <w:sz w:val="16"/>
                  <w:szCs w:val="16"/>
                  <w:rPrChange w:id="1018" w:author="Bowler, Neill" w:date="2023-01-20T10:43:00Z">
                    <w:rPr>
                      <w:rFonts w:asciiTheme="minorHAnsi" w:hAnsi="Arial" w:cs="Lohit Devanagari"/>
                      <w:color w:val="000000"/>
                      <w:sz w:val="14"/>
                      <w:szCs w:val="14"/>
                    </w:rPr>
                  </w:rPrChange>
                </w:rPr>
                <w:t>0</w:t>
              </w:r>
            </w:ins>
          </w:p>
        </w:tc>
        <w:tc>
          <w:tcPr>
            <w:tcW w:w="887" w:type="dxa"/>
            <w:shd w:val="clear" w:color="auto" w:fill="F3F3F3"/>
            <w:tcMar>
              <w:top w:w="0" w:type="dxa"/>
              <w:left w:w="108" w:type="dxa"/>
              <w:bottom w:w="0" w:type="dxa"/>
              <w:right w:w="108" w:type="dxa"/>
            </w:tcMar>
          </w:tcPr>
          <w:p w14:paraId="43F7C847" w14:textId="0B0A54D7" w:rsidR="00DF5799" w:rsidRPr="0001716B" w:rsidRDefault="00DF5799" w:rsidP="00DF5799">
            <w:pPr>
              <w:pStyle w:val="Standard"/>
              <w:tabs>
                <w:tab w:val="right" w:pos="-37"/>
                <w:tab w:val="right" w:pos="493"/>
              </w:tabs>
              <w:snapToGrid w:val="0"/>
              <w:ind w:left="-37"/>
              <w:jc w:val="right"/>
              <w:rPr>
                <w:ins w:id="1019" w:author="Bowler, Neill" w:date="2022-09-30T16:23:00Z"/>
                <w:rFonts w:ascii="Arial" w:hAnsi="Arial" w:cs="Arial"/>
                <w:sz w:val="16"/>
                <w:szCs w:val="16"/>
              </w:rPr>
            </w:pPr>
            <w:ins w:id="1020" w:author="Bowler, Neill" w:date="2023-01-20T10:42:00Z">
              <w:r w:rsidRPr="0001716B">
                <w:rPr>
                  <w:rFonts w:ascii="Arial" w:hAnsi="Arial" w:cs="Arial"/>
                  <w:color w:val="000000"/>
                  <w:sz w:val="16"/>
                  <w:szCs w:val="16"/>
                  <w:rPrChange w:id="1021" w:author="Bowler, Neill" w:date="2023-01-20T10:43:00Z">
                    <w:rPr>
                      <w:rFonts w:asciiTheme="minorHAnsi" w:hAnsi="Arial" w:cs="Lohit Devanagari"/>
                      <w:color w:val="000000"/>
                      <w:sz w:val="14"/>
                      <w:szCs w:val="14"/>
                    </w:rPr>
                  </w:rPrChange>
                </w:rPr>
                <w:t>8</w:t>
              </w:r>
            </w:ins>
          </w:p>
        </w:tc>
        <w:tc>
          <w:tcPr>
            <w:tcW w:w="1063" w:type="dxa"/>
            <w:shd w:val="clear" w:color="auto" w:fill="F3F3F3"/>
            <w:tcMar>
              <w:top w:w="0" w:type="dxa"/>
              <w:left w:w="108" w:type="dxa"/>
              <w:bottom w:w="0" w:type="dxa"/>
              <w:right w:w="108" w:type="dxa"/>
            </w:tcMar>
          </w:tcPr>
          <w:p w14:paraId="13CB220A" w14:textId="1E4DE398" w:rsidR="00DF5799" w:rsidRPr="0001716B" w:rsidRDefault="00DF5799" w:rsidP="00DF5799">
            <w:pPr>
              <w:pStyle w:val="Standard"/>
              <w:snapToGrid w:val="0"/>
              <w:rPr>
                <w:ins w:id="1022" w:author="Bowler, Neill" w:date="2022-09-30T16:23:00Z"/>
                <w:rFonts w:ascii="Arial" w:hAnsi="Arial" w:cs="Arial"/>
                <w:sz w:val="16"/>
                <w:szCs w:val="16"/>
              </w:rPr>
            </w:pPr>
            <w:ins w:id="1023" w:author="Bowler, Neill" w:date="2023-01-20T10:42:00Z">
              <w:r w:rsidRPr="0001716B">
                <w:rPr>
                  <w:rFonts w:ascii="Arial" w:hAnsi="Arial" w:cs="Arial"/>
                  <w:color w:val="000000"/>
                  <w:sz w:val="16"/>
                  <w:szCs w:val="16"/>
                  <w:rPrChange w:id="1024" w:author="Bowler, Neill" w:date="2023-01-20T10:43:00Z">
                    <w:rPr>
                      <w:rFonts w:asciiTheme="minorHAnsi" w:hAnsi="Arial" w:cs="Lohit Devanagari"/>
                      <w:color w:val="000000"/>
                      <w:sz w:val="14"/>
                      <w:szCs w:val="14"/>
                    </w:rPr>
                  </w:rPrChange>
                </w:rPr>
                <w:t>Code</w:t>
              </w:r>
              <w:r w:rsidRPr="0001716B">
                <w:rPr>
                  <w:rFonts w:ascii="Arial" w:eastAsia="Arial" w:hAnsi="Arial" w:cs="Arial"/>
                  <w:color w:val="000000"/>
                  <w:sz w:val="16"/>
                  <w:szCs w:val="16"/>
                  <w:rPrChange w:id="1025"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26" w:author="Bowler, Neill" w:date="2023-01-20T10:43:00Z">
                    <w:rPr>
                      <w:rFonts w:asciiTheme="minorHAnsi" w:hAnsi="Arial" w:cs="Lohit Devanagari"/>
                      <w:color w:val="000000"/>
                      <w:sz w:val="14"/>
                      <w:szCs w:val="14"/>
                    </w:rPr>
                  </w:rPrChange>
                </w:rPr>
                <w:t>Table</w:t>
              </w:r>
            </w:ins>
          </w:p>
        </w:tc>
        <w:tc>
          <w:tcPr>
            <w:tcW w:w="2481" w:type="dxa"/>
            <w:shd w:val="clear" w:color="auto" w:fill="F3F3F3"/>
            <w:tcMar>
              <w:top w:w="0" w:type="dxa"/>
              <w:left w:w="108" w:type="dxa"/>
              <w:bottom w:w="0" w:type="dxa"/>
              <w:right w:w="108" w:type="dxa"/>
            </w:tcMar>
          </w:tcPr>
          <w:p w14:paraId="72E58FBA" w14:textId="660732C3" w:rsidR="00DF5799" w:rsidRPr="0001716B" w:rsidRDefault="00DF5799" w:rsidP="00DF5799">
            <w:pPr>
              <w:pStyle w:val="Standard"/>
              <w:snapToGrid w:val="0"/>
              <w:rPr>
                <w:ins w:id="1027" w:author="Bowler, Neill" w:date="2022-09-30T16:23:00Z"/>
                <w:rFonts w:ascii="Arial" w:hAnsi="Arial" w:cs="Arial"/>
                <w:sz w:val="16"/>
                <w:szCs w:val="16"/>
              </w:rPr>
            </w:pPr>
            <w:ins w:id="1028" w:author="Bowler, Neill" w:date="2023-01-20T10:42:00Z">
              <w:r w:rsidRPr="0001716B">
                <w:rPr>
                  <w:rFonts w:ascii="Arial" w:hAnsi="Arial" w:cs="Arial"/>
                  <w:color w:val="000000"/>
                  <w:sz w:val="16"/>
                  <w:szCs w:val="16"/>
                  <w:rPrChange w:id="1029" w:author="Bowler, Neill" w:date="2023-01-20T10:43:00Z">
                    <w:rPr>
                      <w:rFonts w:asciiTheme="minorHAnsi" w:hAnsi="Arial" w:cs="Lohit Devanagari"/>
                      <w:color w:val="000000"/>
                      <w:sz w:val="14"/>
                      <w:szCs w:val="14"/>
                    </w:rPr>
                  </w:rPrChange>
                </w:rPr>
                <w:t>2</w:t>
              </w:r>
              <w:r w:rsidRPr="0001716B">
                <w:rPr>
                  <w:rFonts w:ascii="Arial" w:eastAsia="Arial" w:hAnsi="Arial" w:cs="Arial"/>
                  <w:color w:val="000000"/>
                  <w:sz w:val="16"/>
                  <w:szCs w:val="16"/>
                  <w:rPrChange w:id="1030"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1" w:author="Bowler, Neill" w:date="2023-01-20T10:43:00Z">
                    <w:rPr>
                      <w:rFonts w:asciiTheme="minorHAnsi" w:hAnsi="Arial" w:cs="Lohit Devanagari"/>
                      <w:color w:val="000000"/>
                      <w:sz w:val="14"/>
                      <w:szCs w:val="14"/>
                    </w:rPr>
                  </w:rPrChange>
                </w:rPr>
                <w:t>=</w:t>
              </w:r>
              <w:r w:rsidRPr="0001716B">
                <w:rPr>
                  <w:rFonts w:ascii="Arial" w:eastAsia="Arial" w:hAnsi="Arial" w:cs="Arial"/>
                  <w:color w:val="000000"/>
                  <w:sz w:val="16"/>
                  <w:szCs w:val="16"/>
                  <w:rPrChange w:id="1032"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3" w:author="Bowler, Neill" w:date="2023-01-20T10:43:00Z">
                    <w:rPr>
                      <w:rFonts w:asciiTheme="minorHAnsi" w:hAnsi="Arial" w:cs="Lohit Devanagari"/>
                      <w:color w:val="000000"/>
                      <w:sz w:val="14"/>
                      <w:szCs w:val="14"/>
                    </w:rPr>
                  </w:rPrChange>
                </w:rPr>
                <w:t>limb</w:t>
              </w:r>
              <w:r w:rsidRPr="0001716B">
                <w:rPr>
                  <w:rFonts w:ascii="Arial" w:eastAsia="Arial" w:hAnsi="Arial" w:cs="Arial"/>
                  <w:color w:val="000000"/>
                  <w:sz w:val="16"/>
                  <w:szCs w:val="16"/>
                  <w:rPrChange w:id="1034" w:author="Bowler, Neill" w:date="2023-01-20T10:43:00Z">
                    <w:rPr>
                      <w:rFonts w:asciiTheme="minorHAnsi" w:eastAsia="Arial" w:hAnsi="Arial" w:cs="Lohit Devanagari"/>
                      <w:color w:val="000000"/>
                      <w:sz w:val="14"/>
                      <w:szCs w:val="14"/>
                    </w:rPr>
                  </w:rPrChange>
                </w:rPr>
                <w:t xml:space="preserve"> </w:t>
              </w:r>
              <w:r w:rsidRPr="0001716B">
                <w:rPr>
                  <w:rFonts w:ascii="Arial" w:hAnsi="Arial" w:cs="Arial"/>
                  <w:color w:val="000000"/>
                  <w:sz w:val="16"/>
                  <w:szCs w:val="16"/>
                  <w:rPrChange w:id="1035" w:author="Bowler, Neill" w:date="2023-01-20T10:43:00Z">
                    <w:rPr>
                      <w:rFonts w:asciiTheme="minorHAnsi" w:hAnsi="Arial" w:cs="Lohit Devanagari"/>
                      <w:color w:val="000000"/>
                      <w:sz w:val="14"/>
                      <w:szCs w:val="14"/>
                    </w:rPr>
                  </w:rPrChange>
                </w:rPr>
                <w:t>sounding</w:t>
              </w:r>
            </w:ins>
          </w:p>
        </w:tc>
      </w:tr>
      <w:tr w:rsidR="009B0C63" w:rsidDel="0001716B" w14:paraId="76809325" w14:textId="13ACA2EC" w:rsidTr="003D0846">
        <w:tblPrEx>
          <w:tblW w:w="10348" w:type="dxa"/>
          <w:jc w:val="center"/>
          <w:tblLayout w:type="fixed"/>
          <w:tblCellMar>
            <w:left w:w="10" w:type="dxa"/>
            <w:right w:w="10" w:type="dxa"/>
          </w:tblCellMar>
          <w:tblLook w:val="0000" w:firstRow="0" w:lastRow="0" w:firstColumn="0" w:lastColumn="0" w:noHBand="0" w:noVBand="0"/>
          <w:tblPrExChange w:id="1036"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trHeight w:val="20"/>
          <w:jc w:val="center"/>
          <w:del w:id="1037" w:author="Bowler, Neill" w:date="2023-01-20T10:45:00Z"/>
          <w:trPrChange w:id="1038"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39" w:author="Bowler, Neill" w:date="2023-01-20T11:46:00Z">
              <w:tcPr>
                <w:tcW w:w="709" w:type="dxa"/>
                <w:shd w:val="clear" w:color="auto" w:fill="F3F3F3"/>
                <w:tcMar>
                  <w:top w:w="0" w:type="dxa"/>
                  <w:left w:w="108" w:type="dxa"/>
                  <w:bottom w:w="0" w:type="dxa"/>
                  <w:right w:w="108" w:type="dxa"/>
                </w:tcMar>
              </w:tcPr>
            </w:tcPrChange>
          </w:tcPr>
          <w:p w14:paraId="7680931C" w14:textId="6EAB5E41" w:rsidR="009B0C63" w:rsidDel="0001716B" w:rsidRDefault="009B0C63" w:rsidP="009B0C63">
            <w:pPr>
              <w:pStyle w:val="Standard"/>
              <w:snapToGrid w:val="0"/>
              <w:jc w:val="right"/>
              <w:rPr>
                <w:del w:id="1040" w:author="Bowler, Neill" w:date="2023-01-20T10:45:00Z"/>
                <w:rFonts w:ascii="Arial" w:hAnsi="Arial" w:cs="Arial"/>
                <w:i/>
                <w:sz w:val="16"/>
                <w:szCs w:val="16"/>
              </w:rPr>
            </w:pPr>
            <w:del w:id="1041" w:author="Bowler, Neill" w:date="2023-01-17T08:39:00Z">
              <w:r w:rsidDel="00DD59EE">
                <w:rPr>
                  <w:rFonts w:ascii="Arial" w:hAnsi="Arial" w:cs="Arial"/>
                  <w:i/>
                  <w:sz w:val="16"/>
                  <w:szCs w:val="16"/>
                </w:rPr>
                <w:delText>2</w:delText>
              </w:r>
            </w:del>
          </w:p>
        </w:tc>
        <w:tc>
          <w:tcPr>
            <w:tcW w:w="2085" w:type="dxa"/>
            <w:shd w:val="clear" w:color="auto" w:fill="E0E0E0"/>
            <w:tcMar>
              <w:top w:w="0" w:type="dxa"/>
              <w:left w:w="108" w:type="dxa"/>
              <w:bottom w:w="0" w:type="dxa"/>
              <w:right w:w="108" w:type="dxa"/>
            </w:tcMar>
            <w:tcPrChange w:id="1042" w:author="Bowler, Neill" w:date="2023-01-20T11:46:00Z">
              <w:tcPr>
                <w:tcW w:w="2085" w:type="dxa"/>
                <w:shd w:val="clear" w:color="auto" w:fill="F3F3F3"/>
                <w:tcMar>
                  <w:top w:w="0" w:type="dxa"/>
                  <w:left w:w="108" w:type="dxa"/>
                  <w:bottom w:w="0" w:type="dxa"/>
                  <w:right w:w="108" w:type="dxa"/>
                </w:tcMar>
              </w:tcPr>
            </w:tcPrChange>
          </w:tcPr>
          <w:p w14:paraId="7680931D" w14:textId="7C42EED4" w:rsidR="009B0C63" w:rsidDel="0001716B" w:rsidRDefault="009B0C63" w:rsidP="009B0C63">
            <w:pPr>
              <w:pStyle w:val="Standard"/>
              <w:snapToGrid w:val="0"/>
              <w:ind w:left="246"/>
              <w:rPr>
                <w:del w:id="1043" w:author="Bowler, Neill" w:date="2023-01-20T10:45:00Z"/>
                <w:rFonts w:ascii="Arial" w:hAnsi="Arial" w:cs="Arial"/>
                <w:i/>
                <w:sz w:val="16"/>
                <w:szCs w:val="16"/>
              </w:rPr>
            </w:pPr>
            <w:del w:id="1044" w:author="Bowler, Neill" w:date="2023-01-20T10:45:00Z">
              <w:r w:rsidDel="0001716B">
                <w:rPr>
                  <w:rFonts w:ascii="Arial" w:hAnsi="Arial" w:cs="Arial"/>
                  <w:i/>
                  <w:sz w:val="16"/>
                  <w:szCs w:val="16"/>
                </w:rPr>
                <w:delText>Satellite</w:delText>
              </w:r>
              <w:r w:rsidDel="0001716B">
                <w:rPr>
                  <w:rFonts w:ascii="Arial" w:eastAsia="Arial" w:hAnsi="Arial" w:cs="Arial"/>
                  <w:i/>
                  <w:sz w:val="16"/>
                  <w:szCs w:val="16"/>
                </w:rPr>
                <w:delText xml:space="preserve"> </w:delText>
              </w:r>
              <w:r w:rsidDel="0001716B">
                <w:rPr>
                  <w:rFonts w:ascii="Arial" w:hAnsi="Arial" w:cs="Arial"/>
                  <w:i/>
                  <w:sz w:val="16"/>
                  <w:szCs w:val="16"/>
                </w:rPr>
                <w:delText>instrument</w:delText>
              </w:r>
            </w:del>
          </w:p>
        </w:tc>
        <w:tc>
          <w:tcPr>
            <w:tcW w:w="1013" w:type="dxa"/>
            <w:shd w:val="clear" w:color="auto" w:fill="E0E0E0"/>
            <w:tcMar>
              <w:top w:w="0" w:type="dxa"/>
              <w:left w:w="108" w:type="dxa"/>
              <w:bottom w:w="0" w:type="dxa"/>
              <w:right w:w="108" w:type="dxa"/>
            </w:tcMar>
            <w:tcPrChange w:id="1045" w:author="Bowler, Neill" w:date="2023-01-20T11:46:00Z">
              <w:tcPr>
                <w:tcW w:w="1013" w:type="dxa"/>
                <w:shd w:val="clear" w:color="auto" w:fill="F3F3F3"/>
                <w:tcMar>
                  <w:top w:w="0" w:type="dxa"/>
                  <w:left w:w="108" w:type="dxa"/>
                  <w:bottom w:w="0" w:type="dxa"/>
                  <w:right w:w="108" w:type="dxa"/>
                </w:tcMar>
              </w:tcPr>
            </w:tcPrChange>
          </w:tcPr>
          <w:p w14:paraId="7680931E" w14:textId="15ABA246" w:rsidR="009B0C63" w:rsidDel="0001716B" w:rsidRDefault="009B0C63" w:rsidP="009B0C63">
            <w:pPr>
              <w:pStyle w:val="Standard"/>
              <w:snapToGrid w:val="0"/>
              <w:jc w:val="center"/>
              <w:rPr>
                <w:del w:id="1046" w:author="Bowler, Neill" w:date="2023-01-20T10:45:00Z"/>
                <w:rFonts w:ascii="Arial" w:hAnsi="Arial" w:cs="Arial"/>
                <w:i/>
                <w:sz w:val="16"/>
                <w:szCs w:val="16"/>
              </w:rPr>
            </w:pPr>
            <w:del w:id="1047"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019</w:delText>
              </w:r>
            </w:del>
          </w:p>
        </w:tc>
        <w:tc>
          <w:tcPr>
            <w:tcW w:w="845" w:type="dxa"/>
            <w:shd w:val="clear" w:color="auto" w:fill="E0E0E0"/>
            <w:tcMar>
              <w:top w:w="0" w:type="dxa"/>
              <w:left w:w="108" w:type="dxa"/>
              <w:bottom w:w="0" w:type="dxa"/>
              <w:right w:w="108" w:type="dxa"/>
            </w:tcMar>
            <w:tcPrChange w:id="1048" w:author="Bowler, Neill" w:date="2023-01-20T11:46:00Z">
              <w:tcPr>
                <w:tcW w:w="845" w:type="dxa"/>
                <w:shd w:val="clear" w:color="auto" w:fill="F3F3F3"/>
                <w:tcMar>
                  <w:top w:w="0" w:type="dxa"/>
                  <w:left w:w="108" w:type="dxa"/>
                  <w:bottom w:w="0" w:type="dxa"/>
                  <w:right w:w="108" w:type="dxa"/>
                </w:tcMar>
              </w:tcPr>
            </w:tcPrChange>
          </w:tcPr>
          <w:p w14:paraId="7680931F" w14:textId="7C26974E" w:rsidR="009B0C63" w:rsidDel="0001716B" w:rsidRDefault="009B0C63" w:rsidP="009B0C63">
            <w:pPr>
              <w:pStyle w:val="Standard"/>
              <w:snapToGrid w:val="0"/>
              <w:jc w:val="right"/>
              <w:rPr>
                <w:del w:id="1049" w:author="Bowler, Neill" w:date="2023-01-20T10:45:00Z"/>
                <w:rFonts w:ascii="Arial" w:hAnsi="Arial" w:cs="Arial"/>
                <w:sz w:val="16"/>
                <w:szCs w:val="16"/>
              </w:rPr>
            </w:pPr>
            <w:del w:id="1050"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51" w:author="Bowler, Neill" w:date="2023-01-20T11:46:00Z">
              <w:tcPr>
                <w:tcW w:w="1265" w:type="dxa"/>
                <w:shd w:val="clear" w:color="auto" w:fill="F3F3F3"/>
                <w:tcMar>
                  <w:top w:w="0" w:type="dxa"/>
                  <w:left w:w="108" w:type="dxa"/>
                  <w:bottom w:w="0" w:type="dxa"/>
                  <w:right w:w="108" w:type="dxa"/>
                </w:tcMar>
              </w:tcPr>
            </w:tcPrChange>
          </w:tcPr>
          <w:p w14:paraId="76809320" w14:textId="3ADC2317" w:rsidR="009B0C63" w:rsidDel="0001716B" w:rsidRDefault="009B0C63" w:rsidP="009B0C63">
            <w:pPr>
              <w:pStyle w:val="Standard"/>
              <w:snapToGrid w:val="0"/>
              <w:jc w:val="right"/>
              <w:rPr>
                <w:del w:id="1052" w:author="Bowler, Neill" w:date="2023-01-20T10:45:00Z"/>
                <w:rFonts w:ascii="Arial" w:hAnsi="Arial" w:cs="Arial"/>
                <w:sz w:val="16"/>
                <w:szCs w:val="16"/>
              </w:rPr>
            </w:pPr>
            <w:del w:id="1053"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54" w:author="Bowler, Neill" w:date="2023-01-20T11:46:00Z">
              <w:tcPr>
                <w:tcW w:w="887" w:type="dxa"/>
                <w:shd w:val="clear" w:color="auto" w:fill="F3F3F3"/>
                <w:tcMar>
                  <w:top w:w="0" w:type="dxa"/>
                  <w:left w:w="108" w:type="dxa"/>
                  <w:bottom w:w="0" w:type="dxa"/>
                  <w:right w:w="108" w:type="dxa"/>
                </w:tcMar>
              </w:tcPr>
            </w:tcPrChange>
          </w:tcPr>
          <w:p w14:paraId="76809321" w14:textId="36665648" w:rsidR="009B0C63" w:rsidDel="0001716B" w:rsidRDefault="009B0C63" w:rsidP="009B0C63">
            <w:pPr>
              <w:pStyle w:val="Standard"/>
              <w:tabs>
                <w:tab w:val="right" w:pos="-37"/>
                <w:tab w:val="right" w:pos="493"/>
              </w:tabs>
              <w:snapToGrid w:val="0"/>
              <w:ind w:left="-37"/>
              <w:jc w:val="right"/>
              <w:rPr>
                <w:del w:id="1055" w:author="Bowler, Neill" w:date="2023-01-20T10:45:00Z"/>
                <w:rFonts w:ascii="Arial" w:hAnsi="Arial" w:cs="Arial"/>
                <w:sz w:val="16"/>
                <w:szCs w:val="16"/>
              </w:rPr>
            </w:pPr>
            <w:del w:id="1056" w:author="Bowler, Neill" w:date="2023-01-20T10:45:00Z">
              <w:r w:rsidDel="0001716B">
                <w:rPr>
                  <w:rFonts w:ascii="Arial" w:hAnsi="Arial" w:cs="Arial"/>
                  <w:sz w:val="16"/>
                  <w:szCs w:val="16"/>
                </w:rPr>
                <w:delText>11</w:delText>
              </w:r>
            </w:del>
          </w:p>
        </w:tc>
        <w:tc>
          <w:tcPr>
            <w:tcW w:w="1063" w:type="dxa"/>
            <w:shd w:val="clear" w:color="auto" w:fill="E0E0E0"/>
            <w:tcMar>
              <w:top w:w="0" w:type="dxa"/>
              <w:left w:w="108" w:type="dxa"/>
              <w:bottom w:w="0" w:type="dxa"/>
              <w:right w:w="108" w:type="dxa"/>
            </w:tcMar>
            <w:tcPrChange w:id="1057" w:author="Bowler, Neill" w:date="2023-01-20T11:46:00Z">
              <w:tcPr>
                <w:tcW w:w="1063" w:type="dxa"/>
                <w:shd w:val="clear" w:color="auto" w:fill="F3F3F3"/>
                <w:tcMar>
                  <w:top w:w="0" w:type="dxa"/>
                  <w:left w:w="108" w:type="dxa"/>
                  <w:bottom w:w="0" w:type="dxa"/>
                  <w:right w:w="108" w:type="dxa"/>
                </w:tcMar>
              </w:tcPr>
            </w:tcPrChange>
          </w:tcPr>
          <w:p w14:paraId="76809322" w14:textId="5D741651" w:rsidR="009B0C63" w:rsidDel="0001716B" w:rsidRDefault="009B0C63" w:rsidP="009B0C63">
            <w:pPr>
              <w:pStyle w:val="Standard"/>
              <w:snapToGrid w:val="0"/>
              <w:rPr>
                <w:del w:id="1058" w:author="Bowler, Neill" w:date="2023-01-20T10:45:00Z"/>
                <w:rFonts w:ascii="Arial" w:hAnsi="Arial" w:cs="Arial"/>
                <w:sz w:val="16"/>
                <w:szCs w:val="16"/>
              </w:rPr>
            </w:pPr>
            <w:del w:id="1059"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060" w:author="Bowler, Neill" w:date="2023-01-20T11:46:00Z">
              <w:tcPr>
                <w:tcW w:w="2481" w:type="dxa"/>
                <w:shd w:val="clear" w:color="auto" w:fill="F3F3F3"/>
                <w:tcMar>
                  <w:top w:w="0" w:type="dxa"/>
                  <w:left w:w="108" w:type="dxa"/>
                  <w:bottom w:w="0" w:type="dxa"/>
                  <w:right w:w="108" w:type="dxa"/>
                </w:tcMar>
              </w:tcPr>
            </w:tcPrChange>
          </w:tcPr>
          <w:p w14:paraId="76809323" w14:textId="339804AD" w:rsidR="009B0C63" w:rsidDel="0001716B" w:rsidRDefault="009B0C63" w:rsidP="009B0C63">
            <w:pPr>
              <w:pStyle w:val="Standard"/>
              <w:snapToGrid w:val="0"/>
              <w:rPr>
                <w:del w:id="1061" w:author="Bowler, Neill" w:date="2023-01-20T10:45:00Z"/>
                <w:rFonts w:ascii="Arial" w:hAnsi="Arial" w:cs="Arial"/>
                <w:sz w:val="16"/>
                <w:szCs w:val="16"/>
              </w:rPr>
            </w:pPr>
            <w:del w:id="1062"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202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GRAS</w:delText>
              </w:r>
            </w:del>
          </w:p>
          <w:p w14:paraId="76809324" w14:textId="697048FB" w:rsidR="009B0C63" w:rsidDel="0001716B" w:rsidRDefault="009B0C63" w:rsidP="009B0C63">
            <w:pPr>
              <w:pStyle w:val="Standard"/>
              <w:snapToGrid w:val="0"/>
              <w:rPr>
                <w:del w:id="1063" w:author="Bowler, Neill" w:date="2023-01-20T10:45:00Z"/>
                <w:rFonts w:ascii="Arial" w:hAnsi="Arial" w:cs="Arial"/>
                <w:sz w:val="16"/>
                <w:szCs w:val="16"/>
              </w:rPr>
            </w:pPr>
            <w:del w:id="1064" w:author="Bowler, Neill" w:date="2023-01-20T10:45:00Z">
              <w:r w:rsidDel="0001716B">
                <w:rPr>
                  <w:rFonts w:ascii="Arial" w:eastAsia="Arial" w:hAnsi="Arial" w:cs="Arial"/>
                  <w:sz w:val="16"/>
                  <w:szCs w:val="16"/>
                </w:rPr>
                <w:delText>–</w:delText>
              </w:r>
              <w:r w:rsidDel="0001716B">
                <w:rPr>
                  <w:rFonts w:ascii="Arial" w:eastAsia="Arial" w:hAnsi="Arial" w:cs="Arial"/>
                  <w:b/>
                  <w:color w:val="0000FF"/>
                  <w:sz w:val="16"/>
                  <w:szCs w:val="16"/>
                </w:rPr>
                <w:delText xml:space="preserve"> </w:delText>
              </w:r>
              <w:r w:rsidDel="0001716B">
                <w:rPr>
                  <w:rFonts w:ascii="Arial" w:hAnsi="Arial" w:cs="Arial"/>
                  <w:b/>
                  <w:color w:val="0000FF"/>
                  <w:sz w:val="16"/>
                  <w:szCs w:val="16"/>
                </w:rPr>
                <w:delText>See</w:delText>
              </w:r>
              <w:r w:rsidDel="0001716B">
                <w:rPr>
                  <w:rFonts w:ascii="Arial" w:eastAsia="Arial" w:hAnsi="Arial" w:cs="Arial"/>
                  <w:b/>
                  <w:color w:val="0000FF"/>
                  <w:sz w:val="16"/>
                  <w:szCs w:val="16"/>
                </w:rPr>
                <w:delText xml:space="preserve"> Table 8</w:delText>
              </w:r>
            </w:del>
          </w:p>
        </w:tc>
      </w:tr>
      <w:tr w:rsidR="009B0C63" w:rsidDel="0001716B" w14:paraId="7680932F" w14:textId="7CAE8C6B" w:rsidTr="003D0846">
        <w:tblPrEx>
          <w:tblW w:w="10348" w:type="dxa"/>
          <w:jc w:val="center"/>
          <w:tblLayout w:type="fixed"/>
          <w:tblCellMar>
            <w:left w:w="10" w:type="dxa"/>
            <w:right w:w="10" w:type="dxa"/>
          </w:tblCellMar>
          <w:tblLook w:val="0000" w:firstRow="0" w:lastRow="0" w:firstColumn="0" w:lastColumn="0" w:noHBand="0" w:noVBand="0"/>
          <w:tblPrExChange w:id="1065"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066" w:author="Bowler, Neill" w:date="2023-01-20T10:45:00Z"/>
          <w:trPrChange w:id="1067"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68" w:author="Bowler, Neill" w:date="2023-01-20T11:46:00Z">
              <w:tcPr>
                <w:tcW w:w="709" w:type="dxa"/>
                <w:shd w:val="clear" w:color="auto" w:fill="E0E0E0"/>
                <w:tcMar>
                  <w:top w:w="0" w:type="dxa"/>
                  <w:left w:w="108" w:type="dxa"/>
                  <w:bottom w:w="0" w:type="dxa"/>
                  <w:right w:w="108" w:type="dxa"/>
                </w:tcMar>
              </w:tcPr>
            </w:tcPrChange>
          </w:tcPr>
          <w:p w14:paraId="76809326" w14:textId="7B6FDB0C" w:rsidR="009B0C63" w:rsidDel="0001716B" w:rsidRDefault="009B0C63" w:rsidP="009B0C63">
            <w:pPr>
              <w:pStyle w:val="Standard"/>
              <w:snapToGrid w:val="0"/>
              <w:jc w:val="right"/>
              <w:rPr>
                <w:del w:id="1069" w:author="Bowler, Neill" w:date="2023-01-20T10:45:00Z"/>
                <w:rFonts w:ascii="Arial" w:hAnsi="Arial" w:cs="Arial"/>
                <w:i/>
                <w:sz w:val="16"/>
                <w:szCs w:val="16"/>
              </w:rPr>
            </w:pPr>
            <w:del w:id="1070" w:author="Bowler, Neill" w:date="2023-01-17T08:39:00Z">
              <w:r w:rsidDel="00DD59EE">
                <w:rPr>
                  <w:rFonts w:ascii="Arial" w:hAnsi="Arial" w:cs="Arial"/>
                  <w:i/>
                  <w:sz w:val="16"/>
                  <w:szCs w:val="16"/>
                </w:rPr>
                <w:delText>3</w:delText>
              </w:r>
            </w:del>
          </w:p>
        </w:tc>
        <w:tc>
          <w:tcPr>
            <w:tcW w:w="2085" w:type="dxa"/>
            <w:shd w:val="clear" w:color="auto" w:fill="E0E0E0"/>
            <w:tcMar>
              <w:top w:w="0" w:type="dxa"/>
              <w:left w:w="108" w:type="dxa"/>
              <w:bottom w:w="0" w:type="dxa"/>
              <w:right w:w="108" w:type="dxa"/>
            </w:tcMar>
            <w:tcPrChange w:id="1071" w:author="Bowler, Neill" w:date="2023-01-20T11:46:00Z">
              <w:tcPr>
                <w:tcW w:w="2085" w:type="dxa"/>
                <w:shd w:val="clear" w:color="auto" w:fill="E0E0E0"/>
                <w:tcMar>
                  <w:top w:w="0" w:type="dxa"/>
                  <w:left w:w="108" w:type="dxa"/>
                  <w:bottom w:w="0" w:type="dxa"/>
                  <w:right w:w="108" w:type="dxa"/>
                </w:tcMar>
              </w:tcPr>
            </w:tcPrChange>
          </w:tcPr>
          <w:p w14:paraId="76809327" w14:textId="23E62CCD" w:rsidR="009B0C63" w:rsidDel="0001716B" w:rsidRDefault="009B0C63" w:rsidP="009B0C63">
            <w:pPr>
              <w:pStyle w:val="Standard"/>
              <w:snapToGrid w:val="0"/>
              <w:ind w:left="246"/>
              <w:rPr>
                <w:del w:id="1072" w:author="Bowler, Neill" w:date="2023-01-20T10:45:00Z"/>
                <w:rFonts w:ascii="Arial" w:hAnsi="Arial" w:cs="Arial"/>
                <w:i/>
                <w:sz w:val="16"/>
                <w:szCs w:val="16"/>
              </w:rPr>
            </w:pPr>
            <w:del w:id="1073" w:author="Bowler, Neill" w:date="2023-01-20T10:45:00Z">
              <w:r w:rsidDel="0001716B">
                <w:rPr>
                  <w:rFonts w:ascii="Arial" w:hAnsi="Arial" w:cs="Arial"/>
                  <w:i/>
                  <w:sz w:val="16"/>
                  <w:szCs w:val="16"/>
                </w:rPr>
                <w:delText>Originating</w:delText>
              </w:r>
              <w:r w:rsidDel="0001716B">
                <w:rPr>
                  <w:rFonts w:ascii="Arial" w:eastAsia="Arial" w:hAnsi="Arial" w:cs="Arial"/>
                  <w:i/>
                  <w:sz w:val="16"/>
                  <w:szCs w:val="16"/>
                </w:rPr>
                <w:delText xml:space="preserve"> </w:delText>
              </w:r>
              <w:r w:rsidDel="0001716B">
                <w:rPr>
                  <w:rFonts w:ascii="Arial" w:hAnsi="Arial" w:cs="Arial"/>
                  <w:i/>
                  <w:sz w:val="16"/>
                  <w:szCs w:val="16"/>
                </w:rPr>
                <w:delText>centre</w:delText>
              </w:r>
            </w:del>
          </w:p>
        </w:tc>
        <w:tc>
          <w:tcPr>
            <w:tcW w:w="1013" w:type="dxa"/>
            <w:shd w:val="clear" w:color="auto" w:fill="E0E0E0"/>
            <w:tcMar>
              <w:top w:w="0" w:type="dxa"/>
              <w:left w:w="108" w:type="dxa"/>
              <w:bottom w:w="0" w:type="dxa"/>
              <w:right w:w="108" w:type="dxa"/>
            </w:tcMar>
            <w:tcPrChange w:id="1074" w:author="Bowler, Neill" w:date="2023-01-20T11:46:00Z">
              <w:tcPr>
                <w:tcW w:w="1013" w:type="dxa"/>
                <w:shd w:val="clear" w:color="auto" w:fill="E0E0E0"/>
                <w:tcMar>
                  <w:top w:w="0" w:type="dxa"/>
                  <w:left w:w="108" w:type="dxa"/>
                  <w:bottom w:w="0" w:type="dxa"/>
                  <w:right w:w="108" w:type="dxa"/>
                </w:tcMar>
              </w:tcPr>
            </w:tcPrChange>
          </w:tcPr>
          <w:p w14:paraId="76809328" w14:textId="4320B021" w:rsidR="009B0C63" w:rsidDel="0001716B" w:rsidRDefault="009B0C63" w:rsidP="009B0C63">
            <w:pPr>
              <w:pStyle w:val="Standard"/>
              <w:snapToGrid w:val="0"/>
              <w:jc w:val="center"/>
              <w:rPr>
                <w:del w:id="1075" w:author="Bowler, Neill" w:date="2023-01-20T10:45:00Z"/>
                <w:rFonts w:ascii="Arial" w:hAnsi="Arial" w:cs="Arial"/>
                <w:i/>
                <w:sz w:val="16"/>
                <w:szCs w:val="16"/>
              </w:rPr>
            </w:pPr>
            <w:del w:id="1076"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01</w:delText>
              </w:r>
              <w:r w:rsidDel="0001716B">
                <w:rPr>
                  <w:rFonts w:ascii="Arial" w:eastAsia="Arial" w:hAnsi="Arial" w:cs="Arial"/>
                  <w:i/>
                  <w:sz w:val="16"/>
                  <w:szCs w:val="16"/>
                </w:rPr>
                <w:delText xml:space="preserve"> </w:delText>
              </w:r>
              <w:r w:rsidDel="0001716B">
                <w:rPr>
                  <w:rFonts w:ascii="Arial" w:hAnsi="Arial" w:cs="Arial"/>
                  <w:i/>
                  <w:sz w:val="16"/>
                  <w:szCs w:val="16"/>
                </w:rPr>
                <w:delText>033</w:delText>
              </w:r>
            </w:del>
          </w:p>
        </w:tc>
        <w:tc>
          <w:tcPr>
            <w:tcW w:w="845" w:type="dxa"/>
            <w:shd w:val="clear" w:color="auto" w:fill="E0E0E0"/>
            <w:tcMar>
              <w:top w:w="0" w:type="dxa"/>
              <w:left w:w="108" w:type="dxa"/>
              <w:bottom w:w="0" w:type="dxa"/>
              <w:right w:w="108" w:type="dxa"/>
            </w:tcMar>
            <w:tcPrChange w:id="1077" w:author="Bowler, Neill" w:date="2023-01-20T11:46:00Z">
              <w:tcPr>
                <w:tcW w:w="845" w:type="dxa"/>
                <w:shd w:val="clear" w:color="auto" w:fill="E0E0E0"/>
                <w:tcMar>
                  <w:top w:w="0" w:type="dxa"/>
                  <w:left w:w="108" w:type="dxa"/>
                  <w:bottom w:w="0" w:type="dxa"/>
                  <w:right w:w="108" w:type="dxa"/>
                </w:tcMar>
              </w:tcPr>
            </w:tcPrChange>
          </w:tcPr>
          <w:p w14:paraId="76809329" w14:textId="3B374780" w:rsidR="009B0C63" w:rsidDel="0001716B" w:rsidRDefault="009B0C63" w:rsidP="009B0C63">
            <w:pPr>
              <w:pStyle w:val="Standard"/>
              <w:snapToGrid w:val="0"/>
              <w:jc w:val="right"/>
              <w:rPr>
                <w:del w:id="1078" w:author="Bowler, Neill" w:date="2023-01-20T10:45:00Z"/>
                <w:rFonts w:ascii="Arial" w:hAnsi="Arial" w:cs="Arial"/>
                <w:sz w:val="16"/>
                <w:szCs w:val="16"/>
              </w:rPr>
            </w:pPr>
            <w:del w:id="1079"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080" w:author="Bowler, Neill" w:date="2023-01-20T11:46:00Z">
              <w:tcPr>
                <w:tcW w:w="1265" w:type="dxa"/>
                <w:shd w:val="clear" w:color="auto" w:fill="E0E0E0"/>
                <w:tcMar>
                  <w:top w:w="0" w:type="dxa"/>
                  <w:left w:w="108" w:type="dxa"/>
                  <w:bottom w:w="0" w:type="dxa"/>
                  <w:right w:w="108" w:type="dxa"/>
                </w:tcMar>
              </w:tcPr>
            </w:tcPrChange>
          </w:tcPr>
          <w:p w14:paraId="7680932A" w14:textId="7AD323E6" w:rsidR="009B0C63" w:rsidDel="0001716B" w:rsidRDefault="009B0C63" w:rsidP="009B0C63">
            <w:pPr>
              <w:pStyle w:val="Standard"/>
              <w:snapToGrid w:val="0"/>
              <w:jc w:val="right"/>
              <w:rPr>
                <w:del w:id="1081" w:author="Bowler, Neill" w:date="2023-01-20T10:45:00Z"/>
                <w:rFonts w:ascii="Arial" w:hAnsi="Arial" w:cs="Arial"/>
                <w:sz w:val="16"/>
                <w:szCs w:val="16"/>
              </w:rPr>
            </w:pPr>
            <w:del w:id="1082"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083" w:author="Bowler, Neill" w:date="2023-01-20T11:46:00Z">
              <w:tcPr>
                <w:tcW w:w="887" w:type="dxa"/>
                <w:shd w:val="clear" w:color="auto" w:fill="E0E0E0"/>
                <w:tcMar>
                  <w:top w:w="0" w:type="dxa"/>
                  <w:left w:w="108" w:type="dxa"/>
                  <w:bottom w:w="0" w:type="dxa"/>
                  <w:right w:w="108" w:type="dxa"/>
                </w:tcMar>
              </w:tcPr>
            </w:tcPrChange>
          </w:tcPr>
          <w:p w14:paraId="7680932B" w14:textId="7436DFA7" w:rsidR="009B0C63" w:rsidDel="0001716B" w:rsidRDefault="009B0C63" w:rsidP="009B0C63">
            <w:pPr>
              <w:pStyle w:val="Standard"/>
              <w:snapToGrid w:val="0"/>
              <w:jc w:val="right"/>
              <w:rPr>
                <w:del w:id="1084" w:author="Bowler, Neill" w:date="2023-01-20T10:45:00Z"/>
                <w:rFonts w:ascii="Arial" w:hAnsi="Arial" w:cs="Arial"/>
                <w:sz w:val="16"/>
                <w:szCs w:val="16"/>
              </w:rPr>
            </w:pPr>
            <w:del w:id="1085"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086" w:author="Bowler, Neill" w:date="2023-01-20T11:46:00Z">
              <w:tcPr>
                <w:tcW w:w="1063" w:type="dxa"/>
                <w:shd w:val="clear" w:color="auto" w:fill="E0E0E0"/>
                <w:tcMar>
                  <w:top w:w="0" w:type="dxa"/>
                  <w:left w:w="108" w:type="dxa"/>
                  <w:bottom w:w="0" w:type="dxa"/>
                  <w:right w:w="108" w:type="dxa"/>
                </w:tcMar>
              </w:tcPr>
            </w:tcPrChange>
          </w:tcPr>
          <w:p w14:paraId="7680932C" w14:textId="6C0773C6" w:rsidR="009B0C63" w:rsidDel="0001716B" w:rsidRDefault="009B0C63" w:rsidP="009B0C63">
            <w:pPr>
              <w:pStyle w:val="Standard"/>
              <w:snapToGrid w:val="0"/>
              <w:rPr>
                <w:del w:id="1087" w:author="Bowler, Neill" w:date="2023-01-20T10:45:00Z"/>
                <w:rFonts w:ascii="Arial" w:hAnsi="Arial" w:cs="Arial"/>
                <w:sz w:val="16"/>
                <w:szCs w:val="16"/>
              </w:rPr>
            </w:pPr>
            <w:del w:id="1088"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089" w:author="Bowler, Neill" w:date="2023-01-20T11:46:00Z">
              <w:tcPr>
                <w:tcW w:w="2481" w:type="dxa"/>
                <w:shd w:val="clear" w:color="auto" w:fill="E0E0E0"/>
                <w:tcMar>
                  <w:top w:w="0" w:type="dxa"/>
                  <w:left w:w="108" w:type="dxa"/>
                  <w:bottom w:w="0" w:type="dxa"/>
                  <w:right w:w="108" w:type="dxa"/>
                </w:tcMar>
              </w:tcPr>
            </w:tcPrChange>
          </w:tcPr>
          <w:p w14:paraId="7680932D" w14:textId="3E01A674" w:rsidR="009B0C63" w:rsidDel="0001716B" w:rsidRDefault="009B0C63" w:rsidP="009B0C63">
            <w:pPr>
              <w:pStyle w:val="Standard"/>
              <w:snapToGrid w:val="0"/>
              <w:rPr>
                <w:del w:id="1090" w:author="Bowler, Neill" w:date="2023-01-20T10:45:00Z"/>
                <w:rFonts w:ascii="Arial" w:hAnsi="Arial" w:cs="Arial"/>
                <w:sz w:val="16"/>
                <w:szCs w:val="16"/>
              </w:rPr>
            </w:pPr>
            <w:del w:id="1091" w:author="Bowler, Neill" w:date="2023-01-20T10:45:00Z">
              <w:r w:rsidDel="0001716B">
                <w:rPr>
                  <w:rFonts w:ascii="Arial" w:hAnsi="Arial" w:cs="Arial"/>
                  <w:sz w:val="16"/>
                  <w:szCs w:val="16"/>
                </w:rPr>
                <w:delText>e.g.</w:delText>
              </w:r>
              <w:r w:rsidDel="0001716B">
                <w:rPr>
                  <w:rFonts w:ascii="Arial" w:eastAsia="Arial" w:hAnsi="Arial" w:cs="Arial"/>
                  <w:sz w:val="16"/>
                  <w:szCs w:val="16"/>
                </w:rPr>
                <w:delText xml:space="preserve"> </w:delText>
              </w:r>
              <w:r w:rsidDel="0001716B">
                <w:rPr>
                  <w:rFonts w:ascii="Arial" w:hAnsi="Arial" w:cs="Arial"/>
                  <w:sz w:val="16"/>
                  <w:szCs w:val="16"/>
                </w:rPr>
                <w:delText>94</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Copenhagen</w:delText>
              </w:r>
              <w:r w:rsidDel="0001716B">
                <w:rPr>
                  <w:rFonts w:ascii="Arial" w:eastAsia="Arial" w:hAnsi="Arial" w:cs="Arial"/>
                  <w:sz w:val="16"/>
                  <w:szCs w:val="16"/>
                </w:rPr>
                <w:delText xml:space="preserve"> </w:delText>
              </w:r>
              <w:r w:rsidDel="0001716B">
                <w:rPr>
                  <w:rFonts w:ascii="Arial" w:hAnsi="Arial" w:cs="Arial"/>
                  <w:sz w:val="16"/>
                  <w:szCs w:val="16"/>
                </w:rPr>
                <w:delText>(DMI)</w:delText>
              </w:r>
            </w:del>
          </w:p>
          <w:p w14:paraId="7680932E" w14:textId="2A6B97E2" w:rsidR="009B0C63" w:rsidDel="0001716B" w:rsidRDefault="009B0C63" w:rsidP="009B0C63">
            <w:pPr>
              <w:pStyle w:val="Standard"/>
              <w:snapToGrid w:val="0"/>
              <w:rPr>
                <w:del w:id="1092" w:author="Bowler, Neill" w:date="2023-01-20T10:45:00Z"/>
                <w:rFonts w:ascii="Arial" w:hAnsi="Arial" w:cs="Arial"/>
                <w:sz w:val="16"/>
                <w:szCs w:val="16"/>
              </w:rPr>
            </w:pPr>
            <w:del w:id="1093" w:author="Bowler, Neill" w:date="2023-01-20T10:45:00Z">
              <w:r w:rsidDel="0001716B">
                <w:rPr>
                  <w:rFonts w:ascii="Arial" w:eastAsia="Arial" w:hAnsi="Arial" w:cs="Arial"/>
                  <w:sz w:val="16"/>
                  <w:szCs w:val="16"/>
                </w:rPr>
                <w:delText>–</w:delText>
              </w:r>
              <w:r w:rsidDel="0001716B">
                <w:rPr>
                  <w:rFonts w:ascii="Arial" w:hAnsi="Arial" w:cs="Arial"/>
                  <w:sz w:val="16"/>
                  <w:szCs w:val="16"/>
                </w:rPr>
                <w:delText xml:space="preserve"> </w:delText>
              </w:r>
              <w:r w:rsidDel="0001716B">
                <w:rPr>
                  <w:rFonts w:ascii="Arial" w:hAnsi="Arial" w:cs="Arial"/>
                  <w:b/>
                  <w:bCs/>
                  <w:color w:val="0000FF"/>
                  <w:sz w:val="16"/>
                  <w:szCs w:val="16"/>
                </w:rPr>
                <w:delText xml:space="preserve">See </w:delText>
              </w:r>
              <w:r w:rsidDel="0001716B">
                <w:rPr>
                  <w:rFonts w:ascii="Arial" w:hAnsi="Arial" w:cs="Arial"/>
                  <w:b/>
                  <w:bCs/>
                  <w:color w:val="0000FF"/>
                  <w:sz w:val="16"/>
                  <w:szCs w:val="16"/>
                  <w:shd w:val="clear" w:color="auto" w:fill="CCCCCC"/>
                </w:rPr>
                <w:delText>Table 3</w:delText>
              </w:r>
            </w:del>
          </w:p>
        </w:tc>
      </w:tr>
      <w:tr w:rsidR="009B0C63" w:rsidDel="0001716B" w14:paraId="76809338" w14:textId="14A0225E" w:rsidTr="003D0846">
        <w:tblPrEx>
          <w:tblW w:w="10348" w:type="dxa"/>
          <w:jc w:val="center"/>
          <w:tblLayout w:type="fixed"/>
          <w:tblCellMar>
            <w:left w:w="10" w:type="dxa"/>
            <w:right w:w="10" w:type="dxa"/>
          </w:tblCellMar>
          <w:tblLook w:val="0000" w:firstRow="0" w:lastRow="0" w:firstColumn="0" w:lastColumn="0" w:noHBand="0" w:noVBand="0"/>
          <w:tblPrExChange w:id="1094"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del w:id="1095" w:author="Bowler, Neill" w:date="2023-01-20T10:45:00Z"/>
          <w:trPrChange w:id="1096" w:author="Bowler, Neill" w:date="2023-01-20T11:46:00Z">
            <w:trPr>
              <w:cantSplit/>
              <w:jc w:val="center"/>
            </w:trPr>
          </w:trPrChange>
        </w:trPr>
        <w:tc>
          <w:tcPr>
            <w:tcW w:w="709" w:type="dxa"/>
            <w:shd w:val="clear" w:color="auto" w:fill="E0E0E0"/>
            <w:tcMar>
              <w:top w:w="0" w:type="dxa"/>
              <w:left w:w="108" w:type="dxa"/>
              <w:bottom w:w="0" w:type="dxa"/>
              <w:right w:w="108" w:type="dxa"/>
            </w:tcMar>
            <w:tcPrChange w:id="1097" w:author="Bowler, Neill" w:date="2023-01-20T11:46:00Z">
              <w:tcPr>
                <w:tcW w:w="709" w:type="dxa"/>
                <w:shd w:val="clear" w:color="auto" w:fill="F3F3F3"/>
                <w:tcMar>
                  <w:top w:w="0" w:type="dxa"/>
                  <w:left w:w="108" w:type="dxa"/>
                  <w:bottom w:w="0" w:type="dxa"/>
                  <w:right w:w="108" w:type="dxa"/>
                </w:tcMar>
              </w:tcPr>
            </w:tcPrChange>
          </w:tcPr>
          <w:p w14:paraId="76809330" w14:textId="7A42DCAE" w:rsidR="009B0C63" w:rsidDel="0001716B" w:rsidRDefault="009B0C63" w:rsidP="009B0C63">
            <w:pPr>
              <w:pStyle w:val="Standard"/>
              <w:snapToGrid w:val="0"/>
              <w:jc w:val="right"/>
              <w:rPr>
                <w:del w:id="1098" w:author="Bowler, Neill" w:date="2023-01-20T10:45:00Z"/>
                <w:rFonts w:ascii="Arial" w:hAnsi="Arial" w:cs="Arial"/>
                <w:i/>
                <w:sz w:val="16"/>
                <w:szCs w:val="16"/>
              </w:rPr>
            </w:pPr>
            <w:del w:id="1099" w:author="Bowler, Neill" w:date="2023-01-17T08:39:00Z">
              <w:r w:rsidDel="00DD59EE">
                <w:rPr>
                  <w:rFonts w:ascii="Arial" w:hAnsi="Arial" w:cs="Arial"/>
                  <w:i/>
                  <w:sz w:val="16"/>
                  <w:szCs w:val="16"/>
                </w:rPr>
                <w:delText>4</w:delText>
              </w:r>
            </w:del>
          </w:p>
        </w:tc>
        <w:tc>
          <w:tcPr>
            <w:tcW w:w="2085" w:type="dxa"/>
            <w:shd w:val="clear" w:color="auto" w:fill="E0E0E0"/>
            <w:tcMar>
              <w:top w:w="0" w:type="dxa"/>
              <w:left w:w="108" w:type="dxa"/>
              <w:bottom w:w="0" w:type="dxa"/>
              <w:right w:w="108" w:type="dxa"/>
            </w:tcMar>
            <w:tcPrChange w:id="1100" w:author="Bowler, Neill" w:date="2023-01-20T11:46:00Z">
              <w:tcPr>
                <w:tcW w:w="2085" w:type="dxa"/>
                <w:shd w:val="clear" w:color="auto" w:fill="F3F3F3"/>
                <w:tcMar>
                  <w:top w:w="0" w:type="dxa"/>
                  <w:left w:w="108" w:type="dxa"/>
                  <w:bottom w:w="0" w:type="dxa"/>
                  <w:right w:w="108" w:type="dxa"/>
                </w:tcMar>
              </w:tcPr>
            </w:tcPrChange>
          </w:tcPr>
          <w:p w14:paraId="76809331" w14:textId="229B6F5E" w:rsidR="009B0C63" w:rsidDel="0001716B" w:rsidRDefault="009B0C63" w:rsidP="009B0C63">
            <w:pPr>
              <w:pStyle w:val="Standard"/>
              <w:snapToGrid w:val="0"/>
              <w:ind w:left="246"/>
              <w:rPr>
                <w:del w:id="1101" w:author="Bowler, Neill" w:date="2023-01-20T10:45:00Z"/>
                <w:rFonts w:ascii="Arial" w:hAnsi="Arial" w:cs="Arial"/>
                <w:i/>
                <w:sz w:val="16"/>
                <w:szCs w:val="16"/>
              </w:rPr>
            </w:pPr>
            <w:del w:id="1102" w:author="Bowler, Neill" w:date="2023-01-20T10:45:00Z">
              <w:r w:rsidDel="0001716B">
                <w:rPr>
                  <w:rFonts w:ascii="Arial" w:hAnsi="Arial" w:cs="Arial"/>
                  <w:i/>
                  <w:sz w:val="16"/>
                  <w:szCs w:val="16"/>
                </w:rPr>
                <w:delText>Product</w:delText>
              </w:r>
              <w:r w:rsidDel="0001716B">
                <w:rPr>
                  <w:rFonts w:ascii="Arial" w:eastAsia="Arial" w:hAnsi="Arial" w:cs="Arial"/>
                  <w:i/>
                  <w:sz w:val="16"/>
                  <w:szCs w:val="16"/>
                </w:rPr>
                <w:delText xml:space="preserve"> </w:delText>
              </w:r>
              <w:r w:rsidDel="0001716B">
                <w:rPr>
                  <w:rFonts w:ascii="Arial" w:hAnsi="Arial" w:cs="Arial"/>
                  <w:i/>
                  <w:sz w:val="16"/>
                  <w:szCs w:val="16"/>
                </w:rPr>
                <w:delText>type</w:delText>
              </w:r>
            </w:del>
          </w:p>
        </w:tc>
        <w:tc>
          <w:tcPr>
            <w:tcW w:w="1013" w:type="dxa"/>
            <w:shd w:val="clear" w:color="auto" w:fill="E0E0E0"/>
            <w:tcMar>
              <w:top w:w="0" w:type="dxa"/>
              <w:left w:w="108" w:type="dxa"/>
              <w:bottom w:w="0" w:type="dxa"/>
              <w:right w:w="108" w:type="dxa"/>
            </w:tcMar>
            <w:tcPrChange w:id="1103" w:author="Bowler, Neill" w:date="2023-01-20T11:46:00Z">
              <w:tcPr>
                <w:tcW w:w="1013" w:type="dxa"/>
                <w:shd w:val="clear" w:color="auto" w:fill="F3F3F3"/>
                <w:tcMar>
                  <w:top w:w="0" w:type="dxa"/>
                  <w:left w:w="108" w:type="dxa"/>
                  <w:bottom w:w="0" w:type="dxa"/>
                  <w:right w:w="108" w:type="dxa"/>
                </w:tcMar>
              </w:tcPr>
            </w:tcPrChange>
          </w:tcPr>
          <w:p w14:paraId="76809332" w14:textId="057EF4E6" w:rsidR="009B0C63" w:rsidDel="0001716B" w:rsidRDefault="009B0C63" w:rsidP="009B0C63">
            <w:pPr>
              <w:pStyle w:val="Standard"/>
              <w:snapToGrid w:val="0"/>
              <w:jc w:val="center"/>
              <w:rPr>
                <w:del w:id="1104" w:author="Bowler, Neill" w:date="2023-01-20T10:45:00Z"/>
                <w:rFonts w:ascii="Arial" w:hAnsi="Arial" w:cs="Arial"/>
                <w:i/>
                <w:sz w:val="16"/>
                <w:szCs w:val="16"/>
              </w:rPr>
            </w:pPr>
            <w:del w:id="1105" w:author="Bowler, Neill" w:date="2023-01-20T10:45:00Z">
              <w:r w:rsidDel="0001716B">
                <w:rPr>
                  <w:rFonts w:ascii="Arial" w:hAnsi="Arial" w:cs="Arial"/>
                  <w:i/>
                  <w:sz w:val="16"/>
                  <w:szCs w:val="16"/>
                </w:rPr>
                <w:delText>0</w:delText>
              </w:r>
              <w:r w:rsidDel="0001716B">
                <w:rPr>
                  <w:rFonts w:ascii="Arial" w:eastAsia="Arial" w:hAnsi="Arial" w:cs="Arial"/>
                  <w:i/>
                  <w:sz w:val="16"/>
                  <w:szCs w:val="16"/>
                </w:rPr>
                <w:delText xml:space="preserve"> </w:delText>
              </w:r>
              <w:r w:rsidDel="0001716B">
                <w:rPr>
                  <w:rFonts w:ascii="Arial" w:hAnsi="Arial" w:cs="Arial"/>
                  <w:i/>
                  <w:sz w:val="16"/>
                  <w:szCs w:val="16"/>
                </w:rPr>
                <w:delText>02</w:delText>
              </w:r>
              <w:r w:rsidDel="0001716B">
                <w:rPr>
                  <w:rFonts w:ascii="Arial" w:eastAsia="Arial" w:hAnsi="Arial" w:cs="Arial"/>
                  <w:i/>
                  <w:sz w:val="16"/>
                  <w:szCs w:val="16"/>
                </w:rPr>
                <w:delText xml:space="preserve"> </w:delText>
              </w:r>
              <w:r w:rsidDel="0001716B">
                <w:rPr>
                  <w:rFonts w:ascii="Arial" w:hAnsi="Arial" w:cs="Arial"/>
                  <w:i/>
                  <w:sz w:val="16"/>
                  <w:szCs w:val="16"/>
                </w:rPr>
                <w:delText>172</w:delText>
              </w:r>
            </w:del>
          </w:p>
        </w:tc>
        <w:tc>
          <w:tcPr>
            <w:tcW w:w="845" w:type="dxa"/>
            <w:shd w:val="clear" w:color="auto" w:fill="E0E0E0"/>
            <w:tcMar>
              <w:top w:w="0" w:type="dxa"/>
              <w:left w:w="108" w:type="dxa"/>
              <w:bottom w:w="0" w:type="dxa"/>
              <w:right w:w="108" w:type="dxa"/>
            </w:tcMar>
            <w:tcPrChange w:id="1106" w:author="Bowler, Neill" w:date="2023-01-20T11:46:00Z">
              <w:tcPr>
                <w:tcW w:w="845" w:type="dxa"/>
                <w:shd w:val="clear" w:color="auto" w:fill="F3F3F3"/>
                <w:tcMar>
                  <w:top w:w="0" w:type="dxa"/>
                  <w:left w:w="108" w:type="dxa"/>
                  <w:bottom w:w="0" w:type="dxa"/>
                  <w:right w:w="108" w:type="dxa"/>
                </w:tcMar>
              </w:tcPr>
            </w:tcPrChange>
          </w:tcPr>
          <w:p w14:paraId="76809333" w14:textId="152D1782" w:rsidR="009B0C63" w:rsidDel="0001716B" w:rsidRDefault="009B0C63" w:rsidP="009B0C63">
            <w:pPr>
              <w:pStyle w:val="Standard"/>
              <w:snapToGrid w:val="0"/>
              <w:jc w:val="right"/>
              <w:rPr>
                <w:del w:id="1107" w:author="Bowler, Neill" w:date="2023-01-20T10:45:00Z"/>
                <w:rFonts w:ascii="Arial" w:hAnsi="Arial" w:cs="Arial"/>
                <w:sz w:val="16"/>
                <w:szCs w:val="16"/>
              </w:rPr>
            </w:pPr>
            <w:del w:id="1108" w:author="Bowler, Neill" w:date="2023-01-20T10:45:00Z">
              <w:r w:rsidDel="0001716B">
                <w:rPr>
                  <w:rFonts w:ascii="Arial" w:hAnsi="Arial" w:cs="Arial"/>
                  <w:sz w:val="16"/>
                  <w:szCs w:val="16"/>
                </w:rPr>
                <w:delText>0</w:delText>
              </w:r>
            </w:del>
          </w:p>
        </w:tc>
        <w:tc>
          <w:tcPr>
            <w:tcW w:w="1265" w:type="dxa"/>
            <w:shd w:val="clear" w:color="auto" w:fill="E0E0E0"/>
            <w:tcMar>
              <w:top w:w="0" w:type="dxa"/>
              <w:left w:w="108" w:type="dxa"/>
              <w:bottom w:w="0" w:type="dxa"/>
              <w:right w:w="108" w:type="dxa"/>
            </w:tcMar>
            <w:tcPrChange w:id="1109" w:author="Bowler, Neill" w:date="2023-01-20T11:46:00Z">
              <w:tcPr>
                <w:tcW w:w="1265" w:type="dxa"/>
                <w:shd w:val="clear" w:color="auto" w:fill="F3F3F3"/>
                <w:tcMar>
                  <w:top w:w="0" w:type="dxa"/>
                  <w:left w:w="108" w:type="dxa"/>
                  <w:bottom w:w="0" w:type="dxa"/>
                  <w:right w:w="108" w:type="dxa"/>
                </w:tcMar>
              </w:tcPr>
            </w:tcPrChange>
          </w:tcPr>
          <w:p w14:paraId="76809334" w14:textId="5213F8C8" w:rsidR="009B0C63" w:rsidDel="0001716B" w:rsidRDefault="009B0C63" w:rsidP="009B0C63">
            <w:pPr>
              <w:pStyle w:val="Standard"/>
              <w:snapToGrid w:val="0"/>
              <w:jc w:val="right"/>
              <w:rPr>
                <w:del w:id="1110" w:author="Bowler, Neill" w:date="2023-01-20T10:45:00Z"/>
                <w:rFonts w:ascii="Arial" w:hAnsi="Arial" w:cs="Arial"/>
                <w:sz w:val="16"/>
                <w:szCs w:val="16"/>
              </w:rPr>
            </w:pPr>
            <w:del w:id="1111" w:author="Bowler, Neill" w:date="2023-01-20T10:45:00Z">
              <w:r w:rsidDel="0001716B">
                <w:rPr>
                  <w:rFonts w:ascii="Arial" w:hAnsi="Arial" w:cs="Arial"/>
                  <w:sz w:val="16"/>
                  <w:szCs w:val="16"/>
                </w:rPr>
                <w:delText>0</w:delText>
              </w:r>
            </w:del>
          </w:p>
        </w:tc>
        <w:tc>
          <w:tcPr>
            <w:tcW w:w="887" w:type="dxa"/>
            <w:shd w:val="clear" w:color="auto" w:fill="E0E0E0"/>
            <w:tcMar>
              <w:top w:w="0" w:type="dxa"/>
              <w:left w:w="108" w:type="dxa"/>
              <w:bottom w:w="0" w:type="dxa"/>
              <w:right w:w="108" w:type="dxa"/>
            </w:tcMar>
            <w:tcPrChange w:id="1112" w:author="Bowler, Neill" w:date="2023-01-20T11:46:00Z">
              <w:tcPr>
                <w:tcW w:w="887" w:type="dxa"/>
                <w:shd w:val="clear" w:color="auto" w:fill="F3F3F3"/>
                <w:tcMar>
                  <w:top w:w="0" w:type="dxa"/>
                  <w:left w:w="108" w:type="dxa"/>
                  <w:bottom w:w="0" w:type="dxa"/>
                  <w:right w:w="108" w:type="dxa"/>
                </w:tcMar>
              </w:tcPr>
            </w:tcPrChange>
          </w:tcPr>
          <w:p w14:paraId="76809335" w14:textId="1065B05C" w:rsidR="009B0C63" w:rsidDel="0001716B" w:rsidRDefault="009B0C63" w:rsidP="009B0C63">
            <w:pPr>
              <w:pStyle w:val="Standard"/>
              <w:snapToGrid w:val="0"/>
              <w:jc w:val="right"/>
              <w:rPr>
                <w:del w:id="1113" w:author="Bowler, Neill" w:date="2023-01-20T10:45:00Z"/>
                <w:rFonts w:ascii="Arial" w:hAnsi="Arial" w:cs="Arial"/>
                <w:sz w:val="16"/>
                <w:szCs w:val="16"/>
              </w:rPr>
            </w:pPr>
            <w:del w:id="1114" w:author="Bowler, Neill" w:date="2023-01-20T10:45:00Z">
              <w:r w:rsidDel="0001716B">
                <w:rPr>
                  <w:rFonts w:ascii="Arial" w:hAnsi="Arial" w:cs="Arial"/>
                  <w:sz w:val="16"/>
                  <w:szCs w:val="16"/>
                </w:rPr>
                <w:delText>8</w:delText>
              </w:r>
            </w:del>
          </w:p>
        </w:tc>
        <w:tc>
          <w:tcPr>
            <w:tcW w:w="1063" w:type="dxa"/>
            <w:shd w:val="clear" w:color="auto" w:fill="E0E0E0"/>
            <w:tcMar>
              <w:top w:w="0" w:type="dxa"/>
              <w:left w:w="108" w:type="dxa"/>
              <w:bottom w:w="0" w:type="dxa"/>
              <w:right w:w="108" w:type="dxa"/>
            </w:tcMar>
            <w:tcPrChange w:id="1115" w:author="Bowler, Neill" w:date="2023-01-20T11:46:00Z">
              <w:tcPr>
                <w:tcW w:w="1063" w:type="dxa"/>
                <w:shd w:val="clear" w:color="auto" w:fill="F3F3F3"/>
                <w:tcMar>
                  <w:top w:w="0" w:type="dxa"/>
                  <w:left w:w="108" w:type="dxa"/>
                  <w:bottom w:w="0" w:type="dxa"/>
                  <w:right w:w="108" w:type="dxa"/>
                </w:tcMar>
              </w:tcPr>
            </w:tcPrChange>
          </w:tcPr>
          <w:p w14:paraId="76809336" w14:textId="63932124" w:rsidR="009B0C63" w:rsidDel="0001716B" w:rsidRDefault="009B0C63" w:rsidP="009B0C63">
            <w:pPr>
              <w:pStyle w:val="Standard"/>
              <w:snapToGrid w:val="0"/>
              <w:rPr>
                <w:del w:id="1116" w:author="Bowler, Neill" w:date="2023-01-20T10:45:00Z"/>
                <w:rFonts w:ascii="Arial" w:hAnsi="Arial" w:cs="Arial"/>
                <w:sz w:val="16"/>
                <w:szCs w:val="16"/>
              </w:rPr>
            </w:pPr>
            <w:del w:id="1117" w:author="Bowler, Neill" w:date="2023-01-20T10:45:00Z">
              <w:r w:rsidDel="0001716B">
                <w:rPr>
                  <w:rFonts w:ascii="Arial" w:hAnsi="Arial" w:cs="Arial"/>
                  <w:sz w:val="16"/>
                  <w:szCs w:val="16"/>
                </w:rPr>
                <w:delText>Code</w:delText>
              </w:r>
              <w:r w:rsidDel="0001716B">
                <w:rPr>
                  <w:rFonts w:ascii="Arial" w:eastAsia="Arial" w:hAnsi="Arial" w:cs="Arial"/>
                  <w:sz w:val="16"/>
                  <w:szCs w:val="16"/>
                </w:rPr>
                <w:delText xml:space="preserve"> </w:delText>
              </w:r>
              <w:r w:rsidDel="0001716B">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Change w:id="1118" w:author="Bowler, Neill" w:date="2023-01-20T11:46:00Z">
              <w:tcPr>
                <w:tcW w:w="2481" w:type="dxa"/>
                <w:shd w:val="clear" w:color="auto" w:fill="F3F3F3"/>
                <w:tcMar>
                  <w:top w:w="0" w:type="dxa"/>
                  <w:left w:w="108" w:type="dxa"/>
                  <w:bottom w:w="0" w:type="dxa"/>
                  <w:right w:w="108" w:type="dxa"/>
                </w:tcMar>
              </w:tcPr>
            </w:tcPrChange>
          </w:tcPr>
          <w:p w14:paraId="76809337" w14:textId="037E055B" w:rsidR="009B0C63" w:rsidDel="0001716B" w:rsidRDefault="009B0C63" w:rsidP="009B0C63">
            <w:pPr>
              <w:pStyle w:val="Standard"/>
              <w:snapToGrid w:val="0"/>
              <w:rPr>
                <w:del w:id="1119" w:author="Bowler, Neill" w:date="2023-01-20T10:45:00Z"/>
                <w:rFonts w:ascii="Arial" w:hAnsi="Arial" w:cs="Arial"/>
                <w:sz w:val="16"/>
                <w:szCs w:val="16"/>
              </w:rPr>
            </w:pPr>
            <w:del w:id="1120" w:author="Bowler, Neill" w:date="2023-01-20T10:45:00Z">
              <w:r w:rsidDel="0001716B">
                <w:rPr>
                  <w:rFonts w:ascii="Arial" w:hAnsi="Arial" w:cs="Arial"/>
                  <w:sz w:val="16"/>
                  <w:szCs w:val="16"/>
                </w:rPr>
                <w:delText>2</w:delText>
              </w:r>
              <w:r w:rsidDel="0001716B">
                <w:rPr>
                  <w:rFonts w:ascii="Arial" w:eastAsia="Arial" w:hAnsi="Arial" w:cs="Arial"/>
                  <w:sz w:val="16"/>
                  <w:szCs w:val="16"/>
                </w:rPr>
                <w:delText xml:space="preserve"> </w:delText>
              </w:r>
              <w:r w:rsidDel="0001716B">
                <w:rPr>
                  <w:rFonts w:ascii="Arial" w:hAnsi="Arial" w:cs="Arial"/>
                  <w:sz w:val="16"/>
                  <w:szCs w:val="16"/>
                </w:rPr>
                <w:delText>=</w:delText>
              </w:r>
              <w:r w:rsidDel="0001716B">
                <w:rPr>
                  <w:rFonts w:ascii="Arial" w:eastAsia="Arial" w:hAnsi="Arial" w:cs="Arial"/>
                  <w:sz w:val="16"/>
                  <w:szCs w:val="16"/>
                </w:rPr>
                <w:delText xml:space="preserve"> </w:delText>
              </w:r>
              <w:r w:rsidDel="0001716B">
                <w:rPr>
                  <w:rFonts w:ascii="Arial" w:hAnsi="Arial" w:cs="Arial"/>
                  <w:sz w:val="16"/>
                  <w:szCs w:val="16"/>
                </w:rPr>
                <w:delText>limb</w:delText>
              </w:r>
              <w:r w:rsidDel="0001716B">
                <w:rPr>
                  <w:rFonts w:ascii="Arial" w:eastAsia="Arial" w:hAnsi="Arial" w:cs="Arial"/>
                  <w:sz w:val="16"/>
                  <w:szCs w:val="16"/>
                </w:rPr>
                <w:delText xml:space="preserve"> </w:delText>
              </w:r>
              <w:r w:rsidDel="0001716B">
                <w:rPr>
                  <w:rFonts w:ascii="Arial" w:hAnsi="Arial" w:cs="Arial"/>
                  <w:sz w:val="16"/>
                  <w:szCs w:val="16"/>
                </w:rPr>
                <w:delText>sounding</w:delText>
              </w:r>
            </w:del>
          </w:p>
        </w:tc>
      </w:tr>
      <w:tr w:rsidR="009B0C63" w14:paraId="76809341" w14:textId="77777777" w:rsidTr="003D0846">
        <w:tblPrEx>
          <w:tblW w:w="10348" w:type="dxa"/>
          <w:jc w:val="center"/>
          <w:tblLayout w:type="fixed"/>
          <w:tblCellMar>
            <w:left w:w="10" w:type="dxa"/>
            <w:right w:w="10" w:type="dxa"/>
          </w:tblCellMar>
          <w:tblLook w:val="0000" w:firstRow="0" w:lastRow="0" w:firstColumn="0" w:lastColumn="0" w:noHBand="0" w:noVBand="0"/>
          <w:tblPrExChange w:id="1121" w:author="Bowler, Neill" w:date="2023-01-20T11:46: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trPrChange w:id="1122" w:author="Bowler, Neill" w:date="2023-01-20T11:46:00Z">
            <w:trPr>
              <w:cantSplit/>
              <w:jc w:val="center"/>
            </w:trPr>
          </w:trPrChange>
        </w:trPr>
        <w:tc>
          <w:tcPr>
            <w:tcW w:w="709" w:type="dxa"/>
            <w:shd w:val="clear" w:color="auto" w:fill="E0E0E0"/>
            <w:tcMar>
              <w:top w:w="0" w:type="dxa"/>
              <w:left w:w="108" w:type="dxa"/>
              <w:bottom w:w="0" w:type="dxa"/>
              <w:right w:w="108" w:type="dxa"/>
            </w:tcMar>
            <w:tcPrChange w:id="1123" w:author="Bowler, Neill" w:date="2023-01-20T11:46:00Z">
              <w:tcPr>
                <w:tcW w:w="709" w:type="dxa"/>
                <w:shd w:val="clear" w:color="auto" w:fill="E0E0E0"/>
                <w:tcMar>
                  <w:top w:w="0" w:type="dxa"/>
                  <w:left w:w="108" w:type="dxa"/>
                  <w:bottom w:w="0" w:type="dxa"/>
                  <w:right w:w="108" w:type="dxa"/>
                </w:tcMar>
              </w:tcPr>
            </w:tcPrChange>
          </w:tcPr>
          <w:p w14:paraId="76809339" w14:textId="48BDB608" w:rsidR="009B0C63" w:rsidRDefault="004225C0" w:rsidP="009B0C63">
            <w:pPr>
              <w:pStyle w:val="Standard"/>
              <w:snapToGrid w:val="0"/>
              <w:jc w:val="right"/>
              <w:rPr>
                <w:rFonts w:ascii="Arial" w:hAnsi="Arial" w:cs="Arial"/>
                <w:sz w:val="16"/>
                <w:szCs w:val="16"/>
              </w:rPr>
            </w:pPr>
            <w:ins w:id="1124" w:author="Bowler, Neill" w:date="2023-01-20T10:47:00Z">
              <w:r>
                <w:rPr>
                  <w:rFonts w:ascii="Arial" w:hAnsi="Arial" w:cs="Arial"/>
                  <w:sz w:val="16"/>
                  <w:szCs w:val="16"/>
                </w:rPr>
                <w:t>2</w:t>
              </w:r>
            </w:ins>
            <w:ins w:id="1125" w:author="Bowler, Neill" w:date="2023-01-20T10:55:00Z">
              <w:r w:rsidR="00B2708C">
                <w:rPr>
                  <w:rFonts w:ascii="Arial" w:hAnsi="Arial" w:cs="Arial"/>
                  <w:sz w:val="16"/>
                  <w:szCs w:val="16"/>
                </w:rPr>
                <w:t>2</w:t>
              </w:r>
            </w:ins>
            <w:del w:id="1126" w:author="Bowler, Neill" w:date="2023-01-17T08:39:00Z">
              <w:r w:rsidR="009B0C63" w:rsidDel="00105966">
                <w:rPr>
                  <w:rFonts w:ascii="Arial" w:hAnsi="Arial" w:cs="Arial"/>
                  <w:sz w:val="16"/>
                  <w:szCs w:val="16"/>
                </w:rPr>
                <w:delText>5</w:delText>
              </w:r>
            </w:del>
          </w:p>
        </w:tc>
        <w:tc>
          <w:tcPr>
            <w:tcW w:w="2085" w:type="dxa"/>
            <w:shd w:val="clear" w:color="auto" w:fill="E0E0E0"/>
            <w:tcMar>
              <w:top w:w="0" w:type="dxa"/>
              <w:left w:w="108" w:type="dxa"/>
              <w:bottom w:w="0" w:type="dxa"/>
              <w:right w:w="108" w:type="dxa"/>
            </w:tcMar>
            <w:tcPrChange w:id="1127" w:author="Bowler, Neill" w:date="2023-01-20T11:46:00Z">
              <w:tcPr>
                <w:tcW w:w="2085" w:type="dxa"/>
                <w:shd w:val="clear" w:color="auto" w:fill="E0E0E0"/>
                <w:tcMar>
                  <w:top w:w="0" w:type="dxa"/>
                  <w:left w:w="108" w:type="dxa"/>
                  <w:bottom w:w="0" w:type="dxa"/>
                  <w:right w:w="108" w:type="dxa"/>
                </w:tcMar>
              </w:tcPr>
            </w:tcPrChange>
          </w:tcPr>
          <w:p w14:paraId="7680933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Software</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Change w:id="1128" w:author="Bowler, Neill" w:date="2023-01-20T11:46:00Z">
              <w:tcPr>
                <w:tcW w:w="1013" w:type="dxa"/>
                <w:shd w:val="clear" w:color="auto" w:fill="E0E0E0"/>
                <w:tcMar>
                  <w:top w:w="0" w:type="dxa"/>
                  <w:left w:w="108" w:type="dxa"/>
                  <w:bottom w:w="0" w:type="dxa"/>
                  <w:right w:w="108" w:type="dxa"/>
                </w:tcMar>
              </w:tcPr>
            </w:tcPrChange>
          </w:tcPr>
          <w:p w14:paraId="7680933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25</w:t>
            </w:r>
            <w:r>
              <w:rPr>
                <w:rFonts w:ascii="Arial" w:eastAsia="Arial" w:hAnsi="Arial" w:cs="Arial"/>
                <w:b/>
                <w:sz w:val="16"/>
                <w:szCs w:val="16"/>
              </w:rPr>
              <w:t xml:space="preserve"> </w:t>
            </w:r>
            <w:r>
              <w:rPr>
                <w:rFonts w:ascii="Arial" w:hAnsi="Arial" w:cs="Arial"/>
                <w:b/>
                <w:sz w:val="16"/>
                <w:szCs w:val="16"/>
              </w:rPr>
              <w:t>060</w:t>
            </w:r>
          </w:p>
        </w:tc>
        <w:tc>
          <w:tcPr>
            <w:tcW w:w="845" w:type="dxa"/>
            <w:shd w:val="clear" w:color="auto" w:fill="E0E0E0"/>
            <w:tcMar>
              <w:top w:w="0" w:type="dxa"/>
              <w:left w:w="108" w:type="dxa"/>
              <w:bottom w:w="0" w:type="dxa"/>
              <w:right w:w="108" w:type="dxa"/>
            </w:tcMar>
            <w:tcPrChange w:id="1129" w:author="Bowler, Neill" w:date="2023-01-20T11:46:00Z">
              <w:tcPr>
                <w:tcW w:w="845" w:type="dxa"/>
                <w:shd w:val="clear" w:color="auto" w:fill="E0E0E0"/>
                <w:tcMar>
                  <w:top w:w="0" w:type="dxa"/>
                  <w:left w:w="108" w:type="dxa"/>
                  <w:bottom w:w="0" w:type="dxa"/>
                  <w:right w:w="108" w:type="dxa"/>
                </w:tcMar>
              </w:tcPr>
            </w:tcPrChange>
          </w:tcPr>
          <w:p w14:paraId="768093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Change w:id="1130" w:author="Bowler, Neill" w:date="2023-01-20T11:46:00Z">
              <w:tcPr>
                <w:tcW w:w="1265" w:type="dxa"/>
                <w:shd w:val="clear" w:color="auto" w:fill="E0E0E0"/>
                <w:tcMar>
                  <w:top w:w="0" w:type="dxa"/>
                  <w:left w:w="108" w:type="dxa"/>
                  <w:bottom w:w="0" w:type="dxa"/>
                  <w:right w:w="108" w:type="dxa"/>
                </w:tcMar>
              </w:tcPr>
            </w:tcPrChange>
          </w:tcPr>
          <w:p w14:paraId="7680933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Change w:id="1131" w:author="Bowler, Neill" w:date="2023-01-20T11:46:00Z">
              <w:tcPr>
                <w:tcW w:w="887" w:type="dxa"/>
                <w:shd w:val="clear" w:color="auto" w:fill="E0E0E0"/>
                <w:tcMar>
                  <w:top w:w="0" w:type="dxa"/>
                  <w:left w:w="108" w:type="dxa"/>
                  <w:bottom w:w="0" w:type="dxa"/>
                  <w:right w:w="108" w:type="dxa"/>
                </w:tcMar>
              </w:tcPr>
            </w:tcPrChange>
          </w:tcPr>
          <w:p w14:paraId="7680933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Change w:id="1132" w:author="Bowler, Neill" w:date="2023-01-20T11:46:00Z">
              <w:tcPr>
                <w:tcW w:w="1063" w:type="dxa"/>
                <w:shd w:val="clear" w:color="auto" w:fill="E0E0E0"/>
                <w:tcMar>
                  <w:top w:w="0" w:type="dxa"/>
                  <w:left w:w="108" w:type="dxa"/>
                  <w:bottom w:w="0" w:type="dxa"/>
                  <w:right w:w="108" w:type="dxa"/>
                </w:tcMar>
              </w:tcPr>
            </w:tcPrChange>
          </w:tcPr>
          <w:p w14:paraId="7680933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Change w:id="1133" w:author="Bowler, Neill" w:date="2023-01-20T11:46:00Z">
              <w:tcPr>
                <w:tcW w:w="2481" w:type="dxa"/>
                <w:shd w:val="clear" w:color="auto" w:fill="E0E0E0"/>
                <w:tcMar>
                  <w:top w:w="0" w:type="dxa"/>
                  <w:left w:w="108" w:type="dxa"/>
                  <w:bottom w:w="0" w:type="dxa"/>
                  <w:right w:w="108" w:type="dxa"/>
                </w:tcMar>
              </w:tcPr>
            </w:tcPrChange>
          </w:tcPr>
          <w:p w14:paraId="76809340" w14:textId="6E576C56" w:rsidR="009B0C63" w:rsidRDefault="009B0C63" w:rsidP="009B0C63">
            <w:pPr>
              <w:pStyle w:val="Standard"/>
              <w:snapToGrid w:val="0"/>
              <w:rPr>
                <w:rFonts w:ascii="Arial" w:hAnsi="Arial" w:cs="Arial"/>
                <w:sz w:val="16"/>
                <w:szCs w:val="16"/>
              </w:rPr>
            </w:pPr>
            <w:del w:id="1134" w:author="Bowler, Neill" w:date="2023-01-20T10:56:00Z">
              <w:r w:rsidDel="003E0D65">
                <w:rPr>
                  <w:rFonts w:ascii="Arial" w:hAnsi="Arial" w:cs="Arial"/>
                  <w:sz w:val="16"/>
                  <w:szCs w:val="16"/>
                </w:rPr>
                <w:delText>Uniquely</w:delText>
              </w:r>
              <w:r w:rsidDel="003E0D65">
                <w:rPr>
                  <w:rFonts w:ascii="Arial" w:eastAsia="Arial" w:hAnsi="Arial" w:cs="Arial"/>
                  <w:sz w:val="16"/>
                  <w:szCs w:val="16"/>
                </w:rPr>
                <w:delText xml:space="preserve"> </w:delText>
              </w:r>
            </w:del>
            <w:ins w:id="1135" w:author="Bowler, Neill" w:date="2023-01-20T10:56:00Z">
              <w:r w:rsidR="003E0D65">
                <w:rPr>
                  <w:rFonts w:ascii="Arial" w:hAnsi="Arial" w:cs="Arial"/>
                  <w:sz w:val="16"/>
                  <w:szCs w:val="16"/>
                </w:rPr>
                <w:t>Identifies</w:t>
              </w:r>
            </w:ins>
            <w:del w:id="1136" w:author="Bowler, Neill" w:date="2023-01-20T10:56:00Z">
              <w:r w:rsidDel="003E0D65">
                <w:rPr>
                  <w:rFonts w:ascii="Arial" w:hAnsi="Arial" w:cs="Arial"/>
                  <w:sz w:val="16"/>
                  <w:szCs w:val="16"/>
                </w:rPr>
                <w:delText>defines</w:delText>
              </w:r>
            </w:del>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algorithms</w:t>
            </w:r>
            <w:r>
              <w:rPr>
                <w:rFonts w:ascii="Arial" w:eastAsia="Arial" w:hAnsi="Arial" w:cs="Arial"/>
                <w:sz w:val="16"/>
                <w:szCs w:val="16"/>
              </w:rPr>
              <w:t xml:space="preserve"> </w:t>
            </w:r>
            <w:r>
              <w:rPr>
                <w:rFonts w:ascii="Arial" w:hAnsi="Arial" w:cs="Arial"/>
                <w:sz w:val="16"/>
                <w:szCs w:val="16"/>
              </w:rPr>
              <w:t>used</w:t>
            </w:r>
            <w:r>
              <w:rPr>
                <w:rFonts w:ascii="Arial" w:eastAsia="Arial" w:hAnsi="Arial" w:cs="Arial"/>
                <w:sz w:val="16"/>
                <w:szCs w:val="16"/>
              </w:rPr>
              <w:t xml:space="preserve"> </w:t>
            </w:r>
            <w:r>
              <w:rPr>
                <w:rFonts w:ascii="Arial" w:hAnsi="Arial" w:cs="Arial"/>
                <w:sz w:val="16"/>
                <w:szCs w:val="16"/>
              </w:rPr>
              <w:t>by</w:t>
            </w:r>
            <w:r>
              <w:rPr>
                <w:rFonts w:ascii="Arial" w:eastAsia="Arial" w:hAnsi="Arial" w:cs="Arial"/>
                <w:sz w:val="16"/>
                <w:szCs w:val="16"/>
              </w:rPr>
              <w:t xml:space="preserve"> </w:t>
            </w:r>
            <w:r>
              <w:rPr>
                <w:rFonts w:ascii="Arial" w:hAnsi="Arial" w:cs="Arial"/>
                <w:sz w:val="16"/>
                <w:szCs w:val="16"/>
              </w:rPr>
              <w:t>org.</w:t>
            </w:r>
            <w:ins w:id="1137" w:author="Bowler, Neill" w:date="2023-01-20T10:56:00Z">
              <w:r w:rsidR="003E0D65">
                <w:rPr>
                  <w:rFonts w:ascii="Arial" w:hAnsi="Arial" w:cs="Arial"/>
                  <w:sz w:val="16"/>
                  <w:szCs w:val="16"/>
                </w:rPr>
                <w:t xml:space="preserve"> </w:t>
              </w:r>
            </w:ins>
            <w:r>
              <w:rPr>
                <w:rFonts w:ascii="Arial" w:hAnsi="Arial" w:cs="Arial"/>
                <w:sz w:val="16"/>
                <w:szCs w:val="16"/>
              </w:rPr>
              <w:t>centre</w:t>
            </w:r>
          </w:p>
        </w:tc>
      </w:tr>
      <w:tr w:rsidR="003D0846" w14:paraId="70B35A08" w14:textId="77777777" w:rsidTr="003D0846">
        <w:trPr>
          <w:cantSplit/>
          <w:jc w:val="center"/>
          <w:ins w:id="1138" w:author="Bowler, Neill" w:date="2022-09-30T16:34:00Z"/>
        </w:trPr>
        <w:tc>
          <w:tcPr>
            <w:tcW w:w="709" w:type="dxa"/>
            <w:shd w:val="clear" w:color="auto" w:fill="F3F3F3"/>
            <w:tcMar>
              <w:top w:w="0" w:type="dxa"/>
              <w:left w:w="108" w:type="dxa"/>
              <w:bottom w:w="0" w:type="dxa"/>
              <w:right w:w="108" w:type="dxa"/>
            </w:tcMar>
          </w:tcPr>
          <w:p w14:paraId="25ED2D2D" w14:textId="533798D4" w:rsidR="009B0C63" w:rsidRDefault="004225C0" w:rsidP="009B0C63">
            <w:pPr>
              <w:pStyle w:val="Standard"/>
              <w:snapToGrid w:val="0"/>
              <w:jc w:val="right"/>
              <w:rPr>
                <w:ins w:id="1139" w:author="Bowler, Neill" w:date="2022-09-30T16:34:00Z"/>
                <w:rFonts w:ascii="Arial" w:hAnsi="Arial" w:cs="Arial"/>
                <w:sz w:val="16"/>
                <w:szCs w:val="16"/>
              </w:rPr>
            </w:pPr>
            <w:ins w:id="1140" w:author="Bowler, Neill" w:date="2023-01-20T10:47:00Z">
              <w:r>
                <w:rPr>
                  <w:rFonts w:ascii="Arial" w:hAnsi="Arial" w:cs="Arial"/>
                  <w:sz w:val="16"/>
                  <w:szCs w:val="16"/>
                </w:rPr>
                <w:t>2</w:t>
              </w:r>
            </w:ins>
            <w:ins w:id="1141" w:author="Bowler, Neill" w:date="2023-01-20T10:55:00Z">
              <w:r w:rsidR="00B2708C">
                <w:rPr>
                  <w:rFonts w:ascii="Arial" w:hAnsi="Arial" w:cs="Arial"/>
                  <w:sz w:val="16"/>
                  <w:szCs w:val="16"/>
                </w:rPr>
                <w:t>3</w:t>
              </w:r>
            </w:ins>
          </w:p>
        </w:tc>
        <w:tc>
          <w:tcPr>
            <w:tcW w:w="2085" w:type="dxa"/>
            <w:shd w:val="clear" w:color="auto" w:fill="F3F3F3"/>
            <w:tcMar>
              <w:top w:w="0" w:type="dxa"/>
              <w:left w:w="108" w:type="dxa"/>
              <w:bottom w:w="0" w:type="dxa"/>
              <w:right w:w="108" w:type="dxa"/>
            </w:tcMar>
          </w:tcPr>
          <w:p w14:paraId="16EAED98" w14:textId="7DB2A2B1" w:rsidR="009B0C63" w:rsidRDefault="009B0C63" w:rsidP="009B0C63">
            <w:pPr>
              <w:pStyle w:val="Standard"/>
              <w:snapToGrid w:val="0"/>
              <w:rPr>
                <w:ins w:id="1142" w:author="Bowler, Neill" w:date="2022-09-30T16:34:00Z"/>
                <w:rFonts w:ascii="Arial" w:hAnsi="Arial" w:cs="Arial"/>
                <w:b/>
                <w:sz w:val="16"/>
                <w:szCs w:val="16"/>
              </w:rPr>
            </w:pPr>
            <w:ins w:id="1143" w:author="Bowler, Neill" w:date="2022-09-30T16:34:00Z">
              <w:r>
                <w:rPr>
                  <w:rFonts w:ascii="Arial" w:hAnsi="Arial" w:cs="Arial"/>
                  <w:b/>
                  <w:sz w:val="16"/>
                  <w:szCs w:val="16"/>
                </w:rPr>
                <w:t>Database identification</w:t>
              </w:r>
            </w:ins>
          </w:p>
        </w:tc>
        <w:tc>
          <w:tcPr>
            <w:tcW w:w="1013" w:type="dxa"/>
            <w:shd w:val="clear" w:color="auto" w:fill="F3F3F3"/>
            <w:tcMar>
              <w:top w:w="0" w:type="dxa"/>
              <w:left w:w="108" w:type="dxa"/>
              <w:bottom w:w="0" w:type="dxa"/>
              <w:right w:w="108" w:type="dxa"/>
            </w:tcMar>
          </w:tcPr>
          <w:p w14:paraId="4DA99651" w14:textId="4DE442D9" w:rsidR="009B0C63" w:rsidRDefault="009B0C63" w:rsidP="009B0C63">
            <w:pPr>
              <w:pStyle w:val="Standard"/>
              <w:snapToGrid w:val="0"/>
              <w:jc w:val="center"/>
              <w:rPr>
                <w:ins w:id="1144" w:author="Bowler, Neill" w:date="2022-09-30T16:34:00Z"/>
                <w:rFonts w:ascii="Arial" w:hAnsi="Arial" w:cs="Arial"/>
                <w:b/>
                <w:sz w:val="16"/>
                <w:szCs w:val="16"/>
              </w:rPr>
            </w:pPr>
            <w:ins w:id="1145" w:author="Bowler, Neill" w:date="2022-09-30T16:34:00Z">
              <w:r>
                <w:rPr>
                  <w:rFonts w:ascii="Arial" w:hAnsi="Arial" w:cs="Arial"/>
                  <w:b/>
                  <w:sz w:val="16"/>
                  <w:szCs w:val="16"/>
                </w:rPr>
                <w:t>0 25 062</w:t>
              </w:r>
            </w:ins>
          </w:p>
        </w:tc>
        <w:tc>
          <w:tcPr>
            <w:tcW w:w="845" w:type="dxa"/>
            <w:shd w:val="clear" w:color="auto" w:fill="F3F3F3"/>
            <w:tcMar>
              <w:top w:w="0" w:type="dxa"/>
              <w:left w:w="108" w:type="dxa"/>
              <w:bottom w:w="0" w:type="dxa"/>
              <w:right w:w="108" w:type="dxa"/>
            </w:tcMar>
          </w:tcPr>
          <w:p w14:paraId="7DF880CE" w14:textId="48E55C0B" w:rsidR="009B0C63" w:rsidRDefault="009B0C63" w:rsidP="009B0C63">
            <w:pPr>
              <w:pStyle w:val="Standard"/>
              <w:snapToGrid w:val="0"/>
              <w:jc w:val="right"/>
              <w:rPr>
                <w:ins w:id="1146" w:author="Bowler, Neill" w:date="2022-09-30T16:34:00Z"/>
                <w:rFonts w:ascii="Arial" w:hAnsi="Arial" w:cs="Arial"/>
                <w:sz w:val="16"/>
                <w:szCs w:val="16"/>
              </w:rPr>
            </w:pPr>
            <w:ins w:id="1147" w:author="Bowler, Neill" w:date="2022-09-30T16:34:00Z">
              <w:r>
                <w:rPr>
                  <w:rFonts w:ascii="Arial" w:hAnsi="Arial" w:cs="Arial"/>
                  <w:sz w:val="16"/>
                  <w:szCs w:val="16"/>
                </w:rPr>
                <w:t>0</w:t>
              </w:r>
            </w:ins>
          </w:p>
        </w:tc>
        <w:tc>
          <w:tcPr>
            <w:tcW w:w="1265" w:type="dxa"/>
            <w:shd w:val="clear" w:color="auto" w:fill="F3F3F3"/>
            <w:tcMar>
              <w:top w:w="0" w:type="dxa"/>
              <w:left w:w="108" w:type="dxa"/>
              <w:bottom w:w="0" w:type="dxa"/>
              <w:right w:w="108" w:type="dxa"/>
            </w:tcMar>
          </w:tcPr>
          <w:p w14:paraId="417267CE" w14:textId="2208EA57" w:rsidR="009B0C63" w:rsidRDefault="009B0C63" w:rsidP="009B0C63">
            <w:pPr>
              <w:pStyle w:val="Standard"/>
              <w:snapToGrid w:val="0"/>
              <w:jc w:val="right"/>
              <w:rPr>
                <w:ins w:id="1148" w:author="Bowler, Neill" w:date="2022-09-30T16:34:00Z"/>
                <w:rFonts w:ascii="Arial" w:hAnsi="Arial" w:cs="Arial"/>
                <w:sz w:val="16"/>
                <w:szCs w:val="16"/>
              </w:rPr>
            </w:pPr>
            <w:ins w:id="1149" w:author="Bowler, Neill" w:date="2022-09-30T16:34:00Z">
              <w:r>
                <w:rPr>
                  <w:rFonts w:ascii="Arial" w:hAnsi="Arial" w:cs="Arial"/>
                  <w:sz w:val="16"/>
                  <w:szCs w:val="16"/>
                </w:rPr>
                <w:t>0</w:t>
              </w:r>
            </w:ins>
          </w:p>
        </w:tc>
        <w:tc>
          <w:tcPr>
            <w:tcW w:w="887" w:type="dxa"/>
            <w:shd w:val="clear" w:color="auto" w:fill="F3F3F3"/>
            <w:tcMar>
              <w:top w:w="0" w:type="dxa"/>
              <w:left w:w="108" w:type="dxa"/>
              <w:bottom w:w="0" w:type="dxa"/>
              <w:right w:w="108" w:type="dxa"/>
            </w:tcMar>
          </w:tcPr>
          <w:p w14:paraId="5D05252C" w14:textId="2A1C7016" w:rsidR="009B0C63" w:rsidRDefault="009B0C63" w:rsidP="009B0C63">
            <w:pPr>
              <w:pStyle w:val="Standard"/>
              <w:snapToGrid w:val="0"/>
              <w:jc w:val="right"/>
              <w:rPr>
                <w:ins w:id="1150" w:author="Bowler, Neill" w:date="2022-09-30T16:34:00Z"/>
                <w:rFonts w:ascii="Arial" w:hAnsi="Arial" w:cs="Arial"/>
                <w:sz w:val="16"/>
                <w:szCs w:val="16"/>
              </w:rPr>
            </w:pPr>
            <w:ins w:id="1151" w:author="Bowler, Neill" w:date="2022-09-30T16:34:00Z">
              <w:r>
                <w:rPr>
                  <w:rFonts w:ascii="Arial" w:hAnsi="Arial" w:cs="Arial"/>
                  <w:sz w:val="16"/>
                  <w:szCs w:val="16"/>
                </w:rPr>
                <w:t>14</w:t>
              </w:r>
            </w:ins>
          </w:p>
        </w:tc>
        <w:tc>
          <w:tcPr>
            <w:tcW w:w="1063" w:type="dxa"/>
            <w:shd w:val="clear" w:color="auto" w:fill="F3F3F3"/>
            <w:tcMar>
              <w:top w:w="0" w:type="dxa"/>
              <w:left w:w="108" w:type="dxa"/>
              <w:bottom w:w="0" w:type="dxa"/>
              <w:right w:w="108" w:type="dxa"/>
            </w:tcMar>
          </w:tcPr>
          <w:p w14:paraId="296FF2EF" w14:textId="7A9F3310" w:rsidR="009B0C63" w:rsidRDefault="009B0C63" w:rsidP="009B0C63">
            <w:pPr>
              <w:pStyle w:val="Standard"/>
              <w:snapToGrid w:val="0"/>
              <w:rPr>
                <w:ins w:id="1152" w:author="Bowler, Neill" w:date="2022-09-30T16:34:00Z"/>
                <w:rFonts w:ascii="Arial" w:hAnsi="Arial" w:cs="Arial"/>
                <w:sz w:val="16"/>
                <w:szCs w:val="16"/>
              </w:rPr>
            </w:pPr>
            <w:ins w:id="1153" w:author="Bowler, Neill" w:date="2022-09-30T16:34:00Z">
              <w:r>
                <w:rPr>
                  <w:rFonts w:ascii="Arial" w:hAnsi="Arial" w:cs="Arial"/>
                  <w:sz w:val="16"/>
                  <w:szCs w:val="16"/>
                </w:rPr>
                <w:t>Numeric</w:t>
              </w:r>
            </w:ins>
          </w:p>
        </w:tc>
        <w:tc>
          <w:tcPr>
            <w:tcW w:w="2481" w:type="dxa"/>
            <w:shd w:val="clear" w:color="auto" w:fill="F3F3F3"/>
            <w:tcMar>
              <w:top w:w="0" w:type="dxa"/>
              <w:left w:w="108" w:type="dxa"/>
              <w:bottom w:w="0" w:type="dxa"/>
              <w:right w:w="108" w:type="dxa"/>
            </w:tcMar>
          </w:tcPr>
          <w:p w14:paraId="46C78E85" w14:textId="141200A4" w:rsidR="009B0C63" w:rsidRDefault="003E0D65" w:rsidP="009B0C63">
            <w:pPr>
              <w:pStyle w:val="Standard"/>
              <w:snapToGrid w:val="0"/>
              <w:rPr>
                <w:ins w:id="1154" w:author="Bowler, Neill" w:date="2022-09-30T16:34:00Z"/>
                <w:rFonts w:ascii="Arial" w:hAnsi="Arial" w:cs="Arial"/>
                <w:sz w:val="16"/>
                <w:szCs w:val="16"/>
              </w:rPr>
            </w:pPr>
            <w:ins w:id="1155" w:author="Bowler, Neill" w:date="2023-01-20T10:56:00Z">
              <w:r>
                <w:rPr>
                  <w:rFonts w:ascii="Arial" w:hAnsi="Arial" w:cs="Arial"/>
                  <w:sz w:val="16"/>
                  <w:szCs w:val="16"/>
                </w:rPr>
                <w:t xml:space="preserve">Additional software </w:t>
              </w:r>
            </w:ins>
            <w:ins w:id="1156" w:author="Bowler, Neill" w:date="2023-01-20T10:57:00Z">
              <w:r>
                <w:rPr>
                  <w:rFonts w:ascii="Arial" w:hAnsi="Arial" w:cs="Arial"/>
                  <w:sz w:val="16"/>
                  <w:szCs w:val="16"/>
                </w:rPr>
                <w:t>identification information</w:t>
              </w:r>
            </w:ins>
          </w:p>
        </w:tc>
      </w:tr>
      <w:tr w:rsidR="009B0C63" w14:paraId="76809343" w14:textId="77777777">
        <w:trPr>
          <w:cantSplit/>
          <w:jc w:val="center"/>
        </w:trPr>
        <w:tc>
          <w:tcPr>
            <w:tcW w:w="10348" w:type="dxa"/>
            <w:gridSpan w:val="8"/>
            <w:shd w:val="clear" w:color="auto" w:fill="CCFFCC"/>
            <w:tcMar>
              <w:top w:w="0" w:type="dxa"/>
              <w:left w:w="108" w:type="dxa"/>
              <w:bottom w:w="0" w:type="dxa"/>
              <w:right w:w="108" w:type="dxa"/>
            </w:tcMar>
          </w:tcPr>
          <w:p w14:paraId="76809342" w14:textId="37BEAEE5" w:rsidR="009B0C63" w:rsidRDefault="009B0C63" w:rsidP="009B0C63">
            <w:pPr>
              <w:pStyle w:val="Standard"/>
              <w:snapToGrid w:val="0"/>
              <w:rPr>
                <w:rFonts w:ascii="Arial" w:hAnsi="Arial" w:cs="Arial"/>
                <w:b/>
                <w:i/>
                <w:sz w:val="16"/>
                <w:szCs w:val="16"/>
              </w:rPr>
            </w:pPr>
            <w:r>
              <w:rPr>
                <w:rFonts w:ascii="Arial" w:hAnsi="Arial" w:cs="Arial"/>
                <w:b/>
                <w:i/>
                <w:sz w:val="16"/>
                <w:szCs w:val="16"/>
              </w:rPr>
              <w:t>Time</w:t>
            </w:r>
            <w:r>
              <w:rPr>
                <w:rFonts w:ascii="Arial" w:eastAsia="Arial" w:hAnsi="Arial" w:cs="Arial"/>
                <w:b/>
                <w:i/>
                <w:sz w:val="16"/>
                <w:szCs w:val="16"/>
              </w:rPr>
              <w:t xml:space="preserve"> </w:t>
            </w:r>
            <w:r>
              <w:rPr>
                <w:rFonts w:ascii="Arial" w:hAnsi="Arial" w:cs="Arial"/>
                <w:b/>
                <w:i/>
                <w:sz w:val="16"/>
                <w:szCs w:val="16"/>
              </w:rPr>
              <w:t>of</w:t>
            </w:r>
            <w:r>
              <w:rPr>
                <w:rFonts w:ascii="Arial" w:eastAsia="Arial" w:hAnsi="Arial" w:cs="Arial"/>
                <w:b/>
                <w:i/>
                <w:sz w:val="16"/>
                <w:szCs w:val="16"/>
              </w:rPr>
              <w:t xml:space="preserve"> </w:t>
            </w:r>
            <w:del w:id="1157" w:author="Bowler, Neill" w:date="2023-01-20T10:58:00Z">
              <w:r w:rsidDel="00B90BF3">
                <w:rPr>
                  <w:rFonts w:ascii="Arial" w:hAnsi="Arial" w:cs="Arial"/>
                  <w:b/>
                  <w:i/>
                  <w:sz w:val="16"/>
                  <w:szCs w:val="16"/>
                </w:rPr>
                <w:delText>occultation</w:delText>
              </w:r>
              <w:r w:rsidDel="00B90BF3">
                <w:rPr>
                  <w:rFonts w:ascii="Arial" w:eastAsia="Arial" w:hAnsi="Arial" w:cs="Arial"/>
                  <w:b/>
                  <w:i/>
                  <w:sz w:val="16"/>
                  <w:szCs w:val="16"/>
                </w:rPr>
                <w:delText xml:space="preserve"> </w:delText>
              </w:r>
              <w:r w:rsidDel="00B90BF3">
                <w:rPr>
                  <w:rFonts w:ascii="Arial" w:hAnsi="Arial" w:cs="Arial"/>
                  <w:b/>
                  <w:i/>
                  <w:sz w:val="16"/>
                  <w:szCs w:val="16"/>
                </w:rPr>
                <w:delText>start</w:delText>
              </w:r>
            </w:del>
            <w:ins w:id="1158" w:author="Bowler, Neill" w:date="2023-01-20T10:58:00Z">
              <w:r w:rsidR="00B90BF3">
                <w:rPr>
                  <w:rFonts w:ascii="Arial" w:hAnsi="Arial" w:cs="Arial"/>
                  <w:b/>
                  <w:i/>
                  <w:sz w:val="16"/>
                  <w:szCs w:val="16"/>
                </w:rPr>
                <w:t>reference point used in occultation processing</w:t>
              </w:r>
            </w:ins>
          </w:p>
        </w:tc>
      </w:tr>
      <w:tr w:rsidR="009B0C63" w14:paraId="7680934C" w14:textId="77777777">
        <w:trPr>
          <w:cantSplit/>
          <w:jc w:val="center"/>
        </w:trPr>
        <w:tc>
          <w:tcPr>
            <w:tcW w:w="709" w:type="dxa"/>
            <w:shd w:val="clear" w:color="auto" w:fill="F3F3F3"/>
            <w:tcMar>
              <w:top w:w="0" w:type="dxa"/>
              <w:left w:w="108" w:type="dxa"/>
              <w:bottom w:w="0" w:type="dxa"/>
              <w:right w:w="108" w:type="dxa"/>
            </w:tcMar>
          </w:tcPr>
          <w:p w14:paraId="76809344" w14:textId="1915E470" w:rsidR="009B0C63" w:rsidRDefault="009B0C63" w:rsidP="009B0C63">
            <w:pPr>
              <w:pStyle w:val="Standard"/>
              <w:snapToGrid w:val="0"/>
              <w:jc w:val="right"/>
              <w:rPr>
                <w:rFonts w:ascii="Arial" w:hAnsi="Arial" w:cs="Arial"/>
                <w:sz w:val="16"/>
                <w:szCs w:val="16"/>
              </w:rPr>
            </w:pPr>
            <w:ins w:id="1159" w:author="Bowler, Neill" w:date="2023-01-17T08:39:00Z">
              <w:r>
                <w:rPr>
                  <w:rFonts w:ascii="Arial" w:hAnsi="Arial" w:cs="Arial"/>
                  <w:sz w:val="16"/>
                  <w:szCs w:val="16"/>
                </w:rPr>
                <w:t>11</w:t>
              </w:r>
            </w:ins>
            <w:del w:id="1160" w:author="Bowler, Neill" w:date="2023-01-17T08:39:00Z">
              <w:r w:rsidDel="00105966">
                <w:rPr>
                  <w:rFonts w:ascii="Arial" w:hAnsi="Arial" w:cs="Arial"/>
                  <w:sz w:val="16"/>
                  <w:szCs w:val="16"/>
                </w:rPr>
                <w:delText>6</w:delText>
              </w:r>
            </w:del>
          </w:p>
        </w:tc>
        <w:tc>
          <w:tcPr>
            <w:tcW w:w="2085" w:type="dxa"/>
            <w:shd w:val="clear" w:color="auto" w:fill="F3F3F3"/>
            <w:tcMar>
              <w:top w:w="0" w:type="dxa"/>
              <w:left w:w="108" w:type="dxa"/>
              <w:bottom w:w="0" w:type="dxa"/>
              <w:right w:w="108" w:type="dxa"/>
            </w:tcMar>
          </w:tcPr>
          <w:p w14:paraId="76809345" w14:textId="0D93ED12" w:rsidR="009B0C63" w:rsidRDefault="009B0C63" w:rsidP="009B0C63">
            <w:pPr>
              <w:pStyle w:val="Standard"/>
              <w:snapToGrid w:val="0"/>
              <w:rPr>
                <w:rFonts w:ascii="Arial" w:hAnsi="Arial" w:cs="Arial"/>
                <w:b/>
                <w:sz w:val="16"/>
                <w:szCs w:val="16"/>
              </w:rPr>
            </w:pPr>
            <w:del w:id="1161" w:author="Bowler, Neill" w:date="2022-09-30T16:45:00Z">
              <w:r w:rsidDel="0063109C">
                <w:rPr>
                  <w:rFonts w:ascii="Arial" w:hAnsi="Arial" w:cs="Arial"/>
                  <w:b/>
                  <w:sz w:val="16"/>
                  <w:szCs w:val="16"/>
                </w:rPr>
                <w:delText>Time</w:delText>
              </w:r>
              <w:r w:rsidDel="0063109C">
                <w:rPr>
                  <w:rFonts w:ascii="Arial" w:eastAsia="Arial" w:hAnsi="Arial" w:cs="Arial"/>
                  <w:b/>
                  <w:sz w:val="16"/>
                  <w:szCs w:val="16"/>
                </w:rPr>
                <w:delText xml:space="preserve"> </w:delText>
              </w:r>
              <w:r w:rsidDel="0063109C">
                <w:rPr>
                  <w:rFonts w:ascii="Arial" w:hAnsi="Arial" w:cs="Arial"/>
                  <w:b/>
                  <w:sz w:val="16"/>
                  <w:szCs w:val="16"/>
                </w:rPr>
                <w:delText>significance</w:delText>
              </w:r>
            </w:del>
            <w:ins w:id="1162" w:author="Bowler, Neill" w:date="2022-09-30T16:45:00Z">
              <w:r>
                <w:rPr>
                  <w:rFonts w:ascii="Arial" w:hAnsi="Arial" w:cs="Arial"/>
                  <w:b/>
                  <w:sz w:val="16"/>
                  <w:szCs w:val="16"/>
                </w:rPr>
                <w:t>SLTA of reference time</w:t>
              </w:r>
            </w:ins>
          </w:p>
        </w:tc>
        <w:tc>
          <w:tcPr>
            <w:tcW w:w="1013" w:type="dxa"/>
            <w:shd w:val="clear" w:color="auto" w:fill="F3F3F3"/>
            <w:tcMar>
              <w:top w:w="0" w:type="dxa"/>
              <w:left w:w="108" w:type="dxa"/>
              <w:bottom w:w="0" w:type="dxa"/>
              <w:right w:w="108" w:type="dxa"/>
            </w:tcMar>
          </w:tcPr>
          <w:p w14:paraId="76809346" w14:textId="1FFFFAD2" w:rsidR="009B0C63" w:rsidRDefault="009B0C63" w:rsidP="009B0C63">
            <w:pPr>
              <w:pStyle w:val="Standard"/>
              <w:snapToGrid w:val="0"/>
              <w:jc w:val="center"/>
              <w:rPr>
                <w:rFonts w:ascii="Arial" w:hAnsi="Arial" w:cs="Arial"/>
                <w:b/>
                <w:sz w:val="16"/>
                <w:szCs w:val="16"/>
              </w:rPr>
            </w:pPr>
            <w:del w:id="1163" w:author="Bowler, Neill" w:date="2022-09-30T16:45:00Z">
              <w:r w:rsidDel="0063109C">
                <w:rPr>
                  <w:rFonts w:ascii="Arial" w:hAnsi="Arial" w:cs="Arial"/>
                  <w:b/>
                  <w:sz w:val="16"/>
                  <w:szCs w:val="16"/>
                </w:rPr>
                <w:delText>0</w:delText>
              </w:r>
              <w:r w:rsidDel="0063109C">
                <w:rPr>
                  <w:rFonts w:ascii="Arial" w:eastAsia="Arial" w:hAnsi="Arial" w:cs="Arial"/>
                  <w:b/>
                  <w:sz w:val="16"/>
                  <w:szCs w:val="16"/>
                </w:rPr>
                <w:delText xml:space="preserve"> </w:delText>
              </w:r>
              <w:r w:rsidDel="0063109C">
                <w:rPr>
                  <w:rFonts w:ascii="Arial" w:hAnsi="Arial" w:cs="Arial"/>
                  <w:b/>
                  <w:sz w:val="16"/>
                  <w:szCs w:val="16"/>
                </w:rPr>
                <w:delText>08</w:delText>
              </w:r>
              <w:r w:rsidDel="0063109C">
                <w:rPr>
                  <w:rFonts w:ascii="Arial" w:eastAsia="Arial" w:hAnsi="Arial" w:cs="Arial"/>
                  <w:b/>
                  <w:sz w:val="16"/>
                  <w:szCs w:val="16"/>
                </w:rPr>
                <w:delText xml:space="preserve"> </w:delText>
              </w:r>
              <w:r w:rsidDel="0063109C">
                <w:rPr>
                  <w:rFonts w:ascii="Arial" w:hAnsi="Arial" w:cs="Arial"/>
                  <w:b/>
                  <w:sz w:val="16"/>
                  <w:szCs w:val="16"/>
                </w:rPr>
                <w:delText>021</w:delText>
              </w:r>
            </w:del>
            <w:ins w:id="1164" w:author="Bowler, Neill" w:date="2022-09-30T16:45:00Z">
              <w:r>
                <w:rPr>
                  <w:rFonts w:ascii="Arial" w:hAnsi="Arial" w:cs="Arial"/>
                  <w:b/>
                  <w:sz w:val="16"/>
                  <w:szCs w:val="16"/>
                </w:rPr>
                <w:t>New</w:t>
              </w:r>
            </w:ins>
          </w:p>
        </w:tc>
        <w:tc>
          <w:tcPr>
            <w:tcW w:w="845" w:type="dxa"/>
            <w:shd w:val="clear" w:color="auto" w:fill="F3F3F3"/>
            <w:tcMar>
              <w:top w:w="0" w:type="dxa"/>
              <w:left w:w="108" w:type="dxa"/>
              <w:bottom w:w="0" w:type="dxa"/>
              <w:right w:w="108" w:type="dxa"/>
            </w:tcMar>
          </w:tcPr>
          <w:p w14:paraId="7680934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48" w14:textId="55FFD8F6" w:rsidR="009B0C63" w:rsidRDefault="009B0C63" w:rsidP="009B0C63">
            <w:pPr>
              <w:pStyle w:val="Standard"/>
              <w:snapToGrid w:val="0"/>
              <w:jc w:val="right"/>
              <w:rPr>
                <w:rFonts w:ascii="Arial" w:hAnsi="Arial" w:cs="Arial"/>
                <w:sz w:val="16"/>
                <w:szCs w:val="16"/>
              </w:rPr>
            </w:pPr>
            <w:del w:id="1165" w:author="Bowler, Neill" w:date="2022-09-30T16:45:00Z">
              <w:r w:rsidDel="00C57981">
                <w:rPr>
                  <w:rFonts w:ascii="Arial" w:hAnsi="Arial" w:cs="Arial"/>
                  <w:sz w:val="16"/>
                  <w:szCs w:val="16"/>
                </w:rPr>
                <w:delText>0</w:delText>
              </w:r>
            </w:del>
            <w:ins w:id="1166" w:author="Bowler, Neill" w:date="2022-09-30T16:45:00Z">
              <w:r>
                <w:rPr>
                  <w:rFonts w:ascii="Arial" w:hAnsi="Arial" w:cs="Arial"/>
                  <w:sz w:val="16"/>
                  <w:szCs w:val="16"/>
                </w:rPr>
                <w:t>-100</w:t>
              </w:r>
            </w:ins>
            <w:ins w:id="1167" w:author="Bowler, Neill" w:date="2022-09-30T16:46:00Z">
              <w:r>
                <w:rPr>
                  <w:rFonts w:ascii="Arial" w:hAnsi="Arial" w:cs="Arial"/>
                  <w:sz w:val="16"/>
                  <w:szCs w:val="16"/>
                </w:rPr>
                <w:t>00</w:t>
              </w:r>
            </w:ins>
          </w:p>
        </w:tc>
        <w:tc>
          <w:tcPr>
            <w:tcW w:w="887" w:type="dxa"/>
            <w:shd w:val="clear" w:color="auto" w:fill="F3F3F3"/>
            <w:tcMar>
              <w:top w:w="0" w:type="dxa"/>
              <w:left w:w="108" w:type="dxa"/>
              <w:bottom w:w="0" w:type="dxa"/>
              <w:right w:w="108" w:type="dxa"/>
            </w:tcMar>
          </w:tcPr>
          <w:p w14:paraId="76809349" w14:textId="2611D49A" w:rsidR="009B0C63" w:rsidRDefault="009B0C63" w:rsidP="009B0C63">
            <w:pPr>
              <w:pStyle w:val="Standard"/>
              <w:snapToGrid w:val="0"/>
              <w:ind w:right="105"/>
              <w:jc w:val="right"/>
              <w:rPr>
                <w:rFonts w:ascii="Arial" w:hAnsi="Arial" w:cs="Arial"/>
                <w:sz w:val="16"/>
                <w:szCs w:val="16"/>
              </w:rPr>
            </w:pPr>
            <w:del w:id="1168" w:author="Bowler, Neill" w:date="2022-09-30T16:46:00Z">
              <w:r w:rsidDel="00C57981">
                <w:rPr>
                  <w:rFonts w:ascii="Arial" w:hAnsi="Arial" w:cs="Arial"/>
                  <w:sz w:val="16"/>
                  <w:szCs w:val="16"/>
                </w:rPr>
                <w:delText>5</w:delText>
              </w:r>
            </w:del>
            <w:ins w:id="1169" w:author="Bowler, Neill" w:date="2022-09-30T16:46:00Z">
              <w:r>
                <w:rPr>
                  <w:rFonts w:ascii="Arial" w:hAnsi="Arial" w:cs="Arial"/>
                  <w:sz w:val="16"/>
                  <w:szCs w:val="16"/>
                </w:rPr>
                <w:t>?</w:t>
              </w:r>
            </w:ins>
          </w:p>
        </w:tc>
        <w:tc>
          <w:tcPr>
            <w:tcW w:w="1063" w:type="dxa"/>
            <w:shd w:val="clear" w:color="auto" w:fill="F3F3F3"/>
            <w:tcMar>
              <w:top w:w="0" w:type="dxa"/>
              <w:left w:w="108" w:type="dxa"/>
              <w:bottom w:w="0" w:type="dxa"/>
              <w:right w:w="108" w:type="dxa"/>
            </w:tcMar>
          </w:tcPr>
          <w:p w14:paraId="7680934A" w14:textId="7CA7F02B" w:rsidR="009B0C63" w:rsidRDefault="009B0C63" w:rsidP="009B0C63">
            <w:pPr>
              <w:pStyle w:val="Standard"/>
              <w:snapToGrid w:val="0"/>
              <w:rPr>
                <w:rFonts w:ascii="Arial" w:hAnsi="Arial" w:cs="Arial"/>
                <w:sz w:val="16"/>
                <w:szCs w:val="16"/>
              </w:rPr>
            </w:pPr>
            <w:del w:id="1170" w:author="Bowler, Neill" w:date="2022-09-30T16:46:00Z">
              <w:r w:rsidDel="00C57981">
                <w:rPr>
                  <w:rFonts w:ascii="Arial" w:hAnsi="Arial" w:cs="Arial"/>
                  <w:sz w:val="16"/>
                  <w:szCs w:val="16"/>
                </w:rPr>
                <w:delText>Code</w:delText>
              </w:r>
              <w:r w:rsidDel="00C57981">
                <w:rPr>
                  <w:rFonts w:ascii="Arial" w:eastAsia="Arial" w:hAnsi="Arial" w:cs="Arial"/>
                  <w:sz w:val="16"/>
                  <w:szCs w:val="16"/>
                </w:rPr>
                <w:delText xml:space="preserve"> </w:delText>
              </w:r>
              <w:r w:rsidDel="00C57981">
                <w:rPr>
                  <w:rFonts w:ascii="Arial" w:hAnsi="Arial" w:cs="Arial"/>
                  <w:sz w:val="16"/>
                  <w:szCs w:val="16"/>
                </w:rPr>
                <w:delText>Table</w:delText>
              </w:r>
            </w:del>
            <w:ins w:id="1171" w:author="Bowler, Neill" w:date="2022-09-30T16:46:00Z">
              <w:r>
                <w:rPr>
                  <w:rFonts w:ascii="Arial" w:hAnsi="Arial" w:cs="Arial"/>
                  <w:sz w:val="16"/>
                  <w:szCs w:val="16"/>
                </w:rPr>
                <w:t>Metres</w:t>
              </w:r>
            </w:ins>
          </w:p>
        </w:tc>
        <w:tc>
          <w:tcPr>
            <w:tcW w:w="2481" w:type="dxa"/>
            <w:shd w:val="clear" w:color="auto" w:fill="F3F3F3"/>
            <w:tcMar>
              <w:top w:w="0" w:type="dxa"/>
              <w:left w:w="108" w:type="dxa"/>
              <w:bottom w:w="0" w:type="dxa"/>
              <w:right w:w="108" w:type="dxa"/>
            </w:tcMar>
          </w:tcPr>
          <w:p w14:paraId="7680934B" w14:textId="2DFD7E80" w:rsidR="009B0C63" w:rsidRDefault="009B0C63" w:rsidP="009B0C63">
            <w:pPr>
              <w:pStyle w:val="Standard"/>
              <w:snapToGrid w:val="0"/>
              <w:rPr>
                <w:rFonts w:ascii="Arial" w:hAnsi="Arial" w:cs="Arial"/>
                <w:sz w:val="16"/>
                <w:szCs w:val="16"/>
              </w:rPr>
            </w:pPr>
            <w:del w:id="1172" w:author="Bowler, Neill" w:date="2022-09-30T16:46:00Z">
              <w:r w:rsidDel="00C57981">
                <w:rPr>
                  <w:rFonts w:ascii="Arial" w:hAnsi="Arial" w:cs="Arial"/>
                  <w:sz w:val="16"/>
                  <w:szCs w:val="16"/>
                </w:rPr>
                <w:delText>17</w:delText>
              </w:r>
              <w:r w:rsidDel="00C57981">
                <w:rPr>
                  <w:rFonts w:ascii="Arial" w:eastAsia="Arial" w:hAnsi="Arial" w:cs="Arial"/>
                  <w:sz w:val="16"/>
                  <w:szCs w:val="16"/>
                </w:rPr>
                <w:delText xml:space="preserve"> </w:delText>
              </w:r>
              <w:r w:rsidDel="00C57981">
                <w:rPr>
                  <w:rFonts w:ascii="Arial" w:hAnsi="Arial" w:cs="Arial"/>
                  <w:sz w:val="16"/>
                  <w:szCs w:val="16"/>
                </w:rPr>
                <w:delText>=</w:delText>
              </w:r>
              <w:r w:rsidDel="00C57981">
                <w:rPr>
                  <w:rFonts w:ascii="Arial" w:eastAsia="Arial" w:hAnsi="Arial" w:cs="Arial"/>
                  <w:sz w:val="16"/>
                  <w:szCs w:val="16"/>
                </w:rPr>
                <w:delText xml:space="preserve"> </w:delText>
              </w:r>
              <w:r w:rsidDel="00C57981">
                <w:rPr>
                  <w:rFonts w:ascii="Arial" w:hAnsi="Arial" w:cs="Arial"/>
                  <w:sz w:val="16"/>
                  <w:szCs w:val="16"/>
                </w:rPr>
                <w:delText>start</w:delText>
              </w:r>
              <w:r w:rsidDel="00C57981">
                <w:rPr>
                  <w:rFonts w:ascii="Arial" w:eastAsia="Arial" w:hAnsi="Arial" w:cs="Arial"/>
                  <w:sz w:val="16"/>
                  <w:szCs w:val="16"/>
                </w:rPr>
                <w:delText xml:space="preserve"> </w:delText>
              </w:r>
              <w:r w:rsidDel="00C57981">
                <w:rPr>
                  <w:rFonts w:ascii="Arial" w:hAnsi="Arial" w:cs="Arial"/>
                  <w:sz w:val="16"/>
                  <w:szCs w:val="16"/>
                </w:rPr>
                <w:delText>of</w:delText>
              </w:r>
              <w:r w:rsidDel="00C57981">
                <w:rPr>
                  <w:rFonts w:ascii="Arial" w:eastAsia="Arial" w:hAnsi="Arial" w:cs="Arial"/>
                  <w:sz w:val="16"/>
                  <w:szCs w:val="16"/>
                </w:rPr>
                <w:delText xml:space="preserve"> </w:delText>
              </w:r>
              <w:r w:rsidDel="00C57981">
                <w:rPr>
                  <w:rFonts w:ascii="Arial" w:hAnsi="Arial" w:cs="Arial"/>
                  <w:sz w:val="16"/>
                  <w:szCs w:val="16"/>
                </w:rPr>
                <w:delText>phenomenon</w:delText>
              </w:r>
            </w:del>
          </w:p>
        </w:tc>
      </w:tr>
      <w:tr w:rsidR="009B0C63" w14:paraId="76809355" w14:textId="77777777">
        <w:trPr>
          <w:cantSplit/>
          <w:jc w:val="center"/>
        </w:trPr>
        <w:tc>
          <w:tcPr>
            <w:tcW w:w="709" w:type="dxa"/>
            <w:shd w:val="clear" w:color="auto" w:fill="E0E0E0"/>
            <w:tcMar>
              <w:top w:w="0" w:type="dxa"/>
              <w:left w:w="108" w:type="dxa"/>
              <w:bottom w:w="0" w:type="dxa"/>
              <w:right w:w="108" w:type="dxa"/>
            </w:tcMar>
          </w:tcPr>
          <w:p w14:paraId="768093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r>
              <w:rPr>
                <w:rFonts w:ascii="Arial" w:eastAsia="Arial" w:hAnsi="Arial" w:cs="Arial"/>
                <w:sz w:val="16"/>
                <w:szCs w:val="16"/>
              </w:rPr>
              <w:t>–</w:t>
            </w:r>
            <w:r>
              <w:rPr>
                <w:rFonts w:ascii="Arial" w:hAnsi="Arial" w:cs="Arial"/>
                <w:sz w:val="16"/>
                <w:szCs w:val="16"/>
              </w:rPr>
              <w:t>9</w:t>
            </w:r>
          </w:p>
        </w:tc>
        <w:tc>
          <w:tcPr>
            <w:tcW w:w="2085" w:type="dxa"/>
            <w:shd w:val="clear" w:color="auto" w:fill="E0E0E0"/>
            <w:tcMar>
              <w:top w:w="0" w:type="dxa"/>
              <w:left w:w="108" w:type="dxa"/>
              <w:bottom w:w="0" w:type="dxa"/>
              <w:right w:w="108" w:type="dxa"/>
            </w:tcMar>
          </w:tcPr>
          <w:p w14:paraId="7680934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Date</w:t>
            </w:r>
          </w:p>
        </w:tc>
        <w:tc>
          <w:tcPr>
            <w:tcW w:w="1013" w:type="dxa"/>
            <w:shd w:val="clear" w:color="auto" w:fill="E0E0E0"/>
            <w:tcMar>
              <w:top w:w="0" w:type="dxa"/>
              <w:left w:w="108" w:type="dxa"/>
              <w:bottom w:w="0" w:type="dxa"/>
              <w:right w:w="108" w:type="dxa"/>
            </w:tcMar>
          </w:tcPr>
          <w:p w14:paraId="7680934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011</w:t>
            </w:r>
          </w:p>
        </w:tc>
        <w:tc>
          <w:tcPr>
            <w:tcW w:w="845" w:type="dxa"/>
            <w:shd w:val="clear" w:color="auto" w:fill="E0E0E0"/>
            <w:tcMar>
              <w:top w:w="0" w:type="dxa"/>
              <w:left w:w="108" w:type="dxa"/>
              <w:bottom w:w="0" w:type="dxa"/>
              <w:right w:w="108" w:type="dxa"/>
            </w:tcMar>
          </w:tcPr>
          <w:p w14:paraId="76809350"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51"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52"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53"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54" w14:textId="77777777" w:rsidR="009B0C63" w:rsidRDefault="009B0C63" w:rsidP="009B0C63">
            <w:pPr>
              <w:pStyle w:val="Standard"/>
              <w:snapToGrid w:val="0"/>
              <w:rPr>
                <w:rFonts w:ascii="Arial" w:hAnsi="Arial" w:cs="Arial"/>
                <w:sz w:val="16"/>
                <w:szCs w:val="16"/>
              </w:rPr>
            </w:pPr>
          </w:p>
        </w:tc>
      </w:tr>
      <w:tr w:rsidR="009B0C63" w14:paraId="7680935E" w14:textId="77777777">
        <w:trPr>
          <w:cantSplit/>
          <w:jc w:val="center"/>
        </w:trPr>
        <w:tc>
          <w:tcPr>
            <w:tcW w:w="709" w:type="dxa"/>
            <w:shd w:val="clear" w:color="auto" w:fill="F3F3F3"/>
            <w:tcMar>
              <w:top w:w="0" w:type="dxa"/>
              <w:left w:w="108" w:type="dxa"/>
              <w:bottom w:w="0" w:type="dxa"/>
              <w:right w:w="108" w:type="dxa"/>
            </w:tcMar>
          </w:tcPr>
          <w:p w14:paraId="7680935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7</w:t>
            </w:r>
          </w:p>
        </w:tc>
        <w:tc>
          <w:tcPr>
            <w:tcW w:w="2085" w:type="dxa"/>
            <w:shd w:val="clear" w:color="auto" w:fill="F3F3F3"/>
            <w:tcMar>
              <w:top w:w="0" w:type="dxa"/>
              <w:left w:w="108" w:type="dxa"/>
              <w:bottom w:w="0" w:type="dxa"/>
              <w:right w:w="108" w:type="dxa"/>
            </w:tcMar>
          </w:tcPr>
          <w:p w14:paraId="7680935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Year</w:t>
            </w:r>
          </w:p>
        </w:tc>
        <w:tc>
          <w:tcPr>
            <w:tcW w:w="1013" w:type="dxa"/>
            <w:shd w:val="clear" w:color="auto" w:fill="F3F3F3"/>
            <w:tcMar>
              <w:top w:w="0" w:type="dxa"/>
              <w:left w:w="108" w:type="dxa"/>
              <w:bottom w:w="0" w:type="dxa"/>
              <w:right w:w="108" w:type="dxa"/>
            </w:tcMar>
          </w:tcPr>
          <w:p w14:paraId="7680935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35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5B"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35C" w14:textId="77777777" w:rsidR="009B0C63" w:rsidRDefault="009B0C63" w:rsidP="009B0C63">
            <w:pPr>
              <w:pStyle w:val="Standard"/>
              <w:snapToGrid w:val="0"/>
              <w:rPr>
                <w:rFonts w:ascii="Arial" w:hAnsi="Arial" w:cs="Arial"/>
                <w:sz w:val="16"/>
                <w:szCs w:val="16"/>
              </w:rPr>
            </w:pPr>
            <w:r>
              <w:rPr>
                <w:rFonts w:ascii="Arial" w:hAnsi="Arial" w:cs="Arial"/>
                <w:sz w:val="16"/>
                <w:szCs w:val="16"/>
              </w:rPr>
              <w:t>Year</w:t>
            </w:r>
          </w:p>
        </w:tc>
        <w:tc>
          <w:tcPr>
            <w:tcW w:w="2481" w:type="dxa"/>
            <w:shd w:val="clear" w:color="auto" w:fill="F3F3F3"/>
            <w:tcMar>
              <w:top w:w="0" w:type="dxa"/>
              <w:left w:w="108" w:type="dxa"/>
              <w:bottom w:w="0" w:type="dxa"/>
              <w:right w:w="108" w:type="dxa"/>
            </w:tcMar>
          </w:tcPr>
          <w:p w14:paraId="7680935D" w14:textId="77777777" w:rsidR="009B0C63" w:rsidRDefault="009B0C63" w:rsidP="009B0C63">
            <w:pPr>
              <w:pStyle w:val="Standard"/>
              <w:snapToGrid w:val="0"/>
              <w:rPr>
                <w:rFonts w:ascii="Arial" w:hAnsi="Arial" w:cs="Arial"/>
                <w:sz w:val="16"/>
                <w:szCs w:val="16"/>
              </w:rPr>
            </w:pPr>
            <w:r>
              <w:rPr>
                <w:rFonts w:ascii="Arial" w:hAnsi="Arial" w:cs="Arial"/>
                <w:sz w:val="16"/>
                <w:szCs w:val="16"/>
              </w:rPr>
              <w:t>4-digit</w:t>
            </w:r>
            <w:r>
              <w:rPr>
                <w:rFonts w:ascii="Arial" w:eastAsia="Arial" w:hAnsi="Arial" w:cs="Arial"/>
                <w:sz w:val="16"/>
                <w:szCs w:val="16"/>
              </w:rPr>
              <w:t xml:space="preserve"> </w:t>
            </w:r>
            <w:r>
              <w:rPr>
                <w:rFonts w:ascii="Arial" w:hAnsi="Arial" w:cs="Arial"/>
                <w:sz w:val="16"/>
                <w:szCs w:val="16"/>
              </w:rPr>
              <w:t>year</w:t>
            </w:r>
          </w:p>
        </w:tc>
      </w:tr>
      <w:tr w:rsidR="009B0C63" w14:paraId="76809367" w14:textId="77777777">
        <w:trPr>
          <w:cantSplit/>
          <w:jc w:val="center"/>
        </w:trPr>
        <w:tc>
          <w:tcPr>
            <w:tcW w:w="709" w:type="dxa"/>
            <w:shd w:val="clear" w:color="auto" w:fill="E0E0E0"/>
            <w:tcMar>
              <w:top w:w="0" w:type="dxa"/>
              <w:left w:w="108" w:type="dxa"/>
              <w:bottom w:w="0" w:type="dxa"/>
              <w:right w:w="108" w:type="dxa"/>
            </w:tcMar>
          </w:tcPr>
          <w:p w14:paraId="7680935F"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8</w:t>
            </w:r>
          </w:p>
        </w:tc>
        <w:tc>
          <w:tcPr>
            <w:tcW w:w="2085" w:type="dxa"/>
            <w:shd w:val="clear" w:color="auto" w:fill="E0E0E0"/>
            <w:tcMar>
              <w:top w:w="0" w:type="dxa"/>
              <w:left w:w="108" w:type="dxa"/>
              <w:bottom w:w="0" w:type="dxa"/>
              <w:right w:w="108" w:type="dxa"/>
            </w:tcMar>
          </w:tcPr>
          <w:p w14:paraId="76809360"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Month</w:t>
            </w:r>
          </w:p>
        </w:tc>
        <w:tc>
          <w:tcPr>
            <w:tcW w:w="1013" w:type="dxa"/>
            <w:shd w:val="clear" w:color="auto" w:fill="E0E0E0"/>
            <w:tcMar>
              <w:top w:w="0" w:type="dxa"/>
              <w:left w:w="108" w:type="dxa"/>
              <w:bottom w:w="0" w:type="dxa"/>
              <w:right w:w="108" w:type="dxa"/>
            </w:tcMar>
          </w:tcPr>
          <w:p w14:paraId="7680936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 xml:space="preserve">  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002</w:t>
            </w:r>
          </w:p>
        </w:tc>
        <w:tc>
          <w:tcPr>
            <w:tcW w:w="845" w:type="dxa"/>
            <w:shd w:val="clear" w:color="auto" w:fill="E0E0E0"/>
            <w:tcMar>
              <w:top w:w="0" w:type="dxa"/>
              <w:left w:w="108" w:type="dxa"/>
              <w:bottom w:w="0" w:type="dxa"/>
              <w:right w:w="108" w:type="dxa"/>
            </w:tcMar>
          </w:tcPr>
          <w:p w14:paraId="7680936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64"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4</w:t>
            </w:r>
          </w:p>
        </w:tc>
        <w:tc>
          <w:tcPr>
            <w:tcW w:w="1063" w:type="dxa"/>
            <w:shd w:val="clear" w:color="auto" w:fill="E0E0E0"/>
            <w:tcMar>
              <w:top w:w="0" w:type="dxa"/>
              <w:left w:w="108" w:type="dxa"/>
              <w:bottom w:w="0" w:type="dxa"/>
              <w:right w:w="108" w:type="dxa"/>
            </w:tcMar>
          </w:tcPr>
          <w:p w14:paraId="76809365" w14:textId="77777777" w:rsidR="009B0C63" w:rsidRDefault="009B0C63" w:rsidP="009B0C63">
            <w:pPr>
              <w:pStyle w:val="Standard"/>
              <w:snapToGrid w:val="0"/>
              <w:rPr>
                <w:rFonts w:ascii="Arial" w:hAnsi="Arial" w:cs="Arial"/>
                <w:sz w:val="16"/>
                <w:szCs w:val="16"/>
              </w:rPr>
            </w:pPr>
            <w:r>
              <w:rPr>
                <w:rFonts w:ascii="Arial" w:hAnsi="Arial" w:cs="Arial"/>
                <w:sz w:val="16"/>
                <w:szCs w:val="16"/>
              </w:rPr>
              <w:t>Month</w:t>
            </w:r>
          </w:p>
        </w:tc>
        <w:tc>
          <w:tcPr>
            <w:tcW w:w="2481" w:type="dxa"/>
            <w:shd w:val="clear" w:color="auto" w:fill="E0E0E0"/>
            <w:tcMar>
              <w:top w:w="0" w:type="dxa"/>
              <w:left w:w="108" w:type="dxa"/>
              <w:bottom w:w="0" w:type="dxa"/>
              <w:right w:w="108" w:type="dxa"/>
            </w:tcMar>
          </w:tcPr>
          <w:p w14:paraId="76809366" w14:textId="77777777" w:rsidR="009B0C63" w:rsidRDefault="009B0C63" w:rsidP="009B0C63">
            <w:pPr>
              <w:pStyle w:val="Standard"/>
              <w:snapToGrid w:val="0"/>
              <w:rPr>
                <w:rFonts w:ascii="Arial" w:hAnsi="Arial" w:cs="Arial"/>
                <w:sz w:val="16"/>
                <w:szCs w:val="16"/>
              </w:rPr>
            </w:pPr>
          </w:p>
        </w:tc>
      </w:tr>
      <w:tr w:rsidR="009B0C63" w14:paraId="76809370" w14:textId="77777777">
        <w:trPr>
          <w:cantSplit/>
          <w:jc w:val="center"/>
        </w:trPr>
        <w:tc>
          <w:tcPr>
            <w:tcW w:w="709" w:type="dxa"/>
            <w:shd w:val="clear" w:color="auto" w:fill="F3F3F3"/>
            <w:tcMar>
              <w:top w:w="0" w:type="dxa"/>
              <w:left w:w="108" w:type="dxa"/>
              <w:bottom w:w="0" w:type="dxa"/>
              <w:right w:w="108" w:type="dxa"/>
            </w:tcMar>
          </w:tcPr>
          <w:p w14:paraId="7680936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9</w:t>
            </w:r>
          </w:p>
        </w:tc>
        <w:tc>
          <w:tcPr>
            <w:tcW w:w="2085" w:type="dxa"/>
            <w:shd w:val="clear" w:color="auto" w:fill="F3F3F3"/>
            <w:tcMar>
              <w:top w:w="0" w:type="dxa"/>
              <w:left w:w="108" w:type="dxa"/>
              <w:bottom w:w="0" w:type="dxa"/>
              <w:right w:w="108" w:type="dxa"/>
            </w:tcMar>
          </w:tcPr>
          <w:p w14:paraId="76809369"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Day</w:t>
            </w:r>
          </w:p>
        </w:tc>
        <w:tc>
          <w:tcPr>
            <w:tcW w:w="1013" w:type="dxa"/>
            <w:shd w:val="clear" w:color="auto" w:fill="F3F3F3"/>
            <w:tcMar>
              <w:top w:w="0" w:type="dxa"/>
              <w:left w:w="108" w:type="dxa"/>
              <w:bottom w:w="0" w:type="dxa"/>
              <w:right w:w="108" w:type="dxa"/>
            </w:tcMar>
          </w:tcPr>
          <w:p w14:paraId="7680936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003</w:t>
            </w:r>
          </w:p>
        </w:tc>
        <w:tc>
          <w:tcPr>
            <w:tcW w:w="845" w:type="dxa"/>
            <w:shd w:val="clear" w:color="auto" w:fill="F3F3F3"/>
            <w:tcMar>
              <w:top w:w="0" w:type="dxa"/>
              <w:left w:w="108" w:type="dxa"/>
              <w:bottom w:w="0" w:type="dxa"/>
              <w:right w:w="108" w:type="dxa"/>
            </w:tcMar>
          </w:tcPr>
          <w:p w14:paraId="7680936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6D"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6E" w14:textId="77777777" w:rsidR="009B0C63" w:rsidRDefault="009B0C63" w:rsidP="009B0C63">
            <w:pPr>
              <w:pStyle w:val="Standard"/>
              <w:snapToGrid w:val="0"/>
              <w:rPr>
                <w:rFonts w:ascii="Arial" w:hAnsi="Arial" w:cs="Arial"/>
                <w:sz w:val="16"/>
                <w:szCs w:val="16"/>
              </w:rPr>
            </w:pPr>
            <w:r>
              <w:rPr>
                <w:rFonts w:ascii="Arial" w:hAnsi="Arial" w:cs="Arial"/>
                <w:sz w:val="16"/>
                <w:szCs w:val="16"/>
              </w:rPr>
              <w:t>Day</w:t>
            </w:r>
          </w:p>
        </w:tc>
        <w:tc>
          <w:tcPr>
            <w:tcW w:w="2481" w:type="dxa"/>
            <w:shd w:val="clear" w:color="auto" w:fill="F3F3F3"/>
            <w:tcMar>
              <w:top w:w="0" w:type="dxa"/>
              <w:left w:w="108" w:type="dxa"/>
              <w:bottom w:w="0" w:type="dxa"/>
              <w:right w:w="108" w:type="dxa"/>
            </w:tcMar>
          </w:tcPr>
          <w:p w14:paraId="7680936F" w14:textId="77777777" w:rsidR="009B0C63" w:rsidRDefault="009B0C63" w:rsidP="009B0C63">
            <w:pPr>
              <w:pStyle w:val="Standard"/>
              <w:snapToGrid w:val="0"/>
              <w:rPr>
                <w:rFonts w:ascii="Arial" w:hAnsi="Arial" w:cs="Arial"/>
                <w:sz w:val="16"/>
                <w:szCs w:val="16"/>
              </w:rPr>
            </w:pPr>
          </w:p>
        </w:tc>
      </w:tr>
      <w:tr w:rsidR="009B0C63" w14:paraId="76809379" w14:textId="77777777">
        <w:trPr>
          <w:cantSplit/>
          <w:jc w:val="center"/>
        </w:trPr>
        <w:tc>
          <w:tcPr>
            <w:tcW w:w="709" w:type="dxa"/>
            <w:shd w:val="clear" w:color="auto" w:fill="E0E0E0"/>
            <w:tcMar>
              <w:top w:w="0" w:type="dxa"/>
              <w:left w:w="108" w:type="dxa"/>
              <w:bottom w:w="0" w:type="dxa"/>
              <w:right w:w="108" w:type="dxa"/>
            </w:tcMar>
          </w:tcPr>
          <w:p w14:paraId="768093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w:t>
            </w:r>
            <w:r>
              <w:rPr>
                <w:rFonts w:ascii="Arial" w:eastAsia="Arial" w:hAnsi="Arial" w:cs="Arial"/>
                <w:sz w:val="16"/>
                <w:szCs w:val="16"/>
              </w:rPr>
              <w:t>–</w:t>
            </w:r>
            <w:r>
              <w:rPr>
                <w:rFonts w:ascii="Arial" w:hAnsi="Arial" w:cs="Arial"/>
                <w:sz w:val="16"/>
                <w:szCs w:val="16"/>
              </w:rPr>
              <w:t>11</w:t>
            </w:r>
          </w:p>
        </w:tc>
        <w:tc>
          <w:tcPr>
            <w:tcW w:w="2085" w:type="dxa"/>
            <w:shd w:val="clear" w:color="auto" w:fill="E0E0E0"/>
            <w:tcMar>
              <w:top w:w="0" w:type="dxa"/>
              <w:left w:w="108" w:type="dxa"/>
              <w:bottom w:w="0" w:type="dxa"/>
              <w:right w:w="108" w:type="dxa"/>
            </w:tcMar>
          </w:tcPr>
          <w:p w14:paraId="7680937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Time</w:t>
            </w:r>
          </w:p>
        </w:tc>
        <w:tc>
          <w:tcPr>
            <w:tcW w:w="1013" w:type="dxa"/>
            <w:shd w:val="clear" w:color="auto" w:fill="E0E0E0"/>
            <w:tcMar>
              <w:top w:w="0" w:type="dxa"/>
              <w:left w:w="108" w:type="dxa"/>
              <w:bottom w:w="0" w:type="dxa"/>
              <w:right w:w="108" w:type="dxa"/>
            </w:tcMar>
          </w:tcPr>
          <w:p w14:paraId="7680937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012</w:t>
            </w:r>
          </w:p>
        </w:tc>
        <w:tc>
          <w:tcPr>
            <w:tcW w:w="845" w:type="dxa"/>
            <w:shd w:val="clear" w:color="auto" w:fill="E0E0E0"/>
            <w:tcMar>
              <w:top w:w="0" w:type="dxa"/>
              <w:left w:w="108" w:type="dxa"/>
              <w:bottom w:w="0" w:type="dxa"/>
              <w:right w:w="108" w:type="dxa"/>
            </w:tcMar>
          </w:tcPr>
          <w:p w14:paraId="76809374"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75"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76"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77"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78" w14:textId="77777777" w:rsidR="009B0C63" w:rsidRDefault="009B0C63" w:rsidP="009B0C63">
            <w:pPr>
              <w:pStyle w:val="Standard"/>
              <w:snapToGrid w:val="0"/>
              <w:rPr>
                <w:rFonts w:ascii="Arial" w:hAnsi="Arial" w:cs="Arial"/>
                <w:sz w:val="16"/>
                <w:szCs w:val="16"/>
              </w:rPr>
            </w:pPr>
          </w:p>
        </w:tc>
      </w:tr>
      <w:tr w:rsidR="009B0C63" w14:paraId="76809382" w14:textId="77777777">
        <w:trPr>
          <w:cantSplit/>
          <w:jc w:val="center"/>
        </w:trPr>
        <w:tc>
          <w:tcPr>
            <w:tcW w:w="709" w:type="dxa"/>
            <w:shd w:val="clear" w:color="auto" w:fill="F3F3F3"/>
            <w:tcMar>
              <w:top w:w="0" w:type="dxa"/>
              <w:left w:w="108" w:type="dxa"/>
              <w:bottom w:w="0" w:type="dxa"/>
              <w:right w:w="108" w:type="dxa"/>
            </w:tcMar>
          </w:tcPr>
          <w:p w14:paraId="7680937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10</w:t>
            </w:r>
          </w:p>
        </w:tc>
        <w:tc>
          <w:tcPr>
            <w:tcW w:w="2085" w:type="dxa"/>
            <w:shd w:val="clear" w:color="auto" w:fill="F3F3F3"/>
            <w:tcMar>
              <w:top w:w="0" w:type="dxa"/>
              <w:left w:w="108" w:type="dxa"/>
              <w:bottom w:w="0" w:type="dxa"/>
              <w:right w:w="108" w:type="dxa"/>
            </w:tcMar>
          </w:tcPr>
          <w:p w14:paraId="7680937B"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Hour</w:t>
            </w:r>
          </w:p>
        </w:tc>
        <w:tc>
          <w:tcPr>
            <w:tcW w:w="1013" w:type="dxa"/>
            <w:shd w:val="clear" w:color="auto" w:fill="F3F3F3"/>
            <w:tcMar>
              <w:top w:w="0" w:type="dxa"/>
              <w:left w:w="108" w:type="dxa"/>
              <w:bottom w:w="0" w:type="dxa"/>
              <w:right w:w="108" w:type="dxa"/>
            </w:tcMar>
          </w:tcPr>
          <w:p w14:paraId="7680937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004</w:t>
            </w:r>
          </w:p>
        </w:tc>
        <w:tc>
          <w:tcPr>
            <w:tcW w:w="845" w:type="dxa"/>
            <w:shd w:val="clear" w:color="auto" w:fill="F3F3F3"/>
            <w:tcMar>
              <w:top w:w="0" w:type="dxa"/>
              <w:left w:w="108" w:type="dxa"/>
              <w:bottom w:w="0" w:type="dxa"/>
              <w:right w:w="108" w:type="dxa"/>
            </w:tcMar>
          </w:tcPr>
          <w:p w14:paraId="7680937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7F"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5</w:t>
            </w:r>
          </w:p>
        </w:tc>
        <w:tc>
          <w:tcPr>
            <w:tcW w:w="1063" w:type="dxa"/>
            <w:shd w:val="clear" w:color="auto" w:fill="F3F3F3"/>
            <w:tcMar>
              <w:top w:w="0" w:type="dxa"/>
              <w:left w:w="108" w:type="dxa"/>
              <w:bottom w:w="0" w:type="dxa"/>
              <w:right w:w="108" w:type="dxa"/>
            </w:tcMar>
          </w:tcPr>
          <w:p w14:paraId="76809380" w14:textId="77777777" w:rsidR="009B0C63" w:rsidRDefault="009B0C63" w:rsidP="009B0C63">
            <w:pPr>
              <w:pStyle w:val="Standard"/>
              <w:snapToGrid w:val="0"/>
              <w:rPr>
                <w:rFonts w:ascii="Arial" w:hAnsi="Arial" w:cs="Arial"/>
                <w:sz w:val="16"/>
                <w:szCs w:val="16"/>
              </w:rPr>
            </w:pPr>
            <w:r>
              <w:rPr>
                <w:rFonts w:ascii="Arial" w:hAnsi="Arial" w:cs="Arial"/>
                <w:sz w:val="16"/>
                <w:szCs w:val="16"/>
              </w:rPr>
              <w:t>Hour</w:t>
            </w:r>
          </w:p>
        </w:tc>
        <w:tc>
          <w:tcPr>
            <w:tcW w:w="2481" w:type="dxa"/>
            <w:shd w:val="clear" w:color="auto" w:fill="F3F3F3"/>
            <w:tcMar>
              <w:top w:w="0" w:type="dxa"/>
              <w:left w:w="108" w:type="dxa"/>
              <w:bottom w:w="0" w:type="dxa"/>
              <w:right w:w="108" w:type="dxa"/>
            </w:tcMar>
          </w:tcPr>
          <w:p w14:paraId="76809381" w14:textId="77777777" w:rsidR="009B0C63" w:rsidRDefault="009B0C63" w:rsidP="009B0C63">
            <w:pPr>
              <w:pStyle w:val="Standard"/>
              <w:snapToGrid w:val="0"/>
              <w:rPr>
                <w:rFonts w:ascii="Arial" w:hAnsi="Arial" w:cs="Arial"/>
                <w:sz w:val="16"/>
                <w:szCs w:val="16"/>
              </w:rPr>
            </w:pPr>
          </w:p>
        </w:tc>
      </w:tr>
      <w:tr w:rsidR="009B0C63" w14:paraId="7680938B" w14:textId="77777777">
        <w:trPr>
          <w:cantSplit/>
          <w:jc w:val="center"/>
        </w:trPr>
        <w:tc>
          <w:tcPr>
            <w:tcW w:w="709" w:type="dxa"/>
            <w:shd w:val="clear" w:color="auto" w:fill="E0E0E0"/>
            <w:tcMar>
              <w:top w:w="0" w:type="dxa"/>
              <w:left w:w="108" w:type="dxa"/>
              <w:bottom w:w="0" w:type="dxa"/>
              <w:right w:w="108" w:type="dxa"/>
            </w:tcMar>
          </w:tcPr>
          <w:p w14:paraId="7680938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11</w:t>
            </w:r>
          </w:p>
        </w:tc>
        <w:tc>
          <w:tcPr>
            <w:tcW w:w="2085" w:type="dxa"/>
            <w:shd w:val="clear" w:color="auto" w:fill="E0E0E0"/>
            <w:tcMar>
              <w:top w:w="0" w:type="dxa"/>
              <w:left w:w="108" w:type="dxa"/>
              <w:bottom w:w="0" w:type="dxa"/>
              <w:right w:w="108" w:type="dxa"/>
            </w:tcMar>
          </w:tcPr>
          <w:p w14:paraId="76809384"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Minute</w:t>
            </w:r>
          </w:p>
        </w:tc>
        <w:tc>
          <w:tcPr>
            <w:tcW w:w="1013" w:type="dxa"/>
            <w:shd w:val="clear" w:color="auto" w:fill="E0E0E0"/>
            <w:tcMar>
              <w:top w:w="0" w:type="dxa"/>
              <w:left w:w="108" w:type="dxa"/>
              <w:bottom w:w="0" w:type="dxa"/>
              <w:right w:w="108" w:type="dxa"/>
            </w:tcMar>
          </w:tcPr>
          <w:p w14:paraId="76809385"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005</w:t>
            </w:r>
          </w:p>
        </w:tc>
        <w:tc>
          <w:tcPr>
            <w:tcW w:w="845" w:type="dxa"/>
            <w:shd w:val="clear" w:color="auto" w:fill="E0E0E0"/>
            <w:tcMar>
              <w:top w:w="0" w:type="dxa"/>
              <w:left w:w="108" w:type="dxa"/>
              <w:bottom w:w="0" w:type="dxa"/>
              <w:right w:w="108" w:type="dxa"/>
            </w:tcMar>
          </w:tcPr>
          <w:p w14:paraId="7680938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8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88"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389" w14:textId="77777777" w:rsidR="009B0C63" w:rsidRDefault="009B0C63" w:rsidP="009B0C63">
            <w:pPr>
              <w:pStyle w:val="Standard"/>
              <w:snapToGrid w:val="0"/>
              <w:rPr>
                <w:rFonts w:ascii="Arial" w:hAnsi="Arial" w:cs="Arial"/>
                <w:sz w:val="16"/>
                <w:szCs w:val="16"/>
              </w:rPr>
            </w:pPr>
            <w:r>
              <w:rPr>
                <w:rFonts w:ascii="Arial" w:hAnsi="Arial" w:cs="Arial"/>
                <w:sz w:val="16"/>
                <w:szCs w:val="16"/>
              </w:rPr>
              <w:t>Minute</w:t>
            </w:r>
          </w:p>
        </w:tc>
        <w:tc>
          <w:tcPr>
            <w:tcW w:w="2481" w:type="dxa"/>
            <w:shd w:val="clear" w:color="auto" w:fill="E0E0E0"/>
            <w:tcMar>
              <w:top w:w="0" w:type="dxa"/>
              <w:left w:w="108" w:type="dxa"/>
              <w:bottom w:w="0" w:type="dxa"/>
              <w:right w:w="108" w:type="dxa"/>
            </w:tcMar>
          </w:tcPr>
          <w:p w14:paraId="7680938A" w14:textId="77777777" w:rsidR="009B0C63" w:rsidRDefault="009B0C63" w:rsidP="009B0C63">
            <w:pPr>
              <w:pStyle w:val="Standard"/>
              <w:snapToGrid w:val="0"/>
              <w:rPr>
                <w:rFonts w:ascii="Arial" w:hAnsi="Arial" w:cs="Arial"/>
                <w:sz w:val="16"/>
                <w:szCs w:val="16"/>
              </w:rPr>
            </w:pPr>
          </w:p>
        </w:tc>
      </w:tr>
      <w:tr w:rsidR="009B0C63" w14:paraId="76809394" w14:textId="77777777">
        <w:trPr>
          <w:cantSplit/>
          <w:jc w:val="center"/>
        </w:trPr>
        <w:tc>
          <w:tcPr>
            <w:tcW w:w="709" w:type="dxa"/>
            <w:shd w:val="clear" w:color="auto" w:fill="F3F3F3"/>
            <w:tcMar>
              <w:top w:w="0" w:type="dxa"/>
              <w:left w:w="108" w:type="dxa"/>
              <w:bottom w:w="0" w:type="dxa"/>
              <w:right w:w="108" w:type="dxa"/>
            </w:tcMar>
          </w:tcPr>
          <w:p w14:paraId="7680938C"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8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38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138</w:t>
            </w:r>
          </w:p>
        </w:tc>
        <w:tc>
          <w:tcPr>
            <w:tcW w:w="845" w:type="dxa"/>
            <w:shd w:val="clear" w:color="auto" w:fill="F3F3F3"/>
            <w:tcMar>
              <w:top w:w="0" w:type="dxa"/>
              <w:left w:w="108" w:type="dxa"/>
              <w:bottom w:w="0" w:type="dxa"/>
              <w:right w:w="108" w:type="dxa"/>
            </w:tcMar>
          </w:tcPr>
          <w:p w14:paraId="7680938F"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90"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91"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92"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93"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10</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39D" w14:textId="77777777">
        <w:trPr>
          <w:cantSplit/>
          <w:jc w:val="center"/>
        </w:trPr>
        <w:tc>
          <w:tcPr>
            <w:tcW w:w="709" w:type="dxa"/>
            <w:shd w:val="clear" w:color="auto" w:fill="E0E0E0"/>
            <w:tcMar>
              <w:top w:w="0" w:type="dxa"/>
              <w:left w:w="108" w:type="dxa"/>
              <w:bottom w:w="0" w:type="dxa"/>
              <w:right w:w="108" w:type="dxa"/>
            </w:tcMar>
          </w:tcPr>
          <w:p w14:paraId="76809395"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96"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39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131</w:t>
            </w:r>
          </w:p>
        </w:tc>
        <w:tc>
          <w:tcPr>
            <w:tcW w:w="845" w:type="dxa"/>
            <w:shd w:val="clear" w:color="auto" w:fill="E0E0E0"/>
            <w:tcMar>
              <w:top w:w="0" w:type="dxa"/>
              <w:left w:w="108" w:type="dxa"/>
              <w:bottom w:w="0" w:type="dxa"/>
              <w:right w:w="108" w:type="dxa"/>
            </w:tcMar>
          </w:tcPr>
          <w:p w14:paraId="7680939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9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9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9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9C"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3A6" w14:textId="77777777">
        <w:trPr>
          <w:cantSplit/>
          <w:jc w:val="center"/>
        </w:trPr>
        <w:tc>
          <w:tcPr>
            <w:tcW w:w="709" w:type="dxa"/>
            <w:shd w:val="clear" w:color="auto" w:fill="F3F3F3"/>
            <w:tcMar>
              <w:top w:w="0" w:type="dxa"/>
              <w:left w:w="108" w:type="dxa"/>
              <w:bottom w:w="0" w:type="dxa"/>
              <w:right w:w="108" w:type="dxa"/>
            </w:tcMar>
          </w:tcPr>
          <w:p w14:paraId="7680939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2085" w:type="dxa"/>
            <w:shd w:val="clear" w:color="auto" w:fill="F3F3F3"/>
            <w:tcMar>
              <w:top w:w="0" w:type="dxa"/>
              <w:left w:w="108" w:type="dxa"/>
              <w:bottom w:w="0" w:type="dxa"/>
              <w:right w:w="108" w:type="dxa"/>
            </w:tcMar>
          </w:tcPr>
          <w:p w14:paraId="7680939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Second</w:t>
            </w:r>
          </w:p>
        </w:tc>
        <w:tc>
          <w:tcPr>
            <w:tcW w:w="1013" w:type="dxa"/>
            <w:shd w:val="clear" w:color="auto" w:fill="F3F3F3"/>
            <w:tcMar>
              <w:top w:w="0" w:type="dxa"/>
              <w:left w:w="108" w:type="dxa"/>
              <w:bottom w:w="0" w:type="dxa"/>
              <w:right w:w="108" w:type="dxa"/>
            </w:tcMar>
          </w:tcPr>
          <w:p w14:paraId="768093A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006</w:t>
            </w:r>
          </w:p>
        </w:tc>
        <w:tc>
          <w:tcPr>
            <w:tcW w:w="845" w:type="dxa"/>
            <w:shd w:val="clear" w:color="auto" w:fill="F3F3F3"/>
            <w:tcMar>
              <w:top w:w="0" w:type="dxa"/>
              <w:left w:w="108" w:type="dxa"/>
              <w:bottom w:w="0" w:type="dxa"/>
              <w:right w:w="108" w:type="dxa"/>
            </w:tcMar>
          </w:tcPr>
          <w:p w14:paraId="768093A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A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A3"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A4"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3A5" w14:textId="77777777" w:rsidR="009B0C63" w:rsidRDefault="009B0C63" w:rsidP="009B0C63">
            <w:pPr>
              <w:pStyle w:val="Standard"/>
              <w:snapToGrid w:val="0"/>
              <w:rPr>
                <w:rFonts w:ascii="Arial" w:hAnsi="Arial" w:cs="Arial"/>
                <w:sz w:val="16"/>
                <w:szCs w:val="16"/>
              </w:rPr>
            </w:pPr>
            <w:r>
              <w:rPr>
                <w:rFonts w:ascii="Arial" w:hAnsi="Arial" w:cs="Arial"/>
                <w:sz w:val="16"/>
                <w:szCs w:val="16"/>
              </w:rPr>
              <w:t>0.000</w:t>
            </w:r>
            <w:r>
              <w:rPr>
                <w:rFonts w:ascii="Arial" w:eastAsia="Arial" w:hAnsi="Arial" w:cs="Arial"/>
                <w:sz w:val="16"/>
                <w:szCs w:val="16"/>
              </w:rPr>
              <w:t xml:space="preserve"> – </w:t>
            </w:r>
            <w:r>
              <w:rPr>
                <w:rFonts w:ascii="Arial" w:hAnsi="Arial" w:cs="Arial"/>
                <w:sz w:val="16"/>
                <w:szCs w:val="16"/>
              </w:rPr>
              <w:t>59.999s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1ms</w:t>
            </w:r>
          </w:p>
        </w:tc>
      </w:tr>
      <w:tr w:rsidR="009B0C63" w14:paraId="768093AF" w14:textId="77777777">
        <w:trPr>
          <w:cantSplit/>
          <w:jc w:val="center"/>
        </w:trPr>
        <w:tc>
          <w:tcPr>
            <w:tcW w:w="709" w:type="dxa"/>
            <w:shd w:val="clear" w:color="auto" w:fill="E0E0E0"/>
            <w:tcMar>
              <w:top w:w="0" w:type="dxa"/>
              <w:left w:w="108" w:type="dxa"/>
              <w:bottom w:w="0" w:type="dxa"/>
              <w:right w:w="108" w:type="dxa"/>
            </w:tcMar>
          </w:tcPr>
          <w:p w14:paraId="768093A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A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3A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3A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A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A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A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AE" w14:textId="77777777" w:rsidR="009B0C63" w:rsidRDefault="009B0C63" w:rsidP="009B0C63">
            <w:pPr>
              <w:pStyle w:val="Standard"/>
              <w:snapToGrid w:val="0"/>
              <w:rPr>
                <w:rFonts w:ascii="Arial" w:hAnsi="Arial" w:cs="Arial"/>
                <w:sz w:val="16"/>
                <w:szCs w:val="16"/>
              </w:rPr>
            </w:pPr>
          </w:p>
        </w:tc>
      </w:tr>
      <w:tr w:rsidR="009B0C63" w14:paraId="768093B8" w14:textId="77777777">
        <w:trPr>
          <w:cantSplit/>
          <w:jc w:val="center"/>
        </w:trPr>
        <w:tc>
          <w:tcPr>
            <w:tcW w:w="709" w:type="dxa"/>
            <w:shd w:val="clear" w:color="auto" w:fill="F3F3F3"/>
            <w:tcMar>
              <w:top w:w="0" w:type="dxa"/>
              <w:left w:w="108" w:type="dxa"/>
              <w:bottom w:w="0" w:type="dxa"/>
              <w:right w:w="108" w:type="dxa"/>
            </w:tcMar>
          </w:tcPr>
          <w:p w14:paraId="768093B0"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B1"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3B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3B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B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B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B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B7" w14:textId="77777777" w:rsidR="009B0C63" w:rsidRDefault="009B0C63" w:rsidP="009B0C63">
            <w:pPr>
              <w:pStyle w:val="Standard"/>
              <w:snapToGrid w:val="0"/>
              <w:rPr>
                <w:rFonts w:ascii="Arial" w:hAnsi="Arial" w:cs="Arial"/>
                <w:sz w:val="16"/>
                <w:szCs w:val="16"/>
              </w:rPr>
            </w:pPr>
          </w:p>
        </w:tc>
      </w:tr>
      <w:tr w:rsidR="009B0C63" w14:paraId="768093BA" w14:textId="77777777">
        <w:trPr>
          <w:cantSplit/>
          <w:jc w:val="center"/>
        </w:trPr>
        <w:tc>
          <w:tcPr>
            <w:tcW w:w="10348" w:type="dxa"/>
            <w:gridSpan w:val="8"/>
            <w:shd w:val="clear" w:color="auto" w:fill="CCFFCC"/>
            <w:tcMar>
              <w:top w:w="0" w:type="dxa"/>
              <w:left w:w="108" w:type="dxa"/>
              <w:bottom w:w="0" w:type="dxa"/>
              <w:right w:w="108" w:type="dxa"/>
            </w:tcMar>
          </w:tcPr>
          <w:p w14:paraId="768093B9"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summary</w:t>
            </w:r>
            <w:r>
              <w:rPr>
                <w:rFonts w:ascii="Arial" w:eastAsia="Arial" w:hAnsi="Arial" w:cs="Arial"/>
                <w:b/>
                <w:i/>
                <w:sz w:val="16"/>
                <w:szCs w:val="16"/>
              </w:rPr>
              <w:t xml:space="preserve"> </w:t>
            </w:r>
            <w:r>
              <w:rPr>
                <w:rFonts w:ascii="Arial" w:hAnsi="Arial" w:cs="Arial"/>
                <w:b/>
                <w:i/>
                <w:sz w:val="16"/>
                <w:szCs w:val="16"/>
              </w:rPr>
              <w:t>quality</w:t>
            </w:r>
            <w:r>
              <w:rPr>
                <w:rFonts w:ascii="Arial" w:eastAsia="Arial" w:hAnsi="Arial" w:cs="Arial"/>
                <w:b/>
                <w:i/>
                <w:sz w:val="16"/>
                <w:szCs w:val="16"/>
              </w:rPr>
              <w:t xml:space="preserve"> </w:t>
            </w:r>
            <w:r>
              <w:rPr>
                <w:rFonts w:ascii="Arial" w:hAnsi="Arial" w:cs="Arial"/>
                <w:b/>
                <w:i/>
                <w:sz w:val="16"/>
                <w:szCs w:val="16"/>
              </w:rPr>
              <w:t>information</w:t>
            </w:r>
          </w:p>
        </w:tc>
      </w:tr>
      <w:tr w:rsidR="009B0C63" w14:paraId="768093C3" w14:textId="77777777">
        <w:trPr>
          <w:cantSplit/>
          <w:jc w:val="center"/>
        </w:trPr>
        <w:tc>
          <w:tcPr>
            <w:tcW w:w="709" w:type="dxa"/>
            <w:shd w:val="clear" w:color="auto" w:fill="F3F3F3"/>
            <w:tcMar>
              <w:top w:w="0" w:type="dxa"/>
              <w:left w:w="108" w:type="dxa"/>
              <w:bottom w:w="0" w:type="dxa"/>
              <w:right w:w="108" w:type="dxa"/>
            </w:tcMar>
          </w:tcPr>
          <w:p w14:paraId="768093B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13</w:t>
            </w:r>
          </w:p>
        </w:tc>
        <w:tc>
          <w:tcPr>
            <w:tcW w:w="2085" w:type="dxa"/>
            <w:shd w:val="clear" w:color="auto" w:fill="F3F3F3"/>
            <w:tcMar>
              <w:top w:w="0" w:type="dxa"/>
              <w:left w:w="108" w:type="dxa"/>
              <w:bottom w:w="0" w:type="dxa"/>
              <w:right w:w="108" w:type="dxa"/>
            </w:tcMar>
          </w:tcPr>
          <w:p w14:paraId="768093B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Quality</w:t>
            </w:r>
            <w:r>
              <w:rPr>
                <w:rFonts w:ascii="Arial" w:eastAsia="Arial" w:hAnsi="Arial" w:cs="Arial"/>
                <w:b/>
                <w:color w:val="0000FF"/>
                <w:sz w:val="16"/>
                <w:szCs w:val="16"/>
              </w:rPr>
              <w:t xml:space="preserve"> </w:t>
            </w:r>
            <w:r>
              <w:rPr>
                <w:rFonts w:ascii="Arial" w:hAnsi="Arial" w:cs="Arial"/>
                <w:b/>
                <w:color w:val="0000FF"/>
                <w:sz w:val="16"/>
                <w:szCs w:val="16"/>
              </w:rPr>
              <w:t>flags</w:t>
            </w:r>
            <w:r>
              <w:rPr>
                <w:rFonts w:ascii="Arial" w:eastAsia="Arial" w:hAnsi="Arial" w:cs="Arial"/>
                <w:b/>
                <w:color w:val="0000FF"/>
                <w:sz w:val="16"/>
                <w:szCs w:val="16"/>
              </w:rPr>
              <w:t xml:space="preserve"> </w:t>
            </w:r>
            <w:r>
              <w:rPr>
                <w:rFonts w:ascii="Arial" w:hAnsi="Arial" w:cs="Arial"/>
                <w:b/>
                <w:color w:val="0000FF"/>
                <w:sz w:val="16"/>
                <w:szCs w:val="16"/>
              </w:rPr>
              <w:t>for</w:t>
            </w:r>
            <w:r>
              <w:rPr>
                <w:rFonts w:ascii="Arial" w:eastAsia="Arial" w:hAnsi="Arial" w:cs="Arial"/>
                <w:b/>
                <w:color w:val="0000FF"/>
                <w:sz w:val="16"/>
                <w:szCs w:val="16"/>
              </w:rPr>
              <w:t xml:space="preserve"> </w:t>
            </w:r>
            <w:r>
              <w:rPr>
                <w:rFonts w:ascii="Arial" w:hAnsi="Arial" w:cs="Arial"/>
                <w:b/>
                <w:color w:val="0000FF"/>
                <w:sz w:val="16"/>
                <w:szCs w:val="16"/>
              </w:rPr>
              <w:t>RO</w:t>
            </w:r>
            <w:r>
              <w:rPr>
                <w:rFonts w:ascii="Arial" w:eastAsia="Arial" w:hAnsi="Arial" w:cs="Arial"/>
                <w:b/>
                <w:color w:val="0000FF"/>
                <w:sz w:val="16"/>
                <w:szCs w:val="16"/>
              </w:rPr>
              <w:t xml:space="preserve"> </w:t>
            </w:r>
            <w:r>
              <w:rPr>
                <w:rFonts w:ascii="Arial" w:hAnsi="Arial" w:cs="Arial"/>
                <w:b/>
                <w:color w:val="0000FF"/>
                <w:sz w:val="16"/>
                <w:szCs w:val="16"/>
              </w:rPr>
              <w:t>Data</w:t>
            </w:r>
          </w:p>
        </w:tc>
        <w:tc>
          <w:tcPr>
            <w:tcW w:w="1013" w:type="dxa"/>
            <w:shd w:val="clear" w:color="auto" w:fill="F3F3F3"/>
            <w:tcMar>
              <w:top w:w="0" w:type="dxa"/>
              <w:left w:w="108" w:type="dxa"/>
              <w:bottom w:w="0" w:type="dxa"/>
              <w:right w:w="108" w:type="dxa"/>
            </w:tcMar>
          </w:tcPr>
          <w:p w14:paraId="768093B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p>
        </w:tc>
        <w:tc>
          <w:tcPr>
            <w:tcW w:w="845" w:type="dxa"/>
            <w:shd w:val="clear" w:color="auto" w:fill="F3F3F3"/>
            <w:tcMar>
              <w:top w:w="0" w:type="dxa"/>
              <w:left w:w="108" w:type="dxa"/>
              <w:bottom w:w="0" w:type="dxa"/>
              <w:right w:w="108" w:type="dxa"/>
            </w:tcMar>
          </w:tcPr>
          <w:p w14:paraId="768093BE" w14:textId="77777777" w:rsidR="009B0C63" w:rsidRDefault="009B0C63" w:rsidP="009B0C63">
            <w:pPr>
              <w:pStyle w:val="Standard"/>
              <w:snapToGrid w:val="0"/>
              <w:jc w:val="right"/>
              <w:rPr>
                <w:rFonts w:ascii="Arial" w:hAnsi="Arial" w:cs="Arial"/>
                <w:b/>
                <w:color w:val="0000FF"/>
                <w:sz w:val="16"/>
                <w:szCs w:val="16"/>
              </w:rPr>
            </w:pPr>
            <w:r>
              <w:rPr>
                <w:rFonts w:ascii="Arial" w:eastAsia="Arial" w:hAnsi="Arial" w:cs="Arial"/>
                <w:b/>
                <w:color w:val="0000FF"/>
                <w:sz w:val="16"/>
                <w:szCs w:val="16"/>
              </w:rPr>
              <w:t xml:space="preserve">   </w:t>
            </w:r>
            <w:r>
              <w:rPr>
                <w:rFonts w:ascii="Arial" w:hAnsi="Arial" w:cs="Arial"/>
                <w:b/>
                <w:color w:val="0000FF"/>
                <w:sz w:val="16"/>
                <w:szCs w:val="16"/>
              </w:rPr>
              <w:t>0</w:t>
            </w:r>
          </w:p>
        </w:tc>
        <w:tc>
          <w:tcPr>
            <w:tcW w:w="1265" w:type="dxa"/>
            <w:shd w:val="clear" w:color="auto" w:fill="F3F3F3"/>
            <w:tcMar>
              <w:top w:w="0" w:type="dxa"/>
              <w:left w:w="108" w:type="dxa"/>
              <w:bottom w:w="0" w:type="dxa"/>
              <w:right w:w="108" w:type="dxa"/>
            </w:tcMar>
          </w:tcPr>
          <w:p w14:paraId="768093B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768093C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16</w:t>
            </w:r>
          </w:p>
        </w:tc>
        <w:tc>
          <w:tcPr>
            <w:tcW w:w="1063" w:type="dxa"/>
            <w:shd w:val="clear" w:color="auto" w:fill="F3F3F3"/>
            <w:tcMar>
              <w:top w:w="0" w:type="dxa"/>
              <w:left w:w="108" w:type="dxa"/>
              <w:bottom w:w="0" w:type="dxa"/>
              <w:right w:w="108" w:type="dxa"/>
            </w:tcMar>
          </w:tcPr>
          <w:p w14:paraId="768093C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Flag</w:t>
            </w:r>
            <w:r>
              <w:rPr>
                <w:rFonts w:ascii="Arial" w:eastAsia="Arial" w:hAnsi="Arial" w:cs="Arial"/>
                <w:b/>
                <w:color w:val="0000FF"/>
                <w:sz w:val="16"/>
                <w:szCs w:val="16"/>
              </w:rPr>
              <w:t xml:space="preserve"> </w:t>
            </w:r>
            <w:r>
              <w:rPr>
                <w:rFonts w:ascii="Arial" w:hAnsi="Arial" w:cs="Arial"/>
                <w:b/>
                <w:color w:val="0000FF"/>
                <w:sz w:val="16"/>
                <w:szCs w:val="16"/>
              </w:rPr>
              <w:t>table</w:t>
            </w:r>
          </w:p>
        </w:tc>
        <w:tc>
          <w:tcPr>
            <w:tcW w:w="2481" w:type="dxa"/>
            <w:shd w:val="clear" w:color="auto" w:fill="F3F3F3"/>
            <w:tcMar>
              <w:top w:w="0" w:type="dxa"/>
              <w:left w:w="108" w:type="dxa"/>
              <w:bottom w:w="0" w:type="dxa"/>
              <w:right w:w="108" w:type="dxa"/>
            </w:tcMar>
          </w:tcPr>
          <w:p w14:paraId="768093C2"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See</w:t>
            </w:r>
            <w:r>
              <w:rPr>
                <w:rFonts w:ascii="Arial" w:eastAsia="Arial" w:hAnsi="Arial" w:cs="Arial"/>
                <w:b/>
                <w:color w:val="0000FF"/>
                <w:sz w:val="16"/>
                <w:szCs w:val="16"/>
              </w:rPr>
              <w:t xml:space="preserve"> </w:t>
            </w:r>
            <w:r>
              <w:rPr>
                <w:rFonts w:ascii="Arial" w:eastAsia="Arial" w:hAnsi="Arial" w:cs="Arial"/>
                <w:b/>
                <w:color w:val="0000FF"/>
                <w:sz w:val="16"/>
                <w:szCs w:val="16"/>
              </w:rPr>
              <w:fldChar w:fldCharType="begin"/>
            </w:r>
            <w:r>
              <w:rPr>
                <w:rFonts w:ascii="Arial" w:eastAsia="Arial" w:hAnsi="Arial" w:cs="Arial"/>
                <w:b/>
                <w:color w:val="0000FF"/>
                <w:sz w:val="16"/>
                <w:szCs w:val="16"/>
              </w:rPr>
              <w:instrText xml:space="preserve"> REF _Ref291066935 </w:instrText>
            </w:r>
            <w:r>
              <w:rPr>
                <w:rFonts w:ascii="Arial" w:eastAsia="Arial" w:hAnsi="Arial" w:cs="Arial"/>
                <w:b/>
                <w:color w:val="0000FF"/>
                <w:sz w:val="16"/>
                <w:szCs w:val="16"/>
              </w:rPr>
              <w:fldChar w:fldCharType="separate"/>
            </w:r>
            <w:r>
              <w:rPr>
                <w:rFonts w:ascii="Arial" w:eastAsia="Arial" w:hAnsi="Arial" w:cs="Arial"/>
                <w:b/>
                <w:color w:val="0000FF"/>
                <w:sz w:val="16"/>
                <w:szCs w:val="16"/>
              </w:rPr>
              <w:t>Table 9</w:t>
            </w:r>
            <w:r>
              <w:rPr>
                <w:rFonts w:ascii="Arial" w:eastAsia="Arial" w:hAnsi="Arial" w:cs="Arial"/>
                <w:b/>
                <w:color w:val="0000FF"/>
                <w:sz w:val="16"/>
                <w:szCs w:val="16"/>
              </w:rPr>
              <w:fldChar w:fldCharType="end"/>
            </w:r>
          </w:p>
        </w:tc>
      </w:tr>
      <w:tr w:rsidR="009B0C63" w14:paraId="768093CC" w14:textId="77777777">
        <w:trPr>
          <w:cantSplit/>
          <w:jc w:val="center"/>
        </w:trPr>
        <w:tc>
          <w:tcPr>
            <w:tcW w:w="709" w:type="dxa"/>
            <w:tcMar>
              <w:top w:w="0" w:type="dxa"/>
              <w:left w:w="108" w:type="dxa"/>
              <w:bottom w:w="0" w:type="dxa"/>
              <w:right w:w="108" w:type="dxa"/>
            </w:tcMar>
          </w:tcPr>
          <w:p w14:paraId="768093C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2085" w:type="dxa"/>
            <w:tcMar>
              <w:top w:w="0" w:type="dxa"/>
              <w:left w:w="108" w:type="dxa"/>
              <w:bottom w:w="0" w:type="dxa"/>
              <w:right w:w="108" w:type="dxa"/>
            </w:tcMar>
          </w:tcPr>
          <w:p w14:paraId="768093C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tcMar>
              <w:top w:w="0" w:type="dxa"/>
              <w:left w:w="108" w:type="dxa"/>
              <w:bottom w:w="0" w:type="dxa"/>
              <w:right w:w="108" w:type="dxa"/>
            </w:tcMar>
          </w:tcPr>
          <w:p w14:paraId="768093C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tcMar>
              <w:top w:w="0" w:type="dxa"/>
              <w:left w:w="108" w:type="dxa"/>
              <w:bottom w:w="0" w:type="dxa"/>
              <w:right w:w="108" w:type="dxa"/>
            </w:tcMar>
          </w:tcPr>
          <w:p w14:paraId="768093C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3C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3C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tcMar>
              <w:top w:w="0" w:type="dxa"/>
              <w:left w:w="108" w:type="dxa"/>
              <w:bottom w:w="0" w:type="dxa"/>
              <w:right w:w="108" w:type="dxa"/>
            </w:tcMar>
          </w:tcPr>
          <w:p w14:paraId="768093CA"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tcMar>
              <w:top w:w="0" w:type="dxa"/>
              <w:left w:w="108" w:type="dxa"/>
              <w:bottom w:w="0" w:type="dxa"/>
              <w:right w:w="108" w:type="dxa"/>
            </w:tcMar>
          </w:tcPr>
          <w:p w14:paraId="768093CB"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3CE" w14:textId="77777777">
        <w:trPr>
          <w:cantSplit/>
          <w:jc w:val="center"/>
        </w:trPr>
        <w:tc>
          <w:tcPr>
            <w:tcW w:w="10348" w:type="dxa"/>
            <w:gridSpan w:val="8"/>
            <w:shd w:val="clear" w:color="auto" w:fill="CCFFCC"/>
            <w:tcMar>
              <w:top w:w="0" w:type="dxa"/>
              <w:left w:w="108" w:type="dxa"/>
              <w:bottom w:w="0" w:type="dxa"/>
              <w:right w:w="108" w:type="dxa"/>
            </w:tcMar>
          </w:tcPr>
          <w:p w14:paraId="768093CD"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lastRenderedPageBreak/>
              <w:t>LEO</w:t>
            </w:r>
            <w:r>
              <w:rPr>
                <w:rFonts w:ascii="Arial" w:eastAsia="Arial" w:hAnsi="Arial" w:cs="Arial"/>
                <w:b/>
                <w:i/>
                <w:sz w:val="16"/>
                <w:szCs w:val="16"/>
              </w:rPr>
              <w:t xml:space="preserve"> </w:t>
            </w:r>
            <w:r>
              <w:rPr>
                <w:rFonts w:ascii="Arial" w:hAnsi="Arial" w:cs="Arial"/>
                <w:b/>
                <w:i/>
                <w:sz w:val="16"/>
                <w:szCs w:val="16"/>
              </w:rPr>
              <w:t>&amp;</w:t>
            </w:r>
            <w:r>
              <w:rPr>
                <w:rFonts w:ascii="Arial" w:eastAsia="Arial" w:hAnsi="Arial" w:cs="Arial"/>
                <w:b/>
                <w:i/>
                <w:sz w:val="16"/>
                <w:szCs w:val="16"/>
              </w:rPr>
              <w:t xml:space="preserve"> </w:t>
            </w:r>
            <w:r>
              <w:rPr>
                <w:rFonts w:ascii="Arial" w:hAnsi="Arial" w:cs="Arial"/>
                <w:b/>
                <w:i/>
                <w:sz w:val="16"/>
                <w:szCs w:val="16"/>
              </w:rPr>
              <w:t>GNSS</w:t>
            </w:r>
            <w:r>
              <w:rPr>
                <w:rFonts w:ascii="Arial" w:eastAsia="Arial" w:hAnsi="Arial" w:cs="Arial"/>
                <w:b/>
                <w:i/>
                <w:sz w:val="16"/>
                <w:szCs w:val="16"/>
              </w:rPr>
              <w:t xml:space="preserve"> </w:t>
            </w:r>
            <w:r>
              <w:rPr>
                <w:rFonts w:ascii="Arial" w:hAnsi="Arial" w:cs="Arial"/>
                <w:b/>
                <w:i/>
                <w:sz w:val="16"/>
                <w:szCs w:val="16"/>
              </w:rPr>
              <w:t>POD</w:t>
            </w:r>
          </w:p>
        </w:tc>
      </w:tr>
      <w:tr w:rsidR="009B0C63" w14:paraId="768093D7" w14:textId="77777777">
        <w:trPr>
          <w:cantSplit/>
          <w:jc w:val="center"/>
        </w:trPr>
        <w:tc>
          <w:tcPr>
            <w:tcW w:w="709" w:type="dxa"/>
            <w:shd w:val="clear" w:color="auto" w:fill="F3F3F3"/>
            <w:tcMar>
              <w:top w:w="0" w:type="dxa"/>
              <w:left w:w="108" w:type="dxa"/>
              <w:bottom w:w="0" w:type="dxa"/>
              <w:right w:w="108" w:type="dxa"/>
            </w:tcMar>
          </w:tcPr>
          <w:p w14:paraId="768093C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15</w:t>
            </w:r>
            <w:r>
              <w:rPr>
                <w:rFonts w:ascii="Arial" w:eastAsia="Arial" w:hAnsi="Arial" w:cs="Arial"/>
                <w:sz w:val="16"/>
                <w:szCs w:val="16"/>
              </w:rPr>
              <w:t>–</w:t>
            </w:r>
            <w:r>
              <w:rPr>
                <w:rFonts w:ascii="Arial" w:hAnsi="Arial" w:cs="Arial"/>
                <w:sz w:val="16"/>
                <w:szCs w:val="16"/>
              </w:rPr>
              <w:t>17</w:t>
            </w:r>
          </w:p>
        </w:tc>
        <w:tc>
          <w:tcPr>
            <w:tcW w:w="2085" w:type="dxa"/>
            <w:shd w:val="clear" w:color="auto" w:fill="F3F3F3"/>
            <w:tcMar>
              <w:top w:w="0" w:type="dxa"/>
              <w:left w:w="108" w:type="dxa"/>
              <w:bottom w:w="0" w:type="dxa"/>
              <w:right w:w="108" w:type="dxa"/>
            </w:tcMar>
          </w:tcPr>
          <w:p w14:paraId="768093D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 xml:space="preserve">Platform </w:t>
            </w:r>
            <w:r>
              <w:rPr>
                <w:rFonts w:ascii="Arial" w:hAnsi="Arial" w:cs="Arial"/>
                <w:i/>
                <w:iCs/>
                <w:sz w:val="16"/>
                <w:szCs w:val="16"/>
              </w:rPr>
              <w:t>(see Note 10)</w:t>
            </w:r>
          </w:p>
        </w:tc>
        <w:tc>
          <w:tcPr>
            <w:tcW w:w="1013" w:type="dxa"/>
            <w:shd w:val="clear" w:color="auto" w:fill="F3F3F3"/>
            <w:tcMar>
              <w:top w:w="0" w:type="dxa"/>
              <w:left w:w="108" w:type="dxa"/>
              <w:bottom w:w="0" w:type="dxa"/>
              <w:right w:w="108" w:type="dxa"/>
            </w:tcMar>
          </w:tcPr>
          <w:p w14:paraId="768093D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3D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D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D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D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D6" w14:textId="77777777" w:rsidR="009B0C63" w:rsidRDefault="009B0C63" w:rsidP="009B0C63">
            <w:pPr>
              <w:pStyle w:val="Standard"/>
              <w:snapToGrid w:val="0"/>
              <w:rPr>
                <w:rFonts w:ascii="Arial" w:hAnsi="Arial" w:cs="Arial"/>
                <w:sz w:val="16"/>
                <w:szCs w:val="16"/>
              </w:rPr>
            </w:pPr>
            <w:r>
              <w:rPr>
                <w:rFonts w:ascii="Arial" w:hAnsi="Arial" w:cs="Arial"/>
                <w:position w:val="6"/>
                <w:sz w:val="16"/>
                <w:szCs w:val="16"/>
              </w:rPr>
              <w:t>LEO, 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3E0" w14:textId="77777777">
        <w:trPr>
          <w:cantSplit/>
          <w:jc w:val="center"/>
        </w:trPr>
        <w:tc>
          <w:tcPr>
            <w:tcW w:w="709" w:type="dxa"/>
            <w:shd w:val="clear" w:color="auto" w:fill="E0E0E0"/>
            <w:tcMar>
              <w:top w:w="0" w:type="dxa"/>
              <w:left w:w="108" w:type="dxa"/>
              <w:bottom w:w="0" w:type="dxa"/>
              <w:right w:w="108" w:type="dxa"/>
            </w:tcMar>
          </w:tcPr>
          <w:p w14:paraId="768093D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15</w:t>
            </w:r>
          </w:p>
        </w:tc>
        <w:tc>
          <w:tcPr>
            <w:tcW w:w="2085" w:type="dxa"/>
            <w:shd w:val="clear" w:color="auto" w:fill="E0E0E0"/>
            <w:tcMar>
              <w:top w:w="0" w:type="dxa"/>
              <w:left w:w="108" w:type="dxa"/>
              <w:bottom w:w="0" w:type="dxa"/>
              <w:right w:w="108" w:type="dxa"/>
            </w:tcMar>
          </w:tcPr>
          <w:p w14:paraId="768093D9"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3D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DC" w14:textId="77777777" w:rsidR="009B0C63" w:rsidRDefault="009B0C63" w:rsidP="009B0C63">
            <w:pPr>
              <w:pStyle w:val="Standard"/>
              <w:tabs>
                <w:tab w:val="left" w:pos="5821"/>
              </w:tabs>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DE"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DF"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3E9" w14:textId="77777777">
        <w:trPr>
          <w:cantSplit/>
          <w:jc w:val="center"/>
        </w:trPr>
        <w:tc>
          <w:tcPr>
            <w:tcW w:w="709" w:type="dxa"/>
            <w:shd w:val="clear" w:color="auto" w:fill="F3F3F3"/>
            <w:tcMar>
              <w:top w:w="0" w:type="dxa"/>
              <w:left w:w="108" w:type="dxa"/>
              <w:bottom w:w="0" w:type="dxa"/>
              <w:right w:w="108" w:type="dxa"/>
            </w:tcMar>
          </w:tcPr>
          <w:p w14:paraId="768093E1"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16</w:t>
            </w:r>
          </w:p>
        </w:tc>
        <w:tc>
          <w:tcPr>
            <w:tcW w:w="2085" w:type="dxa"/>
            <w:shd w:val="clear" w:color="auto" w:fill="F3F3F3"/>
            <w:tcMar>
              <w:top w:w="0" w:type="dxa"/>
              <w:left w:w="108" w:type="dxa"/>
              <w:bottom w:w="0" w:type="dxa"/>
              <w:right w:w="108" w:type="dxa"/>
            </w:tcMar>
          </w:tcPr>
          <w:p w14:paraId="768093E2"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3E3"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3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3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3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3E7"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3E8"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3F2" w14:textId="77777777">
        <w:trPr>
          <w:cantSplit/>
          <w:jc w:val="center"/>
        </w:trPr>
        <w:tc>
          <w:tcPr>
            <w:tcW w:w="709" w:type="dxa"/>
            <w:shd w:val="clear" w:color="auto" w:fill="E0E0E0"/>
            <w:tcMar>
              <w:top w:w="0" w:type="dxa"/>
              <w:left w:w="108" w:type="dxa"/>
              <w:bottom w:w="0" w:type="dxa"/>
              <w:right w:w="108" w:type="dxa"/>
            </w:tcMar>
          </w:tcPr>
          <w:p w14:paraId="768093E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17</w:t>
            </w:r>
          </w:p>
        </w:tc>
        <w:tc>
          <w:tcPr>
            <w:tcW w:w="2085" w:type="dxa"/>
            <w:shd w:val="clear" w:color="auto" w:fill="E0E0E0"/>
            <w:tcMar>
              <w:top w:w="0" w:type="dxa"/>
              <w:left w:w="108" w:type="dxa"/>
              <w:bottom w:w="0" w:type="dxa"/>
              <w:right w:w="108" w:type="dxa"/>
            </w:tcMar>
          </w:tcPr>
          <w:p w14:paraId="768093EB"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3E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F0"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F1"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3FB" w14:textId="77777777">
        <w:trPr>
          <w:cantSplit/>
          <w:jc w:val="center"/>
        </w:trPr>
        <w:tc>
          <w:tcPr>
            <w:tcW w:w="709" w:type="dxa"/>
            <w:shd w:val="clear" w:color="auto" w:fill="F3F3F3"/>
            <w:tcMar>
              <w:top w:w="0" w:type="dxa"/>
              <w:left w:w="108" w:type="dxa"/>
              <w:bottom w:w="0" w:type="dxa"/>
              <w:right w:w="108" w:type="dxa"/>
            </w:tcMar>
          </w:tcPr>
          <w:p w14:paraId="768093F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w:t>
            </w:r>
            <w:r>
              <w:rPr>
                <w:rFonts w:ascii="Arial" w:eastAsia="Arial" w:hAnsi="Arial" w:cs="Arial"/>
                <w:sz w:val="16"/>
                <w:szCs w:val="16"/>
              </w:rPr>
              <w:t>–</w:t>
            </w:r>
            <w:r>
              <w:rPr>
                <w:rFonts w:ascii="Arial" w:hAnsi="Arial" w:cs="Arial"/>
                <w:sz w:val="16"/>
                <w:szCs w:val="16"/>
              </w:rPr>
              <w:t>20</w:t>
            </w:r>
          </w:p>
        </w:tc>
        <w:tc>
          <w:tcPr>
            <w:tcW w:w="2085" w:type="dxa"/>
            <w:shd w:val="clear" w:color="auto" w:fill="F3F3F3"/>
            <w:tcMar>
              <w:top w:w="0" w:type="dxa"/>
              <w:left w:w="108" w:type="dxa"/>
              <w:bottom w:w="0" w:type="dxa"/>
              <w:right w:w="108" w:type="dxa"/>
            </w:tcMar>
          </w:tcPr>
          <w:p w14:paraId="768093F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3F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3F6"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F7"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F8"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F9"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FA" w14:textId="77777777" w:rsidR="009B0C63" w:rsidRDefault="009B0C63" w:rsidP="009B0C63">
            <w:pPr>
              <w:pStyle w:val="Standard"/>
              <w:snapToGrid w:val="0"/>
            </w:pPr>
            <w:r>
              <w:rPr>
                <w:rFonts w:ascii="Arial" w:hAnsi="Arial" w:cs="Arial"/>
                <w:sz w:val="16"/>
                <w:szCs w:val="16"/>
              </w:rPr>
              <w:t>LEO, 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04" w14:textId="77777777">
        <w:trPr>
          <w:cantSplit/>
          <w:jc w:val="center"/>
        </w:trPr>
        <w:tc>
          <w:tcPr>
            <w:tcW w:w="709" w:type="dxa"/>
            <w:shd w:val="clear" w:color="auto" w:fill="E0E0E0"/>
            <w:tcMar>
              <w:top w:w="0" w:type="dxa"/>
              <w:left w:w="108" w:type="dxa"/>
              <w:bottom w:w="0" w:type="dxa"/>
              <w:right w:w="108" w:type="dxa"/>
            </w:tcMar>
          </w:tcPr>
          <w:p w14:paraId="768093F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18</w:t>
            </w:r>
          </w:p>
        </w:tc>
        <w:tc>
          <w:tcPr>
            <w:tcW w:w="2085" w:type="dxa"/>
            <w:shd w:val="clear" w:color="auto" w:fill="E0E0E0"/>
            <w:tcMar>
              <w:top w:w="0" w:type="dxa"/>
              <w:left w:w="108" w:type="dxa"/>
              <w:bottom w:w="0" w:type="dxa"/>
              <w:right w:w="108" w:type="dxa"/>
            </w:tcMar>
          </w:tcPr>
          <w:p w14:paraId="768093FD"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3F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3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0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0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0D" w14:textId="77777777">
        <w:trPr>
          <w:cantSplit/>
          <w:trHeight w:val="541"/>
          <w:jc w:val="center"/>
        </w:trPr>
        <w:tc>
          <w:tcPr>
            <w:tcW w:w="709" w:type="dxa"/>
            <w:shd w:val="clear" w:color="auto" w:fill="F3F3F3"/>
            <w:tcMar>
              <w:top w:w="0" w:type="dxa"/>
              <w:left w:w="108" w:type="dxa"/>
              <w:bottom w:w="0" w:type="dxa"/>
              <w:right w:w="108" w:type="dxa"/>
            </w:tcMar>
          </w:tcPr>
          <w:p w14:paraId="7680940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19</w:t>
            </w:r>
          </w:p>
        </w:tc>
        <w:tc>
          <w:tcPr>
            <w:tcW w:w="2085" w:type="dxa"/>
            <w:shd w:val="clear" w:color="auto" w:fill="F3F3F3"/>
            <w:tcMar>
              <w:top w:w="0" w:type="dxa"/>
              <w:left w:w="108" w:type="dxa"/>
              <w:bottom w:w="0" w:type="dxa"/>
              <w:right w:w="108" w:type="dxa"/>
            </w:tcMar>
          </w:tcPr>
          <w:p w14:paraId="76809406"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0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0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0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0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0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0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16" w14:textId="77777777">
        <w:trPr>
          <w:cantSplit/>
          <w:trHeight w:val="542"/>
          <w:jc w:val="center"/>
        </w:trPr>
        <w:tc>
          <w:tcPr>
            <w:tcW w:w="709" w:type="dxa"/>
            <w:shd w:val="clear" w:color="auto" w:fill="E0E0E0"/>
            <w:tcMar>
              <w:top w:w="0" w:type="dxa"/>
              <w:left w:w="108" w:type="dxa"/>
              <w:bottom w:w="0" w:type="dxa"/>
              <w:right w:w="108" w:type="dxa"/>
            </w:tcMar>
          </w:tcPr>
          <w:p w14:paraId="7680940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20</w:t>
            </w:r>
          </w:p>
        </w:tc>
        <w:tc>
          <w:tcPr>
            <w:tcW w:w="2085" w:type="dxa"/>
            <w:shd w:val="clear" w:color="auto" w:fill="E0E0E0"/>
            <w:tcMar>
              <w:top w:w="0" w:type="dxa"/>
              <w:left w:w="108" w:type="dxa"/>
              <w:bottom w:w="0" w:type="dxa"/>
              <w:right w:w="108" w:type="dxa"/>
            </w:tcMar>
          </w:tcPr>
          <w:p w14:paraId="7680940F"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1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1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1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1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1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20" w14:textId="77777777">
        <w:trPr>
          <w:cantSplit/>
          <w:jc w:val="center"/>
        </w:trPr>
        <w:tc>
          <w:tcPr>
            <w:tcW w:w="709" w:type="dxa"/>
            <w:shd w:val="clear" w:color="auto" w:fill="F3F3F3"/>
            <w:tcMar>
              <w:top w:w="0" w:type="dxa"/>
              <w:left w:w="108" w:type="dxa"/>
              <w:bottom w:w="0" w:type="dxa"/>
              <w:right w:w="108" w:type="dxa"/>
            </w:tcMar>
          </w:tcPr>
          <w:p w14:paraId="7680941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21</w:t>
            </w:r>
          </w:p>
        </w:tc>
        <w:tc>
          <w:tcPr>
            <w:tcW w:w="2085" w:type="dxa"/>
            <w:shd w:val="clear" w:color="auto" w:fill="F3F3F3"/>
            <w:tcMar>
              <w:top w:w="0" w:type="dxa"/>
              <w:left w:w="108" w:type="dxa"/>
              <w:bottom w:w="0" w:type="dxa"/>
              <w:right w:w="108" w:type="dxa"/>
            </w:tcMar>
          </w:tcPr>
          <w:p w14:paraId="76809418" w14:textId="77777777" w:rsidR="009B0C63" w:rsidRDefault="009B0C63" w:rsidP="009B0C63">
            <w:pPr>
              <w:pStyle w:val="Standard"/>
              <w:snapToGrid w:val="0"/>
            </w:pPr>
            <w:r>
              <w:rPr>
                <w:rFonts w:ascii="Arial" w:hAnsi="Arial" w:cs="Arial"/>
                <w:b/>
                <w:sz w:val="16"/>
                <w:szCs w:val="16"/>
              </w:rPr>
              <w:t>Satellite</w:t>
            </w:r>
            <w:r>
              <w:rPr>
                <w:rFonts w:ascii="Arial" w:eastAsia="Arial" w:hAnsi="Arial" w:cs="Arial"/>
                <w:b/>
                <w:sz w:val="16"/>
                <w:szCs w:val="16"/>
              </w:rPr>
              <w:t xml:space="preserve"> </w:t>
            </w:r>
            <w:r>
              <w:rPr>
                <w:rFonts w:ascii="Arial" w:hAnsi="Arial" w:cs="Arial"/>
                <w:b/>
                <w:sz w:val="16"/>
                <w:szCs w:val="16"/>
              </w:rPr>
              <w:t>Classification</w:t>
            </w:r>
          </w:p>
        </w:tc>
        <w:tc>
          <w:tcPr>
            <w:tcW w:w="1013" w:type="dxa"/>
            <w:shd w:val="clear" w:color="auto" w:fill="F3F3F3"/>
            <w:tcMar>
              <w:top w:w="0" w:type="dxa"/>
              <w:left w:w="108" w:type="dxa"/>
              <w:bottom w:w="0" w:type="dxa"/>
              <w:right w:w="108" w:type="dxa"/>
            </w:tcMar>
          </w:tcPr>
          <w:p w14:paraId="7680941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020</w:t>
            </w:r>
          </w:p>
        </w:tc>
        <w:tc>
          <w:tcPr>
            <w:tcW w:w="845" w:type="dxa"/>
            <w:shd w:val="clear" w:color="auto" w:fill="F3F3F3"/>
            <w:tcMar>
              <w:top w:w="0" w:type="dxa"/>
              <w:left w:w="108" w:type="dxa"/>
              <w:bottom w:w="0" w:type="dxa"/>
              <w:right w:w="108" w:type="dxa"/>
            </w:tcMar>
          </w:tcPr>
          <w:p w14:paraId="768094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1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41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p>
        </w:tc>
        <w:tc>
          <w:tcPr>
            <w:tcW w:w="1063" w:type="dxa"/>
            <w:shd w:val="clear" w:color="auto" w:fill="F3F3F3"/>
            <w:tcMar>
              <w:top w:w="0" w:type="dxa"/>
              <w:left w:w="108" w:type="dxa"/>
              <w:bottom w:w="0" w:type="dxa"/>
              <w:right w:w="108" w:type="dxa"/>
            </w:tcMar>
          </w:tcPr>
          <w:p w14:paraId="7680941D"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41E"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series</w:t>
            </w:r>
            <w:r>
              <w:rPr>
                <w:rFonts w:ascii="Arial" w:eastAsia="Arial" w:hAnsi="Arial" w:cs="Arial"/>
                <w:sz w:val="16"/>
                <w:szCs w:val="16"/>
              </w:rPr>
              <w:t>, e.g. 401=GPS</w:t>
            </w:r>
          </w:p>
          <w:p w14:paraId="7680941F" w14:textId="77777777" w:rsidR="009B0C63" w:rsidRDefault="009B0C63" w:rsidP="009B0C63">
            <w:pPr>
              <w:pStyle w:val="Standard"/>
              <w:snapToGrid w:val="0"/>
              <w:rPr>
                <w:rFonts w:ascii="Arial" w:hAnsi="Arial" w:cs="Arial"/>
                <w:sz w:val="16"/>
                <w:szCs w:val="16"/>
              </w:rPr>
            </w:pPr>
            <w:r>
              <w:rPr>
                <w:rFonts w:ascii="Arial" w:eastAsia="Arial" w:hAnsi="Arial" w:cs="Arial"/>
                <w:sz w:val="16"/>
                <w:szCs w:val="16"/>
              </w:rPr>
              <w:t xml:space="preserve">– </w:t>
            </w:r>
            <w:r>
              <w:rPr>
                <w:rFonts w:ascii="Arial" w:eastAsia="Arial" w:hAnsi="Arial" w:cs="Arial"/>
                <w:b/>
                <w:bCs/>
                <w:color w:val="0000FF"/>
                <w:sz w:val="16"/>
                <w:szCs w:val="16"/>
              </w:rPr>
              <w:t>See Table 6</w:t>
            </w:r>
          </w:p>
        </w:tc>
      </w:tr>
      <w:tr w:rsidR="009B0C63" w14:paraId="76809429" w14:textId="77777777">
        <w:trPr>
          <w:cantSplit/>
          <w:jc w:val="center"/>
        </w:trPr>
        <w:tc>
          <w:tcPr>
            <w:tcW w:w="709" w:type="dxa"/>
            <w:shd w:val="clear" w:color="auto" w:fill="E0E0E0"/>
            <w:tcMar>
              <w:top w:w="0" w:type="dxa"/>
              <w:left w:w="108" w:type="dxa"/>
              <w:bottom w:w="0" w:type="dxa"/>
              <w:right w:w="108" w:type="dxa"/>
            </w:tcMar>
          </w:tcPr>
          <w:p w14:paraId="7680942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22</w:t>
            </w:r>
          </w:p>
        </w:tc>
        <w:tc>
          <w:tcPr>
            <w:tcW w:w="2085" w:type="dxa"/>
            <w:shd w:val="clear" w:color="auto" w:fill="E0E0E0"/>
            <w:tcMar>
              <w:top w:w="0" w:type="dxa"/>
              <w:left w:w="108" w:type="dxa"/>
              <w:bottom w:w="0" w:type="dxa"/>
              <w:right w:w="108" w:type="dxa"/>
            </w:tcMar>
          </w:tcPr>
          <w:p w14:paraId="7680942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Platform</w:t>
            </w:r>
            <w:r>
              <w:rPr>
                <w:rFonts w:ascii="Arial" w:eastAsia="Arial" w:hAnsi="Arial" w:cs="Arial"/>
                <w:b/>
                <w:sz w:val="16"/>
                <w:szCs w:val="16"/>
              </w:rPr>
              <w:t xml:space="preserve"> </w:t>
            </w:r>
            <w:r>
              <w:rPr>
                <w:rFonts w:ascii="Arial" w:hAnsi="Arial" w:cs="Arial"/>
                <w:b/>
                <w:sz w:val="16"/>
                <w:szCs w:val="16"/>
              </w:rPr>
              <w:t>Transmitter</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
          <w:p w14:paraId="7680942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050</w:t>
            </w:r>
          </w:p>
        </w:tc>
        <w:tc>
          <w:tcPr>
            <w:tcW w:w="845" w:type="dxa"/>
            <w:shd w:val="clear" w:color="auto" w:fill="E0E0E0"/>
            <w:tcMar>
              <w:top w:w="0" w:type="dxa"/>
              <w:left w:w="108" w:type="dxa"/>
              <w:bottom w:w="0" w:type="dxa"/>
              <w:right w:w="108" w:type="dxa"/>
            </w:tcMar>
          </w:tcPr>
          <w:p w14:paraId="7680942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42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42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42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428"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PRN</w:t>
            </w:r>
            <w:r>
              <w:rPr>
                <w:rFonts w:ascii="Arial" w:eastAsia="Arial" w:hAnsi="Arial" w:cs="Arial"/>
                <w:sz w:val="16"/>
                <w:szCs w:val="16"/>
              </w:rPr>
              <w:t xml:space="preserve"> </w:t>
            </w:r>
            <w:r>
              <w:rPr>
                <w:rFonts w:ascii="Arial" w:hAnsi="Arial" w:cs="Arial"/>
                <w:sz w:val="16"/>
                <w:szCs w:val="16"/>
              </w:rPr>
              <w:t>(1-32)</w:t>
            </w:r>
          </w:p>
        </w:tc>
      </w:tr>
      <w:tr w:rsidR="009B0C63" w14:paraId="76809432" w14:textId="77777777">
        <w:trPr>
          <w:cantSplit/>
          <w:jc w:val="center"/>
        </w:trPr>
        <w:tc>
          <w:tcPr>
            <w:tcW w:w="709" w:type="dxa"/>
            <w:shd w:val="clear" w:color="auto" w:fill="F3F3F3"/>
            <w:tcMar>
              <w:top w:w="0" w:type="dxa"/>
              <w:left w:w="108" w:type="dxa"/>
              <w:bottom w:w="0" w:type="dxa"/>
              <w:right w:w="108" w:type="dxa"/>
            </w:tcMar>
          </w:tcPr>
          <w:p w14:paraId="7680942A"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2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F3F3F3"/>
            <w:tcMar>
              <w:top w:w="0" w:type="dxa"/>
              <w:left w:w="108" w:type="dxa"/>
              <w:bottom w:w="0" w:type="dxa"/>
              <w:right w:w="108" w:type="dxa"/>
            </w:tcMar>
          </w:tcPr>
          <w:p w14:paraId="7680942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127</w:t>
            </w:r>
          </w:p>
        </w:tc>
        <w:tc>
          <w:tcPr>
            <w:tcW w:w="845" w:type="dxa"/>
            <w:shd w:val="clear" w:color="auto" w:fill="F3F3F3"/>
            <w:tcMar>
              <w:top w:w="0" w:type="dxa"/>
              <w:left w:w="108" w:type="dxa"/>
              <w:bottom w:w="0" w:type="dxa"/>
              <w:right w:w="108" w:type="dxa"/>
            </w:tcMar>
          </w:tcPr>
          <w:p w14:paraId="7680942D"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2E"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2F"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30"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3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scale</w:t>
            </w:r>
          </w:p>
        </w:tc>
      </w:tr>
      <w:tr w:rsidR="009B0C63" w14:paraId="7680943B" w14:textId="77777777">
        <w:trPr>
          <w:cantSplit/>
          <w:jc w:val="center"/>
        </w:trPr>
        <w:tc>
          <w:tcPr>
            <w:tcW w:w="709" w:type="dxa"/>
            <w:shd w:val="clear" w:color="auto" w:fill="E0E0E0"/>
            <w:tcMar>
              <w:top w:w="0" w:type="dxa"/>
              <w:left w:w="108" w:type="dxa"/>
              <w:bottom w:w="0" w:type="dxa"/>
              <w:right w:w="108" w:type="dxa"/>
            </w:tcMar>
          </w:tcPr>
          <w:p w14:paraId="768094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23</w:t>
            </w:r>
            <w:r>
              <w:rPr>
                <w:rFonts w:ascii="Arial" w:eastAsia="Arial" w:hAnsi="Arial" w:cs="Arial"/>
                <w:sz w:val="16"/>
                <w:szCs w:val="16"/>
              </w:rPr>
              <w:t>–</w:t>
            </w:r>
            <w:r>
              <w:rPr>
                <w:rFonts w:ascii="Arial" w:hAnsi="Arial" w:cs="Arial"/>
                <w:sz w:val="16"/>
                <w:szCs w:val="16"/>
              </w:rPr>
              <w:t>25</w:t>
            </w:r>
          </w:p>
        </w:tc>
        <w:tc>
          <w:tcPr>
            <w:tcW w:w="2085" w:type="dxa"/>
            <w:shd w:val="clear" w:color="auto" w:fill="E0E0E0"/>
            <w:tcMar>
              <w:top w:w="0" w:type="dxa"/>
              <w:left w:w="108" w:type="dxa"/>
              <w:bottom w:w="0" w:type="dxa"/>
              <w:right w:w="108" w:type="dxa"/>
            </w:tcMar>
          </w:tcPr>
          <w:p w14:paraId="7680943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E0E0E0"/>
            <w:tcMar>
              <w:top w:w="0" w:type="dxa"/>
              <w:left w:w="108" w:type="dxa"/>
              <w:bottom w:w="0" w:type="dxa"/>
              <w:right w:w="108" w:type="dxa"/>
            </w:tcMar>
          </w:tcPr>
          <w:p w14:paraId="7680943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E0E0E0"/>
            <w:tcMar>
              <w:top w:w="0" w:type="dxa"/>
              <w:left w:w="108" w:type="dxa"/>
              <w:bottom w:w="0" w:type="dxa"/>
              <w:right w:w="108" w:type="dxa"/>
            </w:tcMar>
          </w:tcPr>
          <w:p w14:paraId="7680943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3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38"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3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3A" w14:textId="77777777" w:rsidR="009B0C63" w:rsidRDefault="009B0C63" w:rsidP="009B0C63">
            <w:pPr>
              <w:pStyle w:val="Standard"/>
              <w:snapToGrid w:val="0"/>
            </w:pPr>
            <w:r>
              <w:rPr>
                <w:rFonts w:ascii="Arial" w:hAnsi="Arial" w:cs="Arial"/>
                <w:position w:val="6"/>
                <w:sz w:val="16"/>
                <w:szCs w:val="16"/>
              </w:rPr>
              <w:t>GNSS,</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10cm</w:t>
            </w:r>
          </w:p>
        </w:tc>
      </w:tr>
      <w:tr w:rsidR="009B0C63" w14:paraId="76809444" w14:textId="77777777">
        <w:trPr>
          <w:cantSplit/>
          <w:jc w:val="center"/>
        </w:trPr>
        <w:tc>
          <w:tcPr>
            <w:tcW w:w="709" w:type="dxa"/>
            <w:shd w:val="clear" w:color="auto" w:fill="F3F3F3"/>
            <w:tcMar>
              <w:top w:w="0" w:type="dxa"/>
              <w:left w:w="108" w:type="dxa"/>
              <w:bottom w:w="0" w:type="dxa"/>
              <w:right w:w="108" w:type="dxa"/>
            </w:tcMar>
          </w:tcPr>
          <w:p w14:paraId="7680943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23</w:t>
            </w:r>
          </w:p>
        </w:tc>
        <w:tc>
          <w:tcPr>
            <w:tcW w:w="2085" w:type="dxa"/>
            <w:shd w:val="clear" w:color="auto" w:fill="F3F3F3"/>
            <w:tcMar>
              <w:top w:w="0" w:type="dxa"/>
              <w:left w:w="108" w:type="dxa"/>
              <w:bottom w:w="0" w:type="dxa"/>
              <w:right w:w="108" w:type="dxa"/>
            </w:tcMar>
          </w:tcPr>
          <w:p w14:paraId="7680943D"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3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4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4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4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4D" w14:textId="77777777">
        <w:trPr>
          <w:cantSplit/>
          <w:jc w:val="center"/>
        </w:trPr>
        <w:tc>
          <w:tcPr>
            <w:tcW w:w="709" w:type="dxa"/>
            <w:shd w:val="clear" w:color="auto" w:fill="E0E0E0"/>
            <w:tcMar>
              <w:top w:w="0" w:type="dxa"/>
              <w:left w:w="108" w:type="dxa"/>
              <w:bottom w:w="0" w:type="dxa"/>
              <w:right w:w="108" w:type="dxa"/>
            </w:tcMar>
          </w:tcPr>
          <w:p w14:paraId="7680944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24</w:t>
            </w:r>
          </w:p>
        </w:tc>
        <w:tc>
          <w:tcPr>
            <w:tcW w:w="2085" w:type="dxa"/>
            <w:shd w:val="clear" w:color="auto" w:fill="E0E0E0"/>
            <w:tcMar>
              <w:top w:w="0" w:type="dxa"/>
              <w:left w:w="108" w:type="dxa"/>
              <w:bottom w:w="0" w:type="dxa"/>
              <w:right w:w="108" w:type="dxa"/>
            </w:tcMar>
          </w:tcPr>
          <w:p w14:paraId="76809446"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4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4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4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4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4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56" w14:textId="77777777">
        <w:trPr>
          <w:cantSplit/>
          <w:jc w:val="center"/>
        </w:trPr>
        <w:tc>
          <w:tcPr>
            <w:tcW w:w="709" w:type="dxa"/>
            <w:shd w:val="clear" w:color="auto" w:fill="F3F3F3"/>
            <w:tcMar>
              <w:top w:w="0" w:type="dxa"/>
              <w:left w:w="108" w:type="dxa"/>
              <w:bottom w:w="0" w:type="dxa"/>
              <w:right w:w="108" w:type="dxa"/>
            </w:tcMar>
          </w:tcPr>
          <w:p w14:paraId="7680944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25</w:t>
            </w:r>
          </w:p>
        </w:tc>
        <w:tc>
          <w:tcPr>
            <w:tcW w:w="2085" w:type="dxa"/>
            <w:shd w:val="clear" w:color="auto" w:fill="F3F3F3"/>
            <w:tcMar>
              <w:top w:w="0" w:type="dxa"/>
              <w:left w:w="108" w:type="dxa"/>
              <w:bottom w:w="0" w:type="dxa"/>
              <w:right w:w="108" w:type="dxa"/>
            </w:tcMar>
          </w:tcPr>
          <w:p w14:paraId="7680944F"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F3F3F3"/>
            <w:tcMar>
              <w:top w:w="0" w:type="dxa"/>
              <w:left w:w="108" w:type="dxa"/>
              <w:bottom w:w="0" w:type="dxa"/>
              <w:right w:w="108" w:type="dxa"/>
            </w:tcMar>
          </w:tcPr>
          <w:p w14:paraId="7680945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5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5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5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5F" w14:textId="77777777">
        <w:trPr>
          <w:cantSplit/>
          <w:jc w:val="center"/>
        </w:trPr>
        <w:tc>
          <w:tcPr>
            <w:tcW w:w="709" w:type="dxa"/>
            <w:shd w:val="clear" w:color="auto" w:fill="E0E0E0"/>
            <w:tcMar>
              <w:top w:w="0" w:type="dxa"/>
              <w:left w:w="108" w:type="dxa"/>
              <w:bottom w:w="0" w:type="dxa"/>
              <w:right w:w="108" w:type="dxa"/>
            </w:tcMar>
          </w:tcPr>
          <w:p w14:paraId="7680945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5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5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5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5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5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5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5E" w14:textId="77777777" w:rsidR="009B0C63" w:rsidRDefault="009B0C63" w:rsidP="009B0C63">
            <w:pPr>
              <w:pStyle w:val="Standard"/>
              <w:snapToGrid w:val="0"/>
              <w:rPr>
                <w:rFonts w:ascii="Arial" w:hAnsi="Arial" w:cs="Arial"/>
                <w:sz w:val="16"/>
                <w:szCs w:val="16"/>
              </w:rPr>
            </w:pPr>
          </w:p>
        </w:tc>
      </w:tr>
      <w:tr w:rsidR="009B0C63" w14:paraId="76809468" w14:textId="77777777">
        <w:trPr>
          <w:cantSplit/>
          <w:jc w:val="center"/>
        </w:trPr>
        <w:tc>
          <w:tcPr>
            <w:tcW w:w="709" w:type="dxa"/>
            <w:shd w:val="clear" w:color="auto" w:fill="F3F3F3"/>
            <w:tcMar>
              <w:top w:w="0" w:type="dxa"/>
              <w:left w:w="108" w:type="dxa"/>
              <w:bottom w:w="0" w:type="dxa"/>
              <w:right w:w="108" w:type="dxa"/>
            </w:tcMar>
          </w:tcPr>
          <w:p w14:paraId="768094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r>
              <w:rPr>
                <w:rFonts w:ascii="Arial" w:eastAsia="Arial" w:hAnsi="Arial" w:cs="Arial"/>
                <w:sz w:val="16"/>
                <w:szCs w:val="16"/>
              </w:rPr>
              <w:t>–</w:t>
            </w:r>
            <w:r>
              <w:rPr>
                <w:rFonts w:ascii="Arial" w:hAnsi="Arial" w:cs="Arial"/>
                <w:sz w:val="16"/>
                <w:szCs w:val="16"/>
              </w:rPr>
              <w:t>28</w:t>
            </w:r>
          </w:p>
        </w:tc>
        <w:tc>
          <w:tcPr>
            <w:tcW w:w="2085" w:type="dxa"/>
            <w:shd w:val="clear" w:color="auto" w:fill="F3F3F3"/>
            <w:tcMar>
              <w:top w:w="0" w:type="dxa"/>
              <w:left w:w="108" w:type="dxa"/>
              <w:bottom w:w="0" w:type="dxa"/>
              <w:right w:w="108" w:type="dxa"/>
            </w:tcMar>
          </w:tcPr>
          <w:p w14:paraId="7680946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46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46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6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6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6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67" w14:textId="77777777" w:rsidR="009B0C63" w:rsidRDefault="009B0C63" w:rsidP="009B0C63">
            <w:pPr>
              <w:pStyle w:val="Standard"/>
              <w:snapToGrid w:val="0"/>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71" w14:textId="77777777">
        <w:trPr>
          <w:cantSplit/>
          <w:jc w:val="center"/>
        </w:trPr>
        <w:tc>
          <w:tcPr>
            <w:tcW w:w="709" w:type="dxa"/>
            <w:shd w:val="clear" w:color="auto" w:fill="E0E0E0"/>
            <w:tcMar>
              <w:top w:w="0" w:type="dxa"/>
              <w:left w:w="108" w:type="dxa"/>
              <w:bottom w:w="0" w:type="dxa"/>
              <w:right w:w="108" w:type="dxa"/>
            </w:tcMar>
          </w:tcPr>
          <w:p w14:paraId="7680946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26</w:t>
            </w:r>
          </w:p>
        </w:tc>
        <w:tc>
          <w:tcPr>
            <w:tcW w:w="2085" w:type="dxa"/>
            <w:shd w:val="clear" w:color="auto" w:fill="E0E0E0"/>
            <w:tcMar>
              <w:top w:w="0" w:type="dxa"/>
              <w:left w:w="108" w:type="dxa"/>
              <w:bottom w:w="0" w:type="dxa"/>
              <w:right w:w="108" w:type="dxa"/>
            </w:tcMar>
          </w:tcPr>
          <w:p w14:paraId="7680946A"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6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4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6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6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7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7A" w14:textId="77777777">
        <w:trPr>
          <w:cantSplit/>
          <w:jc w:val="center"/>
        </w:trPr>
        <w:tc>
          <w:tcPr>
            <w:tcW w:w="709" w:type="dxa"/>
            <w:shd w:val="clear" w:color="auto" w:fill="F3F3F3"/>
            <w:tcMar>
              <w:top w:w="0" w:type="dxa"/>
              <w:left w:w="108" w:type="dxa"/>
              <w:bottom w:w="0" w:type="dxa"/>
              <w:right w:w="108" w:type="dxa"/>
            </w:tcMar>
          </w:tcPr>
          <w:p w14:paraId="7680947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27</w:t>
            </w:r>
          </w:p>
        </w:tc>
        <w:tc>
          <w:tcPr>
            <w:tcW w:w="2085" w:type="dxa"/>
            <w:shd w:val="clear" w:color="auto" w:fill="F3F3F3"/>
            <w:tcMar>
              <w:top w:w="0" w:type="dxa"/>
              <w:left w:w="108" w:type="dxa"/>
              <w:bottom w:w="0" w:type="dxa"/>
              <w:right w:w="108" w:type="dxa"/>
            </w:tcMar>
          </w:tcPr>
          <w:p w14:paraId="76809473"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7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7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7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7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7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7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83" w14:textId="77777777">
        <w:trPr>
          <w:cantSplit/>
          <w:jc w:val="center"/>
        </w:trPr>
        <w:tc>
          <w:tcPr>
            <w:tcW w:w="709" w:type="dxa"/>
            <w:shd w:val="clear" w:color="auto" w:fill="E0E0E0"/>
            <w:tcMar>
              <w:top w:w="0" w:type="dxa"/>
              <w:left w:w="108" w:type="dxa"/>
              <w:bottom w:w="0" w:type="dxa"/>
              <w:right w:w="108" w:type="dxa"/>
            </w:tcMar>
          </w:tcPr>
          <w:p w14:paraId="7680947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28</w:t>
            </w:r>
          </w:p>
        </w:tc>
        <w:tc>
          <w:tcPr>
            <w:tcW w:w="2085" w:type="dxa"/>
            <w:shd w:val="clear" w:color="auto" w:fill="E0E0E0"/>
            <w:tcMar>
              <w:top w:w="0" w:type="dxa"/>
              <w:left w:w="108" w:type="dxa"/>
              <w:bottom w:w="0" w:type="dxa"/>
              <w:right w:w="108" w:type="dxa"/>
            </w:tcMar>
          </w:tcPr>
          <w:p w14:paraId="7680947C"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7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7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8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8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8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85" w14:textId="77777777">
        <w:trPr>
          <w:cantSplit/>
          <w:jc w:val="center"/>
        </w:trPr>
        <w:tc>
          <w:tcPr>
            <w:tcW w:w="10348" w:type="dxa"/>
            <w:gridSpan w:val="8"/>
            <w:shd w:val="clear" w:color="auto" w:fill="CCFFCC"/>
            <w:tcMar>
              <w:top w:w="0" w:type="dxa"/>
              <w:left w:w="108" w:type="dxa"/>
              <w:bottom w:w="0" w:type="dxa"/>
              <w:right w:w="108" w:type="dxa"/>
            </w:tcMar>
          </w:tcPr>
          <w:p w14:paraId="76809484"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Local</w:t>
            </w:r>
            <w:r>
              <w:rPr>
                <w:rFonts w:ascii="Arial" w:eastAsia="Arial" w:hAnsi="Arial" w:cs="Arial"/>
                <w:b/>
                <w:i/>
                <w:sz w:val="16"/>
                <w:szCs w:val="16"/>
              </w:rPr>
              <w:t xml:space="preserve"> </w:t>
            </w:r>
            <w:r>
              <w:rPr>
                <w:rFonts w:ascii="Arial" w:hAnsi="Arial" w:cs="Arial"/>
                <w:b/>
                <w:i/>
                <w:sz w:val="16"/>
                <w:szCs w:val="16"/>
              </w:rPr>
              <w:t>Earth</w:t>
            </w:r>
            <w:r>
              <w:rPr>
                <w:rFonts w:ascii="Arial" w:eastAsia="Arial" w:hAnsi="Arial" w:cs="Arial"/>
                <w:b/>
                <w:i/>
                <w:sz w:val="16"/>
                <w:szCs w:val="16"/>
              </w:rPr>
              <w:t xml:space="preserve"> </w:t>
            </w:r>
            <w:r>
              <w:rPr>
                <w:rFonts w:ascii="Arial" w:hAnsi="Arial" w:cs="Arial"/>
                <w:b/>
                <w:i/>
                <w:sz w:val="16"/>
                <w:szCs w:val="16"/>
              </w:rPr>
              <w:t>parameters</w:t>
            </w:r>
          </w:p>
        </w:tc>
      </w:tr>
      <w:tr w:rsidR="009B0C63" w14:paraId="7680948E" w14:textId="77777777">
        <w:trPr>
          <w:cantSplit/>
          <w:jc w:val="center"/>
        </w:trPr>
        <w:tc>
          <w:tcPr>
            <w:tcW w:w="709" w:type="dxa"/>
            <w:shd w:val="clear" w:color="auto" w:fill="F3F3F3"/>
            <w:tcMar>
              <w:top w:w="0" w:type="dxa"/>
              <w:left w:w="108" w:type="dxa"/>
              <w:bottom w:w="0" w:type="dxa"/>
              <w:right w:w="108" w:type="dxa"/>
            </w:tcMar>
          </w:tcPr>
          <w:p w14:paraId="76809486" w14:textId="77777777" w:rsidR="009B0C63" w:rsidRDefault="009B0C63" w:rsidP="009B0C63">
            <w:pPr>
              <w:pStyle w:val="Standard"/>
              <w:snapToGrid w:val="0"/>
              <w:rPr>
                <w:rFonts w:ascii="Arial" w:hAnsi="Arial" w:cs="Arial"/>
                <w:sz w:val="16"/>
                <w:szCs w:val="16"/>
              </w:rPr>
            </w:pPr>
          </w:p>
        </w:tc>
        <w:tc>
          <w:tcPr>
            <w:tcW w:w="2085" w:type="dxa"/>
            <w:shd w:val="clear" w:color="auto" w:fill="F3F3F3"/>
            <w:tcMar>
              <w:top w:w="0" w:type="dxa"/>
              <w:left w:w="108" w:type="dxa"/>
              <w:bottom w:w="0" w:type="dxa"/>
              <w:right w:w="108" w:type="dxa"/>
            </w:tcMar>
          </w:tcPr>
          <w:p w14:paraId="7680948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488" w14:textId="3BC0FC02"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w:t>
            </w:r>
            <w:ins w:id="1173" w:author="Bowler, Neill" w:date="2023-01-20T11:39:00Z">
              <w:r w:rsidR="002B25D1">
                <w:rPr>
                  <w:rFonts w:ascii="Arial" w:hAnsi="Arial" w:cs="Arial"/>
                  <w:b/>
                  <w:sz w:val="16"/>
                  <w:szCs w:val="16"/>
                </w:rPr>
                <w:t>2</w:t>
              </w:r>
            </w:ins>
            <w:del w:id="1174" w:author="Bowler, Neill" w:date="2023-01-20T11:39:00Z">
              <w:r w:rsidDel="002B25D1">
                <w:rPr>
                  <w:rFonts w:ascii="Arial" w:hAnsi="Arial" w:cs="Arial"/>
                  <w:b/>
                  <w:sz w:val="16"/>
                  <w:szCs w:val="16"/>
                </w:rPr>
                <w:delText>3</w:delText>
              </w:r>
            </w:del>
          </w:p>
        </w:tc>
        <w:tc>
          <w:tcPr>
            <w:tcW w:w="845" w:type="dxa"/>
            <w:shd w:val="clear" w:color="auto" w:fill="F3F3F3"/>
            <w:tcMar>
              <w:top w:w="0" w:type="dxa"/>
              <w:left w:w="108" w:type="dxa"/>
              <w:bottom w:w="0" w:type="dxa"/>
              <w:right w:w="108" w:type="dxa"/>
            </w:tcMar>
          </w:tcPr>
          <w:p w14:paraId="7680948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8A"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48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8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8D" w14:textId="7C4DF692"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75" w:author="Bowler, Neill" w:date="2023-01-20T11:39:00Z">
              <w:r w:rsidR="002B25D1">
                <w:rPr>
                  <w:rFonts w:ascii="Arial" w:hAnsi="Arial" w:cs="Arial"/>
                  <w:sz w:val="16"/>
                  <w:szCs w:val="16"/>
                </w:rPr>
                <w:t>4</w:t>
              </w:r>
            </w:ins>
            <w:del w:id="1176" w:author="Bowler, Neill" w:date="2023-01-20T11:39:00Z">
              <w:r w:rsidDel="002B25D1">
                <w:rPr>
                  <w:rFonts w:ascii="Arial" w:hAnsi="Arial" w:cs="Arial"/>
                  <w:sz w:val="16"/>
                  <w:szCs w:val="16"/>
                </w:rPr>
                <w:delText>5</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497" w14:textId="77777777">
        <w:trPr>
          <w:cantSplit/>
          <w:jc w:val="center"/>
        </w:trPr>
        <w:tc>
          <w:tcPr>
            <w:tcW w:w="709" w:type="dxa"/>
            <w:shd w:val="clear" w:color="auto" w:fill="E0E0E0"/>
            <w:tcMar>
              <w:top w:w="0" w:type="dxa"/>
              <w:left w:w="108" w:type="dxa"/>
              <w:bottom w:w="0" w:type="dxa"/>
              <w:right w:w="108" w:type="dxa"/>
            </w:tcMar>
          </w:tcPr>
          <w:p w14:paraId="7680948F"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9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491" w14:textId="04C96698"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w:t>
            </w:r>
            <w:ins w:id="1177" w:author="Bowler, Neill" w:date="2023-01-20T11:39:00Z">
              <w:r w:rsidR="002B25D1">
                <w:rPr>
                  <w:rFonts w:ascii="Arial" w:hAnsi="Arial" w:cs="Arial"/>
                  <w:b/>
                  <w:sz w:val="16"/>
                  <w:szCs w:val="16"/>
                </w:rPr>
                <w:t>0</w:t>
              </w:r>
            </w:ins>
            <w:del w:id="1178" w:author="Bowler, Neill" w:date="2023-01-20T11:38:00Z">
              <w:r w:rsidDel="007820FF">
                <w:rPr>
                  <w:rFonts w:ascii="Arial" w:hAnsi="Arial" w:cs="Arial"/>
                  <w:b/>
                  <w:sz w:val="16"/>
                  <w:szCs w:val="16"/>
                </w:rPr>
                <w:delText>1</w:delText>
              </w:r>
            </w:del>
          </w:p>
        </w:tc>
        <w:tc>
          <w:tcPr>
            <w:tcW w:w="845" w:type="dxa"/>
            <w:shd w:val="clear" w:color="auto" w:fill="E0E0E0"/>
            <w:tcMar>
              <w:top w:w="0" w:type="dxa"/>
              <w:left w:w="108" w:type="dxa"/>
              <w:bottom w:w="0" w:type="dxa"/>
              <w:right w:w="108" w:type="dxa"/>
            </w:tcMar>
          </w:tcPr>
          <w:p w14:paraId="76809492"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93" w14:textId="77777777" w:rsidR="009B0C63" w:rsidRDefault="009B0C63" w:rsidP="009B0C63">
            <w:pPr>
              <w:pStyle w:val="Standard"/>
              <w:snapToGrid w:val="0"/>
              <w:rPr>
                <w:rFonts w:ascii="Arial" w:hAnsi="Arial" w:cs="Arial"/>
                <w:sz w:val="16"/>
                <w:szCs w:val="16"/>
              </w:rPr>
            </w:pPr>
          </w:p>
        </w:tc>
        <w:tc>
          <w:tcPr>
            <w:tcW w:w="887" w:type="dxa"/>
            <w:shd w:val="clear" w:color="auto" w:fill="E0E0E0"/>
            <w:tcMar>
              <w:top w:w="0" w:type="dxa"/>
              <w:left w:w="108" w:type="dxa"/>
              <w:bottom w:w="0" w:type="dxa"/>
              <w:right w:w="108" w:type="dxa"/>
            </w:tcMar>
          </w:tcPr>
          <w:p w14:paraId="76809494"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95"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96" w14:textId="04098965"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ins w:id="1179" w:author="Bowler, Neill" w:date="2023-01-20T11:39:00Z">
              <w:r w:rsidR="002B25D1">
                <w:rPr>
                  <w:rFonts w:ascii="Arial" w:hAnsi="Arial" w:cs="Arial"/>
                  <w:sz w:val="16"/>
                  <w:szCs w:val="16"/>
                </w:rPr>
                <w:t>2</w:t>
              </w:r>
            </w:ins>
            <w:del w:id="1180" w:author="Bowler, Neill" w:date="2023-01-20T11:38:00Z">
              <w:r w:rsidDel="00AB495A">
                <w:rPr>
                  <w:rFonts w:ascii="Arial" w:hAnsi="Arial" w:cs="Arial"/>
                  <w:sz w:val="16"/>
                  <w:szCs w:val="16"/>
                </w:rPr>
                <w:delText>3</w:delText>
              </w:r>
            </w:del>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4A1" w14:textId="77777777">
        <w:trPr>
          <w:cantSplit/>
          <w:jc w:val="center"/>
        </w:trPr>
        <w:tc>
          <w:tcPr>
            <w:tcW w:w="709" w:type="dxa"/>
            <w:shd w:val="clear" w:color="auto" w:fill="F3F3F3"/>
            <w:tcMar>
              <w:top w:w="0" w:type="dxa"/>
              <w:left w:w="108" w:type="dxa"/>
              <w:bottom w:w="0" w:type="dxa"/>
              <w:right w:w="108" w:type="dxa"/>
            </w:tcMar>
          </w:tcPr>
          <w:p w14:paraId="7680949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29</w:t>
            </w:r>
          </w:p>
        </w:tc>
        <w:tc>
          <w:tcPr>
            <w:tcW w:w="2085" w:type="dxa"/>
            <w:shd w:val="clear" w:color="auto" w:fill="F3F3F3"/>
            <w:tcMar>
              <w:top w:w="0" w:type="dxa"/>
              <w:left w:w="108" w:type="dxa"/>
              <w:bottom w:w="0" w:type="dxa"/>
              <w:right w:w="108" w:type="dxa"/>
            </w:tcMar>
          </w:tcPr>
          <w:p w14:paraId="76809499" w14:textId="5F426945" w:rsidR="009B0C63" w:rsidDel="00D338BE" w:rsidRDefault="009B0C63" w:rsidP="00D338BE">
            <w:pPr>
              <w:pStyle w:val="Standard"/>
              <w:snapToGrid w:val="0"/>
              <w:rPr>
                <w:del w:id="1181" w:author="Bowler, Neill" w:date="2023-01-20T11:25:00Z"/>
                <w:rFonts w:ascii="Arial" w:eastAsia="Arial" w:hAnsi="Arial" w:cs="Arial"/>
                <w:sz w:val="16"/>
                <w:szCs w:val="16"/>
              </w:rPr>
            </w:pPr>
            <w:r>
              <w:rPr>
                <w:rFonts w:ascii="Arial" w:hAnsi="Arial" w:cs="Arial"/>
                <w:b/>
                <w:sz w:val="16"/>
                <w:szCs w:val="16"/>
              </w:rPr>
              <w:t>Time</w:t>
            </w:r>
            <w:r>
              <w:rPr>
                <w:rFonts w:ascii="Arial" w:eastAsia="Arial" w:hAnsi="Arial" w:cs="Arial"/>
                <w:b/>
                <w:sz w:val="16"/>
                <w:szCs w:val="16"/>
              </w:rPr>
              <w:t xml:space="preserve"> </w:t>
            </w:r>
            <w:r>
              <w:rPr>
                <w:rFonts w:ascii="Arial" w:hAnsi="Arial" w:cs="Arial"/>
                <w:b/>
                <w:sz w:val="16"/>
                <w:szCs w:val="16"/>
              </w:rPr>
              <w:t>increment</w:t>
            </w:r>
          </w:p>
          <w:p w14:paraId="11CD577B" w14:textId="77777777" w:rsidR="00D338BE" w:rsidRDefault="00D338BE" w:rsidP="009B0C63">
            <w:pPr>
              <w:pStyle w:val="Standard"/>
              <w:snapToGrid w:val="0"/>
              <w:rPr>
                <w:ins w:id="1182" w:author="Bowler, Neill" w:date="2023-01-20T11:25:00Z"/>
                <w:rFonts w:ascii="Arial" w:hAnsi="Arial" w:cs="Arial"/>
                <w:b/>
                <w:sz w:val="16"/>
                <w:szCs w:val="16"/>
              </w:rPr>
            </w:pPr>
          </w:p>
          <w:p w14:paraId="7680949A" w14:textId="36BABA32" w:rsidR="009B0C63" w:rsidRDefault="009B0C63">
            <w:pPr>
              <w:pStyle w:val="Standard"/>
              <w:snapToGrid w:val="0"/>
              <w:rPr>
                <w:rFonts w:ascii="Arial" w:hAnsi="Arial" w:cs="Arial"/>
                <w:sz w:val="16"/>
                <w:szCs w:val="16"/>
              </w:rPr>
              <w:pPrChange w:id="1183" w:author="Bowler, Neill" w:date="2023-01-20T11:25:00Z">
                <w:pPr>
                  <w:pStyle w:val="Standard"/>
                </w:pPr>
              </w:pPrChange>
            </w:pPr>
            <w:del w:id="1184" w:author="Bowler, Neill" w:date="2023-01-20T11:25:00Z">
              <w:r w:rsidDel="00D338BE">
                <w:rPr>
                  <w:rFonts w:ascii="Arial" w:eastAsia="Arial" w:hAnsi="Arial" w:cs="Arial"/>
                  <w:sz w:val="16"/>
                  <w:szCs w:val="16"/>
                </w:rPr>
                <w:delText xml:space="preserve"> </w:delText>
              </w:r>
            </w:del>
            <w:del w:id="1185" w:author="Bowler, Neill" w:date="2022-09-30T16:47:00Z">
              <w:r w:rsidDel="001B5280">
                <w:rPr>
                  <w:rFonts w:ascii="Arial" w:hAnsi="Arial" w:cs="Arial"/>
                  <w:sz w:val="16"/>
                  <w:szCs w:val="16"/>
                </w:rPr>
                <w:delText>(since</w:delText>
              </w:r>
              <w:r w:rsidDel="001B5280">
                <w:rPr>
                  <w:rFonts w:ascii="Arial" w:eastAsia="Arial" w:hAnsi="Arial" w:cs="Arial"/>
                  <w:sz w:val="16"/>
                  <w:szCs w:val="16"/>
                </w:rPr>
                <w:delText xml:space="preserve"> </w:delText>
              </w:r>
              <w:r w:rsidDel="001B5280">
                <w:rPr>
                  <w:rFonts w:ascii="Arial" w:hAnsi="Arial" w:cs="Arial"/>
                  <w:sz w:val="16"/>
                  <w:szCs w:val="16"/>
                </w:rPr>
                <w:delText>start)</w:delText>
              </w:r>
            </w:del>
            <w:ins w:id="1186" w:author="Bowler, Neill" w:date="2022-09-30T16:47:00Z">
              <w:r>
                <w:rPr>
                  <w:rFonts w:ascii="Arial" w:hAnsi="Arial" w:cs="Arial"/>
                  <w:sz w:val="16"/>
                  <w:szCs w:val="16"/>
                </w:rPr>
                <w:t>(between start of occultation and reference time)</w:t>
              </w:r>
            </w:ins>
          </w:p>
        </w:tc>
        <w:tc>
          <w:tcPr>
            <w:tcW w:w="1013" w:type="dxa"/>
            <w:shd w:val="clear" w:color="auto" w:fill="F3F3F3"/>
            <w:tcMar>
              <w:top w:w="0" w:type="dxa"/>
              <w:left w:w="108" w:type="dxa"/>
              <w:bottom w:w="0" w:type="dxa"/>
              <w:right w:w="108" w:type="dxa"/>
            </w:tcMar>
          </w:tcPr>
          <w:p w14:paraId="7680949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016</w:t>
            </w:r>
          </w:p>
        </w:tc>
        <w:tc>
          <w:tcPr>
            <w:tcW w:w="845" w:type="dxa"/>
            <w:shd w:val="clear" w:color="auto" w:fill="F3F3F3"/>
            <w:tcMar>
              <w:top w:w="0" w:type="dxa"/>
              <w:left w:w="108" w:type="dxa"/>
              <w:bottom w:w="0" w:type="dxa"/>
              <w:right w:w="108" w:type="dxa"/>
            </w:tcMar>
          </w:tcPr>
          <w:p w14:paraId="7680949C" w14:textId="603AFC21" w:rsidR="009B0C63" w:rsidRDefault="009B0C63" w:rsidP="009B0C63">
            <w:pPr>
              <w:pStyle w:val="Standard"/>
              <w:snapToGrid w:val="0"/>
              <w:jc w:val="right"/>
              <w:rPr>
                <w:rFonts w:ascii="Arial" w:hAnsi="Arial" w:cs="Arial"/>
                <w:sz w:val="16"/>
                <w:szCs w:val="16"/>
              </w:rPr>
            </w:pPr>
            <w:r>
              <w:rPr>
                <w:rFonts w:ascii="Arial" w:hAnsi="Arial" w:cs="Arial"/>
                <w:sz w:val="16"/>
                <w:szCs w:val="16"/>
              </w:rPr>
              <w:t>(</w:t>
            </w:r>
            <w:ins w:id="1187" w:author="Bowler, Neill" w:date="2023-01-20T11:39:00Z">
              <w:r w:rsidR="002B25D1">
                <w:rPr>
                  <w:rFonts w:ascii="Arial" w:hAnsi="Arial" w:cs="Arial"/>
                  <w:sz w:val="16"/>
                  <w:szCs w:val="16"/>
                </w:rPr>
                <w:t>2</w:t>
              </w:r>
            </w:ins>
            <w:del w:id="1188" w:author="Bowler, Neill" w:date="2023-01-20T11:39:00Z">
              <w:r w:rsidDel="002B25D1">
                <w:rPr>
                  <w:rFonts w:ascii="Arial" w:hAnsi="Arial" w:cs="Arial"/>
                  <w:sz w:val="16"/>
                  <w:szCs w:val="16"/>
                </w:rPr>
                <w:delText>3</w:delText>
              </w:r>
            </w:del>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9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-4096</w:t>
            </w:r>
          </w:p>
        </w:tc>
        <w:tc>
          <w:tcPr>
            <w:tcW w:w="887" w:type="dxa"/>
            <w:shd w:val="clear" w:color="auto" w:fill="F3F3F3"/>
            <w:tcMar>
              <w:top w:w="0" w:type="dxa"/>
              <w:left w:w="108" w:type="dxa"/>
              <w:bottom w:w="0" w:type="dxa"/>
              <w:right w:w="108" w:type="dxa"/>
            </w:tcMar>
          </w:tcPr>
          <w:p w14:paraId="7680949E" w14:textId="292D7BFF" w:rsidR="009B0C63" w:rsidRDefault="009B0C63" w:rsidP="009B0C63">
            <w:pPr>
              <w:pStyle w:val="Standard"/>
              <w:snapToGrid w:val="0"/>
              <w:jc w:val="right"/>
              <w:rPr>
                <w:rFonts w:ascii="Arial" w:hAnsi="Arial" w:cs="Arial"/>
                <w:sz w:val="16"/>
                <w:szCs w:val="16"/>
              </w:rPr>
            </w:pPr>
            <w:r>
              <w:rPr>
                <w:rFonts w:ascii="Arial" w:hAnsi="Arial" w:cs="Arial"/>
                <w:sz w:val="16"/>
                <w:szCs w:val="16"/>
              </w:rPr>
              <w:t>(</w:t>
            </w:r>
            <w:del w:id="1189" w:author="Bowler, Neill" w:date="2022-09-30T16:52:00Z">
              <w:r w:rsidDel="00E33573">
                <w:rPr>
                  <w:rFonts w:ascii="Arial" w:hAnsi="Arial" w:cs="Arial"/>
                  <w:sz w:val="16"/>
                  <w:szCs w:val="16"/>
                </w:rPr>
                <w:delText>18</w:delText>
              </w:r>
            </w:del>
            <w:ins w:id="1190" w:author="Bowler, Neill" w:date="2023-01-20T11:38:00Z">
              <w:r w:rsidR="00AB495A">
                <w:rPr>
                  <w:rFonts w:ascii="Arial" w:hAnsi="Arial" w:cs="Arial"/>
                  <w:sz w:val="16"/>
                  <w:szCs w:val="16"/>
                </w:rPr>
                <w:t>17</w:t>
              </w:r>
            </w:ins>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13</w:t>
            </w:r>
          </w:p>
        </w:tc>
        <w:tc>
          <w:tcPr>
            <w:tcW w:w="1063" w:type="dxa"/>
            <w:shd w:val="clear" w:color="auto" w:fill="F3F3F3"/>
            <w:tcMar>
              <w:top w:w="0" w:type="dxa"/>
              <w:left w:w="108" w:type="dxa"/>
              <w:bottom w:w="0" w:type="dxa"/>
              <w:right w:w="108" w:type="dxa"/>
            </w:tcMar>
          </w:tcPr>
          <w:p w14:paraId="7680949F"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A0" w14:textId="677B1AC2" w:rsidR="009B0C63" w:rsidRDefault="00D7424C" w:rsidP="009B0C63">
            <w:pPr>
              <w:pStyle w:val="Standard"/>
              <w:snapToGrid w:val="0"/>
            </w:pPr>
            <w:ins w:id="1191" w:author="Bowler, Neill" w:date="2023-01-20T11:42:00Z">
              <w:r>
                <w:rPr>
                  <w:rFonts w:ascii="Arial" w:hAnsi="Arial" w:cs="Arial"/>
                  <w:sz w:val="16"/>
                  <w:szCs w:val="16"/>
                </w:rPr>
                <w:t>-40–2580s to 10ms</w:t>
              </w:r>
            </w:ins>
            <w:del w:id="1192" w:author="Bowler, Neill" w:date="2023-01-20T11:42:00Z">
              <w:r w:rsidR="009B0C63" w:rsidDel="00D7424C">
                <w:rPr>
                  <w:rFonts w:ascii="Arial" w:hAnsi="Arial" w:cs="Arial"/>
                  <w:sz w:val="16"/>
                  <w:szCs w:val="16"/>
                </w:rPr>
                <w:delText>0</w:delText>
              </w:r>
              <w:r w:rsidR="009B0C63" w:rsidDel="00D7424C">
                <w:rPr>
                  <w:rFonts w:ascii="Arial" w:eastAsia="Arial" w:hAnsi="Arial" w:cs="Arial"/>
                  <w:sz w:val="16"/>
                  <w:szCs w:val="16"/>
                </w:rPr>
                <w:delText>–</w:delText>
              </w:r>
            </w:del>
            <w:del w:id="1193" w:author="Bowler, Neill" w:date="2022-09-30T16:49:00Z">
              <w:r w:rsidR="009B0C63" w:rsidDel="00E3630F">
                <w:rPr>
                  <w:rFonts w:ascii="Arial" w:hAnsi="Arial" w:cs="Arial"/>
                  <w:sz w:val="16"/>
                  <w:szCs w:val="16"/>
                </w:rPr>
                <w:delText>240s</w:delText>
              </w:r>
              <w:r w:rsidR="009B0C63" w:rsidDel="00E3630F">
                <w:rPr>
                  <w:rFonts w:ascii="Arial" w:eastAsia="Arial" w:hAnsi="Arial" w:cs="Arial"/>
                  <w:sz w:val="16"/>
                  <w:szCs w:val="16"/>
                </w:rPr>
                <w:delText xml:space="preserve"> </w:delText>
              </w:r>
            </w:del>
            <w:del w:id="1194" w:author="Bowler, Neill" w:date="2023-01-20T11:42:00Z">
              <w:r w:rsidR="009B0C63" w:rsidDel="00D7424C">
                <w:rPr>
                  <w:rFonts w:ascii="Arial" w:hAnsi="Arial" w:cs="Arial"/>
                  <w:sz w:val="16"/>
                  <w:szCs w:val="16"/>
                </w:rPr>
                <w:delText>to</w:delText>
              </w:r>
              <w:r w:rsidR="009B0C63" w:rsidDel="00D7424C">
                <w:rPr>
                  <w:rFonts w:ascii="Arial" w:eastAsia="Arial" w:hAnsi="Arial" w:cs="Arial"/>
                  <w:sz w:val="16"/>
                  <w:szCs w:val="16"/>
                </w:rPr>
                <w:delText xml:space="preserve"> </w:delText>
              </w:r>
              <w:r w:rsidR="009B0C63" w:rsidDel="00D7424C">
                <w:rPr>
                  <w:rFonts w:ascii="Arial" w:hAnsi="Arial" w:cs="Arial"/>
                  <w:sz w:val="16"/>
                  <w:szCs w:val="16"/>
                </w:rPr>
                <w:delText>1ms</w:delText>
              </w:r>
            </w:del>
          </w:p>
        </w:tc>
      </w:tr>
      <w:tr w:rsidR="009B0C63" w14:paraId="565BA1A5" w14:textId="77777777">
        <w:trPr>
          <w:cantSplit/>
          <w:jc w:val="center"/>
          <w:ins w:id="1195" w:author="Bowler, Neill" w:date="2022-09-30T16:46:00Z"/>
        </w:trPr>
        <w:tc>
          <w:tcPr>
            <w:tcW w:w="709" w:type="dxa"/>
            <w:shd w:val="clear" w:color="auto" w:fill="F3F3F3"/>
            <w:tcMar>
              <w:top w:w="0" w:type="dxa"/>
              <w:left w:w="108" w:type="dxa"/>
              <w:bottom w:w="0" w:type="dxa"/>
              <w:right w:w="108" w:type="dxa"/>
            </w:tcMar>
          </w:tcPr>
          <w:p w14:paraId="4821FDC6" w14:textId="200CA7D6" w:rsidR="009B0C63" w:rsidRDefault="009B0C63" w:rsidP="009B0C63">
            <w:pPr>
              <w:pStyle w:val="Standard"/>
              <w:snapToGrid w:val="0"/>
              <w:jc w:val="right"/>
              <w:rPr>
                <w:ins w:id="1196" w:author="Bowler, Neill" w:date="2022-09-30T16:46:00Z"/>
                <w:rFonts w:ascii="Arial" w:hAnsi="Arial" w:cs="Arial"/>
                <w:sz w:val="16"/>
                <w:szCs w:val="16"/>
              </w:rPr>
            </w:pPr>
            <w:ins w:id="1197" w:author="Bowler, Neill" w:date="2022-09-30T16:46:00Z">
              <w:r>
                <w:rPr>
                  <w:rFonts w:ascii="Arial" w:hAnsi="Arial" w:cs="Arial"/>
                  <w:sz w:val="16"/>
                  <w:szCs w:val="16"/>
                </w:rPr>
                <w:t>30</w:t>
              </w:r>
            </w:ins>
          </w:p>
        </w:tc>
        <w:tc>
          <w:tcPr>
            <w:tcW w:w="2085" w:type="dxa"/>
            <w:shd w:val="clear" w:color="auto" w:fill="F3F3F3"/>
            <w:tcMar>
              <w:top w:w="0" w:type="dxa"/>
              <w:left w:w="108" w:type="dxa"/>
              <w:bottom w:w="0" w:type="dxa"/>
              <w:right w:w="108" w:type="dxa"/>
            </w:tcMar>
          </w:tcPr>
          <w:p w14:paraId="2AB58B1C" w14:textId="4B8EA755" w:rsidR="00D338BE" w:rsidRDefault="009B0C63" w:rsidP="009B0C63">
            <w:pPr>
              <w:pStyle w:val="Standard"/>
              <w:snapToGrid w:val="0"/>
              <w:rPr>
                <w:ins w:id="1198" w:author="Bowler, Neill" w:date="2023-01-20T11:25:00Z"/>
                <w:rFonts w:ascii="Arial" w:hAnsi="Arial" w:cs="Arial"/>
                <w:b/>
                <w:sz w:val="16"/>
                <w:szCs w:val="16"/>
              </w:rPr>
            </w:pPr>
            <w:ins w:id="1199" w:author="Bowler, Neill" w:date="2022-09-30T16:47:00Z">
              <w:r>
                <w:rPr>
                  <w:rFonts w:ascii="Arial" w:hAnsi="Arial" w:cs="Arial"/>
                  <w:b/>
                  <w:sz w:val="16"/>
                  <w:szCs w:val="16"/>
                </w:rPr>
                <w:t>Time increment</w:t>
              </w:r>
            </w:ins>
          </w:p>
          <w:p w14:paraId="5B11767C" w14:textId="2E310C67" w:rsidR="009B0C63" w:rsidRDefault="009B0C63" w:rsidP="009B0C63">
            <w:pPr>
              <w:pStyle w:val="Standard"/>
              <w:snapToGrid w:val="0"/>
              <w:rPr>
                <w:ins w:id="1200" w:author="Bowler, Neill" w:date="2022-09-30T16:46:00Z"/>
                <w:rFonts w:ascii="Arial" w:hAnsi="Arial" w:cs="Arial"/>
                <w:b/>
                <w:sz w:val="16"/>
                <w:szCs w:val="16"/>
              </w:rPr>
            </w:pPr>
            <w:ins w:id="1201" w:author="Bowler, Neill" w:date="2022-09-30T16:47:00Z">
              <w:r w:rsidRPr="00D15E49">
                <w:rPr>
                  <w:rFonts w:ascii="Arial" w:hAnsi="Arial" w:cs="Arial"/>
                  <w:bCs/>
                  <w:sz w:val="16"/>
                  <w:szCs w:val="16"/>
                  <w:rPrChange w:id="1202" w:author="Bowler, Neill" w:date="2023-01-20T11:24:00Z">
                    <w:rPr>
                      <w:rFonts w:ascii="Arial" w:hAnsi="Arial" w:cs="Arial"/>
                      <w:b/>
                      <w:sz w:val="16"/>
                      <w:szCs w:val="16"/>
                    </w:rPr>
                  </w:rPrChange>
                </w:rPr>
                <w:t>(between reference time and end of occultation)</w:t>
              </w:r>
            </w:ins>
          </w:p>
        </w:tc>
        <w:tc>
          <w:tcPr>
            <w:tcW w:w="1013" w:type="dxa"/>
            <w:shd w:val="clear" w:color="auto" w:fill="F3F3F3"/>
            <w:tcMar>
              <w:top w:w="0" w:type="dxa"/>
              <w:left w:w="108" w:type="dxa"/>
              <w:bottom w:w="0" w:type="dxa"/>
              <w:right w:w="108" w:type="dxa"/>
            </w:tcMar>
          </w:tcPr>
          <w:p w14:paraId="47FB5FEB" w14:textId="02D8C96B" w:rsidR="009B0C63" w:rsidRDefault="009B0C63" w:rsidP="009B0C63">
            <w:pPr>
              <w:pStyle w:val="Standard"/>
              <w:snapToGrid w:val="0"/>
              <w:jc w:val="center"/>
              <w:rPr>
                <w:ins w:id="1203" w:author="Bowler, Neill" w:date="2022-09-30T16:46:00Z"/>
                <w:rFonts w:ascii="Arial" w:hAnsi="Arial" w:cs="Arial"/>
                <w:b/>
                <w:sz w:val="16"/>
                <w:szCs w:val="16"/>
              </w:rPr>
            </w:pPr>
            <w:ins w:id="1204" w:author="Bowler, Neill" w:date="2022-09-30T16:47:00Z">
              <w:r>
                <w:rPr>
                  <w:rFonts w:ascii="Arial" w:hAnsi="Arial" w:cs="Arial"/>
                  <w:b/>
                  <w:sz w:val="16"/>
                  <w:szCs w:val="16"/>
                </w:rPr>
                <w:t>0 04 016</w:t>
              </w:r>
            </w:ins>
          </w:p>
        </w:tc>
        <w:tc>
          <w:tcPr>
            <w:tcW w:w="845" w:type="dxa"/>
            <w:shd w:val="clear" w:color="auto" w:fill="F3F3F3"/>
            <w:tcMar>
              <w:top w:w="0" w:type="dxa"/>
              <w:left w:w="108" w:type="dxa"/>
              <w:bottom w:w="0" w:type="dxa"/>
              <w:right w:w="108" w:type="dxa"/>
            </w:tcMar>
          </w:tcPr>
          <w:p w14:paraId="119B914B" w14:textId="3910583A" w:rsidR="009B0C63" w:rsidRDefault="009B0C63" w:rsidP="009B0C63">
            <w:pPr>
              <w:pStyle w:val="Standard"/>
              <w:snapToGrid w:val="0"/>
              <w:jc w:val="right"/>
              <w:rPr>
                <w:ins w:id="1205" w:author="Bowler, Neill" w:date="2022-09-30T16:46:00Z"/>
                <w:rFonts w:ascii="Arial" w:hAnsi="Arial" w:cs="Arial"/>
                <w:sz w:val="16"/>
                <w:szCs w:val="16"/>
              </w:rPr>
            </w:pPr>
            <w:ins w:id="1206" w:author="Bowler, Neill" w:date="2022-09-30T16:48:00Z">
              <w:r>
                <w:rPr>
                  <w:rFonts w:ascii="Arial" w:hAnsi="Arial" w:cs="Arial"/>
                  <w:sz w:val="16"/>
                  <w:szCs w:val="16"/>
                </w:rPr>
                <w:t>(</w:t>
              </w:r>
            </w:ins>
            <w:ins w:id="1207" w:author="Bowler, Neill" w:date="2023-01-20T11:39:00Z">
              <w:r w:rsidR="002B25D1">
                <w:rPr>
                  <w:rFonts w:ascii="Arial" w:hAnsi="Arial" w:cs="Arial"/>
                  <w:sz w:val="16"/>
                  <w:szCs w:val="16"/>
                </w:rPr>
                <w:t>2</w:t>
              </w:r>
            </w:ins>
            <w:ins w:id="1208" w:author="Bowler, Neill" w:date="2022-09-30T16:48:00Z">
              <w:r>
                <w:rPr>
                  <w:rFonts w:ascii="Arial" w:hAnsi="Arial" w:cs="Arial"/>
                  <w:sz w:val="16"/>
                  <w:szCs w:val="16"/>
                </w:rPr>
                <w:t>)   0</w:t>
              </w:r>
            </w:ins>
          </w:p>
        </w:tc>
        <w:tc>
          <w:tcPr>
            <w:tcW w:w="1265" w:type="dxa"/>
            <w:shd w:val="clear" w:color="auto" w:fill="F3F3F3"/>
            <w:tcMar>
              <w:top w:w="0" w:type="dxa"/>
              <w:left w:w="108" w:type="dxa"/>
              <w:bottom w:w="0" w:type="dxa"/>
              <w:right w:w="108" w:type="dxa"/>
            </w:tcMar>
          </w:tcPr>
          <w:p w14:paraId="18219256" w14:textId="19BAFE6B" w:rsidR="009B0C63" w:rsidRDefault="009B0C63" w:rsidP="009B0C63">
            <w:pPr>
              <w:pStyle w:val="Standard"/>
              <w:snapToGrid w:val="0"/>
              <w:jc w:val="right"/>
              <w:rPr>
                <w:ins w:id="1209" w:author="Bowler, Neill" w:date="2022-09-30T16:46:00Z"/>
                <w:rFonts w:ascii="Arial" w:hAnsi="Arial" w:cs="Arial"/>
                <w:sz w:val="16"/>
                <w:szCs w:val="16"/>
              </w:rPr>
            </w:pPr>
            <w:ins w:id="1210" w:author="Bowler, Neill" w:date="2022-09-30T16:49:00Z">
              <w:r>
                <w:rPr>
                  <w:rFonts w:ascii="Arial" w:hAnsi="Arial" w:cs="Arial"/>
                  <w:sz w:val="16"/>
                  <w:szCs w:val="16"/>
                </w:rPr>
                <w:t>-4096</w:t>
              </w:r>
            </w:ins>
          </w:p>
        </w:tc>
        <w:tc>
          <w:tcPr>
            <w:tcW w:w="887" w:type="dxa"/>
            <w:shd w:val="clear" w:color="auto" w:fill="F3F3F3"/>
            <w:tcMar>
              <w:top w:w="0" w:type="dxa"/>
              <w:left w:w="108" w:type="dxa"/>
              <w:bottom w:w="0" w:type="dxa"/>
              <w:right w:w="108" w:type="dxa"/>
            </w:tcMar>
          </w:tcPr>
          <w:p w14:paraId="5AF7A789" w14:textId="7DF3BA66" w:rsidR="009B0C63" w:rsidRDefault="009B0C63" w:rsidP="009B0C63">
            <w:pPr>
              <w:pStyle w:val="Standard"/>
              <w:snapToGrid w:val="0"/>
              <w:jc w:val="right"/>
              <w:rPr>
                <w:ins w:id="1211" w:author="Bowler, Neill" w:date="2022-09-30T16:46:00Z"/>
                <w:rFonts w:ascii="Arial" w:hAnsi="Arial" w:cs="Arial"/>
                <w:sz w:val="16"/>
                <w:szCs w:val="16"/>
              </w:rPr>
            </w:pPr>
            <w:ins w:id="1212" w:author="Bowler, Neill" w:date="2022-09-30T16:49:00Z">
              <w:r>
                <w:rPr>
                  <w:rFonts w:ascii="Arial" w:hAnsi="Arial" w:cs="Arial"/>
                  <w:sz w:val="16"/>
                  <w:szCs w:val="16"/>
                </w:rPr>
                <w:t>(</w:t>
              </w:r>
            </w:ins>
            <w:ins w:id="1213" w:author="Bowler, Neill" w:date="2023-01-20T11:38:00Z">
              <w:r w:rsidR="00AB495A">
                <w:rPr>
                  <w:rFonts w:ascii="Arial" w:hAnsi="Arial" w:cs="Arial"/>
                  <w:sz w:val="16"/>
                  <w:szCs w:val="16"/>
                </w:rPr>
                <w:t>17</w:t>
              </w:r>
            </w:ins>
            <w:ins w:id="1214" w:author="Bowler, Neill" w:date="2022-09-30T16:49:00Z">
              <w:r>
                <w:rPr>
                  <w:rFonts w:ascii="Arial" w:hAnsi="Arial" w:cs="Arial"/>
                  <w:sz w:val="16"/>
                  <w:szCs w:val="16"/>
                </w:rPr>
                <w:t>)   13</w:t>
              </w:r>
            </w:ins>
          </w:p>
        </w:tc>
        <w:tc>
          <w:tcPr>
            <w:tcW w:w="1063" w:type="dxa"/>
            <w:shd w:val="clear" w:color="auto" w:fill="F3F3F3"/>
            <w:tcMar>
              <w:top w:w="0" w:type="dxa"/>
              <w:left w:w="108" w:type="dxa"/>
              <w:bottom w:w="0" w:type="dxa"/>
              <w:right w:w="108" w:type="dxa"/>
            </w:tcMar>
          </w:tcPr>
          <w:p w14:paraId="69E318BF" w14:textId="4580F8D8" w:rsidR="009B0C63" w:rsidRDefault="009B0C63" w:rsidP="009B0C63">
            <w:pPr>
              <w:pStyle w:val="Standard"/>
              <w:snapToGrid w:val="0"/>
              <w:rPr>
                <w:ins w:id="1215" w:author="Bowler, Neill" w:date="2022-09-30T16:46:00Z"/>
                <w:rFonts w:ascii="Arial" w:hAnsi="Arial" w:cs="Arial"/>
                <w:sz w:val="16"/>
                <w:szCs w:val="16"/>
              </w:rPr>
            </w:pPr>
            <w:ins w:id="1216" w:author="Bowler, Neill" w:date="2022-09-30T16:49: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48393965" w14:textId="23977DE9" w:rsidR="009B0C63" w:rsidRDefault="00426E65" w:rsidP="009B0C63">
            <w:pPr>
              <w:pStyle w:val="Standard"/>
              <w:snapToGrid w:val="0"/>
              <w:rPr>
                <w:ins w:id="1217" w:author="Bowler, Neill" w:date="2022-09-30T16:46:00Z"/>
                <w:rFonts w:ascii="Arial" w:hAnsi="Arial" w:cs="Arial"/>
                <w:sz w:val="16"/>
                <w:szCs w:val="16"/>
              </w:rPr>
            </w:pPr>
            <w:ins w:id="1218" w:author="Bowler, Neill" w:date="2023-01-20T11:40:00Z">
              <w:r>
                <w:rPr>
                  <w:rFonts w:ascii="Arial" w:hAnsi="Arial" w:cs="Arial"/>
                  <w:sz w:val="16"/>
                  <w:szCs w:val="16"/>
                </w:rPr>
                <w:t>-4</w:t>
              </w:r>
            </w:ins>
            <w:ins w:id="1219" w:author="Bowler, Neill" w:date="2022-09-30T16:49:00Z">
              <w:r w:rsidR="009B0C63">
                <w:rPr>
                  <w:rFonts w:ascii="Arial" w:hAnsi="Arial" w:cs="Arial"/>
                  <w:sz w:val="16"/>
                  <w:szCs w:val="16"/>
                </w:rPr>
                <w:t>0</w:t>
              </w:r>
            </w:ins>
            <w:ins w:id="1220" w:author="Bowler, Neill" w:date="2023-01-20T11:40:00Z">
              <w:r>
                <w:rPr>
                  <w:rFonts w:ascii="Arial" w:hAnsi="Arial" w:cs="Arial"/>
                  <w:sz w:val="16"/>
                  <w:szCs w:val="16"/>
                </w:rPr>
                <w:t>–</w:t>
              </w:r>
            </w:ins>
            <w:ins w:id="1221" w:author="Bowler, Neill" w:date="2022-09-30T16:49:00Z">
              <w:r w:rsidR="009B0C63">
                <w:rPr>
                  <w:rFonts w:ascii="Arial" w:hAnsi="Arial" w:cs="Arial"/>
                  <w:sz w:val="16"/>
                  <w:szCs w:val="16"/>
                </w:rPr>
                <w:t>2</w:t>
              </w:r>
            </w:ins>
            <w:ins w:id="1222" w:author="Bowler, Neill" w:date="2023-01-20T11:42:00Z">
              <w:r w:rsidR="003719A4">
                <w:rPr>
                  <w:rFonts w:ascii="Arial" w:hAnsi="Arial" w:cs="Arial"/>
                  <w:sz w:val="16"/>
                  <w:szCs w:val="16"/>
                </w:rPr>
                <w:t>58</w:t>
              </w:r>
            </w:ins>
            <w:ins w:id="1223" w:author="Bowler, Neill" w:date="2022-09-30T16:49:00Z">
              <w:r w:rsidR="009B0C63">
                <w:rPr>
                  <w:rFonts w:ascii="Arial" w:hAnsi="Arial" w:cs="Arial"/>
                  <w:sz w:val="16"/>
                  <w:szCs w:val="16"/>
                </w:rPr>
                <w:t>0s to 1</w:t>
              </w:r>
            </w:ins>
            <w:ins w:id="1224" w:author="Bowler, Neill" w:date="2023-01-20T11:42:00Z">
              <w:r w:rsidR="00D7424C">
                <w:rPr>
                  <w:rFonts w:ascii="Arial" w:hAnsi="Arial" w:cs="Arial"/>
                  <w:sz w:val="16"/>
                  <w:szCs w:val="16"/>
                </w:rPr>
                <w:t>0</w:t>
              </w:r>
            </w:ins>
            <w:ins w:id="1225" w:author="Bowler, Neill" w:date="2022-09-30T16:49:00Z">
              <w:r w:rsidR="009B0C63">
                <w:rPr>
                  <w:rFonts w:ascii="Arial" w:hAnsi="Arial" w:cs="Arial"/>
                  <w:sz w:val="16"/>
                  <w:szCs w:val="16"/>
                </w:rPr>
                <w:t>ms</w:t>
              </w:r>
            </w:ins>
          </w:p>
        </w:tc>
      </w:tr>
      <w:tr w:rsidR="009B0C63" w14:paraId="768094AA" w14:textId="77777777">
        <w:trPr>
          <w:cantSplit/>
          <w:jc w:val="center"/>
        </w:trPr>
        <w:tc>
          <w:tcPr>
            <w:tcW w:w="709" w:type="dxa"/>
            <w:shd w:val="clear" w:color="auto" w:fill="E0E0E0"/>
            <w:tcMar>
              <w:top w:w="0" w:type="dxa"/>
              <w:left w:w="108" w:type="dxa"/>
              <w:bottom w:w="0" w:type="dxa"/>
              <w:right w:w="108" w:type="dxa"/>
            </w:tcMar>
          </w:tcPr>
          <w:p w14:paraId="768094A2"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A3"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A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A5"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A6"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A7"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A8"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A9" w14:textId="77777777" w:rsidR="009B0C63" w:rsidRDefault="009B0C63" w:rsidP="009B0C63">
            <w:pPr>
              <w:pStyle w:val="Standard"/>
              <w:snapToGrid w:val="0"/>
              <w:rPr>
                <w:rFonts w:ascii="Arial" w:hAnsi="Arial" w:cs="Arial"/>
                <w:sz w:val="16"/>
                <w:szCs w:val="16"/>
              </w:rPr>
            </w:pPr>
          </w:p>
        </w:tc>
      </w:tr>
      <w:tr w:rsidR="009B0C63" w14:paraId="768094B3" w14:textId="77777777">
        <w:trPr>
          <w:cantSplit/>
          <w:jc w:val="center"/>
        </w:trPr>
        <w:tc>
          <w:tcPr>
            <w:tcW w:w="709" w:type="dxa"/>
            <w:shd w:val="clear" w:color="auto" w:fill="F3F3F3"/>
            <w:tcMar>
              <w:top w:w="0" w:type="dxa"/>
              <w:left w:w="108" w:type="dxa"/>
              <w:bottom w:w="0" w:type="dxa"/>
              <w:right w:w="108" w:type="dxa"/>
            </w:tcMar>
          </w:tcPr>
          <w:p w14:paraId="768094AB"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AC"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4A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4AE"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AF"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B0"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B1"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B2" w14:textId="77777777" w:rsidR="009B0C63" w:rsidRDefault="009B0C63" w:rsidP="009B0C63">
            <w:pPr>
              <w:pStyle w:val="Standard"/>
              <w:snapToGrid w:val="0"/>
              <w:rPr>
                <w:rFonts w:ascii="Arial" w:hAnsi="Arial" w:cs="Arial"/>
                <w:sz w:val="16"/>
                <w:szCs w:val="16"/>
              </w:rPr>
            </w:pPr>
          </w:p>
        </w:tc>
      </w:tr>
      <w:tr w:rsidR="009B0C63" w14:paraId="768094BD" w14:textId="77777777">
        <w:trPr>
          <w:cantSplit/>
          <w:jc w:val="center"/>
        </w:trPr>
        <w:tc>
          <w:tcPr>
            <w:tcW w:w="709" w:type="dxa"/>
            <w:shd w:val="clear" w:color="auto" w:fill="E0E0E0"/>
            <w:tcMar>
              <w:top w:w="0" w:type="dxa"/>
              <w:left w:w="108" w:type="dxa"/>
              <w:bottom w:w="0" w:type="dxa"/>
              <w:right w:w="108" w:type="dxa"/>
            </w:tcMar>
          </w:tcPr>
          <w:p w14:paraId="768094B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30</w:t>
            </w:r>
            <w:r>
              <w:rPr>
                <w:rFonts w:ascii="Arial" w:eastAsia="Arial" w:hAnsi="Arial" w:cs="Arial"/>
                <w:sz w:val="16"/>
                <w:szCs w:val="16"/>
              </w:rPr>
              <w:t>–</w:t>
            </w:r>
            <w:r>
              <w:rPr>
                <w:rFonts w:ascii="Arial" w:hAnsi="Arial" w:cs="Arial"/>
                <w:sz w:val="16"/>
                <w:szCs w:val="16"/>
              </w:rPr>
              <w:t>31</w:t>
            </w:r>
          </w:p>
        </w:tc>
        <w:tc>
          <w:tcPr>
            <w:tcW w:w="2085" w:type="dxa"/>
            <w:shd w:val="clear" w:color="auto" w:fill="E0E0E0"/>
            <w:tcMar>
              <w:top w:w="0" w:type="dxa"/>
              <w:left w:w="108" w:type="dxa"/>
              <w:bottom w:w="0" w:type="dxa"/>
              <w:right w:w="108" w:type="dxa"/>
            </w:tcMar>
          </w:tcPr>
          <w:p w14:paraId="768094B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4B6"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E0E0E0"/>
            <w:tcMar>
              <w:top w:w="0" w:type="dxa"/>
              <w:left w:w="108" w:type="dxa"/>
              <w:bottom w:w="0" w:type="dxa"/>
              <w:right w:w="108" w:type="dxa"/>
            </w:tcMar>
          </w:tcPr>
          <w:p w14:paraId="768094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4B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B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B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B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BC" w14:textId="77777777" w:rsidR="009B0C63" w:rsidRDefault="009B0C63" w:rsidP="009B0C63">
            <w:pPr>
              <w:pStyle w:val="Standard"/>
              <w:snapToGrid w:val="0"/>
              <w:rPr>
                <w:rFonts w:ascii="Arial" w:hAnsi="Arial" w:cs="Arial"/>
                <w:sz w:val="16"/>
                <w:szCs w:val="16"/>
              </w:rPr>
            </w:pPr>
          </w:p>
        </w:tc>
      </w:tr>
      <w:tr w:rsidR="009B0C63" w14:paraId="768094C6" w14:textId="77777777">
        <w:trPr>
          <w:cantSplit/>
          <w:jc w:val="center"/>
        </w:trPr>
        <w:tc>
          <w:tcPr>
            <w:tcW w:w="709" w:type="dxa"/>
            <w:shd w:val="clear" w:color="auto" w:fill="F3F3F3"/>
            <w:tcMar>
              <w:top w:w="0" w:type="dxa"/>
              <w:left w:w="108" w:type="dxa"/>
              <w:bottom w:w="0" w:type="dxa"/>
              <w:right w:w="108" w:type="dxa"/>
            </w:tcMar>
          </w:tcPr>
          <w:p w14:paraId="768094B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30</w:t>
            </w:r>
          </w:p>
        </w:tc>
        <w:tc>
          <w:tcPr>
            <w:tcW w:w="2085" w:type="dxa"/>
            <w:shd w:val="clear" w:color="auto" w:fill="F3F3F3"/>
            <w:tcMar>
              <w:top w:w="0" w:type="dxa"/>
              <w:left w:w="108" w:type="dxa"/>
              <w:bottom w:w="0" w:type="dxa"/>
              <w:right w:w="108" w:type="dxa"/>
            </w:tcMar>
          </w:tcPr>
          <w:p w14:paraId="768094BF"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F3F3F3"/>
            <w:tcMar>
              <w:top w:w="0" w:type="dxa"/>
              <w:left w:w="108" w:type="dxa"/>
              <w:bottom w:w="0" w:type="dxa"/>
              <w:right w:w="108" w:type="dxa"/>
            </w:tcMar>
          </w:tcPr>
          <w:p w14:paraId="768094C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4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F3F3F3"/>
            <w:tcMar>
              <w:top w:w="0" w:type="dxa"/>
              <w:left w:w="108" w:type="dxa"/>
              <w:bottom w:w="0" w:type="dxa"/>
              <w:right w:w="108" w:type="dxa"/>
            </w:tcMar>
          </w:tcPr>
          <w:p w14:paraId="768094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F3F3F3"/>
            <w:tcMar>
              <w:top w:w="0" w:type="dxa"/>
              <w:left w:w="108" w:type="dxa"/>
              <w:bottom w:w="0" w:type="dxa"/>
              <w:right w:w="108" w:type="dxa"/>
            </w:tcMar>
          </w:tcPr>
          <w:p w14:paraId="768094C4"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4C5"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CF" w14:textId="77777777">
        <w:trPr>
          <w:cantSplit/>
          <w:jc w:val="center"/>
        </w:trPr>
        <w:tc>
          <w:tcPr>
            <w:tcW w:w="709" w:type="dxa"/>
            <w:shd w:val="clear" w:color="auto" w:fill="E0E0E0"/>
            <w:tcMar>
              <w:top w:w="0" w:type="dxa"/>
              <w:left w:w="108" w:type="dxa"/>
              <w:bottom w:w="0" w:type="dxa"/>
              <w:right w:w="108" w:type="dxa"/>
            </w:tcMar>
          </w:tcPr>
          <w:p w14:paraId="768094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31</w:t>
            </w:r>
          </w:p>
        </w:tc>
        <w:tc>
          <w:tcPr>
            <w:tcW w:w="2085" w:type="dxa"/>
            <w:shd w:val="clear" w:color="auto" w:fill="E0E0E0"/>
            <w:tcMar>
              <w:top w:w="0" w:type="dxa"/>
              <w:left w:w="108" w:type="dxa"/>
              <w:bottom w:w="0" w:type="dxa"/>
              <w:right w:w="108" w:type="dxa"/>
            </w:tcMar>
          </w:tcPr>
          <w:p w14:paraId="768094C8"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C9"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4C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C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E0E0E0"/>
            <w:tcMar>
              <w:top w:w="0" w:type="dxa"/>
              <w:left w:w="108" w:type="dxa"/>
              <w:bottom w:w="0" w:type="dxa"/>
              <w:right w:w="108" w:type="dxa"/>
            </w:tcMar>
          </w:tcPr>
          <w:p w14:paraId="768094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E0E0E0"/>
            <w:tcMar>
              <w:top w:w="0" w:type="dxa"/>
              <w:left w:w="108" w:type="dxa"/>
              <w:bottom w:w="0" w:type="dxa"/>
              <w:right w:w="108" w:type="dxa"/>
            </w:tcMar>
          </w:tcPr>
          <w:p w14:paraId="768094CD"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4CE"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4D8" w14:textId="77777777">
        <w:trPr>
          <w:cantSplit/>
          <w:jc w:val="center"/>
        </w:trPr>
        <w:tc>
          <w:tcPr>
            <w:tcW w:w="709" w:type="dxa"/>
            <w:shd w:val="clear" w:color="auto" w:fill="F3F3F3"/>
            <w:tcMar>
              <w:top w:w="0" w:type="dxa"/>
              <w:left w:w="108" w:type="dxa"/>
              <w:bottom w:w="0" w:type="dxa"/>
              <w:right w:w="108" w:type="dxa"/>
            </w:tcMar>
          </w:tcPr>
          <w:p w14:paraId="768094D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32</w:t>
            </w:r>
            <w:r>
              <w:rPr>
                <w:rFonts w:ascii="Arial" w:eastAsia="Arial" w:hAnsi="Arial" w:cs="Arial"/>
                <w:sz w:val="16"/>
                <w:szCs w:val="16"/>
              </w:rPr>
              <w:t>–</w:t>
            </w:r>
            <w:r>
              <w:rPr>
                <w:rFonts w:ascii="Arial" w:hAnsi="Arial" w:cs="Arial"/>
                <w:sz w:val="16"/>
                <w:szCs w:val="16"/>
              </w:rPr>
              <w:t>34</w:t>
            </w:r>
          </w:p>
        </w:tc>
        <w:tc>
          <w:tcPr>
            <w:tcW w:w="2085" w:type="dxa"/>
            <w:shd w:val="clear" w:color="auto" w:fill="F3F3F3"/>
            <w:tcMar>
              <w:top w:w="0" w:type="dxa"/>
              <w:left w:w="108" w:type="dxa"/>
              <w:bottom w:w="0" w:type="dxa"/>
              <w:right w:w="108" w:type="dxa"/>
            </w:tcMar>
          </w:tcPr>
          <w:p w14:paraId="768094D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point</w:t>
            </w:r>
          </w:p>
        </w:tc>
        <w:tc>
          <w:tcPr>
            <w:tcW w:w="1013" w:type="dxa"/>
            <w:shd w:val="clear" w:color="auto" w:fill="F3F3F3"/>
            <w:tcMar>
              <w:top w:w="0" w:type="dxa"/>
              <w:left w:w="108" w:type="dxa"/>
              <w:bottom w:w="0" w:type="dxa"/>
              <w:right w:w="108" w:type="dxa"/>
            </w:tcMar>
          </w:tcPr>
          <w:p w14:paraId="768094D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4D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D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D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D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D7" w14:textId="77777777" w:rsidR="009B0C63" w:rsidRDefault="009B0C63" w:rsidP="009B0C63">
            <w:pPr>
              <w:pStyle w:val="Standard"/>
              <w:snapToGrid w:val="0"/>
            </w:pPr>
            <w:r>
              <w:rPr>
                <w:rFonts w:ascii="Arial" w:hAnsi="Arial" w:cs="Arial"/>
                <w:position w:val="6"/>
                <w:sz w:val="16"/>
                <w:szCs w:val="16"/>
              </w:rPr>
              <w:t>(X, Y, Z) centre</w:t>
            </w:r>
            <w:r>
              <w:rPr>
                <w:rFonts w:ascii="Arial" w:eastAsia="Arial" w:hAnsi="Arial" w:cs="Arial"/>
                <w:position w:val="6"/>
                <w:sz w:val="16"/>
                <w:szCs w:val="16"/>
              </w:rPr>
              <w:t xml:space="preserve"> </w:t>
            </w:r>
            <w:r>
              <w:rPr>
                <w:rFonts w:ascii="Arial" w:hAnsi="Arial" w:cs="Arial"/>
                <w:position w:val="6"/>
                <w:sz w:val="16"/>
                <w:szCs w:val="16"/>
              </w:rPr>
              <w:t>of</w:t>
            </w:r>
            <w:r>
              <w:rPr>
                <w:rFonts w:ascii="Arial" w:eastAsia="Arial" w:hAnsi="Arial" w:cs="Arial"/>
                <w:position w:val="6"/>
                <w:sz w:val="16"/>
                <w:szCs w:val="16"/>
              </w:rPr>
              <w:t xml:space="preserve"> </w:t>
            </w:r>
            <w:r>
              <w:rPr>
                <w:rFonts w:ascii="Arial" w:hAnsi="Arial" w:cs="Arial"/>
                <w:position w:val="6"/>
                <w:sz w:val="16"/>
                <w:szCs w:val="16"/>
              </w:rPr>
              <w:t>curvature</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4E1" w14:textId="77777777">
        <w:trPr>
          <w:cantSplit/>
          <w:jc w:val="center"/>
        </w:trPr>
        <w:tc>
          <w:tcPr>
            <w:tcW w:w="709" w:type="dxa"/>
            <w:shd w:val="clear" w:color="auto" w:fill="E0E0E0"/>
            <w:tcMar>
              <w:top w:w="0" w:type="dxa"/>
              <w:left w:w="108" w:type="dxa"/>
              <w:bottom w:w="0" w:type="dxa"/>
              <w:right w:w="108" w:type="dxa"/>
            </w:tcMar>
          </w:tcPr>
          <w:p w14:paraId="768094D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32</w:t>
            </w:r>
          </w:p>
        </w:tc>
        <w:tc>
          <w:tcPr>
            <w:tcW w:w="2085" w:type="dxa"/>
            <w:shd w:val="clear" w:color="auto" w:fill="E0E0E0"/>
            <w:tcMar>
              <w:top w:w="0" w:type="dxa"/>
              <w:left w:w="108" w:type="dxa"/>
              <w:bottom w:w="0" w:type="dxa"/>
              <w:right w:w="108" w:type="dxa"/>
            </w:tcMar>
          </w:tcPr>
          <w:p w14:paraId="768094DA"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D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D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D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E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EA" w14:textId="77777777">
        <w:trPr>
          <w:cantSplit/>
          <w:jc w:val="center"/>
        </w:trPr>
        <w:tc>
          <w:tcPr>
            <w:tcW w:w="709" w:type="dxa"/>
            <w:shd w:val="clear" w:color="auto" w:fill="F3F3F3"/>
            <w:tcMar>
              <w:top w:w="0" w:type="dxa"/>
              <w:left w:w="108" w:type="dxa"/>
              <w:bottom w:w="0" w:type="dxa"/>
              <w:right w:w="108" w:type="dxa"/>
            </w:tcMar>
          </w:tcPr>
          <w:p w14:paraId="768094E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lastRenderedPageBreak/>
              <w:t>33</w:t>
            </w:r>
          </w:p>
        </w:tc>
        <w:tc>
          <w:tcPr>
            <w:tcW w:w="2085" w:type="dxa"/>
            <w:shd w:val="clear" w:color="auto" w:fill="F3F3F3"/>
            <w:tcMar>
              <w:top w:w="0" w:type="dxa"/>
              <w:left w:w="108" w:type="dxa"/>
              <w:bottom w:w="0" w:type="dxa"/>
              <w:right w:w="108" w:type="dxa"/>
            </w:tcMar>
          </w:tcPr>
          <w:p w14:paraId="768094E3"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E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E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E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F3" w14:textId="77777777">
        <w:trPr>
          <w:cantSplit/>
          <w:jc w:val="center"/>
        </w:trPr>
        <w:tc>
          <w:tcPr>
            <w:tcW w:w="709" w:type="dxa"/>
            <w:shd w:val="clear" w:color="auto" w:fill="E0E0E0"/>
            <w:tcMar>
              <w:top w:w="0" w:type="dxa"/>
              <w:left w:w="108" w:type="dxa"/>
              <w:bottom w:w="0" w:type="dxa"/>
              <w:right w:w="108" w:type="dxa"/>
            </w:tcMar>
          </w:tcPr>
          <w:p w14:paraId="768094E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34</w:t>
            </w:r>
          </w:p>
        </w:tc>
        <w:tc>
          <w:tcPr>
            <w:tcW w:w="2085" w:type="dxa"/>
            <w:shd w:val="clear" w:color="auto" w:fill="E0E0E0"/>
            <w:tcMar>
              <w:top w:w="0" w:type="dxa"/>
              <w:left w:w="108" w:type="dxa"/>
              <w:bottom w:w="0" w:type="dxa"/>
              <w:right w:w="108" w:type="dxa"/>
            </w:tcMar>
          </w:tcPr>
          <w:p w14:paraId="768094EC"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4E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F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F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FC" w14:textId="77777777">
        <w:trPr>
          <w:cantSplit/>
          <w:jc w:val="center"/>
        </w:trPr>
        <w:tc>
          <w:tcPr>
            <w:tcW w:w="709" w:type="dxa"/>
            <w:shd w:val="clear" w:color="auto" w:fill="F3F3F3"/>
            <w:tcMar>
              <w:top w:w="0" w:type="dxa"/>
              <w:left w:w="108" w:type="dxa"/>
              <w:bottom w:w="0" w:type="dxa"/>
              <w:right w:w="108" w:type="dxa"/>
            </w:tcMar>
          </w:tcPr>
          <w:p w14:paraId="768094F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35</w:t>
            </w:r>
          </w:p>
        </w:tc>
        <w:tc>
          <w:tcPr>
            <w:tcW w:w="2085" w:type="dxa"/>
            <w:shd w:val="clear" w:color="auto" w:fill="F3F3F3"/>
            <w:tcMar>
              <w:top w:w="0" w:type="dxa"/>
              <w:left w:w="108" w:type="dxa"/>
              <w:bottom w:w="0" w:type="dxa"/>
              <w:right w:w="108" w:type="dxa"/>
            </w:tcMar>
          </w:tcPr>
          <w:p w14:paraId="768094F5"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Earth</w:t>
            </w:r>
            <w:r>
              <w:rPr>
                <w:rFonts w:ascii="Arial" w:eastAsia="Arial" w:hAnsi="Arial" w:cs="Arial"/>
                <w:b/>
                <w:color w:val="0000FF"/>
                <w:sz w:val="16"/>
                <w:szCs w:val="16"/>
              </w:rPr>
              <w:t>’</w:t>
            </w:r>
            <w:r>
              <w:rPr>
                <w:rFonts w:ascii="Arial" w:hAnsi="Arial" w:cs="Arial"/>
                <w:b/>
                <w:color w:val="0000FF"/>
                <w:sz w:val="16"/>
                <w:szCs w:val="16"/>
              </w:rPr>
              <w:t>s</w:t>
            </w:r>
            <w:r>
              <w:rPr>
                <w:rFonts w:ascii="Arial" w:eastAsia="Arial" w:hAnsi="Arial" w:cs="Arial"/>
                <w:b/>
                <w:color w:val="0000FF"/>
                <w:sz w:val="16"/>
                <w:szCs w:val="16"/>
              </w:rPr>
              <w:t xml:space="preserve"> </w:t>
            </w:r>
            <w:r>
              <w:rPr>
                <w:rFonts w:ascii="Arial" w:hAnsi="Arial" w:cs="Arial"/>
                <w:b/>
                <w:color w:val="0000FF"/>
                <w:sz w:val="16"/>
                <w:szCs w:val="16"/>
              </w:rPr>
              <w:t>local</w:t>
            </w:r>
            <w:r>
              <w:rPr>
                <w:rFonts w:ascii="Arial" w:eastAsia="Arial" w:hAnsi="Arial" w:cs="Arial"/>
                <w:b/>
                <w:color w:val="0000FF"/>
                <w:sz w:val="16"/>
                <w:szCs w:val="16"/>
              </w:rPr>
              <w:t xml:space="preserve">  </w:t>
            </w:r>
            <w:r>
              <w:rPr>
                <w:rFonts w:ascii="Arial" w:hAnsi="Arial" w:cs="Arial"/>
                <w:b/>
                <w:color w:val="0000FF"/>
                <w:sz w:val="16"/>
                <w:szCs w:val="16"/>
              </w:rPr>
              <w:t>radius</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c>
          <w:tcPr>
            <w:tcW w:w="1013" w:type="dxa"/>
            <w:shd w:val="clear" w:color="auto" w:fill="F3F3F3"/>
            <w:tcMar>
              <w:top w:w="0" w:type="dxa"/>
              <w:left w:w="108" w:type="dxa"/>
              <w:bottom w:w="0" w:type="dxa"/>
              <w:right w:w="108" w:type="dxa"/>
            </w:tcMar>
          </w:tcPr>
          <w:p w14:paraId="768094F6"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035</w:t>
            </w:r>
          </w:p>
        </w:tc>
        <w:tc>
          <w:tcPr>
            <w:tcW w:w="845" w:type="dxa"/>
            <w:shd w:val="clear" w:color="auto" w:fill="F3F3F3"/>
            <w:tcMar>
              <w:top w:w="0" w:type="dxa"/>
              <w:left w:w="108" w:type="dxa"/>
              <w:bottom w:w="0" w:type="dxa"/>
              <w:right w:w="108" w:type="dxa"/>
            </w:tcMar>
          </w:tcPr>
          <w:p w14:paraId="768094F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F3F3F3"/>
            <w:tcMar>
              <w:top w:w="0" w:type="dxa"/>
              <w:left w:w="108" w:type="dxa"/>
              <w:bottom w:w="0" w:type="dxa"/>
              <w:right w:w="108" w:type="dxa"/>
            </w:tcMar>
          </w:tcPr>
          <w:p w14:paraId="768094F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4F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F3F3F3"/>
            <w:tcMar>
              <w:top w:w="0" w:type="dxa"/>
              <w:left w:w="108" w:type="dxa"/>
              <w:bottom w:w="0" w:type="dxa"/>
              <w:right w:w="108" w:type="dxa"/>
            </w:tcMar>
          </w:tcPr>
          <w:p w14:paraId="768094FA"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4FB" w14:textId="77777777" w:rsidR="009B0C63" w:rsidRDefault="009B0C63" w:rsidP="009B0C63">
            <w:pPr>
              <w:pStyle w:val="Standard"/>
              <w:snapToGrid w:val="0"/>
            </w:pPr>
            <w:proofErr w:type="spellStart"/>
            <w:r>
              <w:rPr>
                <w:rFonts w:ascii="Arial" w:hAnsi="Arial" w:cs="Arial"/>
                <w:b/>
                <w:color w:val="0000FF"/>
                <w:sz w:val="16"/>
                <w:szCs w:val="16"/>
              </w:rPr>
              <w:t>RoC</w:t>
            </w:r>
            <w:proofErr w:type="spellEnd"/>
            <w:r>
              <w:rPr>
                <w:rFonts w:ascii="Arial" w:hAnsi="Arial" w:cs="Arial"/>
                <w:b/>
                <w:color w:val="0000FF"/>
                <w:sz w:val="16"/>
                <w:szCs w:val="16"/>
              </w:rPr>
              <w:t xml:space="preserve"> of WGS-84 ellipsoid. 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tc>
      </w:tr>
      <w:tr w:rsidR="009B0C63" w14:paraId="76809505" w14:textId="77777777">
        <w:trPr>
          <w:cantSplit/>
          <w:jc w:val="center"/>
        </w:trPr>
        <w:tc>
          <w:tcPr>
            <w:tcW w:w="709" w:type="dxa"/>
            <w:shd w:val="clear" w:color="auto" w:fill="E0E0E0"/>
            <w:tcMar>
              <w:top w:w="0" w:type="dxa"/>
              <w:left w:w="108" w:type="dxa"/>
              <w:bottom w:w="0" w:type="dxa"/>
              <w:right w:w="108" w:type="dxa"/>
            </w:tcMar>
          </w:tcPr>
          <w:p w14:paraId="768094F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36</w:t>
            </w:r>
          </w:p>
        </w:tc>
        <w:tc>
          <w:tcPr>
            <w:tcW w:w="2085" w:type="dxa"/>
            <w:shd w:val="clear" w:color="auto" w:fill="E0E0E0"/>
            <w:tcMar>
              <w:top w:w="0" w:type="dxa"/>
              <w:left w:w="108" w:type="dxa"/>
              <w:bottom w:w="0" w:type="dxa"/>
              <w:right w:w="108" w:type="dxa"/>
            </w:tcMar>
          </w:tcPr>
          <w:p w14:paraId="768094F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4F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03"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04"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0E" w14:textId="77777777">
        <w:trPr>
          <w:cantSplit/>
          <w:jc w:val="center"/>
        </w:trPr>
        <w:tc>
          <w:tcPr>
            <w:tcW w:w="709" w:type="dxa"/>
            <w:shd w:val="clear" w:color="auto" w:fill="F3F3F3"/>
            <w:tcMar>
              <w:top w:w="0" w:type="dxa"/>
              <w:left w:w="108" w:type="dxa"/>
              <w:bottom w:w="0" w:type="dxa"/>
              <w:right w:w="108" w:type="dxa"/>
            </w:tcMar>
          </w:tcPr>
          <w:p w14:paraId="7680950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37</w:t>
            </w:r>
          </w:p>
        </w:tc>
        <w:tc>
          <w:tcPr>
            <w:tcW w:w="2085" w:type="dxa"/>
            <w:shd w:val="clear" w:color="auto" w:fill="F3F3F3"/>
            <w:tcMar>
              <w:top w:w="0" w:type="dxa"/>
              <w:left w:w="108" w:type="dxa"/>
              <w:bottom w:w="0" w:type="dxa"/>
              <w:right w:w="108" w:type="dxa"/>
            </w:tcMar>
          </w:tcPr>
          <w:p w14:paraId="76809507"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Geoid</w:t>
            </w:r>
            <w:r>
              <w:rPr>
                <w:rFonts w:ascii="Arial" w:eastAsia="Arial" w:hAnsi="Arial" w:cs="Arial"/>
                <w:b/>
                <w:color w:val="0000FF"/>
                <w:sz w:val="16"/>
                <w:szCs w:val="16"/>
              </w:rPr>
              <w:t xml:space="preserve"> </w:t>
            </w:r>
            <w:r>
              <w:rPr>
                <w:rFonts w:ascii="Arial" w:hAnsi="Arial" w:cs="Arial"/>
                <w:b/>
                <w:color w:val="0000FF"/>
                <w:sz w:val="16"/>
                <w:szCs w:val="16"/>
              </w:rPr>
              <w:t>undulation</w:t>
            </w:r>
          </w:p>
        </w:tc>
        <w:tc>
          <w:tcPr>
            <w:tcW w:w="1013" w:type="dxa"/>
            <w:shd w:val="clear" w:color="auto" w:fill="F3F3F3"/>
            <w:tcMar>
              <w:top w:w="0" w:type="dxa"/>
              <w:left w:w="108" w:type="dxa"/>
              <w:bottom w:w="0" w:type="dxa"/>
              <w:right w:w="108" w:type="dxa"/>
            </w:tcMar>
          </w:tcPr>
          <w:p w14:paraId="76809508"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F3F3F3"/>
            <w:tcMar>
              <w:top w:w="0" w:type="dxa"/>
              <w:left w:w="108" w:type="dxa"/>
              <w:bottom w:w="0" w:type="dxa"/>
              <w:right w:w="108" w:type="dxa"/>
            </w:tcMar>
          </w:tcPr>
          <w:p w14:paraId="7680950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w:t>
            </w:r>
          </w:p>
        </w:tc>
        <w:tc>
          <w:tcPr>
            <w:tcW w:w="1265" w:type="dxa"/>
            <w:shd w:val="clear" w:color="auto" w:fill="F3F3F3"/>
            <w:tcMar>
              <w:top w:w="0" w:type="dxa"/>
              <w:left w:w="108" w:type="dxa"/>
              <w:bottom w:w="0" w:type="dxa"/>
              <w:right w:w="108" w:type="dxa"/>
            </w:tcMar>
          </w:tcPr>
          <w:p w14:paraId="7680950A"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0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p>
        </w:tc>
        <w:tc>
          <w:tcPr>
            <w:tcW w:w="1063" w:type="dxa"/>
            <w:shd w:val="clear" w:color="auto" w:fill="F3F3F3"/>
            <w:tcMar>
              <w:top w:w="0" w:type="dxa"/>
              <w:left w:w="108" w:type="dxa"/>
              <w:bottom w:w="0" w:type="dxa"/>
              <w:right w:w="108" w:type="dxa"/>
            </w:tcMar>
          </w:tcPr>
          <w:p w14:paraId="7680950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50D" w14:textId="77777777" w:rsidR="009B0C63" w:rsidRDefault="009B0C63" w:rsidP="009B0C63">
            <w:pPr>
              <w:pStyle w:val="Standard"/>
              <w:snapToGrid w:val="0"/>
            </w:pPr>
            <w:r>
              <w:rPr>
                <w:rFonts w:ascii="Arial" w:hAnsi="Arial" w:cs="Arial"/>
                <w:b/>
                <w:color w:val="0000FF"/>
                <w:sz w:val="16"/>
                <w:szCs w:val="16"/>
              </w:rPr>
              <w:t>EGM-96 geoid</w:t>
            </w:r>
            <w:r>
              <w:rPr>
                <w:rFonts w:ascii="Arial" w:eastAsia="Arial" w:hAnsi="Arial" w:cs="Arial"/>
                <w:b/>
                <w:color w:val="0000FF"/>
                <w:sz w:val="16"/>
                <w:szCs w:val="16"/>
              </w:rPr>
              <w:t xml:space="preserve"> </w:t>
            </w:r>
            <w:r>
              <w:rPr>
                <w:rFonts w:ascii="Arial" w:hAnsi="Arial" w:cs="Arial"/>
                <w:b/>
                <w:color w:val="0000FF"/>
                <w:sz w:val="16"/>
                <w:szCs w:val="16"/>
              </w:rPr>
              <w:t>height</w:t>
            </w:r>
            <w:r>
              <w:rPr>
                <w:rFonts w:ascii="Arial" w:eastAsia="Arial" w:hAnsi="Arial" w:cs="Arial"/>
                <w:b/>
                <w:color w:val="0000FF"/>
                <w:sz w:val="16"/>
                <w:szCs w:val="16"/>
              </w:rPr>
              <w:t xml:space="preserve"> </w:t>
            </w:r>
            <w:r>
              <w:rPr>
                <w:rFonts w:ascii="Arial" w:hAnsi="Arial" w:cs="Arial"/>
                <w:b/>
                <w:color w:val="0000FF"/>
                <w:sz w:val="16"/>
                <w:szCs w:val="16"/>
              </w:rPr>
              <w:t>above</w:t>
            </w:r>
            <w:r>
              <w:rPr>
                <w:rFonts w:ascii="Arial" w:eastAsia="Arial" w:hAnsi="Arial" w:cs="Arial"/>
                <w:b/>
                <w:color w:val="0000FF"/>
                <w:sz w:val="16"/>
                <w:szCs w:val="16"/>
              </w:rPr>
              <w:t xml:space="preserve"> </w:t>
            </w:r>
            <w:r>
              <w:rPr>
                <w:rFonts w:ascii="Arial" w:hAnsi="Arial" w:cs="Arial"/>
                <w:b/>
                <w:color w:val="0000FF"/>
                <w:sz w:val="16"/>
                <w:szCs w:val="16"/>
              </w:rPr>
              <w:t>WGS-84</w:t>
            </w:r>
            <w:r>
              <w:rPr>
                <w:rFonts w:ascii="Arial" w:eastAsia="Arial" w:hAnsi="Arial" w:cs="Arial"/>
                <w:b/>
                <w:color w:val="0000FF"/>
                <w:sz w:val="16"/>
                <w:szCs w:val="16"/>
              </w:rPr>
              <w:t xml:space="preserve"> </w:t>
            </w:r>
            <w:r>
              <w:rPr>
                <w:rFonts w:ascii="Arial" w:hAnsi="Arial" w:cs="Arial"/>
                <w:b/>
                <w:color w:val="0000FF"/>
                <w:sz w:val="16"/>
                <w:szCs w:val="16"/>
              </w:rPr>
              <w:t>ellipsoid.</w:t>
            </w:r>
            <w:r>
              <w:rPr>
                <w:rFonts w:ascii="Arial" w:eastAsia="Arial" w:hAnsi="Arial" w:cs="Arial"/>
                <w:b/>
                <w:color w:val="0000FF"/>
                <w:sz w:val="16"/>
                <w:szCs w:val="16"/>
              </w:rPr>
              <w:t xml:space="preserve"> </w:t>
            </w:r>
            <w:r>
              <w:rPr>
                <w:rFonts w:ascii="Arial" w:hAnsi="Arial" w:cs="Arial"/>
                <w:b/>
                <w:color w:val="0000FF"/>
                <w:sz w:val="16"/>
                <w:szCs w:val="16"/>
              </w:rPr>
              <w:t>±150m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1cm</w:t>
            </w:r>
          </w:p>
        </w:tc>
      </w:tr>
      <w:tr w:rsidR="009B0C63" w14:paraId="0435F54E" w14:textId="77777777" w:rsidTr="00E02E9E">
        <w:tblPrEx>
          <w:tblW w:w="10348" w:type="dxa"/>
          <w:jc w:val="center"/>
          <w:tblLayout w:type="fixed"/>
          <w:tblCellMar>
            <w:left w:w="10" w:type="dxa"/>
            <w:right w:w="10" w:type="dxa"/>
          </w:tblCellMar>
          <w:tblLook w:val="0000" w:firstRow="0" w:lastRow="0" w:firstColumn="0" w:lastColumn="0" w:noHBand="0" w:noVBand="0"/>
          <w:tblPrExChange w:id="1226" w:author="Bowler, Neill" w:date="2022-09-30T16: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227" w:author="Bowler, Neill" w:date="2022-09-30T16:26:00Z"/>
          <w:trPrChange w:id="1228" w:author="Bowler, Neill" w:date="2022-09-30T16:27:00Z">
            <w:trPr>
              <w:cantSplit/>
              <w:jc w:val="center"/>
            </w:trPr>
          </w:trPrChange>
        </w:trPr>
        <w:tc>
          <w:tcPr>
            <w:tcW w:w="10348" w:type="dxa"/>
            <w:gridSpan w:val="8"/>
            <w:shd w:val="clear" w:color="auto" w:fill="CCFFCC"/>
            <w:tcMar>
              <w:top w:w="0" w:type="dxa"/>
              <w:left w:w="108" w:type="dxa"/>
              <w:bottom w:w="0" w:type="dxa"/>
              <w:right w:w="108" w:type="dxa"/>
            </w:tcMar>
            <w:tcPrChange w:id="1229" w:author="Bowler, Neill" w:date="2022-09-30T16:27:00Z">
              <w:tcPr>
                <w:tcW w:w="10348" w:type="dxa"/>
                <w:gridSpan w:val="8"/>
                <w:shd w:val="clear" w:color="auto" w:fill="F3F3F3"/>
                <w:tcMar>
                  <w:top w:w="0" w:type="dxa"/>
                  <w:left w:w="108" w:type="dxa"/>
                  <w:bottom w:w="0" w:type="dxa"/>
                  <w:right w:w="108" w:type="dxa"/>
                </w:tcMar>
              </w:tcPr>
            </w:tcPrChange>
          </w:tcPr>
          <w:p w14:paraId="33DB6EC9" w14:textId="016071D0" w:rsidR="009B0C63" w:rsidRDefault="009B0C63" w:rsidP="009B0C63">
            <w:pPr>
              <w:pStyle w:val="Standard"/>
              <w:snapToGrid w:val="0"/>
              <w:rPr>
                <w:ins w:id="1230" w:author="Bowler, Neill" w:date="2022-09-30T16:26:00Z"/>
                <w:rFonts w:ascii="Arial" w:hAnsi="Arial" w:cs="Arial"/>
                <w:b/>
                <w:color w:val="0000FF"/>
                <w:sz w:val="16"/>
                <w:szCs w:val="16"/>
              </w:rPr>
            </w:pPr>
            <w:ins w:id="1231" w:author="Bowler, Neill" w:date="2022-09-30T16:27:00Z">
              <w:r>
                <w:rPr>
                  <w:rFonts w:ascii="Arial" w:hAnsi="Arial" w:cs="Arial"/>
                  <w:b/>
                  <w:color w:val="0000FF"/>
                  <w:sz w:val="16"/>
                  <w:szCs w:val="16"/>
                </w:rPr>
                <w:t>Diagnostic quality information</w:t>
              </w:r>
            </w:ins>
          </w:p>
        </w:tc>
      </w:tr>
      <w:tr w:rsidR="009B0C63" w14:paraId="25738D44" w14:textId="77777777">
        <w:trPr>
          <w:cantSplit/>
          <w:jc w:val="center"/>
          <w:ins w:id="1232" w:author="Bowler, Neill" w:date="2022-09-30T16:26:00Z"/>
        </w:trPr>
        <w:tc>
          <w:tcPr>
            <w:tcW w:w="709" w:type="dxa"/>
            <w:shd w:val="clear" w:color="auto" w:fill="F3F3F3"/>
            <w:tcMar>
              <w:top w:w="0" w:type="dxa"/>
              <w:left w:w="108" w:type="dxa"/>
              <w:bottom w:w="0" w:type="dxa"/>
              <w:right w:w="108" w:type="dxa"/>
            </w:tcMar>
          </w:tcPr>
          <w:p w14:paraId="25107479" w14:textId="12CE1DDD" w:rsidR="009B0C63" w:rsidRDefault="009B0C63" w:rsidP="009B0C63">
            <w:pPr>
              <w:pStyle w:val="Standard"/>
              <w:snapToGrid w:val="0"/>
              <w:jc w:val="right"/>
              <w:rPr>
                <w:ins w:id="1233" w:author="Bowler, Neill" w:date="2022-09-30T16:26:00Z"/>
                <w:rFonts w:ascii="Arial" w:hAnsi="Arial" w:cs="Arial"/>
                <w:sz w:val="16"/>
                <w:szCs w:val="16"/>
              </w:rPr>
            </w:pPr>
            <w:ins w:id="1234" w:author="Bowler, Neill" w:date="2022-09-30T16:27:00Z">
              <w:r>
                <w:rPr>
                  <w:rFonts w:ascii="Arial" w:hAnsi="Arial" w:cs="Arial"/>
                  <w:sz w:val="16"/>
                  <w:szCs w:val="16"/>
                </w:rPr>
                <w:t>38</w:t>
              </w:r>
            </w:ins>
          </w:p>
        </w:tc>
        <w:tc>
          <w:tcPr>
            <w:tcW w:w="2085" w:type="dxa"/>
            <w:shd w:val="clear" w:color="auto" w:fill="F3F3F3"/>
            <w:tcMar>
              <w:top w:w="0" w:type="dxa"/>
              <w:left w:w="108" w:type="dxa"/>
              <w:bottom w:w="0" w:type="dxa"/>
              <w:right w:w="108" w:type="dxa"/>
            </w:tcMar>
          </w:tcPr>
          <w:p w14:paraId="03511636" w14:textId="625EED2E" w:rsidR="009B0C63" w:rsidRDefault="009B0C63" w:rsidP="009B0C63">
            <w:pPr>
              <w:pStyle w:val="Standard"/>
              <w:snapToGrid w:val="0"/>
              <w:rPr>
                <w:ins w:id="1235" w:author="Bowler, Neill" w:date="2022-09-30T16:26:00Z"/>
                <w:rFonts w:ascii="Arial" w:hAnsi="Arial" w:cs="Arial"/>
                <w:b/>
                <w:color w:val="0000FF"/>
                <w:sz w:val="16"/>
                <w:szCs w:val="16"/>
              </w:rPr>
            </w:pPr>
            <w:ins w:id="1236" w:author="Bowler, Neill" w:date="2022-09-30T16:28:00Z">
              <w:r>
                <w:rPr>
                  <w:rFonts w:ascii="Arial" w:hAnsi="Arial" w:cs="Arial"/>
                  <w:b/>
                  <w:color w:val="0000FF"/>
                  <w:sz w:val="16"/>
                  <w:szCs w:val="16"/>
                </w:rPr>
                <w:t>Duct detection</w:t>
              </w:r>
            </w:ins>
          </w:p>
        </w:tc>
        <w:tc>
          <w:tcPr>
            <w:tcW w:w="1013" w:type="dxa"/>
            <w:shd w:val="clear" w:color="auto" w:fill="F3F3F3"/>
            <w:tcMar>
              <w:top w:w="0" w:type="dxa"/>
              <w:left w:w="108" w:type="dxa"/>
              <w:bottom w:w="0" w:type="dxa"/>
              <w:right w:w="108" w:type="dxa"/>
            </w:tcMar>
          </w:tcPr>
          <w:p w14:paraId="58CDB755" w14:textId="0ECC9C25" w:rsidR="009B0C63" w:rsidRDefault="009B0C63" w:rsidP="009B0C63">
            <w:pPr>
              <w:pStyle w:val="Standard"/>
              <w:snapToGrid w:val="0"/>
              <w:jc w:val="center"/>
              <w:rPr>
                <w:ins w:id="1237" w:author="Bowler, Neill" w:date="2022-09-30T16:26:00Z"/>
                <w:rFonts w:ascii="Arial" w:hAnsi="Arial" w:cs="Arial"/>
                <w:b/>
                <w:color w:val="0000FF"/>
                <w:sz w:val="16"/>
                <w:szCs w:val="16"/>
              </w:rPr>
            </w:pPr>
            <w:ins w:id="1238"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66FF2E0B" w14:textId="77777777" w:rsidR="009B0C63" w:rsidRDefault="009B0C63" w:rsidP="009B0C63">
            <w:pPr>
              <w:pStyle w:val="Standard"/>
              <w:snapToGrid w:val="0"/>
              <w:jc w:val="right"/>
              <w:rPr>
                <w:ins w:id="1239"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669637A2" w14:textId="77777777" w:rsidR="009B0C63" w:rsidRDefault="009B0C63" w:rsidP="009B0C63">
            <w:pPr>
              <w:pStyle w:val="Standard"/>
              <w:snapToGrid w:val="0"/>
              <w:jc w:val="right"/>
              <w:rPr>
                <w:ins w:id="1240"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BE12150" w14:textId="77777777" w:rsidR="009B0C63" w:rsidRDefault="009B0C63" w:rsidP="009B0C63">
            <w:pPr>
              <w:pStyle w:val="Standard"/>
              <w:snapToGrid w:val="0"/>
              <w:jc w:val="right"/>
              <w:rPr>
                <w:ins w:id="1241"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C7BD45" w14:textId="77777777" w:rsidR="009B0C63" w:rsidRDefault="009B0C63" w:rsidP="009B0C63">
            <w:pPr>
              <w:pStyle w:val="Standard"/>
              <w:snapToGrid w:val="0"/>
              <w:rPr>
                <w:ins w:id="1242"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67B4FDA5" w14:textId="77777777" w:rsidR="009B0C63" w:rsidRDefault="009B0C63" w:rsidP="009B0C63">
            <w:pPr>
              <w:pStyle w:val="Standard"/>
              <w:snapToGrid w:val="0"/>
              <w:rPr>
                <w:ins w:id="1243" w:author="Bowler, Neill" w:date="2022-09-30T16:26:00Z"/>
                <w:rFonts w:ascii="Arial" w:hAnsi="Arial" w:cs="Arial"/>
                <w:b/>
                <w:color w:val="0000FF"/>
                <w:sz w:val="16"/>
                <w:szCs w:val="16"/>
              </w:rPr>
            </w:pPr>
          </w:p>
        </w:tc>
      </w:tr>
      <w:tr w:rsidR="009B0C63" w14:paraId="5514BAFF" w14:textId="77777777">
        <w:trPr>
          <w:cantSplit/>
          <w:jc w:val="center"/>
          <w:ins w:id="1244" w:author="Bowler, Neill" w:date="2022-09-30T16:26:00Z"/>
        </w:trPr>
        <w:tc>
          <w:tcPr>
            <w:tcW w:w="709" w:type="dxa"/>
            <w:shd w:val="clear" w:color="auto" w:fill="F3F3F3"/>
            <w:tcMar>
              <w:top w:w="0" w:type="dxa"/>
              <w:left w:w="108" w:type="dxa"/>
              <w:bottom w:w="0" w:type="dxa"/>
              <w:right w:w="108" w:type="dxa"/>
            </w:tcMar>
          </w:tcPr>
          <w:p w14:paraId="5CFF39E0" w14:textId="5A4C39ED" w:rsidR="009B0C63" w:rsidRDefault="009B0C63" w:rsidP="009B0C63">
            <w:pPr>
              <w:pStyle w:val="Standard"/>
              <w:snapToGrid w:val="0"/>
              <w:jc w:val="right"/>
              <w:rPr>
                <w:ins w:id="1245" w:author="Bowler, Neill" w:date="2022-09-30T16:26:00Z"/>
                <w:rFonts w:ascii="Arial" w:hAnsi="Arial" w:cs="Arial"/>
                <w:sz w:val="16"/>
                <w:szCs w:val="16"/>
              </w:rPr>
            </w:pPr>
            <w:ins w:id="1246" w:author="Bowler, Neill" w:date="2022-09-30T16:27:00Z">
              <w:r>
                <w:rPr>
                  <w:rFonts w:ascii="Arial" w:hAnsi="Arial" w:cs="Arial"/>
                  <w:sz w:val="16"/>
                  <w:szCs w:val="16"/>
                </w:rPr>
                <w:t>39</w:t>
              </w:r>
            </w:ins>
          </w:p>
        </w:tc>
        <w:tc>
          <w:tcPr>
            <w:tcW w:w="2085" w:type="dxa"/>
            <w:shd w:val="clear" w:color="auto" w:fill="F3F3F3"/>
            <w:tcMar>
              <w:top w:w="0" w:type="dxa"/>
              <w:left w:w="108" w:type="dxa"/>
              <w:bottom w:w="0" w:type="dxa"/>
              <w:right w:w="108" w:type="dxa"/>
            </w:tcMar>
          </w:tcPr>
          <w:p w14:paraId="465C2DDA" w14:textId="095D1333" w:rsidR="009B0C63" w:rsidRDefault="009B0C63" w:rsidP="009B0C63">
            <w:pPr>
              <w:pStyle w:val="Standard"/>
              <w:snapToGrid w:val="0"/>
              <w:rPr>
                <w:ins w:id="1247" w:author="Bowler, Neill" w:date="2022-09-30T16:26:00Z"/>
                <w:rFonts w:ascii="Arial" w:hAnsi="Arial" w:cs="Arial"/>
                <w:b/>
                <w:color w:val="0000FF"/>
                <w:sz w:val="16"/>
                <w:szCs w:val="16"/>
              </w:rPr>
            </w:pPr>
            <w:ins w:id="1248" w:author="Bowler, Neill" w:date="2022-09-30T16:28:00Z">
              <w:r>
                <w:rPr>
                  <w:rFonts w:ascii="Arial" w:hAnsi="Arial" w:cs="Arial"/>
                  <w:b/>
                  <w:color w:val="0000FF"/>
                  <w:sz w:val="16"/>
                  <w:szCs w:val="16"/>
                </w:rPr>
                <w:t>Height of duct</w:t>
              </w:r>
            </w:ins>
          </w:p>
        </w:tc>
        <w:tc>
          <w:tcPr>
            <w:tcW w:w="1013" w:type="dxa"/>
            <w:shd w:val="clear" w:color="auto" w:fill="F3F3F3"/>
            <w:tcMar>
              <w:top w:w="0" w:type="dxa"/>
              <w:left w:w="108" w:type="dxa"/>
              <w:bottom w:w="0" w:type="dxa"/>
              <w:right w:w="108" w:type="dxa"/>
            </w:tcMar>
          </w:tcPr>
          <w:p w14:paraId="5957D81D" w14:textId="407C43F9" w:rsidR="009B0C63" w:rsidRDefault="009B0C63" w:rsidP="009B0C63">
            <w:pPr>
              <w:pStyle w:val="Standard"/>
              <w:snapToGrid w:val="0"/>
              <w:jc w:val="center"/>
              <w:rPr>
                <w:ins w:id="1249" w:author="Bowler, Neill" w:date="2022-09-30T16:26:00Z"/>
                <w:rFonts w:ascii="Arial" w:hAnsi="Arial" w:cs="Arial"/>
                <w:b/>
                <w:color w:val="0000FF"/>
                <w:sz w:val="16"/>
                <w:szCs w:val="16"/>
              </w:rPr>
            </w:pPr>
            <w:ins w:id="1250"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A0ABB29" w14:textId="77777777" w:rsidR="009B0C63" w:rsidRDefault="009B0C63" w:rsidP="009B0C63">
            <w:pPr>
              <w:pStyle w:val="Standard"/>
              <w:snapToGrid w:val="0"/>
              <w:jc w:val="right"/>
              <w:rPr>
                <w:ins w:id="1251"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8BAD994" w14:textId="77777777" w:rsidR="009B0C63" w:rsidRDefault="009B0C63" w:rsidP="009B0C63">
            <w:pPr>
              <w:pStyle w:val="Standard"/>
              <w:snapToGrid w:val="0"/>
              <w:jc w:val="right"/>
              <w:rPr>
                <w:ins w:id="1252"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339D9C2" w14:textId="77777777" w:rsidR="009B0C63" w:rsidRDefault="009B0C63" w:rsidP="009B0C63">
            <w:pPr>
              <w:pStyle w:val="Standard"/>
              <w:snapToGrid w:val="0"/>
              <w:jc w:val="right"/>
              <w:rPr>
                <w:ins w:id="1253"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D63BCE4" w14:textId="77777777" w:rsidR="009B0C63" w:rsidRDefault="009B0C63" w:rsidP="009B0C63">
            <w:pPr>
              <w:pStyle w:val="Standard"/>
              <w:snapToGrid w:val="0"/>
              <w:rPr>
                <w:ins w:id="1254" w:author="Bowler, Neill" w:date="2022-09-30T16:26:00Z"/>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5279BA" w14:textId="77777777" w:rsidR="009B0C63" w:rsidRDefault="009B0C63" w:rsidP="009B0C63">
            <w:pPr>
              <w:pStyle w:val="Standard"/>
              <w:snapToGrid w:val="0"/>
              <w:rPr>
                <w:ins w:id="1255" w:author="Bowler, Neill" w:date="2022-09-30T16:26:00Z"/>
                <w:rFonts w:ascii="Arial" w:hAnsi="Arial" w:cs="Arial"/>
                <w:b/>
                <w:color w:val="0000FF"/>
                <w:sz w:val="16"/>
                <w:szCs w:val="16"/>
              </w:rPr>
            </w:pPr>
          </w:p>
        </w:tc>
      </w:tr>
      <w:tr w:rsidR="009B0C63" w14:paraId="1EAB060A" w14:textId="77777777">
        <w:trPr>
          <w:cantSplit/>
          <w:jc w:val="center"/>
          <w:ins w:id="1256" w:author="Bowler, Neill" w:date="2022-09-30T16:26:00Z"/>
        </w:trPr>
        <w:tc>
          <w:tcPr>
            <w:tcW w:w="709" w:type="dxa"/>
            <w:shd w:val="clear" w:color="auto" w:fill="F3F3F3"/>
            <w:tcMar>
              <w:top w:w="0" w:type="dxa"/>
              <w:left w:w="108" w:type="dxa"/>
              <w:bottom w:w="0" w:type="dxa"/>
              <w:right w:w="108" w:type="dxa"/>
            </w:tcMar>
          </w:tcPr>
          <w:p w14:paraId="1756AE2B" w14:textId="5B929D76" w:rsidR="009B0C63" w:rsidRDefault="009B0C63" w:rsidP="009B0C63">
            <w:pPr>
              <w:pStyle w:val="Standard"/>
              <w:snapToGrid w:val="0"/>
              <w:jc w:val="right"/>
              <w:rPr>
                <w:ins w:id="1257" w:author="Bowler, Neill" w:date="2022-09-30T16:26:00Z"/>
                <w:rFonts w:ascii="Arial" w:hAnsi="Arial" w:cs="Arial"/>
                <w:sz w:val="16"/>
                <w:szCs w:val="16"/>
              </w:rPr>
            </w:pPr>
            <w:ins w:id="1258" w:author="Bowler, Neill" w:date="2022-09-30T16:27:00Z">
              <w:r>
                <w:rPr>
                  <w:rFonts w:ascii="Arial" w:hAnsi="Arial" w:cs="Arial"/>
                  <w:sz w:val="16"/>
                  <w:szCs w:val="16"/>
                </w:rPr>
                <w:t>40</w:t>
              </w:r>
            </w:ins>
          </w:p>
        </w:tc>
        <w:tc>
          <w:tcPr>
            <w:tcW w:w="2085" w:type="dxa"/>
            <w:shd w:val="clear" w:color="auto" w:fill="F3F3F3"/>
            <w:tcMar>
              <w:top w:w="0" w:type="dxa"/>
              <w:left w:w="108" w:type="dxa"/>
              <w:bottom w:w="0" w:type="dxa"/>
              <w:right w:w="108" w:type="dxa"/>
            </w:tcMar>
          </w:tcPr>
          <w:p w14:paraId="73645FD1" w14:textId="7E3F99FF" w:rsidR="009B0C63" w:rsidRDefault="009B0C63" w:rsidP="009B0C63">
            <w:pPr>
              <w:pStyle w:val="Standard"/>
              <w:snapToGrid w:val="0"/>
              <w:rPr>
                <w:ins w:id="1259" w:author="Bowler, Neill" w:date="2022-09-30T16:26:00Z"/>
                <w:rFonts w:ascii="Arial" w:hAnsi="Arial" w:cs="Arial"/>
                <w:b/>
                <w:color w:val="0000FF"/>
                <w:sz w:val="16"/>
                <w:szCs w:val="16"/>
              </w:rPr>
            </w:pPr>
            <w:ins w:id="1260" w:author="Bowler, Neill" w:date="2022-09-30T16:28:00Z">
              <w:r>
                <w:rPr>
                  <w:rFonts w:ascii="Arial" w:hAnsi="Arial" w:cs="Arial"/>
                  <w:b/>
                  <w:color w:val="0000FF"/>
                  <w:sz w:val="16"/>
                  <w:szCs w:val="16"/>
                </w:rPr>
                <w:t>Signal-to-noise rati</w:t>
              </w:r>
            </w:ins>
            <w:ins w:id="1261" w:author="Bowler, Neill" w:date="2022-09-30T16:29:00Z">
              <w:r>
                <w:rPr>
                  <w:rFonts w:ascii="Arial" w:hAnsi="Arial" w:cs="Arial"/>
                  <w:b/>
                  <w:color w:val="0000FF"/>
                  <w:sz w:val="16"/>
                  <w:szCs w:val="16"/>
                </w:rPr>
                <w:t>o</w:t>
              </w:r>
            </w:ins>
          </w:p>
        </w:tc>
        <w:tc>
          <w:tcPr>
            <w:tcW w:w="1013" w:type="dxa"/>
            <w:shd w:val="clear" w:color="auto" w:fill="F3F3F3"/>
            <w:tcMar>
              <w:top w:w="0" w:type="dxa"/>
              <w:left w:w="108" w:type="dxa"/>
              <w:bottom w:w="0" w:type="dxa"/>
              <w:right w:w="108" w:type="dxa"/>
            </w:tcMar>
          </w:tcPr>
          <w:p w14:paraId="6CBCB79B" w14:textId="374A3161" w:rsidR="009B0C63" w:rsidRDefault="009B0C63" w:rsidP="009B0C63">
            <w:pPr>
              <w:pStyle w:val="Standard"/>
              <w:snapToGrid w:val="0"/>
              <w:jc w:val="center"/>
              <w:rPr>
                <w:ins w:id="1262" w:author="Bowler, Neill" w:date="2022-09-30T16:26:00Z"/>
                <w:rFonts w:ascii="Arial" w:hAnsi="Arial" w:cs="Arial"/>
                <w:b/>
                <w:color w:val="0000FF"/>
                <w:sz w:val="16"/>
                <w:szCs w:val="16"/>
              </w:rPr>
            </w:pPr>
            <w:ins w:id="1263"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1EDC97B1" w14:textId="4A27DA31" w:rsidR="009B0C63" w:rsidRDefault="009B0C63" w:rsidP="009B0C63">
            <w:pPr>
              <w:pStyle w:val="Standard"/>
              <w:snapToGrid w:val="0"/>
              <w:jc w:val="right"/>
              <w:rPr>
                <w:ins w:id="1264" w:author="Bowler, Neill" w:date="2022-09-30T16:26:00Z"/>
                <w:rFonts w:ascii="Arial" w:hAnsi="Arial" w:cs="Arial"/>
                <w:b/>
                <w:color w:val="0000FF"/>
                <w:sz w:val="16"/>
                <w:szCs w:val="16"/>
              </w:rPr>
            </w:pPr>
            <w:ins w:id="1265" w:author="Bowler, Neill" w:date="2022-09-30T16:29:00Z">
              <w:r>
                <w:rPr>
                  <w:rFonts w:ascii="Arial" w:hAnsi="Arial" w:cs="Arial"/>
                  <w:b/>
                  <w:color w:val="0000FF"/>
                  <w:sz w:val="16"/>
                  <w:szCs w:val="16"/>
                </w:rPr>
                <w:t>3</w:t>
              </w:r>
            </w:ins>
          </w:p>
        </w:tc>
        <w:tc>
          <w:tcPr>
            <w:tcW w:w="1265" w:type="dxa"/>
            <w:shd w:val="clear" w:color="auto" w:fill="F3F3F3"/>
            <w:tcMar>
              <w:top w:w="0" w:type="dxa"/>
              <w:left w:w="108" w:type="dxa"/>
              <w:bottom w:w="0" w:type="dxa"/>
              <w:right w:w="108" w:type="dxa"/>
            </w:tcMar>
          </w:tcPr>
          <w:p w14:paraId="0FB427D0" w14:textId="598E4C1E" w:rsidR="009B0C63" w:rsidRDefault="009B0C63" w:rsidP="009B0C63">
            <w:pPr>
              <w:pStyle w:val="Standard"/>
              <w:snapToGrid w:val="0"/>
              <w:jc w:val="right"/>
              <w:rPr>
                <w:ins w:id="1266" w:author="Bowler, Neill" w:date="2022-09-30T16:26:00Z"/>
                <w:rFonts w:ascii="Arial" w:hAnsi="Arial" w:cs="Arial"/>
                <w:b/>
                <w:color w:val="0000FF"/>
                <w:sz w:val="16"/>
                <w:szCs w:val="16"/>
              </w:rPr>
            </w:pPr>
            <w:ins w:id="1267" w:author="Bowler, Neill" w:date="2022-09-30T16:29: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0D68071F" w14:textId="59A63D66" w:rsidR="009B0C63" w:rsidRDefault="009B0C63" w:rsidP="009B0C63">
            <w:pPr>
              <w:pStyle w:val="Standard"/>
              <w:snapToGrid w:val="0"/>
              <w:jc w:val="right"/>
              <w:rPr>
                <w:ins w:id="1268" w:author="Bowler, Neill" w:date="2022-09-30T16:26:00Z"/>
                <w:rFonts w:ascii="Arial" w:hAnsi="Arial" w:cs="Arial"/>
                <w:b/>
                <w:color w:val="0000FF"/>
                <w:sz w:val="16"/>
                <w:szCs w:val="16"/>
              </w:rPr>
            </w:pPr>
            <w:ins w:id="1269" w:author="Bowler, Neill" w:date="2022-09-30T16:29:00Z">
              <w:r>
                <w:rPr>
                  <w:rFonts w:ascii="Arial" w:hAnsi="Arial" w:cs="Arial"/>
                  <w:b/>
                  <w:color w:val="0000FF"/>
                  <w:sz w:val="16"/>
                  <w:szCs w:val="16"/>
                </w:rPr>
                <w:t>20</w:t>
              </w:r>
            </w:ins>
          </w:p>
        </w:tc>
        <w:tc>
          <w:tcPr>
            <w:tcW w:w="1063" w:type="dxa"/>
            <w:shd w:val="clear" w:color="auto" w:fill="F3F3F3"/>
            <w:tcMar>
              <w:top w:w="0" w:type="dxa"/>
              <w:left w:w="108" w:type="dxa"/>
              <w:bottom w:w="0" w:type="dxa"/>
              <w:right w:w="108" w:type="dxa"/>
            </w:tcMar>
          </w:tcPr>
          <w:p w14:paraId="6AE5D859" w14:textId="00201120" w:rsidR="009B0C63" w:rsidRDefault="009B0C63" w:rsidP="009B0C63">
            <w:pPr>
              <w:pStyle w:val="Standard"/>
              <w:snapToGrid w:val="0"/>
              <w:rPr>
                <w:ins w:id="1270" w:author="Bowler, Neill" w:date="2022-09-30T16:26:00Z"/>
                <w:rFonts w:ascii="Arial" w:hAnsi="Arial" w:cs="Arial"/>
                <w:b/>
                <w:color w:val="0000FF"/>
                <w:sz w:val="16"/>
                <w:szCs w:val="16"/>
              </w:rPr>
            </w:pPr>
            <w:ins w:id="1271" w:author="Bowler, Neill" w:date="2022-09-30T16:30:00Z">
              <w:r>
                <w:rPr>
                  <w:rFonts w:ascii="Arial" w:hAnsi="Arial" w:cs="Arial"/>
                  <w:b/>
                  <w:color w:val="0000FF"/>
                  <w:sz w:val="16"/>
                  <w:szCs w:val="16"/>
                </w:rPr>
                <w:t>Numeric</w:t>
              </w:r>
            </w:ins>
          </w:p>
        </w:tc>
        <w:tc>
          <w:tcPr>
            <w:tcW w:w="2481" w:type="dxa"/>
            <w:shd w:val="clear" w:color="auto" w:fill="F3F3F3"/>
            <w:tcMar>
              <w:top w:w="0" w:type="dxa"/>
              <w:left w:w="108" w:type="dxa"/>
              <w:bottom w:w="0" w:type="dxa"/>
              <w:right w:w="108" w:type="dxa"/>
            </w:tcMar>
          </w:tcPr>
          <w:p w14:paraId="0EA9AEFE" w14:textId="77777777" w:rsidR="009B0C63" w:rsidRDefault="009B0C63" w:rsidP="009B0C63">
            <w:pPr>
              <w:pStyle w:val="Standard"/>
              <w:snapToGrid w:val="0"/>
              <w:rPr>
                <w:ins w:id="1272" w:author="Bowler, Neill" w:date="2022-09-30T16:26:00Z"/>
                <w:rFonts w:ascii="Arial" w:hAnsi="Arial" w:cs="Arial"/>
                <w:b/>
                <w:color w:val="0000FF"/>
                <w:sz w:val="16"/>
                <w:szCs w:val="16"/>
              </w:rPr>
            </w:pPr>
          </w:p>
        </w:tc>
      </w:tr>
      <w:tr w:rsidR="009B0C63" w14:paraId="76941CC2" w14:textId="77777777">
        <w:trPr>
          <w:cantSplit/>
          <w:jc w:val="center"/>
          <w:ins w:id="1273" w:author="Bowler, Neill" w:date="2022-09-30T16:26:00Z"/>
        </w:trPr>
        <w:tc>
          <w:tcPr>
            <w:tcW w:w="709" w:type="dxa"/>
            <w:shd w:val="clear" w:color="auto" w:fill="F3F3F3"/>
            <w:tcMar>
              <w:top w:w="0" w:type="dxa"/>
              <w:left w:w="108" w:type="dxa"/>
              <w:bottom w:w="0" w:type="dxa"/>
              <w:right w:w="108" w:type="dxa"/>
            </w:tcMar>
          </w:tcPr>
          <w:p w14:paraId="22137737" w14:textId="49E76767" w:rsidR="009B0C63" w:rsidRDefault="009B0C63" w:rsidP="009B0C63">
            <w:pPr>
              <w:pStyle w:val="Standard"/>
              <w:snapToGrid w:val="0"/>
              <w:jc w:val="right"/>
              <w:rPr>
                <w:ins w:id="1274" w:author="Bowler, Neill" w:date="2022-09-30T16:26:00Z"/>
                <w:rFonts w:ascii="Arial" w:hAnsi="Arial" w:cs="Arial"/>
                <w:sz w:val="16"/>
                <w:szCs w:val="16"/>
              </w:rPr>
            </w:pPr>
            <w:ins w:id="1275" w:author="Bowler, Neill" w:date="2022-09-30T16:28:00Z">
              <w:r>
                <w:rPr>
                  <w:rFonts w:ascii="Arial" w:hAnsi="Arial" w:cs="Arial"/>
                  <w:sz w:val="16"/>
                  <w:szCs w:val="16"/>
                </w:rPr>
                <w:t>41</w:t>
              </w:r>
            </w:ins>
          </w:p>
        </w:tc>
        <w:tc>
          <w:tcPr>
            <w:tcW w:w="2085" w:type="dxa"/>
            <w:shd w:val="clear" w:color="auto" w:fill="F3F3F3"/>
            <w:tcMar>
              <w:top w:w="0" w:type="dxa"/>
              <w:left w:w="108" w:type="dxa"/>
              <w:bottom w:w="0" w:type="dxa"/>
              <w:right w:w="108" w:type="dxa"/>
            </w:tcMar>
          </w:tcPr>
          <w:p w14:paraId="5FD13AB1" w14:textId="79F84161" w:rsidR="009B0C63" w:rsidRDefault="009B0C63" w:rsidP="009B0C63">
            <w:pPr>
              <w:pStyle w:val="Standard"/>
              <w:snapToGrid w:val="0"/>
              <w:rPr>
                <w:ins w:id="1276" w:author="Bowler, Neill" w:date="2022-09-30T16:26:00Z"/>
                <w:rFonts w:ascii="Arial" w:hAnsi="Arial" w:cs="Arial"/>
                <w:b/>
                <w:color w:val="0000FF"/>
                <w:sz w:val="16"/>
                <w:szCs w:val="16"/>
              </w:rPr>
            </w:pPr>
            <w:ins w:id="1277" w:author="Bowler, Neill" w:date="2022-09-30T16:30:00Z">
              <w:r>
                <w:rPr>
                  <w:rFonts w:ascii="Arial" w:hAnsi="Arial" w:cs="Arial"/>
                  <w:b/>
                  <w:color w:val="0000FF"/>
                  <w:sz w:val="16"/>
                  <w:szCs w:val="16"/>
                </w:rPr>
                <w:t>Bending angle variance 60-80km</w:t>
              </w:r>
            </w:ins>
          </w:p>
        </w:tc>
        <w:tc>
          <w:tcPr>
            <w:tcW w:w="1013" w:type="dxa"/>
            <w:shd w:val="clear" w:color="auto" w:fill="F3F3F3"/>
            <w:tcMar>
              <w:top w:w="0" w:type="dxa"/>
              <w:left w:w="108" w:type="dxa"/>
              <w:bottom w:w="0" w:type="dxa"/>
              <w:right w:w="108" w:type="dxa"/>
            </w:tcMar>
          </w:tcPr>
          <w:p w14:paraId="78C57D9A" w14:textId="345539BE" w:rsidR="009B0C63" w:rsidRDefault="009B0C63" w:rsidP="009B0C63">
            <w:pPr>
              <w:pStyle w:val="Standard"/>
              <w:snapToGrid w:val="0"/>
              <w:jc w:val="center"/>
              <w:rPr>
                <w:ins w:id="1278" w:author="Bowler, Neill" w:date="2022-09-30T16:26:00Z"/>
                <w:rFonts w:ascii="Arial" w:hAnsi="Arial" w:cs="Arial"/>
                <w:b/>
                <w:color w:val="0000FF"/>
                <w:sz w:val="16"/>
                <w:szCs w:val="16"/>
              </w:rPr>
            </w:pPr>
            <w:ins w:id="1279"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4B706CF6" w14:textId="0A664897" w:rsidR="009B0C63" w:rsidRDefault="009B0C63" w:rsidP="009B0C63">
            <w:pPr>
              <w:pStyle w:val="Standard"/>
              <w:snapToGrid w:val="0"/>
              <w:jc w:val="right"/>
              <w:rPr>
                <w:ins w:id="1280" w:author="Bowler, Neill" w:date="2022-09-30T16:26:00Z"/>
                <w:rFonts w:ascii="Arial" w:hAnsi="Arial" w:cs="Arial"/>
                <w:b/>
                <w:color w:val="0000FF"/>
                <w:sz w:val="16"/>
                <w:szCs w:val="16"/>
              </w:rPr>
            </w:pPr>
            <w:ins w:id="1281" w:author="Bowler, Neill" w:date="2022-09-30T16:31:00Z">
              <w:r>
                <w:rPr>
                  <w:rFonts w:ascii="Arial" w:hAnsi="Arial" w:cs="Arial"/>
                  <w:b/>
                  <w:color w:val="0000FF"/>
                  <w:sz w:val="16"/>
                  <w:szCs w:val="16"/>
                </w:rPr>
                <w:t>8</w:t>
              </w:r>
            </w:ins>
          </w:p>
        </w:tc>
        <w:tc>
          <w:tcPr>
            <w:tcW w:w="1265" w:type="dxa"/>
            <w:shd w:val="clear" w:color="auto" w:fill="F3F3F3"/>
            <w:tcMar>
              <w:top w:w="0" w:type="dxa"/>
              <w:left w:w="108" w:type="dxa"/>
              <w:bottom w:w="0" w:type="dxa"/>
              <w:right w:w="108" w:type="dxa"/>
            </w:tcMar>
          </w:tcPr>
          <w:p w14:paraId="3311087D" w14:textId="1306D67B" w:rsidR="009B0C63" w:rsidRDefault="009B0C63" w:rsidP="009B0C63">
            <w:pPr>
              <w:pStyle w:val="Standard"/>
              <w:snapToGrid w:val="0"/>
              <w:jc w:val="right"/>
              <w:rPr>
                <w:ins w:id="1282" w:author="Bowler, Neill" w:date="2022-09-30T16:26:00Z"/>
                <w:rFonts w:ascii="Arial" w:hAnsi="Arial" w:cs="Arial"/>
                <w:b/>
                <w:color w:val="0000FF"/>
                <w:sz w:val="16"/>
                <w:szCs w:val="16"/>
              </w:rPr>
            </w:pPr>
            <w:ins w:id="1283" w:author="Bowler, Neill" w:date="2022-09-30T16:31:00Z">
              <w:r>
                <w:rPr>
                  <w:rFonts w:ascii="Arial" w:hAnsi="Arial" w:cs="Arial"/>
                  <w:b/>
                  <w:color w:val="0000FF"/>
                  <w:sz w:val="16"/>
                  <w:szCs w:val="16"/>
                </w:rPr>
                <w:t>0</w:t>
              </w:r>
            </w:ins>
          </w:p>
        </w:tc>
        <w:tc>
          <w:tcPr>
            <w:tcW w:w="887" w:type="dxa"/>
            <w:shd w:val="clear" w:color="auto" w:fill="F3F3F3"/>
            <w:tcMar>
              <w:top w:w="0" w:type="dxa"/>
              <w:left w:w="108" w:type="dxa"/>
              <w:bottom w:w="0" w:type="dxa"/>
              <w:right w:w="108" w:type="dxa"/>
            </w:tcMar>
          </w:tcPr>
          <w:p w14:paraId="2F7F6533" w14:textId="1C1CAC33" w:rsidR="009B0C63" w:rsidRDefault="009B0C63" w:rsidP="009B0C63">
            <w:pPr>
              <w:pStyle w:val="Standard"/>
              <w:snapToGrid w:val="0"/>
              <w:jc w:val="right"/>
              <w:rPr>
                <w:ins w:id="1284" w:author="Bowler, Neill" w:date="2022-09-30T16:26:00Z"/>
                <w:rFonts w:ascii="Arial" w:hAnsi="Arial" w:cs="Arial"/>
                <w:b/>
                <w:color w:val="0000FF"/>
                <w:sz w:val="16"/>
                <w:szCs w:val="16"/>
              </w:rPr>
            </w:pPr>
            <w:ins w:id="1285" w:author="Bowler, Neill" w:date="2022-09-30T16:31:00Z">
              <w:r>
                <w:rPr>
                  <w:rFonts w:ascii="Arial" w:hAnsi="Arial" w:cs="Arial"/>
                  <w:b/>
                  <w:color w:val="0000FF"/>
                  <w:sz w:val="16"/>
                  <w:szCs w:val="16"/>
                </w:rPr>
                <w:t>16</w:t>
              </w:r>
            </w:ins>
          </w:p>
        </w:tc>
        <w:tc>
          <w:tcPr>
            <w:tcW w:w="1063" w:type="dxa"/>
            <w:shd w:val="clear" w:color="auto" w:fill="F3F3F3"/>
            <w:tcMar>
              <w:top w:w="0" w:type="dxa"/>
              <w:left w:w="108" w:type="dxa"/>
              <w:bottom w:w="0" w:type="dxa"/>
              <w:right w:w="108" w:type="dxa"/>
            </w:tcMar>
          </w:tcPr>
          <w:p w14:paraId="455A1B6F" w14:textId="401BED2A" w:rsidR="009B0C63" w:rsidRDefault="009B0C63" w:rsidP="009B0C63">
            <w:pPr>
              <w:pStyle w:val="Standard"/>
              <w:snapToGrid w:val="0"/>
              <w:rPr>
                <w:ins w:id="1286" w:author="Bowler, Neill" w:date="2022-09-30T16:26:00Z"/>
                <w:rFonts w:ascii="Arial" w:hAnsi="Arial" w:cs="Arial"/>
                <w:b/>
                <w:color w:val="0000FF"/>
                <w:sz w:val="16"/>
                <w:szCs w:val="16"/>
              </w:rPr>
            </w:pPr>
            <w:ins w:id="1287" w:author="Bowler, Neill" w:date="2022-09-30T16:31:00Z">
              <w:r>
                <w:rPr>
                  <w:rFonts w:ascii="Arial" w:hAnsi="Arial" w:cs="Arial"/>
                  <w:b/>
                  <w:color w:val="0000FF"/>
                  <w:sz w:val="16"/>
                  <w:szCs w:val="16"/>
                </w:rPr>
                <w:t>Radians</w:t>
              </w:r>
            </w:ins>
          </w:p>
        </w:tc>
        <w:tc>
          <w:tcPr>
            <w:tcW w:w="2481" w:type="dxa"/>
            <w:shd w:val="clear" w:color="auto" w:fill="F3F3F3"/>
            <w:tcMar>
              <w:top w:w="0" w:type="dxa"/>
              <w:left w:w="108" w:type="dxa"/>
              <w:bottom w:w="0" w:type="dxa"/>
              <w:right w:w="108" w:type="dxa"/>
            </w:tcMar>
          </w:tcPr>
          <w:p w14:paraId="2CDB5D39" w14:textId="6B0CAA40" w:rsidR="009B0C63" w:rsidRDefault="009B0C63" w:rsidP="009B0C63">
            <w:pPr>
              <w:pStyle w:val="Standard"/>
              <w:snapToGrid w:val="0"/>
              <w:rPr>
                <w:ins w:id="1288" w:author="Bowler, Neill" w:date="2022-09-30T16:26:00Z"/>
                <w:rFonts w:ascii="Arial" w:hAnsi="Arial" w:cs="Arial"/>
                <w:b/>
                <w:color w:val="0000FF"/>
                <w:sz w:val="16"/>
                <w:szCs w:val="16"/>
              </w:rPr>
            </w:pPr>
            <w:ins w:id="1289" w:author="Bowler, Neill" w:date="2022-09-30T16:30:00Z">
              <w:r>
                <w:rPr>
                  <w:rFonts w:ascii="Arial" w:hAnsi="Arial" w:cs="Arial"/>
                  <w:b/>
                  <w:color w:val="0000FF"/>
                  <w:sz w:val="16"/>
                  <w:szCs w:val="16"/>
                </w:rPr>
                <w:t>Variance of bending angle (relative to climatology) between 60 and 80km</w:t>
              </w:r>
            </w:ins>
          </w:p>
        </w:tc>
      </w:tr>
      <w:tr w:rsidR="009B0C63" w14:paraId="0F542165" w14:textId="77777777">
        <w:trPr>
          <w:cantSplit/>
          <w:jc w:val="center"/>
          <w:ins w:id="1290" w:author="Bowler, Neill" w:date="2022-09-30T16:26:00Z"/>
        </w:trPr>
        <w:tc>
          <w:tcPr>
            <w:tcW w:w="709" w:type="dxa"/>
            <w:shd w:val="clear" w:color="auto" w:fill="F3F3F3"/>
            <w:tcMar>
              <w:top w:w="0" w:type="dxa"/>
              <w:left w:w="108" w:type="dxa"/>
              <w:bottom w:w="0" w:type="dxa"/>
              <w:right w:w="108" w:type="dxa"/>
            </w:tcMar>
          </w:tcPr>
          <w:p w14:paraId="2B204280" w14:textId="5C3C0D2D" w:rsidR="009B0C63" w:rsidRDefault="009B0C63" w:rsidP="009B0C63">
            <w:pPr>
              <w:pStyle w:val="Standard"/>
              <w:snapToGrid w:val="0"/>
              <w:jc w:val="right"/>
              <w:rPr>
                <w:ins w:id="1291" w:author="Bowler, Neill" w:date="2022-09-30T16:26:00Z"/>
                <w:rFonts w:ascii="Arial" w:hAnsi="Arial" w:cs="Arial"/>
                <w:sz w:val="16"/>
                <w:szCs w:val="16"/>
              </w:rPr>
            </w:pPr>
            <w:ins w:id="1292" w:author="Bowler, Neill" w:date="2022-09-30T16:28:00Z">
              <w:r>
                <w:rPr>
                  <w:rFonts w:ascii="Arial" w:hAnsi="Arial" w:cs="Arial"/>
                  <w:sz w:val="16"/>
                  <w:szCs w:val="16"/>
                </w:rPr>
                <w:t>42</w:t>
              </w:r>
            </w:ins>
          </w:p>
        </w:tc>
        <w:tc>
          <w:tcPr>
            <w:tcW w:w="2085" w:type="dxa"/>
            <w:shd w:val="clear" w:color="auto" w:fill="F3F3F3"/>
            <w:tcMar>
              <w:top w:w="0" w:type="dxa"/>
              <w:left w:w="108" w:type="dxa"/>
              <w:bottom w:w="0" w:type="dxa"/>
              <w:right w:w="108" w:type="dxa"/>
            </w:tcMar>
          </w:tcPr>
          <w:p w14:paraId="0FA40471" w14:textId="65178F92" w:rsidR="009B0C63" w:rsidRDefault="009B0C63" w:rsidP="009B0C63">
            <w:pPr>
              <w:pStyle w:val="Standard"/>
              <w:snapToGrid w:val="0"/>
              <w:rPr>
                <w:ins w:id="1293" w:author="Bowler, Neill" w:date="2022-09-30T16:26:00Z"/>
                <w:rFonts w:ascii="Arial" w:hAnsi="Arial" w:cs="Arial"/>
                <w:b/>
                <w:color w:val="0000FF"/>
                <w:sz w:val="16"/>
                <w:szCs w:val="16"/>
              </w:rPr>
            </w:pPr>
            <w:ins w:id="1294" w:author="Bowler, Neill" w:date="2022-09-30T16:32:00Z">
              <w:r>
                <w:rPr>
                  <w:rFonts w:ascii="Arial" w:hAnsi="Arial" w:cs="Arial"/>
                  <w:b/>
                  <w:color w:val="0000FF"/>
                  <w:sz w:val="16"/>
                  <w:szCs w:val="16"/>
                </w:rPr>
                <w:t>Retrieved dry pressure at 15km</w:t>
              </w:r>
            </w:ins>
          </w:p>
        </w:tc>
        <w:tc>
          <w:tcPr>
            <w:tcW w:w="1013" w:type="dxa"/>
            <w:shd w:val="clear" w:color="auto" w:fill="F3F3F3"/>
            <w:tcMar>
              <w:top w:w="0" w:type="dxa"/>
              <w:left w:w="108" w:type="dxa"/>
              <w:bottom w:w="0" w:type="dxa"/>
              <w:right w:w="108" w:type="dxa"/>
            </w:tcMar>
          </w:tcPr>
          <w:p w14:paraId="224B11A9" w14:textId="44951041" w:rsidR="009B0C63" w:rsidRDefault="009B0C63" w:rsidP="009B0C63">
            <w:pPr>
              <w:pStyle w:val="Standard"/>
              <w:snapToGrid w:val="0"/>
              <w:jc w:val="center"/>
              <w:rPr>
                <w:ins w:id="1295" w:author="Bowler, Neill" w:date="2022-09-30T16:26:00Z"/>
                <w:rFonts w:ascii="Arial" w:hAnsi="Arial" w:cs="Arial"/>
                <w:b/>
                <w:color w:val="0000FF"/>
                <w:sz w:val="16"/>
                <w:szCs w:val="16"/>
              </w:rPr>
            </w:pPr>
            <w:ins w:id="1296"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34F1331F" w14:textId="77777777" w:rsidR="009B0C63" w:rsidRDefault="009B0C63" w:rsidP="009B0C63">
            <w:pPr>
              <w:pStyle w:val="Standard"/>
              <w:snapToGrid w:val="0"/>
              <w:jc w:val="right"/>
              <w:rPr>
                <w:ins w:id="1297"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44304FB" w14:textId="77777777" w:rsidR="009B0C63" w:rsidRDefault="009B0C63" w:rsidP="009B0C63">
            <w:pPr>
              <w:pStyle w:val="Standard"/>
              <w:snapToGrid w:val="0"/>
              <w:jc w:val="right"/>
              <w:rPr>
                <w:ins w:id="1298"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3A22C70F" w14:textId="77777777" w:rsidR="009B0C63" w:rsidRDefault="009B0C63" w:rsidP="009B0C63">
            <w:pPr>
              <w:pStyle w:val="Standard"/>
              <w:snapToGrid w:val="0"/>
              <w:jc w:val="right"/>
              <w:rPr>
                <w:ins w:id="1299"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633B54ED" w14:textId="0F61E7CA" w:rsidR="009B0C63" w:rsidRDefault="009B0C63" w:rsidP="009B0C63">
            <w:pPr>
              <w:pStyle w:val="Standard"/>
              <w:snapToGrid w:val="0"/>
              <w:rPr>
                <w:ins w:id="1300" w:author="Bowler, Neill" w:date="2022-09-30T16:26:00Z"/>
                <w:rFonts w:ascii="Arial" w:hAnsi="Arial" w:cs="Arial"/>
                <w:b/>
                <w:color w:val="0000FF"/>
                <w:sz w:val="16"/>
                <w:szCs w:val="16"/>
              </w:rPr>
            </w:pPr>
            <w:ins w:id="1301" w:author="Bowler, Neill" w:date="2022-09-30T16:33:00Z">
              <w:r>
                <w:rPr>
                  <w:rFonts w:ascii="Arial" w:hAnsi="Arial" w:cs="Arial"/>
                  <w:b/>
                  <w:color w:val="0000FF"/>
                  <w:sz w:val="16"/>
                  <w:szCs w:val="16"/>
                </w:rPr>
                <w:t>Pa</w:t>
              </w:r>
            </w:ins>
          </w:p>
        </w:tc>
        <w:tc>
          <w:tcPr>
            <w:tcW w:w="2481" w:type="dxa"/>
            <w:shd w:val="clear" w:color="auto" w:fill="F3F3F3"/>
            <w:tcMar>
              <w:top w:w="0" w:type="dxa"/>
              <w:left w:w="108" w:type="dxa"/>
              <w:bottom w:w="0" w:type="dxa"/>
              <w:right w:w="108" w:type="dxa"/>
            </w:tcMar>
          </w:tcPr>
          <w:p w14:paraId="7635F710" w14:textId="77777777" w:rsidR="009B0C63" w:rsidRDefault="009B0C63" w:rsidP="009B0C63">
            <w:pPr>
              <w:pStyle w:val="Standard"/>
              <w:snapToGrid w:val="0"/>
              <w:rPr>
                <w:ins w:id="1302" w:author="Bowler, Neill" w:date="2022-09-30T16:26:00Z"/>
                <w:rFonts w:ascii="Arial" w:hAnsi="Arial" w:cs="Arial"/>
                <w:b/>
                <w:color w:val="0000FF"/>
                <w:sz w:val="16"/>
                <w:szCs w:val="16"/>
              </w:rPr>
            </w:pPr>
          </w:p>
        </w:tc>
      </w:tr>
      <w:tr w:rsidR="009B0C63" w14:paraId="6343D201" w14:textId="77777777">
        <w:trPr>
          <w:cantSplit/>
          <w:jc w:val="center"/>
          <w:ins w:id="1303" w:author="Bowler, Neill" w:date="2022-09-30T16:26:00Z"/>
        </w:trPr>
        <w:tc>
          <w:tcPr>
            <w:tcW w:w="709" w:type="dxa"/>
            <w:shd w:val="clear" w:color="auto" w:fill="F3F3F3"/>
            <w:tcMar>
              <w:top w:w="0" w:type="dxa"/>
              <w:left w:w="108" w:type="dxa"/>
              <w:bottom w:w="0" w:type="dxa"/>
              <w:right w:w="108" w:type="dxa"/>
            </w:tcMar>
          </w:tcPr>
          <w:p w14:paraId="2991C77B" w14:textId="4EB50245" w:rsidR="009B0C63" w:rsidRDefault="009B0C63" w:rsidP="009B0C63">
            <w:pPr>
              <w:pStyle w:val="Standard"/>
              <w:snapToGrid w:val="0"/>
              <w:jc w:val="right"/>
              <w:rPr>
                <w:ins w:id="1304" w:author="Bowler, Neill" w:date="2022-09-30T16:26:00Z"/>
                <w:rFonts w:ascii="Arial" w:hAnsi="Arial" w:cs="Arial"/>
                <w:sz w:val="16"/>
                <w:szCs w:val="16"/>
              </w:rPr>
            </w:pPr>
            <w:ins w:id="1305" w:author="Bowler, Neill" w:date="2022-09-30T16:28:00Z">
              <w:r>
                <w:rPr>
                  <w:rFonts w:ascii="Arial" w:hAnsi="Arial" w:cs="Arial"/>
                  <w:sz w:val="16"/>
                  <w:szCs w:val="16"/>
                </w:rPr>
                <w:t>43</w:t>
              </w:r>
            </w:ins>
          </w:p>
        </w:tc>
        <w:tc>
          <w:tcPr>
            <w:tcW w:w="2085" w:type="dxa"/>
            <w:shd w:val="clear" w:color="auto" w:fill="F3F3F3"/>
            <w:tcMar>
              <w:top w:w="0" w:type="dxa"/>
              <w:left w:w="108" w:type="dxa"/>
              <w:bottom w:w="0" w:type="dxa"/>
              <w:right w:w="108" w:type="dxa"/>
            </w:tcMar>
          </w:tcPr>
          <w:p w14:paraId="589E7E77" w14:textId="62FC1FF8" w:rsidR="009B0C63" w:rsidRDefault="009B0C63" w:rsidP="009B0C63">
            <w:pPr>
              <w:pStyle w:val="Standard"/>
              <w:snapToGrid w:val="0"/>
              <w:rPr>
                <w:ins w:id="1306" w:author="Bowler, Neill" w:date="2022-09-30T16:26:00Z"/>
                <w:rFonts w:ascii="Arial" w:hAnsi="Arial" w:cs="Arial"/>
                <w:b/>
                <w:color w:val="0000FF"/>
                <w:sz w:val="16"/>
                <w:szCs w:val="16"/>
              </w:rPr>
            </w:pPr>
            <w:ins w:id="1307" w:author="Bowler, Neill" w:date="2022-09-30T16:32:00Z">
              <w:r>
                <w:rPr>
                  <w:rFonts w:ascii="Arial" w:hAnsi="Arial" w:cs="Arial"/>
                  <w:b/>
                  <w:color w:val="0000FF"/>
                  <w:sz w:val="16"/>
                  <w:szCs w:val="16"/>
                </w:rPr>
                <w:t>Planetary boundary layer height</w:t>
              </w:r>
            </w:ins>
          </w:p>
        </w:tc>
        <w:tc>
          <w:tcPr>
            <w:tcW w:w="1013" w:type="dxa"/>
            <w:shd w:val="clear" w:color="auto" w:fill="F3F3F3"/>
            <w:tcMar>
              <w:top w:w="0" w:type="dxa"/>
              <w:left w:w="108" w:type="dxa"/>
              <w:bottom w:w="0" w:type="dxa"/>
              <w:right w:w="108" w:type="dxa"/>
            </w:tcMar>
          </w:tcPr>
          <w:p w14:paraId="536691B1" w14:textId="259D6C79" w:rsidR="009B0C63" w:rsidRDefault="009B0C63" w:rsidP="009B0C63">
            <w:pPr>
              <w:pStyle w:val="Standard"/>
              <w:snapToGrid w:val="0"/>
              <w:jc w:val="center"/>
              <w:rPr>
                <w:ins w:id="1308" w:author="Bowler, Neill" w:date="2022-09-30T16:26:00Z"/>
                <w:rFonts w:ascii="Arial" w:hAnsi="Arial" w:cs="Arial"/>
                <w:b/>
                <w:color w:val="0000FF"/>
                <w:sz w:val="16"/>
                <w:szCs w:val="16"/>
              </w:rPr>
            </w:pPr>
            <w:ins w:id="1309" w:author="Bowler, Neill" w:date="2022-09-30T16:2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20F013D0" w14:textId="77777777" w:rsidR="009B0C63" w:rsidRDefault="009B0C63" w:rsidP="009B0C63">
            <w:pPr>
              <w:pStyle w:val="Standard"/>
              <w:snapToGrid w:val="0"/>
              <w:jc w:val="right"/>
              <w:rPr>
                <w:ins w:id="1310" w:author="Bowler, Neill" w:date="2022-09-30T16:26: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3534C43E" w14:textId="77777777" w:rsidR="009B0C63" w:rsidRDefault="009B0C63" w:rsidP="009B0C63">
            <w:pPr>
              <w:pStyle w:val="Standard"/>
              <w:snapToGrid w:val="0"/>
              <w:jc w:val="right"/>
              <w:rPr>
                <w:ins w:id="1311" w:author="Bowler, Neill" w:date="2022-09-30T16:26: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44594269" w14:textId="77777777" w:rsidR="009B0C63" w:rsidRDefault="009B0C63" w:rsidP="009B0C63">
            <w:pPr>
              <w:pStyle w:val="Standard"/>
              <w:snapToGrid w:val="0"/>
              <w:jc w:val="right"/>
              <w:rPr>
                <w:ins w:id="1312" w:author="Bowler, Neill" w:date="2022-09-30T16:26: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2F557F5A" w14:textId="77815715" w:rsidR="009B0C63" w:rsidRDefault="009B0C63" w:rsidP="009B0C63">
            <w:pPr>
              <w:pStyle w:val="Standard"/>
              <w:snapToGrid w:val="0"/>
              <w:rPr>
                <w:ins w:id="1313" w:author="Bowler, Neill" w:date="2022-09-30T16:26:00Z"/>
                <w:rFonts w:ascii="Arial" w:hAnsi="Arial" w:cs="Arial"/>
                <w:b/>
                <w:color w:val="0000FF"/>
                <w:sz w:val="16"/>
                <w:szCs w:val="16"/>
              </w:rPr>
            </w:pPr>
            <w:ins w:id="1314"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7E0364ED" w14:textId="77777777" w:rsidR="009B0C63" w:rsidRDefault="009B0C63" w:rsidP="009B0C63">
            <w:pPr>
              <w:pStyle w:val="Standard"/>
              <w:snapToGrid w:val="0"/>
              <w:rPr>
                <w:ins w:id="1315" w:author="Bowler, Neill" w:date="2022-09-30T16:26:00Z"/>
                <w:rFonts w:ascii="Arial" w:hAnsi="Arial" w:cs="Arial"/>
                <w:b/>
                <w:color w:val="0000FF"/>
                <w:sz w:val="16"/>
                <w:szCs w:val="16"/>
              </w:rPr>
            </w:pPr>
          </w:p>
        </w:tc>
      </w:tr>
      <w:tr w:rsidR="009B0C63" w14:paraId="6E6E8BA6" w14:textId="77777777">
        <w:trPr>
          <w:cantSplit/>
          <w:jc w:val="center"/>
          <w:ins w:id="1316" w:author="Bowler, Neill" w:date="2022-09-30T16:32:00Z"/>
        </w:trPr>
        <w:tc>
          <w:tcPr>
            <w:tcW w:w="709" w:type="dxa"/>
            <w:shd w:val="clear" w:color="auto" w:fill="F3F3F3"/>
            <w:tcMar>
              <w:top w:w="0" w:type="dxa"/>
              <w:left w:w="108" w:type="dxa"/>
              <w:bottom w:w="0" w:type="dxa"/>
              <w:right w:w="108" w:type="dxa"/>
            </w:tcMar>
          </w:tcPr>
          <w:p w14:paraId="35F2262D" w14:textId="196AFF91" w:rsidR="009B0C63" w:rsidRDefault="009B0C63" w:rsidP="009B0C63">
            <w:pPr>
              <w:pStyle w:val="Standard"/>
              <w:snapToGrid w:val="0"/>
              <w:jc w:val="right"/>
              <w:rPr>
                <w:ins w:id="1317" w:author="Bowler, Neill" w:date="2022-09-30T16:32:00Z"/>
                <w:rFonts w:ascii="Arial" w:hAnsi="Arial" w:cs="Arial"/>
                <w:sz w:val="16"/>
                <w:szCs w:val="16"/>
              </w:rPr>
            </w:pPr>
            <w:ins w:id="1318" w:author="Bowler, Neill" w:date="2022-09-30T16:32:00Z">
              <w:r>
                <w:rPr>
                  <w:rFonts w:ascii="Arial" w:hAnsi="Arial" w:cs="Arial"/>
                  <w:sz w:val="16"/>
                  <w:szCs w:val="16"/>
                </w:rPr>
                <w:t>44</w:t>
              </w:r>
            </w:ins>
          </w:p>
        </w:tc>
        <w:tc>
          <w:tcPr>
            <w:tcW w:w="2085" w:type="dxa"/>
            <w:shd w:val="clear" w:color="auto" w:fill="F3F3F3"/>
            <w:tcMar>
              <w:top w:w="0" w:type="dxa"/>
              <w:left w:w="108" w:type="dxa"/>
              <w:bottom w:w="0" w:type="dxa"/>
              <w:right w:w="108" w:type="dxa"/>
            </w:tcMar>
          </w:tcPr>
          <w:p w14:paraId="25AF61FE" w14:textId="7CD2E70D" w:rsidR="009B0C63" w:rsidRDefault="009B0C63" w:rsidP="009B0C63">
            <w:pPr>
              <w:pStyle w:val="Standard"/>
              <w:snapToGrid w:val="0"/>
              <w:rPr>
                <w:ins w:id="1319" w:author="Bowler, Neill" w:date="2022-09-30T16:32:00Z"/>
                <w:rFonts w:ascii="Arial" w:hAnsi="Arial" w:cs="Arial"/>
                <w:b/>
                <w:color w:val="0000FF"/>
                <w:sz w:val="16"/>
                <w:szCs w:val="16"/>
              </w:rPr>
            </w:pPr>
            <w:ins w:id="1320" w:author="Bowler, Neill" w:date="2022-09-30T16:32:00Z">
              <w:r>
                <w:rPr>
                  <w:rFonts w:ascii="Arial" w:hAnsi="Arial" w:cs="Arial"/>
                  <w:b/>
                  <w:color w:val="0000FF"/>
                  <w:sz w:val="16"/>
                  <w:szCs w:val="16"/>
                </w:rPr>
                <w:t>Tropopause height</w:t>
              </w:r>
            </w:ins>
          </w:p>
        </w:tc>
        <w:tc>
          <w:tcPr>
            <w:tcW w:w="1013" w:type="dxa"/>
            <w:shd w:val="clear" w:color="auto" w:fill="F3F3F3"/>
            <w:tcMar>
              <w:top w:w="0" w:type="dxa"/>
              <w:left w:w="108" w:type="dxa"/>
              <w:bottom w:w="0" w:type="dxa"/>
              <w:right w:w="108" w:type="dxa"/>
            </w:tcMar>
          </w:tcPr>
          <w:p w14:paraId="544F185A" w14:textId="6E104028" w:rsidR="009B0C63" w:rsidRDefault="009B0C63" w:rsidP="009B0C63">
            <w:pPr>
              <w:pStyle w:val="Standard"/>
              <w:snapToGrid w:val="0"/>
              <w:jc w:val="center"/>
              <w:rPr>
                <w:ins w:id="1321" w:author="Bowler, Neill" w:date="2022-09-30T16:32:00Z"/>
                <w:rFonts w:ascii="Arial" w:hAnsi="Arial" w:cs="Arial"/>
                <w:b/>
                <w:color w:val="0000FF"/>
                <w:sz w:val="16"/>
                <w:szCs w:val="16"/>
              </w:rPr>
            </w:pPr>
            <w:ins w:id="1322" w:author="Bowler, Neill" w:date="2022-09-30T16:32: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79660EAE" w14:textId="77777777" w:rsidR="009B0C63" w:rsidRDefault="009B0C63" w:rsidP="009B0C63">
            <w:pPr>
              <w:pStyle w:val="Standard"/>
              <w:snapToGrid w:val="0"/>
              <w:jc w:val="right"/>
              <w:rPr>
                <w:ins w:id="1323" w:author="Bowler, Neill" w:date="2022-09-30T16:32: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5B4E2F2E" w14:textId="77777777" w:rsidR="009B0C63" w:rsidRDefault="009B0C63" w:rsidP="009B0C63">
            <w:pPr>
              <w:pStyle w:val="Standard"/>
              <w:snapToGrid w:val="0"/>
              <w:jc w:val="right"/>
              <w:rPr>
                <w:ins w:id="1324" w:author="Bowler, Neill" w:date="2022-09-30T16:32: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174EF38" w14:textId="77777777" w:rsidR="009B0C63" w:rsidRDefault="009B0C63" w:rsidP="009B0C63">
            <w:pPr>
              <w:pStyle w:val="Standard"/>
              <w:snapToGrid w:val="0"/>
              <w:jc w:val="right"/>
              <w:rPr>
                <w:ins w:id="1325" w:author="Bowler, Neill" w:date="2022-09-30T16:32: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5E0A2CAE" w14:textId="0FF67798" w:rsidR="009B0C63" w:rsidRDefault="009B0C63" w:rsidP="009B0C63">
            <w:pPr>
              <w:pStyle w:val="Standard"/>
              <w:snapToGrid w:val="0"/>
              <w:rPr>
                <w:ins w:id="1326" w:author="Bowler, Neill" w:date="2022-09-30T16:32:00Z"/>
                <w:rFonts w:ascii="Arial" w:hAnsi="Arial" w:cs="Arial"/>
                <w:b/>
                <w:color w:val="0000FF"/>
                <w:sz w:val="16"/>
                <w:szCs w:val="16"/>
              </w:rPr>
            </w:pPr>
            <w:ins w:id="1327" w:author="Bowler, Neill" w:date="2022-09-30T16:33: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4760FA49" w14:textId="77777777" w:rsidR="009B0C63" w:rsidRDefault="009B0C63" w:rsidP="009B0C63">
            <w:pPr>
              <w:pStyle w:val="Standard"/>
              <w:snapToGrid w:val="0"/>
              <w:rPr>
                <w:ins w:id="1328" w:author="Bowler, Neill" w:date="2022-09-30T16:32:00Z"/>
                <w:rFonts w:ascii="Arial" w:hAnsi="Arial" w:cs="Arial"/>
                <w:b/>
                <w:color w:val="0000FF"/>
                <w:sz w:val="16"/>
                <w:szCs w:val="16"/>
              </w:rPr>
            </w:pPr>
          </w:p>
        </w:tc>
      </w:tr>
      <w:tr w:rsidR="00FC4086" w14:paraId="5B5B11EF" w14:textId="77777777">
        <w:trPr>
          <w:cantSplit/>
          <w:jc w:val="center"/>
          <w:ins w:id="1329" w:author="Stig Syndergaard" w:date="2023-04-14T12:59:00Z"/>
        </w:trPr>
        <w:tc>
          <w:tcPr>
            <w:tcW w:w="709" w:type="dxa"/>
            <w:shd w:val="clear" w:color="auto" w:fill="F3F3F3"/>
            <w:tcMar>
              <w:top w:w="0" w:type="dxa"/>
              <w:left w:w="108" w:type="dxa"/>
              <w:bottom w:w="0" w:type="dxa"/>
              <w:right w:w="108" w:type="dxa"/>
            </w:tcMar>
          </w:tcPr>
          <w:p w14:paraId="1C4209A2" w14:textId="1F937415" w:rsidR="00FC4086" w:rsidRDefault="00FC4086" w:rsidP="009B0C63">
            <w:pPr>
              <w:pStyle w:val="Standard"/>
              <w:snapToGrid w:val="0"/>
              <w:jc w:val="right"/>
              <w:rPr>
                <w:ins w:id="1330" w:author="Stig Syndergaard" w:date="2023-04-14T12:59:00Z"/>
                <w:rFonts w:ascii="Arial" w:hAnsi="Arial" w:cs="Arial"/>
                <w:sz w:val="16"/>
                <w:szCs w:val="16"/>
              </w:rPr>
            </w:pPr>
            <w:ins w:id="1331" w:author="Stig Syndergaard" w:date="2023-04-14T12:59:00Z">
              <w:r>
                <w:rPr>
                  <w:rFonts w:ascii="Arial" w:hAnsi="Arial" w:cs="Arial"/>
                  <w:sz w:val="16"/>
                  <w:szCs w:val="16"/>
                </w:rPr>
                <w:t>45</w:t>
              </w:r>
            </w:ins>
          </w:p>
        </w:tc>
        <w:tc>
          <w:tcPr>
            <w:tcW w:w="2085" w:type="dxa"/>
            <w:shd w:val="clear" w:color="auto" w:fill="F3F3F3"/>
            <w:tcMar>
              <w:top w:w="0" w:type="dxa"/>
              <w:left w:w="108" w:type="dxa"/>
              <w:bottom w:w="0" w:type="dxa"/>
              <w:right w:w="108" w:type="dxa"/>
            </w:tcMar>
          </w:tcPr>
          <w:p w14:paraId="2C783BA8" w14:textId="14017B74" w:rsidR="00FC4086" w:rsidRDefault="00FC4086" w:rsidP="009B0C63">
            <w:pPr>
              <w:pStyle w:val="Standard"/>
              <w:snapToGrid w:val="0"/>
              <w:rPr>
                <w:ins w:id="1332" w:author="Stig Syndergaard" w:date="2023-04-14T12:59:00Z"/>
                <w:rFonts w:ascii="Arial" w:hAnsi="Arial" w:cs="Arial"/>
                <w:b/>
                <w:color w:val="0000FF"/>
                <w:sz w:val="16"/>
                <w:szCs w:val="16"/>
              </w:rPr>
            </w:pPr>
            <w:ins w:id="1333" w:author="Stig Syndergaard" w:date="2023-04-14T13:03:00Z">
              <w:r>
                <w:rPr>
                  <w:rFonts w:ascii="Arial" w:hAnsi="Arial" w:cs="Arial"/>
                  <w:b/>
                  <w:color w:val="0000FF"/>
                  <w:sz w:val="16"/>
                  <w:szCs w:val="16"/>
                </w:rPr>
                <w:t xml:space="preserve">L2-extrapolation </w:t>
              </w:r>
            </w:ins>
            <w:ins w:id="1334" w:author="Stig Syndergaard" w:date="2023-04-14T13:04:00Z">
              <w:r>
                <w:rPr>
                  <w:rFonts w:ascii="Arial" w:hAnsi="Arial" w:cs="Arial"/>
                  <w:b/>
                  <w:color w:val="0000FF"/>
                  <w:sz w:val="16"/>
                  <w:szCs w:val="16"/>
                </w:rPr>
                <w:t>height</w:t>
              </w:r>
            </w:ins>
          </w:p>
        </w:tc>
        <w:tc>
          <w:tcPr>
            <w:tcW w:w="1013" w:type="dxa"/>
            <w:shd w:val="clear" w:color="auto" w:fill="F3F3F3"/>
            <w:tcMar>
              <w:top w:w="0" w:type="dxa"/>
              <w:left w:w="108" w:type="dxa"/>
              <w:bottom w:w="0" w:type="dxa"/>
              <w:right w:w="108" w:type="dxa"/>
            </w:tcMar>
          </w:tcPr>
          <w:p w14:paraId="1B957187" w14:textId="1F2FC639" w:rsidR="00FC4086" w:rsidRDefault="00FC4086" w:rsidP="009B0C63">
            <w:pPr>
              <w:pStyle w:val="Standard"/>
              <w:snapToGrid w:val="0"/>
              <w:jc w:val="center"/>
              <w:rPr>
                <w:ins w:id="1335" w:author="Stig Syndergaard" w:date="2023-04-14T12:59:00Z"/>
                <w:rFonts w:ascii="Arial" w:hAnsi="Arial" w:cs="Arial"/>
                <w:b/>
                <w:color w:val="0000FF"/>
                <w:sz w:val="16"/>
                <w:szCs w:val="16"/>
              </w:rPr>
            </w:pPr>
            <w:ins w:id="1336" w:author="Stig Syndergaard" w:date="2023-04-14T13:00: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4F31052F" w14:textId="77777777" w:rsidR="00FC4086" w:rsidRDefault="00FC4086" w:rsidP="009B0C63">
            <w:pPr>
              <w:pStyle w:val="Standard"/>
              <w:snapToGrid w:val="0"/>
              <w:jc w:val="right"/>
              <w:rPr>
                <w:ins w:id="1337" w:author="Stig Syndergaard" w:date="2023-04-14T12:59: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6A0BE4F" w14:textId="77777777" w:rsidR="00FC4086" w:rsidRDefault="00FC4086" w:rsidP="009B0C63">
            <w:pPr>
              <w:pStyle w:val="Standard"/>
              <w:snapToGrid w:val="0"/>
              <w:jc w:val="right"/>
              <w:rPr>
                <w:ins w:id="1338" w:author="Stig Syndergaard" w:date="2023-04-14T12:59: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7FB19531" w14:textId="77777777" w:rsidR="00FC4086" w:rsidRDefault="00FC4086" w:rsidP="009B0C63">
            <w:pPr>
              <w:pStyle w:val="Standard"/>
              <w:snapToGrid w:val="0"/>
              <w:jc w:val="right"/>
              <w:rPr>
                <w:ins w:id="1339" w:author="Stig Syndergaard" w:date="2023-04-14T12:59: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5AB5775A" w14:textId="6D01D175" w:rsidR="00FC4086" w:rsidRDefault="00FC4086" w:rsidP="009B0C63">
            <w:pPr>
              <w:pStyle w:val="Standard"/>
              <w:snapToGrid w:val="0"/>
              <w:rPr>
                <w:ins w:id="1340" w:author="Stig Syndergaard" w:date="2023-04-14T12:59:00Z"/>
                <w:rFonts w:ascii="Arial" w:hAnsi="Arial" w:cs="Arial"/>
                <w:b/>
                <w:color w:val="0000FF"/>
                <w:sz w:val="16"/>
                <w:szCs w:val="16"/>
              </w:rPr>
            </w:pPr>
            <w:ins w:id="1341" w:author="Stig Syndergaard" w:date="2023-04-14T13:00:00Z">
              <w:r>
                <w:rPr>
                  <w:rFonts w:ascii="Arial" w:hAnsi="Arial" w:cs="Arial"/>
                  <w:b/>
                  <w:color w:val="0000FF"/>
                  <w:sz w:val="16"/>
                  <w:szCs w:val="16"/>
                </w:rPr>
                <w:t>Metr</w:t>
              </w:r>
            </w:ins>
            <w:ins w:id="1342" w:author="Stig Syndergaard" w:date="2023-04-14T13:01:00Z">
              <w:r>
                <w:rPr>
                  <w:rFonts w:ascii="Arial" w:hAnsi="Arial" w:cs="Arial"/>
                  <w:b/>
                  <w:color w:val="0000FF"/>
                  <w:sz w:val="16"/>
                  <w:szCs w:val="16"/>
                </w:rPr>
                <w:t>es</w:t>
              </w:r>
            </w:ins>
          </w:p>
        </w:tc>
        <w:tc>
          <w:tcPr>
            <w:tcW w:w="2481" w:type="dxa"/>
            <w:shd w:val="clear" w:color="auto" w:fill="F3F3F3"/>
            <w:tcMar>
              <w:top w:w="0" w:type="dxa"/>
              <w:left w:w="108" w:type="dxa"/>
              <w:bottom w:w="0" w:type="dxa"/>
              <w:right w:w="108" w:type="dxa"/>
            </w:tcMar>
          </w:tcPr>
          <w:p w14:paraId="7EB0AFF4" w14:textId="77777777" w:rsidR="00FC4086" w:rsidRDefault="00FC4086" w:rsidP="009B0C63">
            <w:pPr>
              <w:pStyle w:val="Standard"/>
              <w:snapToGrid w:val="0"/>
              <w:rPr>
                <w:ins w:id="1343" w:author="Stig Syndergaard" w:date="2023-04-14T12:59:00Z"/>
                <w:rFonts w:ascii="Arial" w:hAnsi="Arial" w:cs="Arial"/>
                <w:b/>
                <w:color w:val="0000FF"/>
                <w:sz w:val="16"/>
                <w:szCs w:val="16"/>
              </w:rPr>
            </w:pPr>
          </w:p>
        </w:tc>
      </w:tr>
      <w:tr w:rsidR="00A927F3" w14:paraId="41C48DD4" w14:textId="77777777">
        <w:trPr>
          <w:cantSplit/>
          <w:jc w:val="center"/>
          <w:ins w:id="1344" w:author="Stig Syndergaard" w:date="2023-04-14T13:07:00Z"/>
        </w:trPr>
        <w:tc>
          <w:tcPr>
            <w:tcW w:w="709" w:type="dxa"/>
            <w:shd w:val="clear" w:color="auto" w:fill="F3F3F3"/>
            <w:tcMar>
              <w:top w:w="0" w:type="dxa"/>
              <w:left w:w="108" w:type="dxa"/>
              <w:bottom w:w="0" w:type="dxa"/>
              <w:right w:w="108" w:type="dxa"/>
            </w:tcMar>
          </w:tcPr>
          <w:p w14:paraId="525F9CC9" w14:textId="420F7D44" w:rsidR="00A927F3" w:rsidRDefault="00A927F3" w:rsidP="009B0C63">
            <w:pPr>
              <w:pStyle w:val="Standard"/>
              <w:snapToGrid w:val="0"/>
              <w:jc w:val="right"/>
              <w:rPr>
                <w:ins w:id="1345" w:author="Stig Syndergaard" w:date="2023-04-14T13:07:00Z"/>
                <w:rFonts w:ascii="Arial" w:hAnsi="Arial" w:cs="Arial"/>
                <w:sz w:val="16"/>
                <w:szCs w:val="16"/>
              </w:rPr>
            </w:pPr>
            <w:ins w:id="1346" w:author="Stig Syndergaard" w:date="2023-04-14T13:07:00Z">
              <w:r>
                <w:rPr>
                  <w:rFonts w:ascii="Arial" w:hAnsi="Arial" w:cs="Arial"/>
                  <w:sz w:val="16"/>
                  <w:szCs w:val="16"/>
                </w:rPr>
                <w:t>46</w:t>
              </w:r>
            </w:ins>
          </w:p>
        </w:tc>
        <w:tc>
          <w:tcPr>
            <w:tcW w:w="2085" w:type="dxa"/>
            <w:shd w:val="clear" w:color="auto" w:fill="F3F3F3"/>
            <w:tcMar>
              <w:top w:w="0" w:type="dxa"/>
              <w:left w:w="108" w:type="dxa"/>
              <w:bottom w:w="0" w:type="dxa"/>
              <w:right w:w="108" w:type="dxa"/>
            </w:tcMar>
          </w:tcPr>
          <w:p w14:paraId="390EA875" w14:textId="51F4D452" w:rsidR="00A927F3" w:rsidRDefault="00A927F3" w:rsidP="009B0C63">
            <w:pPr>
              <w:pStyle w:val="Standard"/>
              <w:snapToGrid w:val="0"/>
              <w:rPr>
                <w:ins w:id="1347" w:author="Stig Syndergaard" w:date="2023-04-14T13:07:00Z"/>
                <w:rFonts w:ascii="Arial" w:hAnsi="Arial" w:cs="Arial"/>
                <w:b/>
                <w:color w:val="0000FF"/>
                <w:sz w:val="16"/>
                <w:szCs w:val="16"/>
              </w:rPr>
            </w:pPr>
            <w:ins w:id="1348" w:author="Stig Syndergaard" w:date="2023-04-14T13:07:00Z">
              <w:r>
                <w:rPr>
                  <w:rFonts w:ascii="Arial" w:hAnsi="Arial" w:cs="Arial"/>
                  <w:b/>
                  <w:color w:val="0000FF"/>
                  <w:sz w:val="16"/>
                  <w:szCs w:val="16"/>
                </w:rPr>
                <w:t>GO/WO transition height</w:t>
              </w:r>
            </w:ins>
          </w:p>
        </w:tc>
        <w:tc>
          <w:tcPr>
            <w:tcW w:w="1013" w:type="dxa"/>
            <w:shd w:val="clear" w:color="auto" w:fill="F3F3F3"/>
            <w:tcMar>
              <w:top w:w="0" w:type="dxa"/>
              <w:left w:w="108" w:type="dxa"/>
              <w:bottom w:w="0" w:type="dxa"/>
              <w:right w:w="108" w:type="dxa"/>
            </w:tcMar>
          </w:tcPr>
          <w:p w14:paraId="02615764" w14:textId="74220DFB" w:rsidR="00A927F3" w:rsidRDefault="00A927F3" w:rsidP="009B0C63">
            <w:pPr>
              <w:pStyle w:val="Standard"/>
              <w:snapToGrid w:val="0"/>
              <w:jc w:val="center"/>
              <w:rPr>
                <w:ins w:id="1349" w:author="Stig Syndergaard" w:date="2023-04-14T13:07:00Z"/>
                <w:rFonts w:ascii="Arial" w:hAnsi="Arial" w:cs="Arial"/>
                <w:b/>
                <w:color w:val="0000FF"/>
                <w:sz w:val="16"/>
                <w:szCs w:val="16"/>
              </w:rPr>
            </w:pPr>
            <w:ins w:id="1350" w:author="Stig Syndergaard" w:date="2023-04-14T13:07: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6B62445C" w14:textId="77777777" w:rsidR="00A927F3" w:rsidRDefault="00A927F3" w:rsidP="009B0C63">
            <w:pPr>
              <w:pStyle w:val="Standard"/>
              <w:snapToGrid w:val="0"/>
              <w:jc w:val="right"/>
              <w:rPr>
                <w:ins w:id="1351" w:author="Stig Syndergaard" w:date="2023-04-14T13:07: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33E55DA2" w14:textId="77777777" w:rsidR="00A927F3" w:rsidRDefault="00A927F3" w:rsidP="009B0C63">
            <w:pPr>
              <w:pStyle w:val="Standard"/>
              <w:snapToGrid w:val="0"/>
              <w:jc w:val="right"/>
              <w:rPr>
                <w:ins w:id="1352" w:author="Stig Syndergaard" w:date="2023-04-14T13:07: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0145E31A" w14:textId="77777777" w:rsidR="00A927F3" w:rsidRDefault="00A927F3" w:rsidP="009B0C63">
            <w:pPr>
              <w:pStyle w:val="Standard"/>
              <w:snapToGrid w:val="0"/>
              <w:jc w:val="right"/>
              <w:rPr>
                <w:ins w:id="1353" w:author="Stig Syndergaard" w:date="2023-04-14T13:07: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126085A" w14:textId="21317F80" w:rsidR="00A927F3" w:rsidRDefault="00A927F3" w:rsidP="009B0C63">
            <w:pPr>
              <w:pStyle w:val="Standard"/>
              <w:snapToGrid w:val="0"/>
              <w:rPr>
                <w:ins w:id="1354" w:author="Stig Syndergaard" w:date="2023-04-14T13:07:00Z"/>
                <w:rFonts w:ascii="Arial" w:hAnsi="Arial" w:cs="Arial"/>
                <w:b/>
                <w:color w:val="0000FF"/>
                <w:sz w:val="16"/>
                <w:szCs w:val="16"/>
              </w:rPr>
            </w:pPr>
            <w:ins w:id="1355" w:author="Stig Syndergaard" w:date="2023-04-14T13:08:00Z">
              <w:r>
                <w:rPr>
                  <w:rFonts w:ascii="Arial" w:hAnsi="Arial" w:cs="Arial"/>
                  <w:b/>
                  <w:color w:val="0000FF"/>
                  <w:sz w:val="16"/>
                  <w:szCs w:val="16"/>
                </w:rPr>
                <w:t>Metres</w:t>
              </w:r>
            </w:ins>
          </w:p>
        </w:tc>
        <w:tc>
          <w:tcPr>
            <w:tcW w:w="2481" w:type="dxa"/>
            <w:shd w:val="clear" w:color="auto" w:fill="F3F3F3"/>
            <w:tcMar>
              <w:top w:w="0" w:type="dxa"/>
              <w:left w:w="108" w:type="dxa"/>
              <w:bottom w:w="0" w:type="dxa"/>
              <w:right w:w="108" w:type="dxa"/>
            </w:tcMar>
          </w:tcPr>
          <w:p w14:paraId="5B1B4F78" w14:textId="77777777" w:rsidR="00A927F3" w:rsidRDefault="00A927F3" w:rsidP="009B0C63">
            <w:pPr>
              <w:pStyle w:val="Standard"/>
              <w:snapToGrid w:val="0"/>
              <w:rPr>
                <w:ins w:id="1356" w:author="Stig Syndergaard" w:date="2023-04-14T13:07:00Z"/>
                <w:rFonts w:ascii="Arial" w:hAnsi="Arial" w:cs="Arial"/>
                <w:b/>
                <w:color w:val="0000FF"/>
                <w:sz w:val="16"/>
                <w:szCs w:val="16"/>
              </w:rPr>
            </w:pPr>
          </w:p>
        </w:tc>
      </w:tr>
      <w:tr w:rsidR="00A927F3" w14:paraId="1EEE48C5" w14:textId="77777777">
        <w:trPr>
          <w:cantSplit/>
          <w:jc w:val="center"/>
          <w:ins w:id="1357" w:author="Stig Syndergaard" w:date="2023-04-14T13:08:00Z"/>
        </w:trPr>
        <w:tc>
          <w:tcPr>
            <w:tcW w:w="709" w:type="dxa"/>
            <w:shd w:val="clear" w:color="auto" w:fill="F3F3F3"/>
            <w:tcMar>
              <w:top w:w="0" w:type="dxa"/>
              <w:left w:w="108" w:type="dxa"/>
              <w:bottom w:w="0" w:type="dxa"/>
              <w:right w:w="108" w:type="dxa"/>
            </w:tcMar>
          </w:tcPr>
          <w:p w14:paraId="413C5696" w14:textId="648C1A6F" w:rsidR="00A927F3" w:rsidRDefault="00A927F3" w:rsidP="009B0C63">
            <w:pPr>
              <w:pStyle w:val="Standard"/>
              <w:snapToGrid w:val="0"/>
              <w:jc w:val="right"/>
              <w:rPr>
                <w:ins w:id="1358" w:author="Stig Syndergaard" w:date="2023-04-14T13:08:00Z"/>
                <w:rFonts w:ascii="Arial" w:hAnsi="Arial" w:cs="Arial"/>
                <w:sz w:val="16"/>
                <w:szCs w:val="16"/>
              </w:rPr>
            </w:pPr>
            <w:ins w:id="1359" w:author="Stig Syndergaard" w:date="2023-04-14T13:08:00Z">
              <w:r>
                <w:rPr>
                  <w:rFonts w:ascii="Arial" w:hAnsi="Arial" w:cs="Arial"/>
                  <w:sz w:val="16"/>
                  <w:szCs w:val="16"/>
                </w:rPr>
                <w:t>47</w:t>
              </w:r>
            </w:ins>
          </w:p>
        </w:tc>
        <w:tc>
          <w:tcPr>
            <w:tcW w:w="2085" w:type="dxa"/>
            <w:shd w:val="clear" w:color="auto" w:fill="F3F3F3"/>
            <w:tcMar>
              <w:top w:w="0" w:type="dxa"/>
              <w:left w:w="108" w:type="dxa"/>
              <w:bottom w:w="0" w:type="dxa"/>
              <w:right w:w="108" w:type="dxa"/>
            </w:tcMar>
          </w:tcPr>
          <w:p w14:paraId="42D299C0" w14:textId="56B2E661" w:rsidR="00A927F3" w:rsidRDefault="00A927F3" w:rsidP="009B0C63">
            <w:pPr>
              <w:pStyle w:val="Standard"/>
              <w:snapToGrid w:val="0"/>
              <w:rPr>
                <w:ins w:id="1360" w:author="Stig Syndergaard" w:date="2023-04-14T13:08:00Z"/>
                <w:rFonts w:ascii="Arial" w:hAnsi="Arial" w:cs="Arial"/>
                <w:b/>
                <w:color w:val="0000FF"/>
                <w:sz w:val="16"/>
                <w:szCs w:val="16"/>
              </w:rPr>
            </w:pPr>
            <w:ins w:id="1361" w:author="Stig Syndergaard" w:date="2023-04-14T13:08:00Z">
              <w:r>
                <w:rPr>
                  <w:rFonts w:ascii="Arial" w:hAnsi="Arial" w:cs="Arial"/>
                  <w:b/>
                  <w:color w:val="0000FF"/>
                  <w:sz w:val="16"/>
                  <w:szCs w:val="16"/>
                </w:rPr>
                <w:t>CL</w:t>
              </w:r>
            </w:ins>
            <w:ins w:id="1362" w:author="Stig Syndergaard" w:date="2023-04-14T13:09:00Z">
              <w:r>
                <w:rPr>
                  <w:rFonts w:ascii="Arial" w:hAnsi="Arial" w:cs="Arial"/>
                  <w:b/>
                  <w:color w:val="0000FF"/>
                  <w:sz w:val="16"/>
                  <w:szCs w:val="16"/>
                </w:rPr>
                <w:t>/OL</w:t>
              </w:r>
            </w:ins>
            <w:ins w:id="1363" w:author="Stig Syndergaard" w:date="2023-04-14T13:08:00Z">
              <w:r>
                <w:rPr>
                  <w:rFonts w:ascii="Arial" w:hAnsi="Arial" w:cs="Arial"/>
                  <w:b/>
                  <w:color w:val="0000FF"/>
                  <w:sz w:val="16"/>
                  <w:szCs w:val="16"/>
                </w:rPr>
                <w:t xml:space="preserve"> transition height</w:t>
              </w:r>
            </w:ins>
          </w:p>
        </w:tc>
        <w:tc>
          <w:tcPr>
            <w:tcW w:w="1013" w:type="dxa"/>
            <w:shd w:val="clear" w:color="auto" w:fill="F3F3F3"/>
            <w:tcMar>
              <w:top w:w="0" w:type="dxa"/>
              <w:left w:w="108" w:type="dxa"/>
              <w:bottom w:w="0" w:type="dxa"/>
              <w:right w:w="108" w:type="dxa"/>
            </w:tcMar>
          </w:tcPr>
          <w:p w14:paraId="24612BC0" w14:textId="4D4335B1" w:rsidR="00A927F3" w:rsidRDefault="00A927F3" w:rsidP="009B0C63">
            <w:pPr>
              <w:pStyle w:val="Standard"/>
              <w:snapToGrid w:val="0"/>
              <w:jc w:val="center"/>
              <w:rPr>
                <w:ins w:id="1364" w:author="Stig Syndergaard" w:date="2023-04-14T13:08:00Z"/>
                <w:rFonts w:ascii="Arial" w:hAnsi="Arial" w:cs="Arial"/>
                <w:b/>
                <w:color w:val="0000FF"/>
                <w:sz w:val="16"/>
                <w:szCs w:val="16"/>
              </w:rPr>
            </w:pPr>
            <w:ins w:id="1365" w:author="Stig Syndergaard" w:date="2023-04-14T13:08:00Z">
              <w:r>
                <w:rPr>
                  <w:rFonts w:ascii="Arial" w:hAnsi="Arial" w:cs="Arial"/>
                  <w:b/>
                  <w:color w:val="0000FF"/>
                  <w:sz w:val="16"/>
                  <w:szCs w:val="16"/>
                </w:rPr>
                <w:t>New</w:t>
              </w:r>
            </w:ins>
          </w:p>
        </w:tc>
        <w:tc>
          <w:tcPr>
            <w:tcW w:w="845" w:type="dxa"/>
            <w:shd w:val="clear" w:color="auto" w:fill="F3F3F3"/>
            <w:tcMar>
              <w:top w:w="0" w:type="dxa"/>
              <w:left w:w="108" w:type="dxa"/>
              <w:bottom w:w="0" w:type="dxa"/>
              <w:right w:w="108" w:type="dxa"/>
            </w:tcMar>
          </w:tcPr>
          <w:p w14:paraId="3ED825CA" w14:textId="77777777" w:rsidR="00A927F3" w:rsidRDefault="00A927F3" w:rsidP="009B0C63">
            <w:pPr>
              <w:pStyle w:val="Standard"/>
              <w:snapToGrid w:val="0"/>
              <w:jc w:val="right"/>
              <w:rPr>
                <w:ins w:id="1366" w:author="Stig Syndergaard" w:date="2023-04-14T13:08:00Z"/>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052E8357" w14:textId="77777777" w:rsidR="00A927F3" w:rsidRDefault="00A927F3" w:rsidP="009B0C63">
            <w:pPr>
              <w:pStyle w:val="Standard"/>
              <w:snapToGrid w:val="0"/>
              <w:jc w:val="right"/>
              <w:rPr>
                <w:ins w:id="1367" w:author="Stig Syndergaard" w:date="2023-04-14T13:08:00Z"/>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471429F" w14:textId="77777777" w:rsidR="00A927F3" w:rsidRDefault="00A927F3" w:rsidP="009B0C63">
            <w:pPr>
              <w:pStyle w:val="Standard"/>
              <w:snapToGrid w:val="0"/>
              <w:jc w:val="right"/>
              <w:rPr>
                <w:ins w:id="1368" w:author="Stig Syndergaard" w:date="2023-04-14T13:08:00Z"/>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6815B96E" w14:textId="6D443EDF" w:rsidR="00A927F3" w:rsidRDefault="00A927F3" w:rsidP="009B0C63">
            <w:pPr>
              <w:pStyle w:val="Standard"/>
              <w:snapToGrid w:val="0"/>
              <w:rPr>
                <w:ins w:id="1369" w:author="Stig Syndergaard" w:date="2023-04-14T13:08:00Z"/>
                <w:rFonts w:ascii="Arial" w:hAnsi="Arial" w:cs="Arial"/>
                <w:b/>
                <w:color w:val="0000FF"/>
                <w:sz w:val="16"/>
                <w:szCs w:val="16"/>
              </w:rPr>
            </w:pPr>
            <w:ins w:id="1370" w:author="Stig Syndergaard" w:date="2023-04-14T13:08:00Z">
              <w:r>
                <w:rPr>
                  <w:rFonts w:ascii="Arial" w:hAnsi="Arial" w:cs="Arial"/>
                  <w:b/>
                  <w:color w:val="0000FF"/>
                  <w:sz w:val="16"/>
                  <w:szCs w:val="16"/>
                </w:rPr>
                <w:t>M</w:t>
              </w:r>
            </w:ins>
            <w:ins w:id="1371" w:author="Stig Syndergaard" w:date="2023-04-14T13:09:00Z">
              <w:r>
                <w:rPr>
                  <w:rFonts w:ascii="Arial" w:hAnsi="Arial" w:cs="Arial"/>
                  <w:b/>
                  <w:color w:val="0000FF"/>
                  <w:sz w:val="16"/>
                  <w:szCs w:val="16"/>
                </w:rPr>
                <w:t>etres</w:t>
              </w:r>
            </w:ins>
          </w:p>
        </w:tc>
        <w:tc>
          <w:tcPr>
            <w:tcW w:w="2481" w:type="dxa"/>
            <w:shd w:val="clear" w:color="auto" w:fill="F3F3F3"/>
            <w:tcMar>
              <w:top w:w="0" w:type="dxa"/>
              <w:left w:w="108" w:type="dxa"/>
              <w:bottom w:w="0" w:type="dxa"/>
              <w:right w:w="108" w:type="dxa"/>
            </w:tcMar>
          </w:tcPr>
          <w:p w14:paraId="2477B1D7" w14:textId="77777777" w:rsidR="00A927F3" w:rsidRDefault="00A927F3" w:rsidP="009B0C63">
            <w:pPr>
              <w:pStyle w:val="Standard"/>
              <w:snapToGrid w:val="0"/>
              <w:rPr>
                <w:ins w:id="1372" w:author="Stig Syndergaard" w:date="2023-04-14T13:08:00Z"/>
                <w:rFonts w:ascii="Arial" w:hAnsi="Arial" w:cs="Arial"/>
                <w:b/>
                <w:color w:val="0000FF"/>
                <w:sz w:val="16"/>
                <w:szCs w:val="16"/>
              </w:rPr>
            </w:pPr>
          </w:p>
        </w:tc>
      </w:tr>
      <w:tr w:rsidR="009B0C63" w14:paraId="76809510" w14:textId="77777777">
        <w:trPr>
          <w:cantSplit/>
          <w:jc w:val="center"/>
        </w:trPr>
        <w:tc>
          <w:tcPr>
            <w:tcW w:w="10348" w:type="dxa"/>
            <w:gridSpan w:val="8"/>
            <w:shd w:val="clear" w:color="auto" w:fill="CCFFCC"/>
            <w:tcMar>
              <w:top w:w="0" w:type="dxa"/>
              <w:left w:w="108" w:type="dxa"/>
              <w:bottom w:w="0" w:type="dxa"/>
              <w:right w:w="108" w:type="dxa"/>
            </w:tcMar>
          </w:tcPr>
          <w:p w14:paraId="7680950F"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1b'</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2</w:t>
            </w:r>
            <w:r>
              <w:rPr>
                <w:rFonts w:ascii="Arial" w:eastAsia="Arial" w:hAnsi="Arial" w:cs="Arial"/>
                <w:i/>
                <w:sz w:val="16"/>
                <w:szCs w:val="16"/>
              </w:rPr>
              <w:t xml:space="preserve"> </w:t>
            </w:r>
            <w:r>
              <w:rPr>
                <w:rFonts w:ascii="Arial" w:hAnsi="Arial" w:cs="Arial"/>
                <w:i/>
                <w:sz w:val="16"/>
                <w:szCs w:val="16"/>
              </w:rPr>
              <w:t>&amp;</w:t>
            </w:r>
            <w:r>
              <w:rPr>
                <w:rFonts w:ascii="Arial" w:eastAsia="Arial" w:hAnsi="Arial" w:cs="Arial"/>
                <w:i/>
                <w:sz w:val="16"/>
                <w:szCs w:val="16"/>
              </w:rPr>
              <w:t xml:space="preserve"> </w:t>
            </w:r>
            <w:r>
              <w:rPr>
                <w:rFonts w:ascii="Arial" w:hAnsi="Arial" w:cs="Arial"/>
                <w:i/>
                <w:sz w:val="16"/>
                <w:szCs w:val="16"/>
              </w:rPr>
              <w:t>5)</w:t>
            </w:r>
          </w:p>
        </w:tc>
      </w:tr>
      <w:tr w:rsidR="009B0C63" w14:paraId="76809519" w14:textId="77777777">
        <w:trPr>
          <w:cantSplit/>
          <w:jc w:val="center"/>
        </w:trPr>
        <w:tc>
          <w:tcPr>
            <w:tcW w:w="709" w:type="dxa"/>
            <w:shd w:val="clear" w:color="auto" w:fill="F3F3F3"/>
            <w:tcMar>
              <w:top w:w="0" w:type="dxa"/>
              <w:left w:w="108" w:type="dxa"/>
              <w:bottom w:w="0" w:type="dxa"/>
              <w:right w:w="108" w:type="dxa"/>
            </w:tcMar>
          </w:tcPr>
          <w:p w14:paraId="76809511"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12"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13" w14:textId="3CB02802"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ins w:id="1373" w:author="Stig Syndergaard" w:date="2023-04-13T14:43:00Z">
              <w:r w:rsidR="00D23458">
                <w:rPr>
                  <w:rFonts w:ascii="Arial" w:hAnsi="Arial" w:cs="Arial"/>
                  <w:b/>
                  <w:sz w:val="16"/>
                  <w:szCs w:val="16"/>
                </w:rPr>
                <w:t>23</w:t>
              </w:r>
            </w:ins>
            <w:del w:id="1374" w:author="Stig Syndergaard" w:date="2023-04-13T13:58:00Z">
              <w:r w:rsidDel="00506C66">
                <w:rPr>
                  <w:rFonts w:ascii="Arial" w:hAnsi="Arial" w:cs="Arial"/>
                  <w:b/>
                  <w:sz w:val="16"/>
                  <w:szCs w:val="16"/>
                </w:rPr>
                <w:delText>13</w:delText>
              </w:r>
            </w:del>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1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1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1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1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18" w14:textId="7A9991F0"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ins w:id="1375" w:author="Stig Syndergaard" w:date="2023-04-13T14:43:00Z">
              <w:r w:rsidR="00D23458">
                <w:rPr>
                  <w:rFonts w:ascii="Arial" w:hAnsi="Arial" w:cs="Arial"/>
                  <w:sz w:val="16"/>
                  <w:szCs w:val="16"/>
                </w:rPr>
                <w:t>23</w:t>
              </w:r>
            </w:ins>
            <w:del w:id="1376" w:author="Stig Syndergaard" w:date="2023-04-13T13:58:00Z">
              <w:r w:rsidDel="00506C66">
                <w:rPr>
                  <w:rFonts w:ascii="Arial" w:hAnsi="Arial" w:cs="Arial"/>
                  <w:sz w:val="16"/>
                  <w:szCs w:val="16"/>
                </w:rPr>
                <w:delText>13</w:delText>
              </w:r>
            </w:del>
            <w:r>
              <w:rPr>
                <w:rFonts w:ascii="Arial" w:eastAsia="Arial" w:hAnsi="Arial" w:cs="Arial"/>
                <w:sz w:val="16"/>
                <w:szCs w:val="16"/>
              </w:rPr>
              <w:t xml:space="preserve"> </w:t>
            </w:r>
            <w:r>
              <w:rPr>
                <w:rFonts w:ascii="Arial" w:hAnsi="Arial" w:cs="Arial"/>
                <w:sz w:val="16"/>
                <w:szCs w:val="16"/>
              </w:rPr>
              <w:t>descriptors</w:t>
            </w:r>
          </w:p>
        </w:tc>
      </w:tr>
      <w:tr w:rsidR="009B0C63" w14:paraId="76809522" w14:textId="77777777">
        <w:trPr>
          <w:cantSplit/>
          <w:jc w:val="center"/>
        </w:trPr>
        <w:tc>
          <w:tcPr>
            <w:tcW w:w="709" w:type="dxa"/>
            <w:shd w:val="clear" w:color="auto" w:fill="E0E0E0"/>
            <w:tcMar>
              <w:top w:w="0" w:type="dxa"/>
              <w:left w:w="108" w:type="dxa"/>
              <w:bottom w:w="0" w:type="dxa"/>
              <w:right w:w="108" w:type="dxa"/>
            </w:tcMar>
          </w:tcPr>
          <w:p w14:paraId="768095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38</w:t>
            </w:r>
          </w:p>
        </w:tc>
        <w:tc>
          <w:tcPr>
            <w:tcW w:w="2085" w:type="dxa"/>
            <w:shd w:val="clear" w:color="auto" w:fill="E0E0E0"/>
            <w:tcMar>
              <w:top w:w="0" w:type="dxa"/>
              <w:left w:w="108" w:type="dxa"/>
              <w:bottom w:w="0" w:type="dxa"/>
              <w:right w:w="108" w:type="dxa"/>
            </w:tcMar>
          </w:tcPr>
          <w:p w14:paraId="768095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20"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21" w14:textId="7BE689B9"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1b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n1</w:t>
            </w:r>
          </w:p>
        </w:tc>
      </w:tr>
      <w:tr w:rsidR="009B0C63" w14:paraId="7680952C" w14:textId="77777777">
        <w:trPr>
          <w:cantSplit/>
          <w:jc w:val="center"/>
        </w:trPr>
        <w:tc>
          <w:tcPr>
            <w:tcW w:w="709" w:type="dxa"/>
            <w:shd w:val="clear" w:color="auto" w:fill="F3F3F3"/>
            <w:tcMar>
              <w:top w:w="0" w:type="dxa"/>
              <w:left w:w="108" w:type="dxa"/>
              <w:bottom w:w="0" w:type="dxa"/>
              <w:right w:w="108" w:type="dxa"/>
            </w:tcMar>
          </w:tcPr>
          <w:p w14:paraId="7680952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39</w:t>
            </w:r>
            <w:r>
              <w:rPr>
                <w:rFonts w:ascii="Arial" w:eastAsia="Arial" w:hAnsi="Arial" w:cs="Arial"/>
                <w:sz w:val="16"/>
                <w:szCs w:val="16"/>
              </w:rPr>
              <w:t>–</w:t>
            </w:r>
            <w:r>
              <w:rPr>
                <w:rFonts w:ascii="Arial" w:hAnsi="Arial" w:cs="Arial"/>
                <w:sz w:val="16"/>
                <w:szCs w:val="16"/>
              </w:rPr>
              <w:t>40</w:t>
            </w:r>
          </w:p>
        </w:tc>
        <w:tc>
          <w:tcPr>
            <w:tcW w:w="2085" w:type="dxa"/>
            <w:shd w:val="clear" w:color="auto" w:fill="F3F3F3"/>
            <w:tcMar>
              <w:top w:w="0" w:type="dxa"/>
              <w:left w:w="108" w:type="dxa"/>
              <w:bottom w:w="0" w:type="dxa"/>
              <w:right w:w="108" w:type="dxa"/>
            </w:tcMar>
          </w:tcPr>
          <w:p w14:paraId="7680952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525"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F3F3F3"/>
            <w:tcMar>
              <w:top w:w="0" w:type="dxa"/>
              <w:left w:w="108" w:type="dxa"/>
              <w:bottom w:w="0" w:type="dxa"/>
              <w:right w:w="108" w:type="dxa"/>
            </w:tcMar>
          </w:tcPr>
          <w:p w14:paraId="7680952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F3F3F3"/>
            <w:tcMar>
              <w:top w:w="0" w:type="dxa"/>
              <w:left w:w="108" w:type="dxa"/>
              <w:bottom w:w="0" w:type="dxa"/>
              <w:right w:w="108" w:type="dxa"/>
            </w:tcMar>
          </w:tcPr>
          <w:p w14:paraId="76809527"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28"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29"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2A"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2B" w14:textId="77777777" w:rsidR="009B0C63" w:rsidRDefault="009B0C63" w:rsidP="009B0C63">
            <w:pPr>
              <w:pStyle w:val="Standard"/>
              <w:snapToGrid w:val="0"/>
              <w:rPr>
                <w:rFonts w:ascii="Arial" w:hAnsi="Arial" w:cs="Arial"/>
                <w:sz w:val="16"/>
                <w:szCs w:val="16"/>
              </w:rPr>
            </w:pPr>
          </w:p>
        </w:tc>
      </w:tr>
      <w:tr w:rsidR="009B0C63" w14:paraId="76809535" w14:textId="77777777">
        <w:trPr>
          <w:cantSplit/>
          <w:jc w:val="center"/>
        </w:trPr>
        <w:tc>
          <w:tcPr>
            <w:tcW w:w="709" w:type="dxa"/>
            <w:shd w:val="clear" w:color="auto" w:fill="E0E0E0"/>
            <w:tcMar>
              <w:top w:w="0" w:type="dxa"/>
              <w:left w:w="108" w:type="dxa"/>
              <w:bottom w:w="0" w:type="dxa"/>
              <w:right w:w="108" w:type="dxa"/>
            </w:tcMar>
          </w:tcPr>
          <w:p w14:paraId="7680952D"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39</w:t>
            </w:r>
          </w:p>
        </w:tc>
        <w:tc>
          <w:tcPr>
            <w:tcW w:w="2085" w:type="dxa"/>
            <w:shd w:val="clear" w:color="auto" w:fill="E0E0E0"/>
            <w:tcMar>
              <w:top w:w="0" w:type="dxa"/>
              <w:left w:w="108" w:type="dxa"/>
              <w:bottom w:w="0" w:type="dxa"/>
              <w:right w:w="108" w:type="dxa"/>
            </w:tcMar>
          </w:tcPr>
          <w:p w14:paraId="7680952E"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E0E0E0"/>
            <w:tcMar>
              <w:top w:w="0" w:type="dxa"/>
              <w:left w:w="108" w:type="dxa"/>
              <w:bottom w:w="0" w:type="dxa"/>
              <w:right w:w="108" w:type="dxa"/>
            </w:tcMar>
          </w:tcPr>
          <w:p w14:paraId="7680952F"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53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5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E0E0E0"/>
            <w:tcMar>
              <w:top w:w="0" w:type="dxa"/>
              <w:left w:w="108" w:type="dxa"/>
              <w:bottom w:w="0" w:type="dxa"/>
              <w:right w:w="108" w:type="dxa"/>
            </w:tcMar>
          </w:tcPr>
          <w:p w14:paraId="768095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E0E0E0"/>
            <w:tcMar>
              <w:top w:w="0" w:type="dxa"/>
              <w:left w:w="108" w:type="dxa"/>
              <w:bottom w:w="0" w:type="dxa"/>
              <w:right w:w="108" w:type="dxa"/>
            </w:tcMar>
          </w:tcPr>
          <w:p w14:paraId="76809533"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534"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7680953E" w14:textId="77777777">
        <w:trPr>
          <w:cantSplit/>
          <w:jc w:val="center"/>
        </w:trPr>
        <w:tc>
          <w:tcPr>
            <w:tcW w:w="709" w:type="dxa"/>
            <w:shd w:val="clear" w:color="auto" w:fill="F3F3F3"/>
            <w:tcMar>
              <w:top w:w="0" w:type="dxa"/>
              <w:left w:w="108" w:type="dxa"/>
              <w:bottom w:w="0" w:type="dxa"/>
              <w:right w:w="108" w:type="dxa"/>
            </w:tcMar>
          </w:tcPr>
          <w:p w14:paraId="7680953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40</w:t>
            </w:r>
          </w:p>
        </w:tc>
        <w:tc>
          <w:tcPr>
            <w:tcW w:w="2085" w:type="dxa"/>
            <w:shd w:val="clear" w:color="auto" w:fill="F3F3F3"/>
            <w:tcMar>
              <w:top w:w="0" w:type="dxa"/>
              <w:left w:w="108" w:type="dxa"/>
              <w:bottom w:w="0" w:type="dxa"/>
              <w:right w:w="108" w:type="dxa"/>
            </w:tcMar>
          </w:tcPr>
          <w:p w14:paraId="7680953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53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53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5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F3F3F3"/>
            <w:tcMar>
              <w:top w:w="0" w:type="dxa"/>
              <w:left w:w="108" w:type="dxa"/>
              <w:bottom w:w="0" w:type="dxa"/>
              <w:right w:w="108" w:type="dxa"/>
            </w:tcMar>
          </w:tcPr>
          <w:p w14:paraId="768095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F3F3F3"/>
            <w:tcMar>
              <w:top w:w="0" w:type="dxa"/>
              <w:left w:w="108" w:type="dxa"/>
              <w:bottom w:w="0" w:type="dxa"/>
              <w:right w:w="108" w:type="dxa"/>
            </w:tcMar>
          </w:tcPr>
          <w:p w14:paraId="7680953C"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53D"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proofErr w:type="spellStart"/>
            <w:r>
              <w:rPr>
                <w:rFonts w:ascii="Arial" w:hAnsi="Arial" w:cs="Arial"/>
                <w:sz w:val="16"/>
                <w:szCs w:val="16"/>
              </w:rPr>
              <w:t>deg</w:t>
            </w:r>
            <w:proofErr w:type="spellEnd"/>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w:t>
            </w:r>
            <w:r>
              <w:rPr>
                <w:rFonts w:ascii="Arial" w:hAnsi="Arial" w:cs="Arial"/>
                <w:sz w:val="16"/>
                <w:szCs w:val="16"/>
              </w:rPr>
              <w:t>WGS-84</w:t>
            </w:r>
          </w:p>
        </w:tc>
      </w:tr>
      <w:tr w:rsidR="009B0C63" w14:paraId="362BFC90" w14:textId="77777777">
        <w:trPr>
          <w:cantSplit/>
          <w:jc w:val="center"/>
          <w:ins w:id="1377" w:author="Bowler, Neill" w:date="2022-09-30T16:50:00Z"/>
        </w:trPr>
        <w:tc>
          <w:tcPr>
            <w:tcW w:w="709" w:type="dxa"/>
            <w:shd w:val="clear" w:color="auto" w:fill="F3F3F3"/>
            <w:tcMar>
              <w:top w:w="0" w:type="dxa"/>
              <w:left w:w="108" w:type="dxa"/>
              <w:bottom w:w="0" w:type="dxa"/>
              <w:right w:w="108" w:type="dxa"/>
            </w:tcMar>
          </w:tcPr>
          <w:p w14:paraId="10F7CB6B" w14:textId="150543CE" w:rsidR="009B0C63" w:rsidRDefault="009B0C63" w:rsidP="009B0C63">
            <w:pPr>
              <w:pStyle w:val="Standard"/>
              <w:snapToGrid w:val="0"/>
              <w:jc w:val="right"/>
              <w:rPr>
                <w:ins w:id="1378" w:author="Bowler, Neill" w:date="2022-09-30T16:50:00Z"/>
                <w:rFonts w:ascii="Arial" w:hAnsi="Arial" w:cs="Arial"/>
                <w:i/>
                <w:sz w:val="16"/>
                <w:szCs w:val="16"/>
              </w:rPr>
            </w:pPr>
            <w:ins w:id="1379" w:author="Bowler, Neill" w:date="2022-09-30T16:50:00Z">
              <w:r>
                <w:rPr>
                  <w:rFonts w:ascii="Arial" w:hAnsi="Arial" w:cs="Arial"/>
                  <w:i/>
                  <w:sz w:val="16"/>
                  <w:szCs w:val="16"/>
                </w:rPr>
                <w:t>41</w:t>
              </w:r>
            </w:ins>
          </w:p>
        </w:tc>
        <w:tc>
          <w:tcPr>
            <w:tcW w:w="2085" w:type="dxa"/>
            <w:shd w:val="clear" w:color="auto" w:fill="F3F3F3"/>
            <w:tcMar>
              <w:top w:w="0" w:type="dxa"/>
              <w:left w:w="108" w:type="dxa"/>
              <w:bottom w:w="0" w:type="dxa"/>
              <w:right w:w="108" w:type="dxa"/>
            </w:tcMar>
          </w:tcPr>
          <w:p w14:paraId="0D438697" w14:textId="6F382261" w:rsidR="009B0C63" w:rsidRDefault="009B0C63" w:rsidP="009B0C63">
            <w:pPr>
              <w:pStyle w:val="Standard"/>
              <w:snapToGrid w:val="0"/>
              <w:ind w:firstLine="246"/>
              <w:rPr>
                <w:ins w:id="1380" w:author="Bowler, Neill" w:date="2022-09-30T16:50:00Z"/>
                <w:rFonts w:ascii="Arial" w:hAnsi="Arial" w:cs="Arial"/>
                <w:i/>
                <w:sz w:val="16"/>
                <w:szCs w:val="16"/>
              </w:rPr>
            </w:pPr>
            <w:ins w:id="1381" w:author="Bowler, Neill" w:date="2022-09-30T16:50:00Z">
              <w:r>
                <w:rPr>
                  <w:rFonts w:ascii="Arial" w:hAnsi="Arial" w:cs="Arial"/>
                  <w:i/>
                  <w:sz w:val="16"/>
                  <w:szCs w:val="16"/>
                </w:rPr>
                <w:t>Time</w:t>
              </w:r>
            </w:ins>
            <w:ins w:id="1382" w:author="Bowler, Neill" w:date="2022-09-30T16:51:00Z">
              <w:r>
                <w:rPr>
                  <w:rFonts w:ascii="Arial" w:hAnsi="Arial" w:cs="Arial"/>
                  <w:i/>
                  <w:sz w:val="16"/>
                  <w:szCs w:val="16"/>
                </w:rPr>
                <w:t xml:space="preserve"> increment</w:t>
              </w:r>
            </w:ins>
          </w:p>
        </w:tc>
        <w:tc>
          <w:tcPr>
            <w:tcW w:w="1013" w:type="dxa"/>
            <w:shd w:val="clear" w:color="auto" w:fill="F3F3F3"/>
            <w:tcMar>
              <w:top w:w="0" w:type="dxa"/>
              <w:left w:w="108" w:type="dxa"/>
              <w:bottom w:w="0" w:type="dxa"/>
              <w:right w:w="108" w:type="dxa"/>
            </w:tcMar>
          </w:tcPr>
          <w:p w14:paraId="728F039A" w14:textId="073FC0DA" w:rsidR="009B0C63" w:rsidRDefault="009B0C63" w:rsidP="009B0C63">
            <w:pPr>
              <w:pStyle w:val="Standard"/>
              <w:snapToGrid w:val="0"/>
              <w:jc w:val="center"/>
              <w:rPr>
                <w:ins w:id="1383" w:author="Bowler, Neill" w:date="2022-09-30T16:50:00Z"/>
                <w:rFonts w:ascii="Arial" w:hAnsi="Arial" w:cs="Arial"/>
                <w:i/>
                <w:sz w:val="16"/>
                <w:szCs w:val="16"/>
              </w:rPr>
            </w:pPr>
            <w:ins w:id="1384" w:author="Bowler, Neill" w:date="2022-09-30T16:51:00Z">
              <w:r>
                <w:rPr>
                  <w:rFonts w:ascii="Arial" w:hAnsi="Arial" w:cs="Arial"/>
                  <w:i/>
                  <w:sz w:val="16"/>
                  <w:szCs w:val="16"/>
                </w:rPr>
                <w:t>0 04 016</w:t>
              </w:r>
            </w:ins>
          </w:p>
        </w:tc>
        <w:tc>
          <w:tcPr>
            <w:tcW w:w="845" w:type="dxa"/>
            <w:shd w:val="clear" w:color="auto" w:fill="F3F3F3"/>
            <w:tcMar>
              <w:top w:w="0" w:type="dxa"/>
              <w:left w:w="108" w:type="dxa"/>
              <w:bottom w:w="0" w:type="dxa"/>
              <w:right w:w="108" w:type="dxa"/>
            </w:tcMar>
          </w:tcPr>
          <w:p w14:paraId="738A2659" w14:textId="4137570F" w:rsidR="009B0C63" w:rsidRDefault="009B0C63" w:rsidP="009B0C63">
            <w:pPr>
              <w:pStyle w:val="Standard"/>
              <w:snapToGrid w:val="0"/>
              <w:jc w:val="right"/>
              <w:rPr>
                <w:ins w:id="1385" w:author="Bowler, Neill" w:date="2022-09-30T16:50:00Z"/>
                <w:rFonts w:ascii="Arial" w:hAnsi="Arial" w:cs="Arial"/>
                <w:sz w:val="16"/>
                <w:szCs w:val="16"/>
              </w:rPr>
            </w:pPr>
            <w:ins w:id="1386" w:author="Bowler, Neill" w:date="2022-09-30T16:51:00Z">
              <w:r>
                <w:rPr>
                  <w:rFonts w:ascii="Arial" w:hAnsi="Arial" w:cs="Arial"/>
                  <w:sz w:val="16"/>
                  <w:szCs w:val="16"/>
                </w:rPr>
                <w:t>(3)   0</w:t>
              </w:r>
            </w:ins>
          </w:p>
        </w:tc>
        <w:tc>
          <w:tcPr>
            <w:tcW w:w="1265" w:type="dxa"/>
            <w:shd w:val="clear" w:color="auto" w:fill="F3F3F3"/>
            <w:tcMar>
              <w:top w:w="0" w:type="dxa"/>
              <w:left w:w="108" w:type="dxa"/>
              <w:bottom w:w="0" w:type="dxa"/>
              <w:right w:w="108" w:type="dxa"/>
            </w:tcMar>
          </w:tcPr>
          <w:p w14:paraId="15EE2AD5" w14:textId="4F6DCF7A" w:rsidR="009B0C63" w:rsidRDefault="009B0C63" w:rsidP="009B0C63">
            <w:pPr>
              <w:pStyle w:val="Standard"/>
              <w:snapToGrid w:val="0"/>
              <w:jc w:val="right"/>
              <w:rPr>
                <w:ins w:id="1387" w:author="Bowler, Neill" w:date="2022-09-30T16:50:00Z"/>
                <w:rFonts w:ascii="Arial" w:hAnsi="Arial" w:cs="Arial"/>
                <w:sz w:val="16"/>
                <w:szCs w:val="16"/>
              </w:rPr>
            </w:pPr>
            <w:ins w:id="1388" w:author="Bowler, Neill" w:date="2022-09-30T16:51:00Z">
              <w:r>
                <w:rPr>
                  <w:rFonts w:ascii="Arial" w:hAnsi="Arial" w:cs="Arial"/>
                  <w:sz w:val="16"/>
                  <w:szCs w:val="16"/>
                </w:rPr>
                <w:t>-4096</w:t>
              </w:r>
            </w:ins>
          </w:p>
        </w:tc>
        <w:tc>
          <w:tcPr>
            <w:tcW w:w="887" w:type="dxa"/>
            <w:shd w:val="clear" w:color="auto" w:fill="F3F3F3"/>
            <w:tcMar>
              <w:top w:w="0" w:type="dxa"/>
              <w:left w:w="108" w:type="dxa"/>
              <w:bottom w:w="0" w:type="dxa"/>
              <w:right w:w="108" w:type="dxa"/>
            </w:tcMar>
          </w:tcPr>
          <w:p w14:paraId="6CEDE2A7" w14:textId="3EDF6070" w:rsidR="009B0C63" w:rsidRDefault="009B0C63" w:rsidP="009B0C63">
            <w:pPr>
              <w:pStyle w:val="Standard"/>
              <w:snapToGrid w:val="0"/>
              <w:jc w:val="right"/>
              <w:rPr>
                <w:ins w:id="1389" w:author="Bowler, Neill" w:date="2022-09-30T16:50:00Z"/>
                <w:rFonts w:ascii="Arial" w:hAnsi="Arial" w:cs="Arial"/>
                <w:sz w:val="16"/>
                <w:szCs w:val="16"/>
              </w:rPr>
            </w:pPr>
            <w:ins w:id="1390" w:author="Bowler, Neill" w:date="2022-09-30T16:52:00Z">
              <w:r>
                <w:rPr>
                  <w:rFonts w:ascii="Arial" w:hAnsi="Arial" w:cs="Arial"/>
                  <w:sz w:val="16"/>
                  <w:szCs w:val="16"/>
                </w:rPr>
                <w:t>(21)   13</w:t>
              </w:r>
            </w:ins>
          </w:p>
        </w:tc>
        <w:tc>
          <w:tcPr>
            <w:tcW w:w="1063" w:type="dxa"/>
            <w:shd w:val="clear" w:color="auto" w:fill="F3F3F3"/>
            <w:tcMar>
              <w:top w:w="0" w:type="dxa"/>
              <w:left w:w="108" w:type="dxa"/>
              <w:bottom w:w="0" w:type="dxa"/>
              <w:right w:w="108" w:type="dxa"/>
            </w:tcMar>
          </w:tcPr>
          <w:p w14:paraId="7D1D0020" w14:textId="4E37ED4E" w:rsidR="009B0C63" w:rsidRDefault="009B0C63" w:rsidP="009B0C63">
            <w:pPr>
              <w:pStyle w:val="Standard"/>
              <w:snapToGrid w:val="0"/>
              <w:rPr>
                <w:ins w:id="1391" w:author="Bowler, Neill" w:date="2022-09-30T16:50:00Z"/>
                <w:rFonts w:ascii="Arial" w:hAnsi="Arial" w:cs="Arial"/>
                <w:sz w:val="16"/>
                <w:szCs w:val="16"/>
              </w:rPr>
            </w:pPr>
            <w:ins w:id="1392" w:author="Bowler, Neill" w:date="2022-09-30T16:52:00Z">
              <w:r>
                <w:rPr>
                  <w:rFonts w:ascii="Arial" w:hAnsi="Arial" w:cs="Arial"/>
                  <w:sz w:val="16"/>
                  <w:szCs w:val="16"/>
                </w:rPr>
                <w:t>Second</w:t>
              </w:r>
            </w:ins>
          </w:p>
        </w:tc>
        <w:tc>
          <w:tcPr>
            <w:tcW w:w="2481" w:type="dxa"/>
            <w:shd w:val="clear" w:color="auto" w:fill="F3F3F3"/>
            <w:tcMar>
              <w:top w:w="0" w:type="dxa"/>
              <w:left w:w="108" w:type="dxa"/>
              <w:bottom w:w="0" w:type="dxa"/>
              <w:right w:w="108" w:type="dxa"/>
            </w:tcMar>
          </w:tcPr>
          <w:p w14:paraId="0EF64C08" w14:textId="77777777" w:rsidR="009B0C63" w:rsidRDefault="009B0C63" w:rsidP="009B0C63">
            <w:pPr>
              <w:pStyle w:val="Standard"/>
              <w:snapToGrid w:val="0"/>
              <w:rPr>
                <w:ins w:id="1393" w:author="Bowler, Neill" w:date="2022-09-30T16:52:00Z"/>
                <w:rFonts w:ascii="Arial" w:hAnsi="Arial" w:cs="Arial"/>
                <w:sz w:val="16"/>
                <w:szCs w:val="16"/>
              </w:rPr>
            </w:pPr>
            <w:commentRangeStart w:id="1394"/>
            <w:ins w:id="1395" w:author="Bowler, Neill" w:date="2022-09-30T16:52:00Z">
              <w:r>
                <w:rPr>
                  <w:rFonts w:ascii="Arial" w:hAnsi="Arial" w:cs="Arial"/>
                  <w:sz w:val="16"/>
                  <w:szCs w:val="16"/>
                </w:rPr>
                <w:t>0-2000s to 1ms</w:t>
              </w:r>
            </w:ins>
            <w:commentRangeEnd w:id="1394"/>
            <w:r>
              <w:rPr>
                <w:rStyle w:val="CommentReference"/>
              </w:rPr>
              <w:commentReference w:id="1394"/>
            </w:r>
          </w:p>
          <w:p w14:paraId="5C9AB559" w14:textId="293ADAB9" w:rsidR="009B0C63" w:rsidRDefault="009B0C63" w:rsidP="009B0C63">
            <w:pPr>
              <w:pStyle w:val="Standard"/>
              <w:snapToGrid w:val="0"/>
              <w:rPr>
                <w:ins w:id="1396" w:author="Bowler, Neill" w:date="2022-09-30T16:50:00Z"/>
                <w:rFonts w:ascii="Arial" w:hAnsi="Arial" w:cs="Arial"/>
                <w:sz w:val="16"/>
                <w:szCs w:val="16"/>
              </w:rPr>
            </w:pPr>
            <w:ins w:id="1397" w:author="Bowler, Neill" w:date="2022-09-30T16:52:00Z">
              <w:r>
                <w:rPr>
                  <w:rFonts w:ascii="Arial" w:hAnsi="Arial" w:cs="Arial"/>
                  <w:sz w:val="16"/>
                  <w:szCs w:val="16"/>
                </w:rPr>
                <w:t>Time of occultation, relative to reference time</w:t>
              </w:r>
            </w:ins>
          </w:p>
        </w:tc>
      </w:tr>
      <w:tr w:rsidR="009B0C63" w14:paraId="76809547" w14:textId="77777777">
        <w:trPr>
          <w:cantSplit/>
          <w:jc w:val="center"/>
        </w:trPr>
        <w:tc>
          <w:tcPr>
            <w:tcW w:w="709" w:type="dxa"/>
            <w:shd w:val="clear" w:color="auto" w:fill="E0E0E0"/>
            <w:tcMar>
              <w:top w:w="0" w:type="dxa"/>
              <w:left w:w="108" w:type="dxa"/>
              <w:bottom w:w="0" w:type="dxa"/>
              <w:right w:w="108" w:type="dxa"/>
            </w:tcMar>
          </w:tcPr>
          <w:p w14:paraId="768095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41</w:t>
            </w:r>
          </w:p>
        </w:tc>
        <w:tc>
          <w:tcPr>
            <w:tcW w:w="2085" w:type="dxa"/>
            <w:shd w:val="clear" w:color="auto" w:fill="E0E0E0"/>
            <w:tcMar>
              <w:top w:w="0" w:type="dxa"/>
              <w:left w:w="108" w:type="dxa"/>
              <w:bottom w:w="0" w:type="dxa"/>
              <w:right w:w="108" w:type="dxa"/>
            </w:tcMar>
          </w:tcPr>
          <w:p w14:paraId="7680954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54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4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45"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46"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50" w14:textId="77777777">
        <w:trPr>
          <w:cantSplit/>
          <w:jc w:val="center"/>
        </w:trPr>
        <w:tc>
          <w:tcPr>
            <w:tcW w:w="709" w:type="dxa"/>
            <w:shd w:val="clear" w:color="auto" w:fill="F3F3F3"/>
            <w:tcMar>
              <w:top w:w="0" w:type="dxa"/>
              <w:left w:w="108" w:type="dxa"/>
              <w:bottom w:w="0" w:type="dxa"/>
              <w:right w:w="108" w:type="dxa"/>
            </w:tcMar>
          </w:tcPr>
          <w:p w14:paraId="7680954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49"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4A" w14:textId="303771EA"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ins w:id="1398" w:author="Stig Syndergaard" w:date="2023-04-13T14:46:00Z">
              <w:r w:rsidR="00D23458">
                <w:rPr>
                  <w:rFonts w:ascii="Arial" w:hAnsi="Arial" w:cs="Arial"/>
                  <w:b/>
                  <w:sz w:val="16"/>
                  <w:szCs w:val="16"/>
                </w:rPr>
                <w:t>06</w:t>
              </w:r>
            </w:ins>
            <w:del w:id="1399" w:author="Stig Syndergaard" w:date="2023-04-13T13:59:00Z">
              <w:r w:rsidDel="00506C66">
                <w:rPr>
                  <w:rFonts w:ascii="Arial" w:hAnsi="Arial" w:cs="Arial"/>
                  <w:b/>
                  <w:sz w:val="16"/>
                  <w:szCs w:val="16"/>
                </w:rPr>
                <w:delText>08</w:delText>
              </w:r>
            </w:del>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4B"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7680954C"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7680954D"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80954E"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80954F" w14:textId="564C34C4"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ins w:id="1400" w:author="Stig Syndergaard" w:date="2023-04-13T14:46:00Z">
              <w:r w:rsidR="00D23458">
                <w:rPr>
                  <w:rFonts w:ascii="Arial" w:hAnsi="Arial" w:cs="Arial"/>
                  <w:sz w:val="16"/>
                  <w:szCs w:val="16"/>
                </w:rPr>
                <w:t>6</w:t>
              </w:r>
            </w:ins>
            <w:del w:id="1401" w:author="Stig Syndergaard" w:date="2023-04-13T13:59:00Z">
              <w:r w:rsidDel="00506C66">
                <w:rPr>
                  <w:rFonts w:ascii="Arial" w:hAnsi="Arial" w:cs="Arial"/>
                  <w:sz w:val="16"/>
                  <w:szCs w:val="16"/>
                </w:rPr>
                <w:delText>8</w:delText>
              </w:r>
            </w:del>
            <w:r>
              <w:rPr>
                <w:rFonts w:ascii="Arial" w:eastAsia="Arial" w:hAnsi="Arial" w:cs="Arial"/>
                <w:sz w:val="16"/>
                <w:szCs w:val="16"/>
              </w:rPr>
              <w:t xml:space="preserve"> </w:t>
            </w:r>
            <w:r>
              <w:rPr>
                <w:rFonts w:ascii="Arial" w:hAnsi="Arial" w:cs="Arial"/>
                <w:sz w:val="16"/>
                <w:szCs w:val="16"/>
              </w:rPr>
              <w:t>descriptors</w:t>
            </w:r>
          </w:p>
        </w:tc>
      </w:tr>
      <w:tr w:rsidR="009B0C63" w14:paraId="76809559" w14:textId="77777777">
        <w:trPr>
          <w:cantSplit/>
          <w:jc w:val="center"/>
        </w:trPr>
        <w:tc>
          <w:tcPr>
            <w:tcW w:w="709" w:type="dxa"/>
            <w:shd w:val="clear" w:color="auto" w:fill="E0E0E0"/>
            <w:tcMar>
              <w:top w:w="0" w:type="dxa"/>
              <w:left w:w="108" w:type="dxa"/>
              <w:bottom w:w="0" w:type="dxa"/>
              <w:right w:w="108" w:type="dxa"/>
            </w:tcMar>
          </w:tcPr>
          <w:p w14:paraId="768095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42</w:t>
            </w:r>
          </w:p>
        </w:tc>
        <w:tc>
          <w:tcPr>
            <w:tcW w:w="2085" w:type="dxa"/>
            <w:shd w:val="clear" w:color="auto" w:fill="E0E0E0"/>
            <w:tcMar>
              <w:top w:w="0" w:type="dxa"/>
              <w:left w:w="108" w:type="dxa"/>
              <w:bottom w:w="0" w:type="dxa"/>
              <w:right w:w="108" w:type="dxa"/>
            </w:tcMar>
          </w:tcPr>
          <w:p w14:paraId="7680955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5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55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063" w:type="dxa"/>
            <w:shd w:val="clear" w:color="auto" w:fill="E0E0E0"/>
            <w:tcMar>
              <w:top w:w="0" w:type="dxa"/>
              <w:left w:w="108" w:type="dxa"/>
              <w:bottom w:w="0" w:type="dxa"/>
              <w:right w:w="108" w:type="dxa"/>
            </w:tcMar>
          </w:tcPr>
          <w:p w14:paraId="7680955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58" w14:textId="26713364"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frequencies,</w:t>
            </w:r>
            <w:r>
              <w:rPr>
                <w:rFonts w:ascii="Arial" w:eastAsia="Arial" w:hAnsi="Arial" w:cs="Arial"/>
                <w:sz w:val="16"/>
                <w:szCs w:val="16"/>
              </w:rPr>
              <w:t xml:space="preserve"> </w:t>
            </w:r>
            <w:r>
              <w:rPr>
                <w:rFonts w:ascii="Arial" w:hAnsi="Arial" w:cs="Arial"/>
                <w:i/>
                <w:sz w:val="16"/>
                <w:szCs w:val="16"/>
              </w:rPr>
              <w:t>n0</w:t>
            </w:r>
          </w:p>
        </w:tc>
      </w:tr>
      <w:tr w:rsidR="00506C66" w:rsidRPr="00612433" w14:paraId="6773F934" w14:textId="77777777" w:rsidTr="00A761FC">
        <w:trPr>
          <w:cantSplit/>
          <w:jc w:val="center"/>
          <w:ins w:id="1402" w:author="Stig Syndergaard" w:date="2023-04-13T14:02:00Z"/>
        </w:trPr>
        <w:tc>
          <w:tcPr>
            <w:tcW w:w="709" w:type="dxa"/>
            <w:shd w:val="clear" w:color="auto" w:fill="F3F3F3"/>
            <w:tcMar>
              <w:top w:w="0" w:type="dxa"/>
              <w:left w:w="108" w:type="dxa"/>
              <w:bottom w:w="0" w:type="dxa"/>
              <w:right w:w="108" w:type="dxa"/>
            </w:tcMar>
          </w:tcPr>
          <w:p w14:paraId="0D93B3CB" w14:textId="77777777" w:rsidR="00506C66" w:rsidRDefault="00506C66" w:rsidP="00A761FC">
            <w:pPr>
              <w:pStyle w:val="Standard"/>
              <w:snapToGrid w:val="0"/>
              <w:jc w:val="right"/>
              <w:rPr>
                <w:ins w:id="1403" w:author="Stig Syndergaard" w:date="2023-04-13T14:02:00Z"/>
                <w:rFonts w:ascii="Arial" w:hAnsi="Arial" w:cs="Arial"/>
                <w:sz w:val="16"/>
                <w:szCs w:val="16"/>
              </w:rPr>
            </w:pPr>
          </w:p>
        </w:tc>
        <w:tc>
          <w:tcPr>
            <w:tcW w:w="2085" w:type="dxa"/>
            <w:shd w:val="clear" w:color="auto" w:fill="F3F3F3"/>
            <w:tcMar>
              <w:top w:w="0" w:type="dxa"/>
              <w:left w:w="108" w:type="dxa"/>
              <w:bottom w:w="0" w:type="dxa"/>
              <w:right w:w="108" w:type="dxa"/>
            </w:tcMar>
          </w:tcPr>
          <w:p w14:paraId="76652DB6" w14:textId="77777777" w:rsidR="00506C66" w:rsidRPr="007246ED" w:rsidRDefault="00506C66" w:rsidP="00A761FC">
            <w:pPr>
              <w:pStyle w:val="Standard"/>
              <w:snapToGrid w:val="0"/>
              <w:rPr>
                <w:ins w:id="1404" w:author="Stig Syndergaard" w:date="2023-04-13T14:02:00Z"/>
                <w:rFonts w:ascii="Arial" w:hAnsi="Arial" w:cs="Arial"/>
                <w:b/>
                <w:color w:val="000000" w:themeColor="text1"/>
                <w:sz w:val="16"/>
                <w:szCs w:val="16"/>
                <w:rPrChange w:id="1405" w:author="Stig Syndergaard" w:date="2023-04-13T14:03:00Z">
                  <w:rPr>
                    <w:ins w:id="1406" w:author="Stig Syndergaard" w:date="2023-04-13T14:02:00Z"/>
                    <w:rFonts w:ascii="Arial" w:hAnsi="Arial" w:cs="Arial"/>
                    <w:b/>
                    <w:color w:val="FF0000"/>
                    <w:sz w:val="16"/>
                    <w:szCs w:val="16"/>
                  </w:rPr>
                </w:rPrChange>
              </w:rPr>
            </w:pPr>
            <w:ins w:id="1407" w:author="Stig Syndergaard" w:date="2023-04-13T14:02:00Z">
              <w:r w:rsidRPr="007246ED">
                <w:rPr>
                  <w:rFonts w:ascii="Arial" w:hAnsi="Arial" w:cs="Arial"/>
                  <w:color w:val="000000" w:themeColor="text1"/>
                  <w:sz w:val="16"/>
                  <w:szCs w:val="16"/>
                  <w:rPrChange w:id="1408" w:author="Stig Syndergaard" w:date="2023-04-13T14:03:00Z">
                    <w:rPr>
                      <w:rFonts w:ascii="Arial" w:hAnsi="Arial" w:cs="Arial"/>
                      <w:color w:val="FF0000"/>
                      <w:sz w:val="16"/>
                      <w:szCs w:val="16"/>
                    </w:rPr>
                  </w:rPrChange>
                </w:rPr>
                <w:t>Change</w:t>
              </w:r>
              <w:r w:rsidRPr="007246ED">
                <w:rPr>
                  <w:rFonts w:ascii="Arial" w:eastAsia="Arial" w:hAnsi="Arial" w:cs="Arial"/>
                  <w:color w:val="000000" w:themeColor="text1"/>
                  <w:sz w:val="16"/>
                  <w:szCs w:val="16"/>
                  <w:rPrChange w:id="1409"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10" w:author="Stig Syndergaard" w:date="2023-04-13T14:03:00Z">
                    <w:rPr>
                      <w:rFonts w:ascii="Arial" w:hAnsi="Arial" w:cs="Arial"/>
                      <w:color w:val="FF0000"/>
                      <w:sz w:val="16"/>
                      <w:szCs w:val="16"/>
                    </w:rPr>
                  </w:rPrChange>
                </w:rPr>
                <w:t>Table</w:t>
              </w:r>
              <w:r w:rsidRPr="007246ED">
                <w:rPr>
                  <w:rFonts w:ascii="Arial" w:eastAsia="Arial" w:hAnsi="Arial" w:cs="Arial"/>
                  <w:color w:val="000000" w:themeColor="text1"/>
                  <w:sz w:val="16"/>
                  <w:szCs w:val="16"/>
                  <w:rPrChange w:id="1411"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12" w:author="Stig Syndergaard" w:date="2023-04-13T14:03:00Z">
                    <w:rPr>
                      <w:rFonts w:ascii="Arial" w:hAnsi="Arial" w:cs="Arial"/>
                      <w:color w:val="FF0000"/>
                      <w:sz w:val="16"/>
                      <w:szCs w:val="16"/>
                    </w:rPr>
                  </w:rPrChange>
                </w:rPr>
                <w:t>B</w:t>
              </w:r>
              <w:r w:rsidRPr="007246ED">
                <w:rPr>
                  <w:rFonts w:ascii="Arial" w:eastAsia="Arial" w:hAnsi="Arial" w:cs="Arial"/>
                  <w:color w:val="000000" w:themeColor="text1"/>
                  <w:sz w:val="16"/>
                  <w:szCs w:val="16"/>
                  <w:rPrChange w:id="1413"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14" w:author="Stig Syndergaard" w:date="2023-04-13T14:03:00Z">
                    <w:rPr>
                      <w:rFonts w:ascii="Arial" w:hAnsi="Arial" w:cs="Arial"/>
                      <w:color w:val="FF0000"/>
                      <w:sz w:val="16"/>
                      <w:szCs w:val="16"/>
                    </w:rPr>
                  </w:rPrChange>
                </w:rPr>
                <w:t>scale</w:t>
              </w:r>
            </w:ins>
          </w:p>
        </w:tc>
        <w:tc>
          <w:tcPr>
            <w:tcW w:w="1013" w:type="dxa"/>
            <w:shd w:val="clear" w:color="auto" w:fill="F3F3F3"/>
            <w:tcMar>
              <w:top w:w="0" w:type="dxa"/>
              <w:left w:w="108" w:type="dxa"/>
              <w:bottom w:w="0" w:type="dxa"/>
              <w:right w:w="108" w:type="dxa"/>
            </w:tcMar>
          </w:tcPr>
          <w:p w14:paraId="22979D73" w14:textId="77777777" w:rsidR="00506C66" w:rsidRPr="007246ED" w:rsidRDefault="00506C66" w:rsidP="00A761FC">
            <w:pPr>
              <w:pStyle w:val="Standard"/>
              <w:snapToGrid w:val="0"/>
              <w:jc w:val="center"/>
              <w:rPr>
                <w:ins w:id="1415" w:author="Stig Syndergaard" w:date="2023-04-13T14:02:00Z"/>
                <w:rFonts w:ascii="Arial" w:hAnsi="Arial" w:cs="Arial"/>
                <w:b/>
                <w:color w:val="000000" w:themeColor="text1"/>
                <w:sz w:val="16"/>
                <w:szCs w:val="16"/>
                <w:rPrChange w:id="1416" w:author="Stig Syndergaard" w:date="2023-04-13T14:03:00Z">
                  <w:rPr>
                    <w:ins w:id="1417" w:author="Stig Syndergaard" w:date="2023-04-13T14:02:00Z"/>
                    <w:rFonts w:ascii="Arial" w:hAnsi="Arial" w:cs="Arial"/>
                    <w:b/>
                    <w:color w:val="FF0000"/>
                    <w:sz w:val="16"/>
                    <w:szCs w:val="16"/>
                  </w:rPr>
                </w:rPrChange>
              </w:rPr>
            </w:pPr>
            <w:ins w:id="1418" w:author="Stig Syndergaard" w:date="2023-04-13T14:02:00Z">
              <w:r w:rsidRPr="007246ED">
                <w:rPr>
                  <w:rFonts w:ascii="Arial" w:hAnsi="Arial" w:cs="Arial"/>
                  <w:b/>
                  <w:color w:val="000000" w:themeColor="text1"/>
                  <w:sz w:val="16"/>
                  <w:szCs w:val="16"/>
                  <w:rPrChange w:id="1419" w:author="Stig Syndergaard" w:date="2023-04-13T14:03:00Z">
                    <w:rPr>
                      <w:rFonts w:ascii="Arial" w:hAnsi="Arial" w:cs="Arial"/>
                      <w:b/>
                      <w:color w:val="FF0000"/>
                      <w:sz w:val="16"/>
                      <w:szCs w:val="16"/>
                    </w:rPr>
                  </w:rPrChange>
                </w:rPr>
                <w:t>2</w:t>
              </w:r>
              <w:r w:rsidRPr="007246ED">
                <w:rPr>
                  <w:rFonts w:ascii="Arial" w:eastAsia="Arial" w:hAnsi="Arial" w:cs="Arial"/>
                  <w:b/>
                  <w:color w:val="000000" w:themeColor="text1"/>
                  <w:sz w:val="16"/>
                  <w:szCs w:val="16"/>
                  <w:rPrChange w:id="1420"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421" w:author="Stig Syndergaard" w:date="2023-04-13T14:03:00Z">
                    <w:rPr>
                      <w:rFonts w:ascii="Arial" w:hAnsi="Arial" w:cs="Arial"/>
                      <w:b/>
                      <w:color w:val="FF0000"/>
                      <w:sz w:val="16"/>
                      <w:szCs w:val="16"/>
                    </w:rPr>
                  </w:rPrChange>
                </w:rPr>
                <w:t>02</w:t>
              </w:r>
              <w:r w:rsidRPr="007246ED">
                <w:rPr>
                  <w:rFonts w:ascii="Arial" w:eastAsia="Arial" w:hAnsi="Arial" w:cs="Arial"/>
                  <w:b/>
                  <w:color w:val="000000" w:themeColor="text1"/>
                  <w:sz w:val="16"/>
                  <w:szCs w:val="16"/>
                  <w:rPrChange w:id="1422"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423" w:author="Stig Syndergaard" w:date="2023-04-13T14:03:00Z">
                    <w:rPr>
                      <w:rFonts w:ascii="Arial" w:hAnsi="Arial" w:cs="Arial"/>
                      <w:b/>
                      <w:color w:val="FF0000"/>
                      <w:sz w:val="16"/>
                      <w:szCs w:val="16"/>
                    </w:rPr>
                  </w:rPrChange>
                </w:rPr>
                <w:t>134</w:t>
              </w:r>
            </w:ins>
          </w:p>
        </w:tc>
        <w:tc>
          <w:tcPr>
            <w:tcW w:w="845" w:type="dxa"/>
            <w:shd w:val="clear" w:color="auto" w:fill="F3F3F3"/>
            <w:tcMar>
              <w:top w:w="0" w:type="dxa"/>
              <w:left w:w="108" w:type="dxa"/>
              <w:bottom w:w="0" w:type="dxa"/>
              <w:right w:w="108" w:type="dxa"/>
            </w:tcMar>
          </w:tcPr>
          <w:p w14:paraId="2D8001D8" w14:textId="77777777" w:rsidR="00506C66" w:rsidRPr="007246ED" w:rsidRDefault="00506C66" w:rsidP="00A761FC">
            <w:pPr>
              <w:pStyle w:val="Standard"/>
              <w:snapToGrid w:val="0"/>
              <w:jc w:val="right"/>
              <w:rPr>
                <w:ins w:id="1424" w:author="Stig Syndergaard" w:date="2023-04-13T14:02:00Z"/>
                <w:rFonts w:ascii="Arial" w:hAnsi="Arial" w:cs="Arial"/>
                <w:color w:val="000000" w:themeColor="text1"/>
                <w:sz w:val="16"/>
                <w:szCs w:val="16"/>
                <w:rPrChange w:id="1425" w:author="Stig Syndergaard" w:date="2023-04-13T14:03:00Z">
                  <w:rPr>
                    <w:ins w:id="1426" w:author="Stig Syndergaard" w:date="2023-04-13T14:02:00Z"/>
                    <w:rFonts w:ascii="Arial" w:hAnsi="Arial" w:cs="Arial"/>
                    <w:color w:val="FF0000"/>
                    <w:sz w:val="16"/>
                    <w:szCs w:val="16"/>
                  </w:rPr>
                </w:rPrChange>
              </w:rPr>
            </w:pPr>
          </w:p>
        </w:tc>
        <w:tc>
          <w:tcPr>
            <w:tcW w:w="1265" w:type="dxa"/>
            <w:shd w:val="clear" w:color="auto" w:fill="F3F3F3"/>
            <w:tcMar>
              <w:top w:w="0" w:type="dxa"/>
              <w:left w:w="108" w:type="dxa"/>
              <w:bottom w:w="0" w:type="dxa"/>
              <w:right w:w="108" w:type="dxa"/>
            </w:tcMar>
          </w:tcPr>
          <w:p w14:paraId="22D396BC" w14:textId="77777777" w:rsidR="00506C66" w:rsidRPr="007246ED" w:rsidRDefault="00506C66" w:rsidP="00A761FC">
            <w:pPr>
              <w:pStyle w:val="Standard"/>
              <w:snapToGrid w:val="0"/>
              <w:jc w:val="right"/>
              <w:rPr>
                <w:ins w:id="1427" w:author="Stig Syndergaard" w:date="2023-04-13T14:02:00Z"/>
                <w:rFonts w:ascii="Arial" w:hAnsi="Arial" w:cs="Arial"/>
                <w:color w:val="000000" w:themeColor="text1"/>
                <w:sz w:val="16"/>
                <w:szCs w:val="16"/>
                <w:rPrChange w:id="1428" w:author="Stig Syndergaard" w:date="2023-04-13T14:03:00Z">
                  <w:rPr>
                    <w:ins w:id="1429" w:author="Stig Syndergaard" w:date="2023-04-13T14:02:00Z"/>
                    <w:rFonts w:ascii="Arial" w:hAnsi="Arial" w:cs="Arial"/>
                    <w:color w:val="FF0000"/>
                    <w:sz w:val="16"/>
                    <w:szCs w:val="16"/>
                  </w:rPr>
                </w:rPrChange>
              </w:rPr>
            </w:pPr>
          </w:p>
        </w:tc>
        <w:tc>
          <w:tcPr>
            <w:tcW w:w="887" w:type="dxa"/>
            <w:shd w:val="clear" w:color="auto" w:fill="F3F3F3"/>
            <w:tcMar>
              <w:top w:w="0" w:type="dxa"/>
              <w:left w:w="108" w:type="dxa"/>
              <w:bottom w:w="0" w:type="dxa"/>
              <w:right w:w="108" w:type="dxa"/>
            </w:tcMar>
          </w:tcPr>
          <w:p w14:paraId="2A4A66EA" w14:textId="77777777" w:rsidR="00506C66" w:rsidRPr="007246ED" w:rsidRDefault="00506C66" w:rsidP="00A761FC">
            <w:pPr>
              <w:pStyle w:val="Standard"/>
              <w:snapToGrid w:val="0"/>
              <w:jc w:val="right"/>
              <w:rPr>
                <w:ins w:id="1430" w:author="Stig Syndergaard" w:date="2023-04-13T14:02:00Z"/>
                <w:rFonts w:ascii="Arial" w:hAnsi="Arial" w:cs="Arial"/>
                <w:color w:val="000000" w:themeColor="text1"/>
                <w:sz w:val="16"/>
                <w:szCs w:val="16"/>
                <w:rPrChange w:id="1431" w:author="Stig Syndergaard" w:date="2023-04-13T14:03:00Z">
                  <w:rPr>
                    <w:ins w:id="1432" w:author="Stig Syndergaard" w:date="2023-04-13T14:02:00Z"/>
                    <w:rFonts w:ascii="Arial" w:hAnsi="Arial" w:cs="Arial"/>
                    <w:color w:val="FF0000"/>
                    <w:sz w:val="16"/>
                    <w:szCs w:val="16"/>
                  </w:rPr>
                </w:rPrChange>
              </w:rPr>
            </w:pPr>
          </w:p>
        </w:tc>
        <w:tc>
          <w:tcPr>
            <w:tcW w:w="1063" w:type="dxa"/>
            <w:shd w:val="clear" w:color="auto" w:fill="F3F3F3"/>
            <w:tcMar>
              <w:top w:w="0" w:type="dxa"/>
              <w:left w:w="108" w:type="dxa"/>
              <w:bottom w:w="0" w:type="dxa"/>
              <w:right w:w="108" w:type="dxa"/>
            </w:tcMar>
          </w:tcPr>
          <w:p w14:paraId="035AF6D4" w14:textId="77777777" w:rsidR="00506C66" w:rsidRPr="007246ED" w:rsidRDefault="00506C66" w:rsidP="00A761FC">
            <w:pPr>
              <w:pStyle w:val="Standard"/>
              <w:snapToGrid w:val="0"/>
              <w:rPr>
                <w:ins w:id="1433" w:author="Stig Syndergaard" w:date="2023-04-13T14:02:00Z"/>
                <w:rFonts w:ascii="Arial" w:hAnsi="Arial" w:cs="Arial"/>
                <w:color w:val="000000" w:themeColor="text1"/>
                <w:sz w:val="16"/>
                <w:szCs w:val="16"/>
                <w:rPrChange w:id="1434" w:author="Stig Syndergaard" w:date="2023-04-13T14:03:00Z">
                  <w:rPr>
                    <w:ins w:id="1435" w:author="Stig Syndergaard" w:date="2023-04-13T14:02:00Z"/>
                    <w:rFonts w:ascii="Arial" w:hAnsi="Arial" w:cs="Arial"/>
                    <w:color w:val="FF0000"/>
                    <w:sz w:val="16"/>
                    <w:szCs w:val="16"/>
                  </w:rPr>
                </w:rPrChange>
              </w:rPr>
            </w:pPr>
          </w:p>
        </w:tc>
        <w:tc>
          <w:tcPr>
            <w:tcW w:w="2481" w:type="dxa"/>
            <w:shd w:val="clear" w:color="auto" w:fill="F3F3F3"/>
            <w:tcMar>
              <w:top w:w="0" w:type="dxa"/>
              <w:left w:w="108" w:type="dxa"/>
              <w:bottom w:w="0" w:type="dxa"/>
              <w:right w:w="108" w:type="dxa"/>
            </w:tcMar>
          </w:tcPr>
          <w:p w14:paraId="53BBD1FF" w14:textId="77777777" w:rsidR="00506C66" w:rsidRPr="007246ED" w:rsidRDefault="00506C66" w:rsidP="00A761FC">
            <w:pPr>
              <w:pStyle w:val="Standard"/>
              <w:snapToGrid w:val="0"/>
              <w:rPr>
                <w:ins w:id="1436" w:author="Stig Syndergaard" w:date="2023-04-13T14:02:00Z"/>
                <w:rFonts w:ascii="Arial" w:hAnsi="Arial" w:cs="Arial"/>
                <w:color w:val="000000" w:themeColor="text1"/>
                <w:sz w:val="16"/>
                <w:szCs w:val="16"/>
                <w:rPrChange w:id="1437" w:author="Stig Syndergaard" w:date="2023-04-13T14:03:00Z">
                  <w:rPr>
                    <w:ins w:id="1438" w:author="Stig Syndergaard" w:date="2023-04-13T14:02:00Z"/>
                    <w:rFonts w:ascii="Arial" w:hAnsi="Arial" w:cs="Arial"/>
                    <w:color w:val="FF0000"/>
                    <w:sz w:val="16"/>
                    <w:szCs w:val="16"/>
                  </w:rPr>
                </w:rPrChange>
              </w:rPr>
            </w:pPr>
            <w:ins w:id="1439" w:author="Stig Syndergaard" w:date="2023-04-13T14:02:00Z">
              <w:r w:rsidRPr="007246ED">
                <w:rPr>
                  <w:rFonts w:ascii="Arial" w:hAnsi="Arial" w:cs="Arial"/>
                  <w:color w:val="000000" w:themeColor="text1"/>
                  <w:sz w:val="16"/>
                  <w:szCs w:val="16"/>
                  <w:rPrChange w:id="1440" w:author="Stig Syndergaard" w:date="2023-04-13T14:03:00Z">
                    <w:rPr>
                      <w:rFonts w:ascii="Arial" w:hAnsi="Arial" w:cs="Arial"/>
                      <w:color w:val="FF0000"/>
                      <w:sz w:val="16"/>
                      <w:szCs w:val="16"/>
                    </w:rPr>
                  </w:rPrChange>
                </w:rPr>
                <w:t>Add</w:t>
              </w:r>
              <w:r w:rsidRPr="007246ED">
                <w:rPr>
                  <w:rFonts w:ascii="Arial" w:eastAsia="Arial" w:hAnsi="Arial" w:cs="Arial"/>
                  <w:color w:val="000000" w:themeColor="text1"/>
                  <w:sz w:val="16"/>
                  <w:szCs w:val="16"/>
                  <w:rPrChange w:id="1441"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42" w:author="Stig Syndergaard" w:date="2023-04-13T14:03:00Z">
                    <w:rPr>
                      <w:rFonts w:ascii="Arial" w:hAnsi="Arial" w:cs="Arial"/>
                      <w:color w:val="FF0000"/>
                      <w:sz w:val="16"/>
                      <w:szCs w:val="16"/>
                    </w:rPr>
                  </w:rPrChange>
                </w:rPr>
                <w:t>6</w:t>
              </w:r>
              <w:r w:rsidRPr="007246ED">
                <w:rPr>
                  <w:rFonts w:ascii="Arial" w:eastAsia="Arial" w:hAnsi="Arial" w:cs="Arial"/>
                  <w:color w:val="000000" w:themeColor="text1"/>
                  <w:sz w:val="16"/>
                  <w:szCs w:val="16"/>
                  <w:rPrChange w:id="1443"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44" w:author="Stig Syndergaard" w:date="2023-04-13T14:03:00Z">
                    <w:rPr>
                      <w:rFonts w:ascii="Arial" w:hAnsi="Arial" w:cs="Arial"/>
                      <w:color w:val="FF0000"/>
                      <w:sz w:val="16"/>
                      <w:szCs w:val="16"/>
                    </w:rPr>
                  </w:rPrChange>
                </w:rPr>
                <w:t>to</w:t>
              </w:r>
              <w:r w:rsidRPr="007246ED">
                <w:rPr>
                  <w:rFonts w:ascii="Arial" w:eastAsia="Arial" w:hAnsi="Arial" w:cs="Arial"/>
                  <w:color w:val="000000" w:themeColor="text1"/>
                  <w:sz w:val="16"/>
                  <w:szCs w:val="16"/>
                  <w:rPrChange w:id="1445"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46" w:author="Stig Syndergaard" w:date="2023-04-13T14:03:00Z">
                    <w:rPr>
                      <w:rFonts w:ascii="Arial" w:hAnsi="Arial" w:cs="Arial"/>
                      <w:color w:val="FF0000"/>
                      <w:sz w:val="16"/>
                      <w:szCs w:val="16"/>
                    </w:rPr>
                  </w:rPrChange>
                </w:rPr>
                <w:t>scale</w:t>
              </w:r>
            </w:ins>
          </w:p>
        </w:tc>
      </w:tr>
      <w:tr w:rsidR="00506C66" w:rsidRPr="00612433" w14:paraId="3E0F0226" w14:textId="77777777" w:rsidTr="00A761FC">
        <w:trPr>
          <w:cantSplit/>
          <w:trHeight w:val="213"/>
          <w:jc w:val="center"/>
          <w:ins w:id="1447" w:author="Stig Syndergaard" w:date="2023-04-13T14:02:00Z"/>
        </w:trPr>
        <w:tc>
          <w:tcPr>
            <w:tcW w:w="709" w:type="dxa"/>
            <w:shd w:val="clear" w:color="auto" w:fill="E0E0E0"/>
            <w:tcMar>
              <w:top w:w="0" w:type="dxa"/>
              <w:left w:w="108" w:type="dxa"/>
              <w:bottom w:w="0" w:type="dxa"/>
              <w:right w:w="108" w:type="dxa"/>
            </w:tcMar>
          </w:tcPr>
          <w:p w14:paraId="672C2A5D" w14:textId="77777777" w:rsidR="00506C66" w:rsidRDefault="00506C66" w:rsidP="00A761FC">
            <w:pPr>
              <w:pStyle w:val="Standard"/>
              <w:snapToGrid w:val="0"/>
              <w:jc w:val="right"/>
              <w:rPr>
                <w:ins w:id="1448" w:author="Stig Syndergaard" w:date="2023-04-13T14:02:00Z"/>
                <w:rFonts w:ascii="Arial" w:hAnsi="Arial" w:cs="Arial"/>
                <w:sz w:val="16"/>
                <w:szCs w:val="16"/>
              </w:rPr>
            </w:pPr>
            <w:ins w:id="1449" w:author="Stig Syndergaard" w:date="2023-04-13T14:02:00Z">
              <w:r>
                <w:rPr>
                  <w:rFonts w:ascii="Arial" w:hAnsi="Arial" w:cs="Arial"/>
                  <w:sz w:val="16"/>
                  <w:szCs w:val="16"/>
                </w:rPr>
                <w:t>43</w:t>
              </w:r>
            </w:ins>
          </w:p>
        </w:tc>
        <w:tc>
          <w:tcPr>
            <w:tcW w:w="2085" w:type="dxa"/>
            <w:shd w:val="clear" w:color="auto" w:fill="E0E0E0"/>
            <w:tcMar>
              <w:top w:w="0" w:type="dxa"/>
              <w:left w:w="108" w:type="dxa"/>
              <w:bottom w:w="0" w:type="dxa"/>
              <w:right w:w="108" w:type="dxa"/>
            </w:tcMar>
          </w:tcPr>
          <w:p w14:paraId="24620FE6" w14:textId="77777777" w:rsidR="00506C66" w:rsidRPr="007246ED" w:rsidRDefault="00506C66" w:rsidP="00A761FC">
            <w:pPr>
              <w:pStyle w:val="Standard"/>
              <w:snapToGrid w:val="0"/>
              <w:rPr>
                <w:ins w:id="1450" w:author="Stig Syndergaard" w:date="2023-04-13T14:02:00Z"/>
                <w:color w:val="000000" w:themeColor="text1"/>
                <w:rPrChange w:id="1451" w:author="Stig Syndergaard" w:date="2023-04-13T14:03:00Z">
                  <w:rPr>
                    <w:ins w:id="1452" w:author="Stig Syndergaard" w:date="2023-04-13T14:02:00Z"/>
                  </w:rPr>
                </w:rPrChange>
              </w:rPr>
            </w:pPr>
            <w:ins w:id="1453" w:author="Stig Syndergaard" w:date="2023-04-13T14:02:00Z">
              <w:r w:rsidRPr="007246ED">
                <w:rPr>
                  <w:rFonts w:ascii="Arial" w:hAnsi="Arial" w:cs="Arial"/>
                  <w:b/>
                  <w:color w:val="000000" w:themeColor="text1"/>
                  <w:sz w:val="16"/>
                  <w:szCs w:val="16"/>
                  <w:rPrChange w:id="1454" w:author="Stig Syndergaard" w:date="2023-04-13T14:03:00Z">
                    <w:rPr>
                      <w:rFonts w:ascii="Arial" w:hAnsi="Arial" w:cs="Arial"/>
                      <w:b/>
                      <w:color w:val="FF0000"/>
                      <w:sz w:val="16"/>
                      <w:szCs w:val="16"/>
                    </w:rPr>
                  </w:rPrChange>
                </w:rPr>
                <w:t>Satellite channel centre frequency</w:t>
              </w:r>
            </w:ins>
          </w:p>
        </w:tc>
        <w:tc>
          <w:tcPr>
            <w:tcW w:w="1013" w:type="dxa"/>
            <w:shd w:val="clear" w:color="auto" w:fill="E0E0E0"/>
            <w:tcMar>
              <w:top w:w="0" w:type="dxa"/>
              <w:left w:w="108" w:type="dxa"/>
              <w:bottom w:w="0" w:type="dxa"/>
              <w:right w:w="108" w:type="dxa"/>
            </w:tcMar>
          </w:tcPr>
          <w:p w14:paraId="6108A36C" w14:textId="77777777" w:rsidR="00506C66" w:rsidRPr="007246ED" w:rsidRDefault="00506C66" w:rsidP="00A761FC">
            <w:pPr>
              <w:pStyle w:val="Standard"/>
              <w:snapToGrid w:val="0"/>
              <w:jc w:val="center"/>
              <w:rPr>
                <w:ins w:id="1455" w:author="Stig Syndergaard" w:date="2023-04-13T14:02:00Z"/>
                <w:rFonts w:ascii="Arial" w:hAnsi="Arial" w:cs="Arial"/>
                <w:b/>
                <w:color w:val="000000" w:themeColor="text1"/>
                <w:sz w:val="16"/>
                <w:szCs w:val="16"/>
                <w:rPrChange w:id="1456" w:author="Stig Syndergaard" w:date="2023-04-13T14:03:00Z">
                  <w:rPr>
                    <w:ins w:id="1457" w:author="Stig Syndergaard" w:date="2023-04-13T14:02:00Z"/>
                    <w:rFonts w:ascii="Arial" w:hAnsi="Arial" w:cs="Arial"/>
                    <w:b/>
                    <w:color w:val="0000FF"/>
                    <w:sz w:val="16"/>
                    <w:szCs w:val="16"/>
                  </w:rPr>
                </w:rPrChange>
              </w:rPr>
            </w:pPr>
            <w:ins w:id="1458" w:author="Stig Syndergaard" w:date="2023-04-13T14:02:00Z">
              <w:r w:rsidRPr="007246ED">
                <w:rPr>
                  <w:rFonts w:ascii="Arial" w:hAnsi="Arial" w:cs="Arial"/>
                  <w:b/>
                  <w:color w:val="000000" w:themeColor="text1"/>
                  <w:sz w:val="16"/>
                  <w:szCs w:val="16"/>
                  <w:rPrChange w:id="1459" w:author="Stig Syndergaard" w:date="2023-04-13T14:03:00Z">
                    <w:rPr>
                      <w:rFonts w:ascii="Arial" w:hAnsi="Arial" w:cs="Arial"/>
                      <w:b/>
                      <w:color w:val="FF0000"/>
                      <w:sz w:val="16"/>
                      <w:szCs w:val="16"/>
                    </w:rPr>
                  </w:rPrChange>
                </w:rPr>
                <w:t>0</w:t>
              </w:r>
              <w:r w:rsidRPr="007246ED">
                <w:rPr>
                  <w:rFonts w:ascii="Arial" w:eastAsia="Arial" w:hAnsi="Arial" w:cs="Arial"/>
                  <w:b/>
                  <w:color w:val="000000" w:themeColor="text1"/>
                  <w:sz w:val="16"/>
                  <w:szCs w:val="16"/>
                  <w:rPrChange w:id="1460"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461" w:author="Stig Syndergaard" w:date="2023-04-13T14:03:00Z">
                    <w:rPr>
                      <w:rFonts w:ascii="Arial" w:hAnsi="Arial" w:cs="Arial"/>
                      <w:b/>
                      <w:color w:val="FF0000"/>
                      <w:sz w:val="16"/>
                      <w:szCs w:val="16"/>
                    </w:rPr>
                  </w:rPrChange>
                </w:rPr>
                <w:t>02</w:t>
              </w:r>
              <w:r w:rsidRPr="007246ED">
                <w:rPr>
                  <w:rFonts w:ascii="Arial" w:eastAsia="Arial" w:hAnsi="Arial" w:cs="Arial"/>
                  <w:b/>
                  <w:color w:val="000000" w:themeColor="text1"/>
                  <w:sz w:val="16"/>
                  <w:szCs w:val="16"/>
                  <w:rPrChange w:id="1462"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463" w:author="Stig Syndergaard" w:date="2023-04-13T14:03:00Z">
                    <w:rPr>
                      <w:rFonts w:ascii="Arial" w:hAnsi="Arial" w:cs="Arial"/>
                      <w:b/>
                      <w:color w:val="FF0000"/>
                      <w:sz w:val="16"/>
                      <w:szCs w:val="16"/>
                    </w:rPr>
                  </w:rPrChange>
                </w:rPr>
                <w:t>153</w:t>
              </w:r>
            </w:ins>
          </w:p>
        </w:tc>
        <w:tc>
          <w:tcPr>
            <w:tcW w:w="845" w:type="dxa"/>
            <w:shd w:val="clear" w:color="auto" w:fill="E0E0E0"/>
            <w:tcMar>
              <w:top w:w="0" w:type="dxa"/>
              <w:left w:w="108" w:type="dxa"/>
              <w:bottom w:w="0" w:type="dxa"/>
              <w:right w:w="108" w:type="dxa"/>
            </w:tcMar>
          </w:tcPr>
          <w:p w14:paraId="23726145" w14:textId="77777777" w:rsidR="00506C66" w:rsidRPr="007246ED" w:rsidRDefault="00506C66" w:rsidP="00A761FC">
            <w:pPr>
              <w:pStyle w:val="Standard"/>
              <w:snapToGrid w:val="0"/>
              <w:jc w:val="right"/>
              <w:rPr>
                <w:ins w:id="1464" w:author="Stig Syndergaard" w:date="2023-04-13T14:02:00Z"/>
                <w:rFonts w:ascii="Arial" w:hAnsi="Arial" w:cs="Arial"/>
                <w:b/>
                <w:color w:val="000000" w:themeColor="text1"/>
                <w:sz w:val="16"/>
                <w:szCs w:val="16"/>
                <w:rPrChange w:id="1465" w:author="Stig Syndergaard" w:date="2023-04-13T14:03:00Z">
                  <w:rPr>
                    <w:ins w:id="1466" w:author="Stig Syndergaard" w:date="2023-04-13T14:02:00Z"/>
                    <w:rFonts w:ascii="Arial" w:hAnsi="Arial" w:cs="Arial"/>
                    <w:b/>
                    <w:color w:val="0000FF"/>
                    <w:sz w:val="16"/>
                    <w:szCs w:val="16"/>
                  </w:rPr>
                </w:rPrChange>
              </w:rPr>
            </w:pPr>
            <w:ins w:id="1467" w:author="Stig Syndergaard" w:date="2023-04-13T14:02:00Z">
              <w:r w:rsidRPr="007246ED">
                <w:rPr>
                  <w:rFonts w:ascii="Arial" w:hAnsi="Arial" w:cs="Arial"/>
                  <w:color w:val="000000" w:themeColor="text1"/>
                  <w:sz w:val="16"/>
                  <w:szCs w:val="16"/>
                  <w:rPrChange w:id="1468" w:author="Stig Syndergaard" w:date="2023-04-13T14:03:00Z">
                    <w:rPr>
                      <w:rFonts w:ascii="Arial" w:hAnsi="Arial" w:cs="Arial"/>
                      <w:color w:val="FF0000"/>
                      <w:sz w:val="16"/>
                      <w:szCs w:val="16"/>
                    </w:rPr>
                  </w:rPrChange>
                </w:rPr>
                <w:t>(-2)  -8</w:t>
              </w:r>
            </w:ins>
          </w:p>
        </w:tc>
        <w:tc>
          <w:tcPr>
            <w:tcW w:w="1265" w:type="dxa"/>
            <w:shd w:val="clear" w:color="auto" w:fill="E0E0E0"/>
            <w:tcMar>
              <w:top w:w="0" w:type="dxa"/>
              <w:left w:w="108" w:type="dxa"/>
              <w:bottom w:w="0" w:type="dxa"/>
              <w:right w:w="108" w:type="dxa"/>
            </w:tcMar>
          </w:tcPr>
          <w:p w14:paraId="760A5148" w14:textId="77777777" w:rsidR="00506C66" w:rsidRPr="007246ED" w:rsidRDefault="00506C66" w:rsidP="00A761FC">
            <w:pPr>
              <w:pStyle w:val="Standard"/>
              <w:snapToGrid w:val="0"/>
              <w:jc w:val="right"/>
              <w:rPr>
                <w:ins w:id="1469" w:author="Stig Syndergaard" w:date="2023-04-13T14:02:00Z"/>
                <w:rFonts w:ascii="Arial" w:hAnsi="Arial" w:cs="Arial"/>
                <w:b/>
                <w:color w:val="000000" w:themeColor="text1"/>
                <w:sz w:val="16"/>
                <w:szCs w:val="16"/>
                <w:rPrChange w:id="1470" w:author="Stig Syndergaard" w:date="2023-04-13T14:03:00Z">
                  <w:rPr>
                    <w:ins w:id="1471" w:author="Stig Syndergaard" w:date="2023-04-13T14:02:00Z"/>
                    <w:rFonts w:ascii="Arial" w:hAnsi="Arial" w:cs="Arial"/>
                    <w:b/>
                    <w:color w:val="0000FF"/>
                    <w:sz w:val="16"/>
                    <w:szCs w:val="16"/>
                  </w:rPr>
                </w:rPrChange>
              </w:rPr>
            </w:pPr>
            <w:ins w:id="1472" w:author="Stig Syndergaard" w:date="2023-04-13T14:02:00Z">
              <w:r w:rsidRPr="007246ED">
                <w:rPr>
                  <w:rFonts w:ascii="Arial" w:hAnsi="Arial" w:cs="Arial"/>
                  <w:color w:val="000000" w:themeColor="text1"/>
                  <w:sz w:val="16"/>
                  <w:szCs w:val="16"/>
                  <w:rPrChange w:id="1473" w:author="Stig Syndergaard" w:date="2023-04-13T14:03:00Z">
                    <w:rPr>
                      <w:rFonts w:ascii="Arial" w:hAnsi="Arial" w:cs="Arial"/>
                      <w:color w:val="FF0000"/>
                      <w:sz w:val="16"/>
                      <w:szCs w:val="16"/>
                    </w:rPr>
                  </w:rPrChange>
                </w:rPr>
                <w:t>0</w:t>
              </w:r>
            </w:ins>
          </w:p>
        </w:tc>
        <w:tc>
          <w:tcPr>
            <w:tcW w:w="887" w:type="dxa"/>
            <w:shd w:val="clear" w:color="auto" w:fill="E0E0E0"/>
            <w:tcMar>
              <w:top w:w="0" w:type="dxa"/>
              <w:left w:w="108" w:type="dxa"/>
              <w:bottom w:w="0" w:type="dxa"/>
              <w:right w:w="108" w:type="dxa"/>
            </w:tcMar>
          </w:tcPr>
          <w:p w14:paraId="04DD205C" w14:textId="77777777" w:rsidR="00506C66" w:rsidRPr="007246ED" w:rsidRDefault="00506C66" w:rsidP="00A761FC">
            <w:pPr>
              <w:pStyle w:val="Standard"/>
              <w:snapToGrid w:val="0"/>
              <w:jc w:val="right"/>
              <w:rPr>
                <w:ins w:id="1474" w:author="Stig Syndergaard" w:date="2023-04-13T14:02:00Z"/>
                <w:rFonts w:ascii="Arial" w:hAnsi="Arial" w:cs="Arial"/>
                <w:b/>
                <w:color w:val="000000" w:themeColor="text1"/>
                <w:sz w:val="16"/>
                <w:szCs w:val="16"/>
                <w:rPrChange w:id="1475" w:author="Stig Syndergaard" w:date="2023-04-13T14:03:00Z">
                  <w:rPr>
                    <w:ins w:id="1476" w:author="Stig Syndergaard" w:date="2023-04-13T14:02:00Z"/>
                    <w:rFonts w:ascii="Arial" w:hAnsi="Arial" w:cs="Arial"/>
                    <w:b/>
                    <w:color w:val="0000FF"/>
                    <w:sz w:val="16"/>
                    <w:szCs w:val="16"/>
                  </w:rPr>
                </w:rPrChange>
              </w:rPr>
            </w:pPr>
            <w:ins w:id="1477" w:author="Stig Syndergaard" w:date="2023-04-13T14:02:00Z">
              <w:r w:rsidRPr="007246ED">
                <w:rPr>
                  <w:rFonts w:ascii="Arial" w:hAnsi="Arial" w:cs="Arial"/>
                  <w:color w:val="000000" w:themeColor="text1"/>
                  <w:sz w:val="16"/>
                  <w:szCs w:val="16"/>
                  <w:rPrChange w:id="1478" w:author="Stig Syndergaard" w:date="2023-04-13T14:03:00Z">
                    <w:rPr>
                      <w:rFonts w:ascii="Arial" w:hAnsi="Arial" w:cs="Arial"/>
                      <w:color w:val="FF0000"/>
                      <w:sz w:val="16"/>
                      <w:szCs w:val="16"/>
                    </w:rPr>
                  </w:rPrChange>
                </w:rPr>
                <w:t>26</w:t>
              </w:r>
            </w:ins>
          </w:p>
        </w:tc>
        <w:tc>
          <w:tcPr>
            <w:tcW w:w="1063" w:type="dxa"/>
            <w:shd w:val="clear" w:color="auto" w:fill="E0E0E0"/>
            <w:tcMar>
              <w:top w:w="0" w:type="dxa"/>
              <w:left w:w="108" w:type="dxa"/>
              <w:bottom w:w="0" w:type="dxa"/>
              <w:right w:w="108" w:type="dxa"/>
            </w:tcMar>
          </w:tcPr>
          <w:p w14:paraId="322F1DCC" w14:textId="77777777" w:rsidR="00506C66" w:rsidRPr="007246ED" w:rsidRDefault="00506C66" w:rsidP="00A761FC">
            <w:pPr>
              <w:pStyle w:val="Standard"/>
              <w:snapToGrid w:val="0"/>
              <w:rPr>
                <w:ins w:id="1479" w:author="Stig Syndergaard" w:date="2023-04-13T14:02:00Z"/>
                <w:rFonts w:ascii="Arial" w:hAnsi="Arial" w:cs="Arial"/>
                <w:color w:val="000000" w:themeColor="text1"/>
                <w:sz w:val="16"/>
                <w:szCs w:val="16"/>
                <w:rPrChange w:id="1480" w:author="Stig Syndergaard" w:date="2023-04-13T14:03:00Z">
                  <w:rPr>
                    <w:ins w:id="1481" w:author="Stig Syndergaard" w:date="2023-04-13T14:02:00Z"/>
                    <w:rFonts w:ascii="Arial" w:hAnsi="Arial" w:cs="Arial"/>
                    <w:color w:val="0000FF"/>
                    <w:sz w:val="16"/>
                    <w:szCs w:val="16"/>
                  </w:rPr>
                </w:rPrChange>
              </w:rPr>
            </w:pPr>
            <w:ins w:id="1482" w:author="Stig Syndergaard" w:date="2023-04-13T14:02:00Z">
              <w:r w:rsidRPr="007246ED">
                <w:rPr>
                  <w:rFonts w:ascii="Arial" w:hAnsi="Arial" w:cs="Arial"/>
                  <w:color w:val="000000" w:themeColor="text1"/>
                  <w:sz w:val="16"/>
                  <w:szCs w:val="16"/>
                  <w:rPrChange w:id="1483" w:author="Stig Syndergaard" w:date="2023-04-13T14:03:00Z">
                    <w:rPr>
                      <w:rFonts w:ascii="Arial" w:hAnsi="Arial" w:cs="Arial"/>
                      <w:color w:val="FF0000"/>
                      <w:sz w:val="16"/>
                      <w:szCs w:val="16"/>
                    </w:rPr>
                  </w:rPrChange>
                </w:rPr>
                <w:t>Hz</w:t>
              </w:r>
            </w:ins>
          </w:p>
        </w:tc>
        <w:tc>
          <w:tcPr>
            <w:tcW w:w="2481" w:type="dxa"/>
            <w:shd w:val="clear" w:color="auto" w:fill="E0E0E0"/>
            <w:tcMar>
              <w:top w:w="0" w:type="dxa"/>
              <w:left w:w="108" w:type="dxa"/>
              <w:bottom w:w="0" w:type="dxa"/>
              <w:right w:w="108" w:type="dxa"/>
            </w:tcMar>
          </w:tcPr>
          <w:p w14:paraId="5496F3AC" w14:textId="77777777" w:rsidR="00506C66" w:rsidRPr="007246ED" w:rsidRDefault="00506C66" w:rsidP="00A761FC">
            <w:pPr>
              <w:pStyle w:val="Standard"/>
              <w:rPr>
                <w:ins w:id="1484" w:author="Stig Syndergaard" w:date="2023-04-13T14:02:00Z"/>
                <w:color w:val="000000" w:themeColor="text1"/>
                <w:rPrChange w:id="1485" w:author="Stig Syndergaard" w:date="2023-04-13T14:03:00Z">
                  <w:rPr>
                    <w:ins w:id="1486" w:author="Stig Syndergaard" w:date="2023-04-13T14:02:00Z"/>
                  </w:rPr>
                </w:rPrChange>
              </w:rPr>
            </w:pPr>
            <w:ins w:id="1487" w:author="Stig Syndergaard" w:date="2023-04-13T14:02:00Z">
              <w:r w:rsidRPr="007246ED">
                <w:rPr>
                  <w:rFonts w:ascii="Arial" w:hAnsi="Arial" w:cs="Arial"/>
                  <w:color w:val="000000" w:themeColor="text1"/>
                  <w:sz w:val="16"/>
                  <w:szCs w:val="16"/>
                  <w:rPrChange w:id="1488" w:author="Stig Syndergaard" w:date="2023-04-13T14:03:00Z">
                    <w:rPr>
                      <w:rFonts w:ascii="Arial" w:hAnsi="Arial" w:cs="Arial"/>
                      <w:color w:val="FF0000"/>
                      <w:sz w:val="16"/>
                      <w:szCs w:val="16"/>
                    </w:rPr>
                  </w:rPrChange>
                </w:rPr>
                <w:t>0 – 6.7GHz, to 0.1MHz, Ionosphere corrected</w:t>
              </w:r>
              <w:r w:rsidRPr="007246ED">
                <w:rPr>
                  <w:rFonts w:ascii="Arial" w:eastAsia="Arial" w:hAnsi="Arial" w:cs="Arial"/>
                  <w:color w:val="000000" w:themeColor="text1"/>
                  <w:sz w:val="16"/>
                  <w:szCs w:val="16"/>
                  <w:rPrChange w:id="1489"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90" w:author="Stig Syndergaard" w:date="2023-04-13T14:03:00Z">
                    <w:rPr>
                      <w:rFonts w:ascii="Arial" w:hAnsi="Arial" w:cs="Arial"/>
                      <w:color w:val="FF0000"/>
                      <w:sz w:val="16"/>
                      <w:szCs w:val="16"/>
                    </w:rPr>
                  </w:rPrChange>
                </w:rPr>
                <w:t>=</w:t>
              </w:r>
              <w:r w:rsidRPr="007246ED">
                <w:rPr>
                  <w:rFonts w:ascii="Arial" w:eastAsia="Arial" w:hAnsi="Arial" w:cs="Arial"/>
                  <w:color w:val="000000" w:themeColor="text1"/>
                  <w:sz w:val="16"/>
                  <w:szCs w:val="16"/>
                  <w:rPrChange w:id="1491"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492" w:author="Stig Syndergaard" w:date="2023-04-13T14:03:00Z">
                    <w:rPr>
                      <w:rFonts w:ascii="Arial" w:hAnsi="Arial" w:cs="Arial"/>
                      <w:color w:val="FF0000"/>
                      <w:sz w:val="16"/>
                      <w:szCs w:val="16"/>
                    </w:rPr>
                  </w:rPrChange>
                </w:rPr>
                <w:t>0</w:t>
              </w:r>
            </w:ins>
          </w:p>
        </w:tc>
      </w:tr>
      <w:tr w:rsidR="00506C66" w:rsidRPr="00612433" w14:paraId="74BC0849" w14:textId="77777777" w:rsidTr="00A761FC">
        <w:trPr>
          <w:cantSplit/>
          <w:jc w:val="center"/>
          <w:ins w:id="1493" w:author="Stig Syndergaard" w:date="2023-04-13T14:02:00Z"/>
        </w:trPr>
        <w:tc>
          <w:tcPr>
            <w:tcW w:w="709" w:type="dxa"/>
            <w:shd w:val="clear" w:color="auto" w:fill="F3F3F3"/>
            <w:tcMar>
              <w:top w:w="0" w:type="dxa"/>
              <w:left w:w="108" w:type="dxa"/>
              <w:bottom w:w="0" w:type="dxa"/>
              <w:right w:w="108" w:type="dxa"/>
            </w:tcMar>
          </w:tcPr>
          <w:p w14:paraId="60D23E86" w14:textId="77777777" w:rsidR="00506C66" w:rsidRDefault="00506C66" w:rsidP="00A761FC">
            <w:pPr>
              <w:pStyle w:val="Standard"/>
              <w:snapToGrid w:val="0"/>
              <w:jc w:val="right"/>
              <w:rPr>
                <w:ins w:id="1494" w:author="Stig Syndergaard" w:date="2023-04-13T14:02:00Z"/>
                <w:rFonts w:ascii="Arial" w:hAnsi="Arial" w:cs="Arial"/>
                <w:sz w:val="16"/>
                <w:szCs w:val="16"/>
              </w:rPr>
            </w:pPr>
          </w:p>
        </w:tc>
        <w:tc>
          <w:tcPr>
            <w:tcW w:w="2085" w:type="dxa"/>
            <w:shd w:val="clear" w:color="auto" w:fill="F3F3F3"/>
            <w:tcMar>
              <w:top w:w="0" w:type="dxa"/>
              <w:left w:w="108" w:type="dxa"/>
              <w:bottom w:w="0" w:type="dxa"/>
              <w:right w:w="108" w:type="dxa"/>
            </w:tcMar>
          </w:tcPr>
          <w:p w14:paraId="7CB588E5" w14:textId="77777777" w:rsidR="00506C66" w:rsidRPr="007246ED" w:rsidRDefault="00506C66" w:rsidP="00A761FC">
            <w:pPr>
              <w:pStyle w:val="Standard"/>
              <w:snapToGrid w:val="0"/>
              <w:rPr>
                <w:ins w:id="1495" w:author="Stig Syndergaard" w:date="2023-04-13T14:02:00Z"/>
                <w:rFonts w:ascii="Arial" w:hAnsi="Arial" w:cs="Arial"/>
                <w:b/>
                <w:color w:val="000000" w:themeColor="text1"/>
                <w:sz w:val="16"/>
                <w:szCs w:val="16"/>
                <w:rPrChange w:id="1496" w:author="Stig Syndergaard" w:date="2023-04-13T14:03:00Z">
                  <w:rPr>
                    <w:ins w:id="1497" w:author="Stig Syndergaard" w:date="2023-04-13T14:02:00Z"/>
                    <w:rFonts w:ascii="Arial" w:hAnsi="Arial" w:cs="Arial"/>
                    <w:b/>
                    <w:color w:val="FF0000"/>
                    <w:sz w:val="16"/>
                    <w:szCs w:val="16"/>
                  </w:rPr>
                </w:rPrChange>
              </w:rPr>
            </w:pPr>
            <w:ins w:id="1498" w:author="Stig Syndergaard" w:date="2023-04-13T14:02:00Z">
              <w:r w:rsidRPr="007246ED">
                <w:rPr>
                  <w:rFonts w:ascii="Arial" w:hAnsi="Arial" w:cs="Arial"/>
                  <w:color w:val="000000" w:themeColor="text1"/>
                  <w:sz w:val="16"/>
                  <w:szCs w:val="16"/>
                  <w:rPrChange w:id="1499" w:author="Stig Syndergaard" w:date="2023-04-13T14:03:00Z">
                    <w:rPr>
                      <w:rFonts w:ascii="Arial" w:hAnsi="Arial" w:cs="Arial"/>
                      <w:color w:val="FF0000"/>
                      <w:sz w:val="16"/>
                      <w:szCs w:val="16"/>
                    </w:rPr>
                  </w:rPrChange>
                </w:rPr>
                <w:t>Change</w:t>
              </w:r>
              <w:r w:rsidRPr="007246ED">
                <w:rPr>
                  <w:rFonts w:ascii="Arial" w:eastAsia="Arial" w:hAnsi="Arial" w:cs="Arial"/>
                  <w:color w:val="000000" w:themeColor="text1"/>
                  <w:sz w:val="16"/>
                  <w:szCs w:val="16"/>
                  <w:rPrChange w:id="1500"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501" w:author="Stig Syndergaard" w:date="2023-04-13T14:03:00Z">
                    <w:rPr>
                      <w:rFonts w:ascii="Arial" w:hAnsi="Arial" w:cs="Arial"/>
                      <w:color w:val="FF0000"/>
                      <w:sz w:val="16"/>
                      <w:szCs w:val="16"/>
                    </w:rPr>
                  </w:rPrChange>
                </w:rPr>
                <w:t>scale</w:t>
              </w:r>
              <w:r w:rsidRPr="007246ED">
                <w:rPr>
                  <w:rFonts w:ascii="Arial" w:eastAsia="Arial" w:hAnsi="Arial" w:cs="Arial"/>
                  <w:color w:val="000000" w:themeColor="text1"/>
                  <w:sz w:val="16"/>
                  <w:szCs w:val="16"/>
                  <w:rPrChange w:id="1502"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503" w:author="Stig Syndergaard" w:date="2023-04-13T14:03:00Z">
                    <w:rPr>
                      <w:rFonts w:ascii="Arial" w:hAnsi="Arial" w:cs="Arial"/>
                      <w:color w:val="FF0000"/>
                      <w:sz w:val="16"/>
                      <w:szCs w:val="16"/>
                    </w:rPr>
                  </w:rPrChange>
                </w:rPr>
                <w:t>to</w:t>
              </w:r>
              <w:r w:rsidRPr="007246ED">
                <w:rPr>
                  <w:rFonts w:ascii="Arial" w:eastAsia="Arial" w:hAnsi="Arial" w:cs="Arial"/>
                  <w:color w:val="000000" w:themeColor="text1"/>
                  <w:sz w:val="16"/>
                  <w:szCs w:val="16"/>
                  <w:rPrChange w:id="1504"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505" w:author="Stig Syndergaard" w:date="2023-04-13T14:03:00Z">
                    <w:rPr>
                      <w:rFonts w:ascii="Arial" w:hAnsi="Arial" w:cs="Arial"/>
                      <w:color w:val="FF0000"/>
                      <w:sz w:val="16"/>
                      <w:szCs w:val="16"/>
                    </w:rPr>
                  </w:rPrChange>
                </w:rPr>
                <w:t>Table</w:t>
              </w:r>
              <w:r w:rsidRPr="007246ED">
                <w:rPr>
                  <w:rFonts w:ascii="Arial" w:eastAsia="Arial" w:hAnsi="Arial" w:cs="Arial"/>
                  <w:color w:val="000000" w:themeColor="text1"/>
                  <w:sz w:val="16"/>
                  <w:szCs w:val="16"/>
                  <w:rPrChange w:id="1506" w:author="Stig Syndergaard" w:date="2023-04-13T14:03:00Z">
                    <w:rPr>
                      <w:rFonts w:ascii="Arial" w:eastAsia="Arial" w:hAnsi="Arial" w:cs="Arial"/>
                      <w:color w:val="FF0000"/>
                      <w:sz w:val="16"/>
                      <w:szCs w:val="16"/>
                    </w:rPr>
                  </w:rPrChange>
                </w:rPr>
                <w:t xml:space="preserve"> </w:t>
              </w:r>
              <w:r w:rsidRPr="007246ED">
                <w:rPr>
                  <w:rFonts w:ascii="Arial" w:hAnsi="Arial" w:cs="Arial"/>
                  <w:color w:val="000000" w:themeColor="text1"/>
                  <w:sz w:val="16"/>
                  <w:szCs w:val="16"/>
                  <w:rPrChange w:id="1507" w:author="Stig Syndergaard" w:date="2023-04-13T14:03:00Z">
                    <w:rPr>
                      <w:rFonts w:ascii="Arial" w:hAnsi="Arial" w:cs="Arial"/>
                      <w:color w:val="FF0000"/>
                      <w:sz w:val="16"/>
                      <w:szCs w:val="16"/>
                    </w:rPr>
                  </w:rPrChange>
                </w:rPr>
                <w:t>B</w:t>
              </w:r>
            </w:ins>
          </w:p>
        </w:tc>
        <w:tc>
          <w:tcPr>
            <w:tcW w:w="1013" w:type="dxa"/>
            <w:shd w:val="clear" w:color="auto" w:fill="F3F3F3"/>
            <w:tcMar>
              <w:top w:w="0" w:type="dxa"/>
              <w:left w:w="108" w:type="dxa"/>
              <w:bottom w:w="0" w:type="dxa"/>
              <w:right w:w="108" w:type="dxa"/>
            </w:tcMar>
          </w:tcPr>
          <w:p w14:paraId="5B51C0CF" w14:textId="77777777" w:rsidR="00506C66" w:rsidRPr="007246ED" w:rsidRDefault="00506C66" w:rsidP="00A761FC">
            <w:pPr>
              <w:pStyle w:val="Standard"/>
              <w:snapToGrid w:val="0"/>
              <w:jc w:val="center"/>
              <w:rPr>
                <w:ins w:id="1508" w:author="Stig Syndergaard" w:date="2023-04-13T14:02:00Z"/>
                <w:rFonts w:ascii="Arial" w:hAnsi="Arial" w:cs="Arial"/>
                <w:b/>
                <w:color w:val="000000" w:themeColor="text1"/>
                <w:sz w:val="16"/>
                <w:szCs w:val="16"/>
                <w:rPrChange w:id="1509" w:author="Stig Syndergaard" w:date="2023-04-13T14:03:00Z">
                  <w:rPr>
                    <w:ins w:id="1510" w:author="Stig Syndergaard" w:date="2023-04-13T14:02:00Z"/>
                    <w:rFonts w:ascii="Arial" w:hAnsi="Arial" w:cs="Arial"/>
                    <w:b/>
                    <w:color w:val="FF0000"/>
                    <w:sz w:val="16"/>
                    <w:szCs w:val="16"/>
                  </w:rPr>
                </w:rPrChange>
              </w:rPr>
            </w:pPr>
            <w:ins w:id="1511" w:author="Stig Syndergaard" w:date="2023-04-13T14:02:00Z">
              <w:r w:rsidRPr="007246ED">
                <w:rPr>
                  <w:rFonts w:ascii="Arial" w:hAnsi="Arial" w:cs="Arial"/>
                  <w:b/>
                  <w:color w:val="000000" w:themeColor="text1"/>
                  <w:sz w:val="16"/>
                  <w:szCs w:val="16"/>
                  <w:rPrChange w:id="1512" w:author="Stig Syndergaard" w:date="2023-04-13T14:03:00Z">
                    <w:rPr>
                      <w:rFonts w:ascii="Arial" w:hAnsi="Arial" w:cs="Arial"/>
                      <w:b/>
                      <w:color w:val="FF0000"/>
                      <w:sz w:val="16"/>
                      <w:szCs w:val="16"/>
                    </w:rPr>
                  </w:rPrChange>
                </w:rPr>
                <w:t>2</w:t>
              </w:r>
              <w:r w:rsidRPr="007246ED">
                <w:rPr>
                  <w:rFonts w:ascii="Arial" w:eastAsia="Arial" w:hAnsi="Arial" w:cs="Arial"/>
                  <w:b/>
                  <w:color w:val="000000" w:themeColor="text1"/>
                  <w:sz w:val="16"/>
                  <w:szCs w:val="16"/>
                  <w:rPrChange w:id="1513"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514" w:author="Stig Syndergaard" w:date="2023-04-13T14:03:00Z">
                    <w:rPr>
                      <w:rFonts w:ascii="Arial" w:hAnsi="Arial" w:cs="Arial"/>
                      <w:b/>
                      <w:color w:val="FF0000"/>
                      <w:sz w:val="16"/>
                      <w:szCs w:val="16"/>
                    </w:rPr>
                  </w:rPrChange>
                </w:rPr>
                <w:t>02</w:t>
              </w:r>
              <w:r w:rsidRPr="007246ED">
                <w:rPr>
                  <w:rFonts w:ascii="Arial" w:eastAsia="Arial" w:hAnsi="Arial" w:cs="Arial"/>
                  <w:b/>
                  <w:color w:val="000000" w:themeColor="text1"/>
                  <w:sz w:val="16"/>
                  <w:szCs w:val="16"/>
                  <w:rPrChange w:id="1515" w:author="Stig Syndergaard" w:date="2023-04-13T14:03:00Z">
                    <w:rPr>
                      <w:rFonts w:ascii="Arial" w:eastAsia="Arial" w:hAnsi="Arial" w:cs="Arial"/>
                      <w:b/>
                      <w:color w:val="FF0000"/>
                      <w:sz w:val="16"/>
                      <w:szCs w:val="16"/>
                    </w:rPr>
                  </w:rPrChange>
                </w:rPr>
                <w:t xml:space="preserve"> </w:t>
              </w:r>
              <w:r w:rsidRPr="007246ED">
                <w:rPr>
                  <w:rFonts w:ascii="Arial" w:hAnsi="Arial" w:cs="Arial"/>
                  <w:b/>
                  <w:color w:val="000000" w:themeColor="text1"/>
                  <w:sz w:val="16"/>
                  <w:szCs w:val="16"/>
                  <w:rPrChange w:id="1516" w:author="Stig Syndergaard" w:date="2023-04-13T14:03:00Z">
                    <w:rPr>
                      <w:rFonts w:ascii="Arial" w:hAnsi="Arial" w:cs="Arial"/>
                      <w:b/>
                      <w:color w:val="FF0000"/>
                      <w:sz w:val="16"/>
                      <w:szCs w:val="16"/>
                    </w:rPr>
                  </w:rPrChange>
                </w:rPr>
                <w:t>000</w:t>
              </w:r>
            </w:ins>
          </w:p>
        </w:tc>
        <w:tc>
          <w:tcPr>
            <w:tcW w:w="845" w:type="dxa"/>
            <w:shd w:val="clear" w:color="auto" w:fill="F3F3F3"/>
            <w:tcMar>
              <w:top w:w="0" w:type="dxa"/>
              <w:left w:w="108" w:type="dxa"/>
              <w:bottom w:w="0" w:type="dxa"/>
              <w:right w:w="108" w:type="dxa"/>
            </w:tcMar>
          </w:tcPr>
          <w:p w14:paraId="6A5EBCB5" w14:textId="77777777" w:rsidR="00506C66" w:rsidRPr="007246ED" w:rsidRDefault="00506C66" w:rsidP="00A761FC">
            <w:pPr>
              <w:pStyle w:val="Standard"/>
              <w:snapToGrid w:val="0"/>
              <w:jc w:val="right"/>
              <w:rPr>
                <w:ins w:id="1517" w:author="Stig Syndergaard" w:date="2023-04-13T14:02:00Z"/>
                <w:rFonts w:ascii="Arial" w:hAnsi="Arial" w:cs="Arial"/>
                <w:color w:val="000000" w:themeColor="text1"/>
                <w:sz w:val="16"/>
                <w:szCs w:val="16"/>
                <w:rPrChange w:id="1518" w:author="Stig Syndergaard" w:date="2023-04-13T14:03:00Z">
                  <w:rPr>
                    <w:ins w:id="1519" w:author="Stig Syndergaard" w:date="2023-04-13T14:02:00Z"/>
                    <w:rFonts w:ascii="Arial" w:hAnsi="Arial" w:cs="Arial"/>
                    <w:color w:val="FF0000"/>
                    <w:sz w:val="16"/>
                    <w:szCs w:val="16"/>
                  </w:rPr>
                </w:rPrChange>
              </w:rPr>
            </w:pPr>
          </w:p>
        </w:tc>
        <w:tc>
          <w:tcPr>
            <w:tcW w:w="1265" w:type="dxa"/>
            <w:shd w:val="clear" w:color="auto" w:fill="F3F3F3"/>
            <w:tcMar>
              <w:top w:w="0" w:type="dxa"/>
              <w:left w:w="108" w:type="dxa"/>
              <w:bottom w:w="0" w:type="dxa"/>
              <w:right w:w="108" w:type="dxa"/>
            </w:tcMar>
          </w:tcPr>
          <w:p w14:paraId="4F7A6117" w14:textId="77777777" w:rsidR="00506C66" w:rsidRPr="007246ED" w:rsidRDefault="00506C66" w:rsidP="00A761FC">
            <w:pPr>
              <w:pStyle w:val="Standard"/>
              <w:snapToGrid w:val="0"/>
              <w:jc w:val="right"/>
              <w:rPr>
                <w:ins w:id="1520" w:author="Stig Syndergaard" w:date="2023-04-13T14:02:00Z"/>
                <w:rFonts w:ascii="Arial" w:hAnsi="Arial" w:cs="Arial"/>
                <w:color w:val="000000" w:themeColor="text1"/>
                <w:sz w:val="16"/>
                <w:szCs w:val="16"/>
                <w:rPrChange w:id="1521" w:author="Stig Syndergaard" w:date="2023-04-13T14:03:00Z">
                  <w:rPr>
                    <w:ins w:id="1522" w:author="Stig Syndergaard" w:date="2023-04-13T14:02:00Z"/>
                    <w:rFonts w:ascii="Arial" w:hAnsi="Arial" w:cs="Arial"/>
                    <w:color w:val="FF0000"/>
                    <w:sz w:val="16"/>
                    <w:szCs w:val="16"/>
                  </w:rPr>
                </w:rPrChange>
              </w:rPr>
            </w:pPr>
          </w:p>
        </w:tc>
        <w:tc>
          <w:tcPr>
            <w:tcW w:w="887" w:type="dxa"/>
            <w:shd w:val="clear" w:color="auto" w:fill="F3F3F3"/>
            <w:tcMar>
              <w:top w:w="0" w:type="dxa"/>
              <w:left w:w="108" w:type="dxa"/>
              <w:bottom w:w="0" w:type="dxa"/>
              <w:right w:w="108" w:type="dxa"/>
            </w:tcMar>
          </w:tcPr>
          <w:p w14:paraId="24EB9A6E" w14:textId="77777777" w:rsidR="00506C66" w:rsidRPr="007246ED" w:rsidRDefault="00506C66" w:rsidP="00A761FC">
            <w:pPr>
              <w:pStyle w:val="Standard"/>
              <w:snapToGrid w:val="0"/>
              <w:jc w:val="right"/>
              <w:rPr>
                <w:ins w:id="1523" w:author="Stig Syndergaard" w:date="2023-04-13T14:02:00Z"/>
                <w:rFonts w:ascii="Arial" w:hAnsi="Arial" w:cs="Arial"/>
                <w:color w:val="000000" w:themeColor="text1"/>
                <w:sz w:val="16"/>
                <w:szCs w:val="16"/>
                <w:rPrChange w:id="1524" w:author="Stig Syndergaard" w:date="2023-04-13T14:03:00Z">
                  <w:rPr>
                    <w:ins w:id="1525" w:author="Stig Syndergaard" w:date="2023-04-13T14:02:00Z"/>
                    <w:rFonts w:ascii="Arial" w:hAnsi="Arial" w:cs="Arial"/>
                    <w:color w:val="FF0000"/>
                    <w:sz w:val="16"/>
                    <w:szCs w:val="16"/>
                  </w:rPr>
                </w:rPrChange>
              </w:rPr>
            </w:pPr>
          </w:p>
        </w:tc>
        <w:tc>
          <w:tcPr>
            <w:tcW w:w="1063" w:type="dxa"/>
            <w:shd w:val="clear" w:color="auto" w:fill="F3F3F3"/>
            <w:tcMar>
              <w:top w:w="0" w:type="dxa"/>
              <w:left w:w="108" w:type="dxa"/>
              <w:bottom w:w="0" w:type="dxa"/>
              <w:right w:w="108" w:type="dxa"/>
            </w:tcMar>
          </w:tcPr>
          <w:p w14:paraId="7D903716" w14:textId="77777777" w:rsidR="00506C66" w:rsidRPr="007246ED" w:rsidRDefault="00506C66" w:rsidP="00A761FC">
            <w:pPr>
              <w:pStyle w:val="Standard"/>
              <w:snapToGrid w:val="0"/>
              <w:rPr>
                <w:ins w:id="1526" w:author="Stig Syndergaard" w:date="2023-04-13T14:02:00Z"/>
                <w:rFonts w:ascii="Arial" w:hAnsi="Arial" w:cs="Arial"/>
                <w:color w:val="000000" w:themeColor="text1"/>
                <w:sz w:val="16"/>
                <w:szCs w:val="16"/>
                <w:rPrChange w:id="1527" w:author="Stig Syndergaard" w:date="2023-04-13T14:03:00Z">
                  <w:rPr>
                    <w:ins w:id="1528" w:author="Stig Syndergaard" w:date="2023-04-13T14:02:00Z"/>
                    <w:rFonts w:ascii="Arial" w:hAnsi="Arial" w:cs="Arial"/>
                    <w:color w:val="FF0000"/>
                    <w:sz w:val="16"/>
                    <w:szCs w:val="16"/>
                  </w:rPr>
                </w:rPrChange>
              </w:rPr>
            </w:pPr>
          </w:p>
        </w:tc>
        <w:tc>
          <w:tcPr>
            <w:tcW w:w="2481" w:type="dxa"/>
            <w:shd w:val="clear" w:color="auto" w:fill="F3F3F3"/>
            <w:tcMar>
              <w:top w:w="0" w:type="dxa"/>
              <w:left w:w="108" w:type="dxa"/>
              <w:bottom w:w="0" w:type="dxa"/>
              <w:right w:w="108" w:type="dxa"/>
            </w:tcMar>
          </w:tcPr>
          <w:p w14:paraId="209E51FD" w14:textId="77777777" w:rsidR="00506C66" w:rsidRPr="007246ED" w:rsidRDefault="00506C66" w:rsidP="00A761FC">
            <w:pPr>
              <w:pStyle w:val="Standard"/>
              <w:snapToGrid w:val="0"/>
              <w:rPr>
                <w:ins w:id="1529" w:author="Stig Syndergaard" w:date="2023-04-13T14:02:00Z"/>
                <w:rFonts w:ascii="Arial" w:hAnsi="Arial" w:cs="Arial"/>
                <w:color w:val="000000" w:themeColor="text1"/>
                <w:sz w:val="16"/>
                <w:szCs w:val="16"/>
                <w:rPrChange w:id="1530" w:author="Stig Syndergaard" w:date="2023-04-13T14:03:00Z">
                  <w:rPr>
                    <w:ins w:id="1531" w:author="Stig Syndergaard" w:date="2023-04-13T14:02:00Z"/>
                    <w:rFonts w:ascii="Arial" w:hAnsi="Arial" w:cs="Arial"/>
                    <w:color w:val="FF0000"/>
                    <w:sz w:val="16"/>
                    <w:szCs w:val="16"/>
                  </w:rPr>
                </w:rPrChange>
              </w:rPr>
            </w:pPr>
          </w:p>
        </w:tc>
      </w:tr>
      <w:tr w:rsidR="009B0C63" w:rsidDel="00506C66" w14:paraId="76809562" w14:textId="4EE870F2">
        <w:trPr>
          <w:cantSplit/>
          <w:jc w:val="center"/>
          <w:del w:id="1532" w:author="Stig Syndergaard" w:date="2023-04-13T14:02:00Z"/>
        </w:trPr>
        <w:tc>
          <w:tcPr>
            <w:tcW w:w="709" w:type="dxa"/>
            <w:shd w:val="clear" w:color="auto" w:fill="F3F3F3"/>
            <w:tcMar>
              <w:top w:w="0" w:type="dxa"/>
              <w:left w:w="108" w:type="dxa"/>
              <w:bottom w:w="0" w:type="dxa"/>
              <w:right w:w="108" w:type="dxa"/>
            </w:tcMar>
          </w:tcPr>
          <w:p w14:paraId="7680955A" w14:textId="0E6B7509" w:rsidR="009B0C63" w:rsidDel="00506C66" w:rsidRDefault="009B0C63" w:rsidP="009B0C63">
            <w:pPr>
              <w:pStyle w:val="Standard"/>
              <w:snapToGrid w:val="0"/>
              <w:jc w:val="right"/>
              <w:rPr>
                <w:del w:id="1533" w:author="Stig Syndergaard" w:date="2023-04-13T14:02:00Z"/>
                <w:rFonts w:ascii="Arial" w:hAnsi="Arial" w:cs="Arial"/>
                <w:sz w:val="16"/>
                <w:szCs w:val="16"/>
              </w:rPr>
            </w:pPr>
            <w:del w:id="1534" w:author="Stig Syndergaard" w:date="2023-04-13T14:02:00Z">
              <w:r w:rsidDel="00506C66">
                <w:rPr>
                  <w:rFonts w:ascii="Arial" w:hAnsi="Arial" w:cs="Arial"/>
                  <w:sz w:val="16"/>
                  <w:szCs w:val="16"/>
                </w:rPr>
                <w:delText>43</w:delText>
              </w:r>
            </w:del>
          </w:p>
        </w:tc>
        <w:tc>
          <w:tcPr>
            <w:tcW w:w="2085" w:type="dxa"/>
            <w:shd w:val="clear" w:color="auto" w:fill="F3F3F3"/>
            <w:tcMar>
              <w:top w:w="0" w:type="dxa"/>
              <w:left w:w="108" w:type="dxa"/>
              <w:bottom w:w="0" w:type="dxa"/>
              <w:right w:w="108" w:type="dxa"/>
            </w:tcMar>
          </w:tcPr>
          <w:p w14:paraId="7680955B" w14:textId="20E75C05" w:rsidR="009B0C63" w:rsidDel="00506C66" w:rsidRDefault="009B0C63" w:rsidP="009B0C63">
            <w:pPr>
              <w:pStyle w:val="Standard"/>
              <w:snapToGrid w:val="0"/>
              <w:rPr>
                <w:del w:id="1535" w:author="Stig Syndergaard" w:date="2023-04-13T14:02:00Z"/>
                <w:rFonts w:ascii="Arial" w:hAnsi="Arial" w:cs="Arial"/>
                <w:b/>
                <w:sz w:val="16"/>
                <w:szCs w:val="16"/>
              </w:rPr>
            </w:pPr>
            <w:del w:id="1536" w:author="Stig Syndergaard" w:date="2023-04-13T14:02:00Z">
              <w:r w:rsidDel="00506C66">
                <w:rPr>
                  <w:rFonts w:ascii="Arial" w:hAnsi="Arial" w:cs="Arial"/>
                  <w:b/>
                  <w:sz w:val="16"/>
                  <w:szCs w:val="16"/>
                </w:rPr>
                <w:delText>Mean</w:delText>
              </w:r>
              <w:r w:rsidDel="00506C66">
                <w:rPr>
                  <w:rFonts w:ascii="Arial" w:eastAsia="Arial" w:hAnsi="Arial" w:cs="Arial"/>
                  <w:b/>
                  <w:sz w:val="16"/>
                  <w:szCs w:val="16"/>
                </w:rPr>
                <w:delText xml:space="preserve"> </w:delText>
              </w:r>
              <w:r w:rsidDel="00506C66">
                <w:rPr>
                  <w:rFonts w:ascii="Arial" w:hAnsi="Arial" w:cs="Arial"/>
                  <w:b/>
                  <w:sz w:val="16"/>
                  <w:szCs w:val="16"/>
                </w:rPr>
                <w:delText>Frequency</w:delText>
              </w:r>
            </w:del>
          </w:p>
        </w:tc>
        <w:tc>
          <w:tcPr>
            <w:tcW w:w="1013" w:type="dxa"/>
            <w:shd w:val="clear" w:color="auto" w:fill="F3F3F3"/>
            <w:tcMar>
              <w:top w:w="0" w:type="dxa"/>
              <w:left w:w="108" w:type="dxa"/>
              <w:bottom w:w="0" w:type="dxa"/>
              <w:right w:w="108" w:type="dxa"/>
            </w:tcMar>
          </w:tcPr>
          <w:p w14:paraId="7680955C" w14:textId="1F03E089" w:rsidR="009B0C63" w:rsidDel="00506C66" w:rsidRDefault="009B0C63" w:rsidP="009B0C63">
            <w:pPr>
              <w:pStyle w:val="Standard"/>
              <w:snapToGrid w:val="0"/>
              <w:jc w:val="center"/>
              <w:rPr>
                <w:del w:id="1537" w:author="Stig Syndergaard" w:date="2023-04-13T14:02:00Z"/>
                <w:rFonts w:ascii="Arial" w:hAnsi="Arial" w:cs="Arial"/>
                <w:b/>
                <w:sz w:val="16"/>
                <w:szCs w:val="16"/>
              </w:rPr>
            </w:pPr>
            <w:del w:id="1538" w:author="Stig Syndergaard" w:date="2023-04-13T14:02:00Z">
              <w:r w:rsidDel="00506C66">
                <w:rPr>
                  <w:rFonts w:ascii="Arial" w:hAnsi="Arial" w:cs="Arial"/>
                  <w:b/>
                  <w:sz w:val="16"/>
                  <w:szCs w:val="16"/>
                </w:rPr>
                <w:delText>0</w:delText>
              </w:r>
              <w:r w:rsidDel="00506C66">
                <w:rPr>
                  <w:rFonts w:ascii="Arial" w:eastAsia="Arial" w:hAnsi="Arial" w:cs="Arial"/>
                  <w:b/>
                  <w:sz w:val="16"/>
                  <w:szCs w:val="16"/>
                </w:rPr>
                <w:delText xml:space="preserve"> </w:delText>
              </w:r>
              <w:r w:rsidDel="00506C66">
                <w:rPr>
                  <w:rFonts w:ascii="Arial" w:hAnsi="Arial" w:cs="Arial"/>
                  <w:b/>
                  <w:sz w:val="16"/>
                  <w:szCs w:val="16"/>
                </w:rPr>
                <w:delText>02</w:delText>
              </w:r>
              <w:r w:rsidDel="00506C66">
                <w:rPr>
                  <w:rFonts w:ascii="Arial" w:eastAsia="Arial" w:hAnsi="Arial" w:cs="Arial"/>
                  <w:b/>
                  <w:sz w:val="16"/>
                  <w:szCs w:val="16"/>
                </w:rPr>
                <w:delText xml:space="preserve"> </w:delText>
              </w:r>
              <w:r w:rsidDel="00506C66">
                <w:rPr>
                  <w:rFonts w:ascii="Arial" w:hAnsi="Arial" w:cs="Arial"/>
                  <w:b/>
                  <w:sz w:val="16"/>
                  <w:szCs w:val="16"/>
                </w:rPr>
                <w:delText>121</w:delText>
              </w:r>
            </w:del>
          </w:p>
        </w:tc>
        <w:tc>
          <w:tcPr>
            <w:tcW w:w="845" w:type="dxa"/>
            <w:shd w:val="clear" w:color="auto" w:fill="F3F3F3"/>
            <w:tcMar>
              <w:top w:w="0" w:type="dxa"/>
              <w:left w:w="108" w:type="dxa"/>
              <w:bottom w:w="0" w:type="dxa"/>
              <w:right w:w="108" w:type="dxa"/>
            </w:tcMar>
          </w:tcPr>
          <w:p w14:paraId="7680955D" w14:textId="4023DA35" w:rsidR="009B0C63" w:rsidDel="00506C66" w:rsidRDefault="009B0C63" w:rsidP="009B0C63">
            <w:pPr>
              <w:pStyle w:val="Standard"/>
              <w:snapToGrid w:val="0"/>
              <w:jc w:val="right"/>
              <w:rPr>
                <w:del w:id="1539" w:author="Stig Syndergaard" w:date="2023-04-13T14:02:00Z"/>
                <w:rFonts w:ascii="Arial" w:hAnsi="Arial" w:cs="Arial"/>
                <w:sz w:val="16"/>
                <w:szCs w:val="16"/>
              </w:rPr>
            </w:pPr>
            <w:del w:id="1540" w:author="Stig Syndergaard" w:date="2023-04-13T14:02:00Z">
              <w:r w:rsidDel="00506C66">
                <w:rPr>
                  <w:rFonts w:ascii="Arial" w:hAnsi="Arial" w:cs="Arial"/>
                  <w:sz w:val="16"/>
                  <w:szCs w:val="16"/>
                </w:rPr>
                <w:delText>-8</w:delText>
              </w:r>
            </w:del>
          </w:p>
        </w:tc>
        <w:tc>
          <w:tcPr>
            <w:tcW w:w="1265" w:type="dxa"/>
            <w:shd w:val="clear" w:color="auto" w:fill="F3F3F3"/>
            <w:tcMar>
              <w:top w:w="0" w:type="dxa"/>
              <w:left w:w="108" w:type="dxa"/>
              <w:bottom w:w="0" w:type="dxa"/>
              <w:right w:w="108" w:type="dxa"/>
            </w:tcMar>
          </w:tcPr>
          <w:p w14:paraId="7680955E" w14:textId="01EF525C" w:rsidR="009B0C63" w:rsidDel="00506C66" w:rsidRDefault="009B0C63" w:rsidP="009B0C63">
            <w:pPr>
              <w:pStyle w:val="Standard"/>
              <w:snapToGrid w:val="0"/>
              <w:jc w:val="right"/>
              <w:rPr>
                <w:del w:id="1541" w:author="Stig Syndergaard" w:date="2023-04-13T14:02:00Z"/>
                <w:rFonts w:ascii="Arial" w:hAnsi="Arial" w:cs="Arial"/>
                <w:sz w:val="16"/>
                <w:szCs w:val="16"/>
              </w:rPr>
            </w:pPr>
            <w:del w:id="1542" w:author="Stig Syndergaard" w:date="2023-04-13T14:02:00Z">
              <w:r w:rsidDel="00506C66">
                <w:rPr>
                  <w:rFonts w:ascii="Arial" w:hAnsi="Arial" w:cs="Arial"/>
                  <w:sz w:val="16"/>
                  <w:szCs w:val="16"/>
                </w:rPr>
                <w:delText>0</w:delText>
              </w:r>
            </w:del>
          </w:p>
        </w:tc>
        <w:tc>
          <w:tcPr>
            <w:tcW w:w="887" w:type="dxa"/>
            <w:shd w:val="clear" w:color="auto" w:fill="F3F3F3"/>
            <w:tcMar>
              <w:top w:w="0" w:type="dxa"/>
              <w:left w:w="108" w:type="dxa"/>
              <w:bottom w:w="0" w:type="dxa"/>
              <w:right w:w="108" w:type="dxa"/>
            </w:tcMar>
          </w:tcPr>
          <w:p w14:paraId="7680955F" w14:textId="445673C6" w:rsidR="009B0C63" w:rsidDel="00506C66" w:rsidRDefault="009B0C63" w:rsidP="009B0C63">
            <w:pPr>
              <w:pStyle w:val="Standard"/>
              <w:snapToGrid w:val="0"/>
              <w:jc w:val="right"/>
              <w:rPr>
                <w:del w:id="1543" w:author="Stig Syndergaard" w:date="2023-04-13T14:02:00Z"/>
                <w:rFonts w:ascii="Arial" w:hAnsi="Arial" w:cs="Arial"/>
                <w:sz w:val="16"/>
                <w:szCs w:val="16"/>
              </w:rPr>
            </w:pPr>
            <w:commentRangeStart w:id="1544"/>
            <w:del w:id="1545" w:author="Stig Syndergaard" w:date="2023-04-13T14:02:00Z">
              <w:r w:rsidDel="00506C66">
                <w:rPr>
                  <w:rFonts w:ascii="Arial" w:hAnsi="Arial" w:cs="Arial"/>
                  <w:sz w:val="16"/>
                  <w:szCs w:val="16"/>
                </w:rPr>
                <w:delText>7</w:delText>
              </w:r>
            </w:del>
            <w:ins w:id="1546" w:author="Bowler, Neill" w:date="2022-09-30T16:50:00Z">
              <w:del w:id="1547" w:author="Stig Syndergaard" w:date="2023-04-13T14:02:00Z">
                <w:r w:rsidDel="00506C66">
                  <w:rPr>
                    <w:rFonts w:ascii="Arial" w:hAnsi="Arial" w:cs="Arial"/>
                    <w:sz w:val="16"/>
                    <w:szCs w:val="16"/>
                  </w:rPr>
                  <w:delText>16</w:delText>
                </w:r>
              </w:del>
            </w:ins>
            <w:commentRangeEnd w:id="1544"/>
            <w:del w:id="1548" w:author="Stig Syndergaard" w:date="2023-04-13T14:02:00Z">
              <w:r w:rsidDel="00506C66">
                <w:rPr>
                  <w:rStyle w:val="CommentReference"/>
                </w:rPr>
                <w:commentReference w:id="1544"/>
              </w:r>
            </w:del>
          </w:p>
        </w:tc>
        <w:tc>
          <w:tcPr>
            <w:tcW w:w="1063" w:type="dxa"/>
            <w:shd w:val="clear" w:color="auto" w:fill="F3F3F3"/>
            <w:tcMar>
              <w:top w:w="0" w:type="dxa"/>
              <w:left w:w="108" w:type="dxa"/>
              <w:bottom w:w="0" w:type="dxa"/>
              <w:right w:w="108" w:type="dxa"/>
            </w:tcMar>
          </w:tcPr>
          <w:p w14:paraId="76809560" w14:textId="0ECEEE03" w:rsidR="009B0C63" w:rsidDel="00506C66" w:rsidRDefault="009B0C63" w:rsidP="009B0C63">
            <w:pPr>
              <w:pStyle w:val="Standard"/>
              <w:snapToGrid w:val="0"/>
              <w:rPr>
                <w:del w:id="1549" w:author="Stig Syndergaard" w:date="2023-04-13T14:02:00Z"/>
                <w:rFonts w:ascii="Arial" w:hAnsi="Arial" w:cs="Arial"/>
                <w:sz w:val="16"/>
                <w:szCs w:val="16"/>
              </w:rPr>
            </w:pPr>
            <w:del w:id="1550" w:author="Stig Syndergaard" w:date="2023-04-13T14:02:00Z">
              <w:r w:rsidDel="00506C66">
                <w:rPr>
                  <w:rFonts w:ascii="Arial" w:hAnsi="Arial" w:cs="Arial"/>
                  <w:sz w:val="16"/>
                  <w:szCs w:val="16"/>
                </w:rPr>
                <w:delText>Hz</w:delText>
              </w:r>
            </w:del>
          </w:p>
        </w:tc>
        <w:tc>
          <w:tcPr>
            <w:tcW w:w="2481" w:type="dxa"/>
            <w:shd w:val="clear" w:color="auto" w:fill="F3F3F3"/>
            <w:tcMar>
              <w:top w:w="0" w:type="dxa"/>
              <w:left w:w="108" w:type="dxa"/>
              <w:bottom w:w="0" w:type="dxa"/>
              <w:right w:w="108" w:type="dxa"/>
            </w:tcMar>
          </w:tcPr>
          <w:p w14:paraId="76809561" w14:textId="5B8D1842" w:rsidR="009B0C63" w:rsidDel="00506C66" w:rsidRDefault="009B0C63" w:rsidP="009B0C63">
            <w:pPr>
              <w:pStyle w:val="Standard"/>
              <w:snapToGrid w:val="0"/>
              <w:rPr>
                <w:del w:id="1551" w:author="Stig Syndergaard" w:date="2023-04-13T14:02:00Z"/>
                <w:rFonts w:ascii="Arial" w:hAnsi="Arial" w:cs="Arial"/>
                <w:sz w:val="16"/>
                <w:szCs w:val="16"/>
              </w:rPr>
            </w:pPr>
            <w:del w:id="1552" w:author="Stig Syndergaard" w:date="2023-04-13T14:02:00Z">
              <w:r w:rsidDel="00506C66">
                <w:rPr>
                  <w:rFonts w:ascii="Arial" w:hAnsi="Arial" w:cs="Arial"/>
                  <w:sz w:val="16"/>
                  <w:szCs w:val="16"/>
                </w:rPr>
                <w:delText>E.g.</w:delText>
              </w:r>
              <w:r w:rsidDel="00506C66">
                <w:rPr>
                  <w:rFonts w:ascii="Arial" w:eastAsia="Arial" w:hAnsi="Arial" w:cs="Arial"/>
                  <w:sz w:val="16"/>
                  <w:szCs w:val="16"/>
                </w:rPr>
                <w:delText xml:space="preserve"> </w:delText>
              </w:r>
              <w:r w:rsidDel="00506C66">
                <w:rPr>
                  <w:rFonts w:ascii="Arial" w:hAnsi="Arial" w:cs="Arial"/>
                  <w:sz w:val="16"/>
                  <w:szCs w:val="16"/>
                </w:rPr>
                <w:delText>L1</w:delText>
              </w:r>
              <w:r w:rsidDel="00506C66">
                <w:rPr>
                  <w:rFonts w:ascii="Arial" w:eastAsia="Arial" w:hAnsi="Arial" w:cs="Arial"/>
                  <w:sz w:val="16"/>
                  <w:szCs w:val="16"/>
                </w:rPr>
                <w:delText xml:space="preserve"> </w:delText>
              </w:r>
              <w:r w:rsidDel="00506C66">
                <w:rPr>
                  <w:rFonts w:ascii="Arial" w:hAnsi="Arial" w:cs="Arial"/>
                  <w:sz w:val="16"/>
                  <w:szCs w:val="16"/>
                </w:rPr>
                <w:delText>=</w:delText>
              </w:r>
              <w:r w:rsidDel="00506C66">
                <w:rPr>
                  <w:rFonts w:ascii="Arial" w:eastAsia="Arial" w:hAnsi="Arial" w:cs="Arial"/>
                  <w:sz w:val="16"/>
                  <w:szCs w:val="16"/>
                </w:rPr>
                <w:delText xml:space="preserve"> </w:delText>
              </w:r>
              <w:r w:rsidDel="00506C66">
                <w:rPr>
                  <w:rFonts w:ascii="Arial" w:hAnsi="Arial" w:cs="Arial"/>
                  <w:sz w:val="16"/>
                  <w:szCs w:val="16"/>
                </w:rPr>
                <w:delText>1.5</w:delText>
              </w:r>
              <w:r w:rsidDel="00506C66">
                <w:rPr>
                  <w:rFonts w:ascii="Arial" w:eastAsia="Arial" w:hAnsi="Arial" w:cs="Arial"/>
                  <w:sz w:val="16"/>
                  <w:szCs w:val="16"/>
                </w:rPr>
                <w:delText xml:space="preserve"> </w:delText>
              </w:r>
              <w:r w:rsidDel="00506C66">
                <w:rPr>
                  <w:rFonts w:ascii="Arial" w:hAnsi="Arial" w:cs="Arial"/>
                  <w:sz w:val="16"/>
                  <w:szCs w:val="16"/>
                </w:rPr>
                <w:delText>GHz,</w:delText>
              </w:r>
              <w:r w:rsidDel="00506C66">
                <w:rPr>
                  <w:rFonts w:ascii="Arial" w:eastAsia="Arial" w:hAnsi="Arial" w:cs="Arial"/>
                  <w:sz w:val="16"/>
                  <w:szCs w:val="16"/>
                </w:rPr>
                <w:delText xml:space="preserve"> </w:delText>
              </w:r>
              <w:r w:rsidDel="00506C66">
                <w:rPr>
                  <w:rFonts w:ascii="Arial" w:hAnsi="Arial" w:cs="Arial"/>
                  <w:sz w:val="16"/>
                  <w:szCs w:val="16"/>
                </w:rPr>
                <w:delText>L2</w:delText>
              </w:r>
              <w:r w:rsidDel="00506C66">
                <w:rPr>
                  <w:rFonts w:ascii="Arial" w:eastAsia="Arial" w:hAnsi="Arial" w:cs="Arial"/>
                  <w:sz w:val="16"/>
                  <w:szCs w:val="16"/>
                </w:rPr>
                <w:delText xml:space="preserve"> </w:delText>
              </w:r>
              <w:r w:rsidDel="00506C66">
                <w:rPr>
                  <w:rFonts w:ascii="Arial" w:hAnsi="Arial" w:cs="Arial"/>
                  <w:sz w:val="16"/>
                  <w:szCs w:val="16"/>
                </w:rPr>
                <w:delText>=</w:delText>
              </w:r>
              <w:r w:rsidDel="00506C66">
                <w:rPr>
                  <w:rFonts w:ascii="Arial" w:eastAsia="Arial" w:hAnsi="Arial" w:cs="Arial"/>
                  <w:sz w:val="16"/>
                  <w:szCs w:val="16"/>
                </w:rPr>
                <w:delText xml:space="preserve"> </w:delText>
              </w:r>
              <w:r w:rsidDel="00506C66">
                <w:rPr>
                  <w:rFonts w:ascii="Arial" w:hAnsi="Arial" w:cs="Arial"/>
                  <w:sz w:val="16"/>
                  <w:szCs w:val="16"/>
                </w:rPr>
                <w:delText>1.2</w:delText>
              </w:r>
              <w:r w:rsidDel="00506C66">
                <w:rPr>
                  <w:rFonts w:ascii="Arial" w:eastAsia="Arial" w:hAnsi="Arial" w:cs="Arial"/>
                  <w:sz w:val="16"/>
                  <w:szCs w:val="16"/>
                </w:rPr>
                <w:delText xml:space="preserve"> </w:delText>
              </w:r>
              <w:r w:rsidDel="00506C66">
                <w:rPr>
                  <w:rFonts w:ascii="Arial" w:hAnsi="Arial" w:cs="Arial"/>
                  <w:sz w:val="16"/>
                  <w:szCs w:val="16"/>
                </w:rPr>
                <w:delText>GHz,</w:delText>
              </w:r>
              <w:r w:rsidDel="00506C66">
                <w:rPr>
                  <w:rFonts w:ascii="Arial" w:eastAsia="Arial" w:hAnsi="Arial" w:cs="Arial"/>
                  <w:sz w:val="16"/>
                  <w:szCs w:val="16"/>
                </w:rPr>
                <w:delText xml:space="preserve"> </w:delText>
              </w:r>
              <w:r w:rsidDel="00506C66">
                <w:rPr>
                  <w:rFonts w:ascii="Arial" w:hAnsi="Arial" w:cs="Arial"/>
                  <w:sz w:val="16"/>
                  <w:szCs w:val="16"/>
                </w:rPr>
                <w:delText>Corrected</w:delText>
              </w:r>
              <w:r w:rsidDel="00506C66">
                <w:rPr>
                  <w:rFonts w:ascii="Arial" w:eastAsia="Arial" w:hAnsi="Arial" w:cs="Arial"/>
                  <w:sz w:val="16"/>
                  <w:szCs w:val="16"/>
                </w:rPr>
                <w:delText xml:space="preserve"> </w:delText>
              </w:r>
              <w:r w:rsidDel="00506C66">
                <w:rPr>
                  <w:rFonts w:ascii="Arial" w:hAnsi="Arial" w:cs="Arial"/>
                  <w:sz w:val="16"/>
                  <w:szCs w:val="16"/>
                </w:rPr>
                <w:delText>=</w:delText>
              </w:r>
              <w:r w:rsidDel="00506C66">
                <w:rPr>
                  <w:rFonts w:ascii="Arial" w:eastAsia="Arial" w:hAnsi="Arial" w:cs="Arial"/>
                  <w:sz w:val="16"/>
                  <w:szCs w:val="16"/>
                </w:rPr>
                <w:delText xml:space="preserve"> </w:delText>
              </w:r>
              <w:r w:rsidDel="00506C66">
                <w:rPr>
                  <w:rFonts w:ascii="Arial" w:hAnsi="Arial" w:cs="Arial"/>
                  <w:sz w:val="16"/>
                  <w:szCs w:val="16"/>
                </w:rPr>
                <w:delText>0</w:delText>
              </w:r>
            </w:del>
          </w:p>
        </w:tc>
      </w:tr>
      <w:tr w:rsidR="009B0C63" w14:paraId="7680956C" w14:textId="77777777">
        <w:trPr>
          <w:cantSplit/>
          <w:trHeight w:val="213"/>
          <w:jc w:val="center"/>
        </w:trPr>
        <w:tc>
          <w:tcPr>
            <w:tcW w:w="709" w:type="dxa"/>
            <w:shd w:val="clear" w:color="auto" w:fill="E0E0E0"/>
            <w:tcMar>
              <w:top w:w="0" w:type="dxa"/>
              <w:left w:w="108" w:type="dxa"/>
              <w:bottom w:w="0" w:type="dxa"/>
              <w:right w:w="108" w:type="dxa"/>
            </w:tcMar>
          </w:tcPr>
          <w:p w14:paraId="768095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44</w:t>
            </w:r>
          </w:p>
        </w:tc>
        <w:tc>
          <w:tcPr>
            <w:tcW w:w="2085" w:type="dxa"/>
            <w:shd w:val="clear" w:color="auto" w:fill="E0E0E0"/>
            <w:tcMar>
              <w:top w:w="0" w:type="dxa"/>
              <w:left w:w="108" w:type="dxa"/>
              <w:bottom w:w="0" w:type="dxa"/>
              <w:right w:w="108" w:type="dxa"/>
            </w:tcMar>
          </w:tcPr>
          <w:p w14:paraId="76809564" w14:textId="77777777" w:rsidR="009B0C63" w:rsidRDefault="009B0C63" w:rsidP="009B0C63">
            <w:pPr>
              <w:pStyle w:val="Standard"/>
              <w:snapToGrid w:val="0"/>
            </w:pPr>
            <w:r>
              <w:rPr>
                <w:rFonts w:ascii="Arial" w:hAnsi="Arial" w:cs="Arial"/>
                <w:b/>
                <w:color w:val="0000FF"/>
                <w:sz w:val="16"/>
                <w:szCs w:val="16"/>
              </w:rPr>
              <w:t>Impact</w:t>
            </w:r>
            <w:r>
              <w:rPr>
                <w:rFonts w:ascii="Arial" w:eastAsia="Arial" w:hAnsi="Arial" w:cs="Arial"/>
                <w:b/>
                <w:color w:val="0000FF"/>
                <w:sz w:val="16"/>
                <w:szCs w:val="16"/>
              </w:rPr>
              <w:t xml:space="preserve"> </w:t>
            </w:r>
            <w:r>
              <w:rPr>
                <w:rFonts w:ascii="Arial" w:hAnsi="Arial" w:cs="Arial"/>
                <w:b/>
                <w:color w:val="0000FF"/>
                <w:sz w:val="16"/>
                <w:szCs w:val="16"/>
              </w:rPr>
              <w:t>Parameter</w:t>
            </w:r>
          </w:p>
        </w:tc>
        <w:tc>
          <w:tcPr>
            <w:tcW w:w="1013" w:type="dxa"/>
            <w:shd w:val="clear" w:color="auto" w:fill="E0E0E0"/>
            <w:tcMar>
              <w:top w:w="0" w:type="dxa"/>
              <w:left w:w="108" w:type="dxa"/>
              <w:bottom w:w="0" w:type="dxa"/>
              <w:right w:w="108" w:type="dxa"/>
            </w:tcMar>
          </w:tcPr>
          <w:p w14:paraId="76809565"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07</w:t>
            </w:r>
            <w:r>
              <w:rPr>
                <w:rFonts w:ascii="Arial" w:eastAsia="Arial" w:hAnsi="Arial" w:cs="Arial"/>
                <w:b/>
                <w:color w:val="0000FF"/>
                <w:sz w:val="16"/>
                <w:szCs w:val="16"/>
              </w:rPr>
              <w:t xml:space="preserve"> </w:t>
            </w:r>
            <w:r>
              <w:rPr>
                <w:rFonts w:ascii="Arial" w:hAnsi="Arial" w:cs="Arial"/>
                <w:b/>
                <w:color w:val="0000FF"/>
                <w:sz w:val="16"/>
                <w:szCs w:val="16"/>
              </w:rPr>
              <w:t>040</w:t>
            </w:r>
          </w:p>
        </w:tc>
        <w:tc>
          <w:tcPr>
            <w:tcW w:w="845" w:type="dxa"/>
            <w:shd w:val="clear" w:color="auto" w:fill="E0E0E0"/>
            <w:tcMar>
              <w:top w:w="0" w:type="dxa"/>
              <w:left w:w="108" w:type="dxa"/>
              <w:bottom w:w="0" w:type="dxa"/>
              <w:right w:w="108" w:type="dxa"/>
            </w:tcMar>
          </w:tcPr>
          <w:p w14:paraId="76809566"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E0E0E0"/>
            <w:tcMar>
              <w:top w:w="0" w:type="dxa"/>
              <w:left w:w="108" w:type="dxa"/>
              <w:bottom w:w="0" w:type="dxa"/>
              <w:right w:w="108" w:type="dxa"/>
            </w:tcMar>
          </w:tcPr>
          <w:p w14:paraId="7680956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E0E0E0"/>
            <w:tcMar>
              <w:top w:w="0" w:type="dxa"/>
              <w:left w:w="108" w:type="dxa"/>
              <w:bottom w:w="0" w:type="dxa"/>
              <w:right w:w="108" w:type="dxa"/>
            </w:tcMar>
          </w:tcPr>
          <w:p w14:paraId="7680956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E0E0E0"/>
            <w:tcMar>
              <w:top w:w="0" w:type="dxa"/>
              <w:left w:w="108" w:type="dxa"/>
              <w:bottom w:w="0" w:type="dxa"/>
              <w:right w:w="108" w:type="dxa"/>
            </w:tcMar>
          </w:tcPr>
          <w:p w14:paraId="76809569"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E0E0E0"/>
            <w:tcMar>
              <w:top w:w="0" w:type="dxa"/>
              <w:left w:w="108" w:type="dxa"/>
              <w:bottom w:w="0" w:type="dxa"/>
              <w:right w:w="108" w:type="dxa"/>
            </w:tcMar>
          </w:tcPr>
          <w:p w14:paraId="7680956A" w14:textId="77777777" w:rsidR="009B0C63" w:rsidRDefault="009B0C63" w:rsidP="009B0C63">
            <w:pPr>
              <w:pStyle w:val="Standard"/>
              <w:snapToGrid w:val="0"/>
            </w:pPr>
            <w:r>
              <w:rPr>
                <w:rFonts w:ascii="Arial" w:hAnsi="Arial" w:cs="Arial"/>
                <w:b/>
                <w:color w:val="0000FF"/>
                <w:sz w:val="16"/>
                <w:szCs w:val="16"/>
              </w:rPr>
              <w:t>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p w14:paraId="7680956B" w14:textId="77777777" w:rsidR="009B0C63" w:rsidRDefault="009B0C63" w:rsidP="009B0C63">
            <w:pPr>
              <w:pStyle w:val="Standard"/>
            </w:pPr>
            <w:r>
              <w:rPr>
                <w:rFonts w:ascii="Arial" w:hAnsi="Arial" w:cs="Arial"/>
                <w:b/>
                <w:color w:val="0000FF"/>
                <w:sz w:val="16"/>
                <w:szCs w:val="16"/>
              </w:rPr>
              <w:t>(distance</w:t>
            </w:r>
            <w:r>
              <w:rPr>
                <w:rFonts w:ascii="Arial" w:eastAsia="Arial" w:hAnsi="Arial" w:cs="Arial"/>
                <w:b/>
                <w:color w:val="0000FF"/>
                <w:sz w:val="16"/>
                <w:szCs w:val="16"/>
              </w:rPr>
              <w:t xml:space="preserve"> </w:t>
            </w:r>
            <w:r>
              <w:rPr>
                <w:rFonts w:ascii="Arial" w:hAnsi="Arial" w:cs="Arial"/>
                <w:b/>
                <w:color w:val="0000FF"/>
                <w:sz w:val="16"/>
                <w:szCs w:val="16"/>
              </w:rPr>
              <w:t>from</w:t>
            </w:r>
            <w:r>
              <w:rPr>
                <w:rFonts w:ascii="Arial" w:eastAsia="Arial" w:hAnsi="Arial" w:cs="Arial"/>
                <w:b/>
                <w:color w:val="0000FF"/>
                <w:sz w:val="16"/>
                <w:szCs w:val="16"/>
              </w:rPr>
              <w:t xml:space="preserve"> </w:t>
            </w:r>
            <w:r>
              <w:rPr>
                <w:rFonts w:ascii="Arial" w:hAnsi="Arial" w:cs="Arial"/>
                <w:b/>
                <w:color w:val="0000FF"/>
                <w:sz w:val="16"/>
                <w:szCs w:val="16"/>
              </w:rPr>
              <w:t>centre</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r>
      <w:tr w:rsidR="009B0C63" w14:paraId="76809575" w14:textId="77777777">
        <w:trPr>
          <w:cantSplit/>
          <w:jc w:val="center"/>
        </w:trPr>
        <w:tc>
          <w:tcPr>
            <w:tcW w:w="709" w:type="dxa"/>
            <w:shd w:val="clear" w:color="auto" w:fill="F3F3F3"/>
            <w:tcMar>
              <w:top w:w="0" w:type="dxa"/>
              <w:left w:w="108" w:type="dxa"/>
              <w:bottom w:w="0" w:type="dxa"/>
              <w:right w:w="108" w:type="dxa"/>
            </w:tcMar>
          </w:tcPr>
          <w:p w14:paraId="768095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45</w:t>
            </w:r>
          </w:p>
        </w:tc>
        <w:tc>
          <w:tcPr>
            <w:tcW w:w="2085" w:type="dxa"/>
            <w:shd w:val="clear" w:color="auto" w:fill="F3F3F3"/>
            <w:tcMar>
              <w:top w:w="0" w:type="dxa"/>
              <w:left w:w="108" w:type="dxa"/>
              <w:bottom w:w="0" w:type="dxa"/>
              <w:right w:w="108" w:type="dxa"/>
            </w:tcMar>
          </w:tcPr>
          <w:p w14:paraId="7680956E"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Bending</w:t>
            </w:r>
            <w:r>
              <w:rPr>
                <w:rFonts w:ascii="Arial" w:eastAsia="Arial" w:hAnsi="Arial" w:cs="Arial"/>
                <w:b/>
                <w:color w:val="0000FF"/>
                <w:sz w:val="16"/>
                <w:szCs w:val="16"/>
              </w:rPr>
              <w:t xml:space="preserve"> </w:t>
            </w:r>
            <w:r>
              <w:rPr>
                <w:rFonts w:ascii="Arial" w:hAnsi="Arial" w:cs="Arial"/>
                <w:b/>
                <w:color w:val="0000FF"/>
                <w:sz w:val="16"/>
                <w:szCs w:val="16"/>
              </w:rPr>
              <w:t>Angle</w:t>
            </w:r>
          </w:p>
        </w:tc>
        <w:tc>
          <w:tcPr>
            <w:tcW w:w="1013" w:type="dxa"/>
            <w:shd w:val="clear" w:color="auto" w:fill="F3F3F3"/>
            <w:tcMar>
              <w:top w:w="0" w:type="dxa"/>
              <w:left w:w="108" w:type="dxa"/>
              <w:bottom w:w="0" w:type="dxa"/>
              <w:right w:w="108" w:type="dxa"/>
            </w:tcMar>
          </w:tcPr>
          <w:p w14:paraId="7680956F"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037</w:t>
            </w:r>
          </w:p>
        </w:tc>
        <w:tc>
          <w:tcPr>
            <w:tcW w:w="845" w:type="dxa"/>
            <w:shd w:val="clear" w:color="auto" w:fill="F3F3F3"/>
            <w:tcMar>
              <w:top w:w="0" w:type="dxa"/>
              <w:left w:w="108" w:type="dxa"/>
              <w:bottom w:w="0" w:type="dxa"/>
              <w:right w:w="108" w:type="dxa"/>
            </w:tcMar>
          </w:tcPr>
          <w:p w14:paraId="7680957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F3F3F3"/>
            <w:tcMar>
              <w:top w:w="0" w:type="dxa"/>
              <w:left w:w="108" w:type="dxa"/>
              <w:bottom w:w="0" w:type="dxa"/>
              <w:right w:w="108" w:type="dxa"/>
            </w:tcMar>
          </w:tcPr>
          <w:p w14:paraId="76809571"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72"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23</w:t>
            </w:r>
          </w:p>
        </w:tc>
        <w:tc>
          <w:tcPr>
            <w:tcW w:w="1063" w:type="dxa"/>
            <w:shd w:val="clear" w:color="auto" w:fill="F3F3F3"/>
            <w:tcMar>
              <w:top w:w="0" w:type="dxa"/>
              <w:left w:w="108" w:type="dxa"/>
              <w:bottom w:w="0" w:type="dxa"/>
              <w:right w:w="108" w:type="dxa"/>
            </w:tcMar>
          </w:tcPr>
          <w:p w14:paraId="76809573"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F3F3F3"/>
            <w:tcMar>
              <w:top w:w="0" w:type="dxa"/>
              <w:left w:w="108" w:type="dxa"/>
              <w:bottom w:w="0" w:type="dxa"/>
              <w:right w:w="108" w:type="dxa"/>
            </w:tcMar>
          </w:tcPr>
          <w:p w14:paraId="76809574" w14:textId="77777777" w:rsidR="009B0C63" w:rsidRDefault="009B0C63" w:rsidP="009B0C63">
            <w:pPr>
              <w:pStyle w:val="Standard"/>
              <w:snapToGrid w:val="0"/>
            </w:pP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p>
        </w:tc>
      </w:tr>
      <w:tr w:rsidR="007246ED" w:rsidRPr="000A7684" w14:paraId="7C4D9103" w14:textId="77777777" w:rsidTr="00A761FC">
        <w:trPr>
          <w:cantSplit/>
          <w:jc w:val="center"/>
          <w:ins w:id="1553" w:author="Stig Syndergaard" w:date="2023-04-13T14:06:00Z"/>
        </w:trPr>
        <w:tc>
          <w:tcPr>
            <w:tcW w:w="709" w:type="dxa"/>
            <w:shd w:val="clear" w:color="auto" w:fill="E0E0E0"/>
            <w:tcMar>
              <w:top w:w="0" w:type="dxa"/>
              <w:left w:w="108" w:type="dxa"/>
              <w:bottom w:w="0" w:type="dxa"/>
              <w:right w:w="108" w:type="dxa"/>
            </w:tcMar>
          </w:tcPr>
          <w:p w14:paraId="42B499B8" w14:textId="77777777" w:rsidR="007246ED" w:rsidRDefault="007246ED" w:rsidP="00A761FC">
            <w:pPr>
              <w:pStyle w:val="Standard"/>
              <w:snapToGrid w:val="0"/>
              <w:jc w:val="right"/>
              <w:rPr>
                <w:ins w:id="1554" w:author="Stig Syndergaard" w:date="2023-04-13T14:06:00Z"/>
                <w:rFonts w:ascii="Arial" w:hAnsi="Arial" w:cs="Arial"/>
                <w:sz w:val="16"/>
                <w:szCs w:val="16"/>
              </w:rPr>
            </w:pPr>
            <w:ins w:id="1555" w:author="Stig Syndergaard" w:date="2023-04-13T14:06:00Z">
              <w:r>
                <w:rPr>
                  <w:rFonts w:ascii="Arial" w:hAnsi="Arial" w:cs="Arial"/>
                  <w:sz w:val="16"/>
                  <w:szCs w:val="16"/>
                </w:rPr>
                <w:t>46</w:t>
              </w:r>
            </w:ins>
          </w:p>
        </w:tc>
        <w:tc>
          <w:tcPr>
            <w:tcW w:w="2085" w:type="dxa"/>
            <w:shd w:val="clear" w:color="auto" w:fill="E0E0E0"/>
            <w:tcMar>
              <w:top w:w="0" w:type="dxa"/>
              <w:left w:w="108" w:type="dxa"/>
              <w:bottom w:w="0" w:type="dxa"/>
              <w:right w:w="108" w:type="dxa"/>
            </w:tcMar>
          </w:tcPr>
          <w:p w14:paraId="2579F984" w14:textId="77777777" w:rsidR="007246ED" w:rsidRPr="00720482" w:rsidRDefault="007246ED" w:rsidP="00A761FC">
            <w:pPr>
              <w:pStyle w:val="Standard"/>
              <w:snapToGrid w:val="0"/>
              <w:rPr>
                <w:ins w:id="1556" w:author="Stig Syndergaard" w:date="2023-04-13T14:06:00Z"/>
                <w:rFonts w:ascii="Arial" w:hAnsi="Arial" w:cs="Arial"/>
                <w:b/>
                <w:color w:val="0000FF"/>
                <w:sz w:val="16"/>
                <w:szCs w:val="16"/>
                <w:rPrChange w:id="1557" w:author="Stig Syndergaard" w:date="2023-04-13T14:07:00Z">
                  <w:rPr>
                    <w:ins w:id="1558" w:author="Stig Syndergaard" w:date="2023-04-13T14:06:00Z"/>
                    <w:rFonts w:ascii="Arial" w:hAnsi="Arial" w:cs="Arial"/>
                    <w:b/>
                    <w:color w:val="FF0000"/>
                    <w:sz w:val="16"/>
                    <w:szCs w:val="16"/>
                  </w:rPr>
                </w:rPrChange>
              </w:rPr>
            </w:pPr>
            <w:ins w:id="1559" w:author="Stig Syndergaard" w:date="2023-04-13T14:06:00Z">
              <w:r w:rsidRPr="00720482">
                <w:rPr>
                  <w:rFonts w:ascii="Arial" w:hAnsi="Arial" w:cs="Arial"/>
                  <w:b/>
                  <w:color w:val="0000FF"/>
                  <w:sz w:val="16"/>
                  <w:szCs w:val="16"/>
                  <w:rPrChange w:id="1560" w:author="Stig Syndergaard" w:date="2023-04-13T14:07:00Z">
                    <w:rPr>
                      <w:rFonts w:ascii="Arial" w:hAnsi="Arial" w:cs="Arial"/>
                      <w:b/>
                      <w:color w:val="FF0000"/>
                      <w:sz w:val="16"/>
                      <w:szCs w:val="16"/>
                    </w:rPr>
                  </w:rPrChange>
                </w:rPr>
                <w:t>Estimated error in bending angle</w:t>
              </w:r>
            </w:ins>
          </w:p>
        </w:tc>
        <w:tc>
          <w:tcPr>
            <w:tcW w:w="1013" w:type="dxa"/>
            <w:shd w:val="clear" w:color="auto" w:fill="E0E0E0"/>
            <w:tcMar>
              <w:top w:w="0" w:type="dxa"/>
              <w:left w:w="108" w:type="dxa"/>
              <w:bottom w:w="0" w:type="dxa"/>
              <w:right w:w="108" w:type="dxa"/>
            </w:tcMar>
          </w:tcPr>
          <w:p w14:paraId="53661657" w14:textId="77777777" w:rsidR="007246ED" w:rsidRPr="00720482" w:rsidRDefault="007246ED" w:rsidP="00A761FC">
            <w:pPr>
              <w:pStyle w:val="Standard"/>
              <w:snapToGrid w:val="0"/>
              <w:jc w:val="center"/>
              <w:rPr>
                <w:ins w:id="1561" w:author="Stig Syndergaard" w:date="2023-04-13T14:06:00Z"/>
                <w:rFonts w:ascii="Arial" w:hAnsi="Arial" w:cs="Arial"/>
                <w:b/>
                <w:color w:val="0000FF"/>
                <w:sz w:val="16"/>
                <w:szCs w:val="16"/>
                <w:rPrChange w:id="1562" w:author="Stig Syndergaard" w:date="2023-04-13T14:07:00Z">
                  <w:rPr>
                    <w:ins w:id="1563" w:author="Stig Syndergaard" w:date="2023-04-13T14:06:00Z"/>
                    <w:rFonts w:ascii="Arial" w:hAnsi="Arial" w:cs="Arial"/>
                    <w:b/>
                    <w:color w:val="FF0000"/>
                    <w:sz w:val="16"/>
                    <w:szCs w:val="16"/>
                  </w:rPr>
                </w:rPrChange>
              </w:rPr>
            </w:pPr>
            <w:ins w:id="1564" w:author="Stig Syndergaard" w:date="2023-04-13T14:06:00Z">
              <w:r w:rsidRPr="00720482">
                <w:rPr>
                  <w:rFonts w:ascii="Arial" w:hAnsi="Arial" w:cs="Arial"/>
                  <w:b/>
                  <w:color w:val="0000FF"/>
                  <w:sz w:val="16"/>
                  <w:szCs w:val="16"/>
                  <w:rPrChange w:id="1565" w:author="Stig Syndergaard" w:date="2023-04-13T14:07:00Z">
                    <w:rPr>
                      <w:rFonts w:ascii="Arial" w:hAnsi="Arial" w:cs="Arial"/>
                      <w:b/>
                      <w:color w:val="FF0000"/>
                      <w:sz w:val="16"/>
                      <w:szCs w:val="16"/>
                    </w:rPr>
                  </w:rPrChange>
                </w:rPr>
                <w:t>0</w:t>
              </w:r>
              <w:r w:rsidRPr="00720482">
                <w:rPr>
                  <w:rFonts w:ascii="Arial" w:eastAsia="Arial" w:hAnsi="Arial" w:cs="Arial"/>
                  <w:b/>
                  <w:color w:val="0000FF"/>
                  <w:sz w:val="16"/>
                  <w:szCs w:val="16"/>
                  <w:rPrChange w:id="1566" w:author="Stig Syndergaard" w:date="2023-04-13T14:07:00Z">
                    <w:rPr>
                      <w:rFonts w:ascii="Arial" w:eastAsia="Arial" w:hAnsi="Arial" w:cs="Arial"/>
                      <w:b/>
                      <w:color w:val="FF0000"/>
                      <w:sz w:val="16"/>
                      <w:szCs w:val="16"/>
                    </w:rPr>
                  </w:rPrChange>
                </w:rPr>
                <w:t xml:space="preserve"> </w:t>
              </w:r>
              <w:r w:rsidRPr="00720482">
                <w:rPr>
                  <w:rFonts w:ascii="Arial" w:hAnsi="Arial" w:cs="Arial"/>
                  <w:b/>
                  <w:color w:val="0000FF"/>
                  <w:sz w:val="16"/>
                  <w:szCs w:val="16"/>
                  <w:rPrChange w:id="1567" w:author="Stig Syndergaard" w:date="2023-04-13T14:07:00Z">
                    <w:rPr>
                      <w:rFonts w:ascii="Arial" w:hAnsi="Arial" w:cs="Arial"/>
                      <w:b/>
                      <w:color w:val="FF0000"/>
                      <w:sz w:val="16"/>
                      <w:szCs w:val="16"/>
                    </w:rPr>
                  </w:rPrChange>
                </w:rPr>
                <w:t>15</w:t>
              </w:r>
              <w:r w:rsidRPr="00720482">
                <w:rPr>
                  <w:rFonts w:ascii="Arial" w:eastAsia="Arial" w:hAnsi="Arial" w:cs="Arial"/>
                  <w:b/>
                  <w:color w:val="0000FF"/>
                  <w:sz w:val="16"/>
                  <w:szCs w:val="16"/>
                  <w:rPrChange w:id="1568" w:author="Stig Syndergaard" w:date="2023-04-13T14:07:00Z">
                    <w:rPr>
                      <w:rFonts w:ascii="Arial" w:eastAsia="Arial" w:hAnsi="Arial" w:cs="Arial"/>
                      <w:b/>
                      <w:color w:val="FF0000"/>
                      <w:sz w:val="16"/>
                      <w:szCs w:val="16"/>
                    </w:rPr>
                  </w:rPrChange>
                </w:rPr>
                <w:t xml:space="preserve"> </w:t>
              </w:r>
              <w:r w:rsidRPr="00720482">
                <w:rPr>
                  <w:rFonts w:ascii="Arial" w:hAnsi="Arial" w:cs="Arial"/>
                  <w:b/>
                  <w:color w:val="0000FF"/>
                  <w:sz w:val="16"/>
                  <w:szCs w:val="16"/>
                  <w:rPrChange w:id="1569" w:author="Stig Syndergaard" w:date="2023-04-13T14:07:00Z">
                    <w:rPr>
                      <w:rFonts w:ascii="Arial" w:hAnsi="Arial" w:cs="Arial"/>
                      <w:b/>
                      <w:color w:val="FF0000"/>
                      <w:sz w:val="16"/>
                      <w:szCs w:val="16"/>
                    </w:rPr>
                  </w:rPrChange>
                </w:rPr>
                <w:t>043 (New)</w:t>
              </w:r>
            </w:ins>
          </w:p>
        </w:tc>
        <w:tc>
          <w:tcPr>
            <w:tcW w:w="845" w:type="dxa"/>
            <w:shd w:val="clear" w:color="auto" w:fill="E0E0E0"/>
            <w:tcMar>
              <w:top w:w="0" w:type="dxa"/>
              <w:left w:w="108" w:type="dxa"/>
              <w:bottom w:w="0" w:type="dxa"/>
              <w:right w:w="108" w:type="dxa"/>
            </w:tcMar>
          </w:tcPr>
          <w:p w14:paraId="0E73FC32" w14:textId="77777777" w:rsidR="007246ED" w:rsidRPr="00720482" w:rsidRDefault="007246ED" w:rsidP="00A761FC">
            <w:pPr>
              <w:pStyle w:val="Standard"/>
              <w:snapToGrid w:val="0"/>
              <w:jc w:val="right"/>
              <w:rPr>
                <w:ins w:id="1570" w:author="Stig Syndergaard" w:date="2023-04-13T14:06:00Z"/>
                <w:rFonts w:ascii="Arial" w:hAnsi="Arial" w:cs="Arial"/>
                <w:b/>
                <w:color w:val="0000FF"/>
                <w:sz w:val="16"/>
                <w:szCs w:val="16"/>
                <w:rPrChange w:id="1571" w:author="Stig Syndergaard" w:date="2023-04-13T14:07:00Z">
                  <w:rPr>
                    <w:ins w:id="1572" w:author="Stig Syndergaard" w:date="2023-04-13T14:06:00Z"/>
                    <w:rFonts w:ascii="Arial" w:hAnsi="Arial" w:cs="Arial"/>
                    <w:bCs/>
                    <w:color w:val="FF0000"/>
                    <w:sz w:val="16"/>
                    <w:szCs w:val="16"/>
                  </w:rPr>
                </w:rPrChange>
              </w:rPr>
            </w:pPr>
            <w:ins w:id="1573" w:author="Stig Syndergaard" w:date="2023-04-13T14:06:00Z">
              <w:r w:rsidRPr="00720482">
                <w:rPr>
                  <w:rFonts w:ascii="Arial" w:hAnsi="Arial" w:cs="Arial"/>
                  <w:b/>
                  <w:color w:val="0000FF"/>
                  <w:sz w:val="16"/>
                  <w:szCs w:val="16"/>
                  <w:rPrChange w:id="1574" w:author="Stig Syndergaard" w:date="2023-04-13T14:07:00Z">
                    <w:rPr>
                      <w:rFonts w:ascii="Arial" w:hAnsi="Arial" w:cs="Arial"/>
                      <w:bCs/>
                      <w:color w:val="FF0000"/>
                      <w:sz w:val="16"/>
                      <w:szCs w:val="16"/>
                    </w:rPr>
                  </w:rPrChange>
                </w:rPr>
                <w:t>8</w:t>
              </w:r>
            </w:ins>
          </w:p>
        </w:tc>
        <w:tc>
          <w:tcPr>
            <w:tcW w:w="1265" w:type="dxa"/>
            <w:shd w:val="clear" w:color="auto" w:fill="E0E0E0"/>
            <w:tcMar>
              <w:top w:w="0" w:type="dxa"/>
              <w:left w:w="108" w:type="dxa"/>
              <w:bottom w:w="0" w:type="dxa"/>
              <w:right w:w="108" w:type="dxa"/>
            </w:tcMar>
          </w:tcPr>
          <w:p w14:paraId="129ED5EB" w14:textId="77777777" w:rsidR="007246ED" w:rsidRPr="00720482" w:rsidRDefault="007246ED" w:rsidP="00A761FC">
            <w:pPr>
              <w:pStyle w:val="Standard"/>
              <w:snapToGrid w:val="0"/>
              <w:jc w:val="right"/>
              <w:rPr>
                <w:ins w:id="1575" w:author="Stig Syndergaard" w:date="2023-04-13T14:06:00Z"/>
                <w:rFonts w:ascii="Arial" w:hAnsi="Arial" w:cs="Arial"/>
                <w:b/>
                <w:color w:val="0000FF"/>
                <w:sz w:val="16"/>
                <w:szCs w:val="16"/>
                <w:rPrChange w:id="1576" w:author="Stig Syndergaard" w:date="2023-04-13T14:07:00Z">
                  <w:rPr>
                    <w:ins w:id="1577" w:author="Stig Syndergaard" w:date="2023-04-13T14:06:00Z"/>
                    <w:rFonts w:ascii="Arial" w:hAnsi="Arial" w:cs="Arial"/>
                    <w:bCs/>
                    <w:color w:val="FF0000"/>
                    <w:sz w:val="16"/>
                    <w:szCs w:val="16"/>
                  </w:rPr>
                </w:rPrChange>
              </w:rPr>
            </w:pPr>
            <w:ins w:id="1578" w:author="Stig Syndergaard" w:date="2023-04-13T14:06:00Z">
              <w:r w:rsidRPr="00720482">
                <w:rPr>
                  <w:rFonts w:ascii="Arial" w:hAnsi="Arial" w:cs="Arial"/>
                  <w:b/>
                  <w:color w:val="0000FF"/>
                  <w:sz w:val="16"/>
                  <w:szCs w:val="16"/>
                  <w:rPrChange w:id="1579" w:author="Stig Syndergaard" w:date="2023-04-13T14:07:00Z">
                    <w:rPr>
                      <w:rFonts w:ascii="Arial" w:hAnsi="Arial" w:cs="Arial"/>
                      <w:bCs/>
                      <w:color w:val="FF0000"/>
                      <w:sz w:val="16"/>
                      <w:szCs w:val="16"/>
                    </w:rPr>
                  </w:rPrChange>
                </w:rPr>
                <w:t>0</w:t>
              </w:r>
            </w:ins>
          </w:p>
        </w:tc>
        <w:tc>
          <w:tcPr>
            <w:tcW w:w="887" w:type="dxa"/>
            <w:shd w:val="clear" w:color="auto" w:fill="E0E0E0"/>
            <w:tcMar>
              <w:top w:w="0" w:type="dxa"/>
              <w:left w:w="108" w:type="dxa"/>
              <w:bottom w:w="0" w:type="dxa"/>
              <w:right w:w="108" w:type="dxa"/>
            </w:tcMar>
          </w:tcPr>
          <w:p w14:paraId="72816458" w14:textId="77777777" w:rsidR="007246ED" w:rsidRPr="00720482" w:rsidRDefault="007246ED" w:rsidP="00A761FC">
            <w:pPr>
              <w:pStyle w:val="Standard"/>
              <w:snapToGrid w:val="0"/>
              <w:jc w:val="right"/>
              <w:rPr>
                <w:ins w:id="1580" w:author="Stig Syndergaard" w:date="2023-04-13T14:06:00Z"/>
                <w:rFonts w:ascii="Arial" w:hAnsi="Arial" w:cs="Arial"/>
                <w:b/>
                <w:color w:val="0000FF"/>
                <w:sz w:val="16"/>
                <w:szCs w:val="16"/>
                <w:rPrChange w:id="1581" w:author="Stig Syndergaard" w:date="2023-04-13T14:07:00Z">
                  <w:rPr>
                    <w:ins w:id="1582" w:author="Stig Syndergaard" w:date="2023-04-13T14:06:00Z"/>
                    <w:rFonts w:ascii="Arial" w:hAnsi="Arial" w:cs="Arial"/>
                    <w:bCs/>
                    <w:color w:val="FF0000"/>
                    <w:sz w:val="16"/>
                    <w:szCs w:val="16"/>
                  </w:rPr>
                </w:rPrChange>
              </w:rPr>
            </w:pPr>
            <w:ins w:id="1583" w:author="Stig Syndergaard" w:date="2023-04-13T14:06:00Z">
              <w:r w:rsidRPr="00720482">
                <w:rPr>
                  <w:rFonts w:ascii="Arial" w:hAnsi="Arial" w:cs="Arial"/>
                  <w:b/>
                  <w:color w:val="0000FF"/>
                  <w:sz w:val="16"/>
                  <w:szCs w:val="16"/>
                  <w:rPrChange w:id="1584" w:author="Stig Syndergaard" w:date="2023-04-13T14:07:00Z">
                    <w:rPr>
                      <w:rFonts w:ascii="Arial" w:hAnsi="Arial" w:cs="Arial"/>
                      <w:bCs/>
                      <w:color w:val="FF0000"/>
                      <w:sz w:val="16"/>
                      <w:szCs w:val="16"/>
                    </w:rPr>
                  </w:rPrChange>
                </w:rPr>
                <w:t>20</w:t>
              </w:r>
            </w:ins>
          </w:p>
        </w:tc>
        <w:tc>
          <w:tcPr>
            <w:tcW w:w="1063" w:type="dxa"/>
            <w:shd w:val="clear" w:color="auto" w:fill="E0E0E0"/>
            <w:tcMar>
              <w:top w:w="0" w:type="dxa"/>
              <w:left w:w="108" w:type="dxa"/>
              <w:bottom w:w="0" w:type="dxa"/>
              <w:right w:w="108" w:type="dxa"/>
            </w:tcMar>
          </w:tcPr>
          <w:p w14:paraId="68F38B36" w14:textId="77777777" w:rsidR="007246ED" w:rsidRPr="00720482" w:rsidRDefault="007246ED" w:rsidP="00A761FC">
            <w:pPr>
              <w:pStyle w:val="Standard"/>
              <w:snapToGrid w:val="0"/>
              <w:rPr>
                <w:ins w:id="1585" w:author="Stig Syndergaard" w:date="2023-04-13T14:06:00Z"/>
                <w:rFonts w:ascii="Arial" w:hAnsi="Arial" w:cs="Arial"/>
                <w:b/>
                <w:color w:val="0000FF"/>
                <w:sz w:val="16"/>
                <w:szCs w:val="16"/>
                <w:rPrChange w:id="1586" w:author="Stig Syndergaard" w:date="2023-04-13T14:07:00Z">
                  <w:rPr>
                    <w:ins w:id="1587" w:author="Stig Syndergaard" w:date="2023-04-13T14:06:00Z"/>
                    <w:rFonts w:ascii="Arial" w:hAnsi="Arial" w:cs="Arial"/>
                    <w:bCs/>
                    <w:color w:val="FF0000"/>
                    <w:sz w:val="16"/>
                    <w:szCs w:val="16"/>
                  </w:rPr>
                </w:rPrChange>
              </w:rPr>
            </w:pPr>
            <w:ins w:id="1588" w:author="Stig Syndergaard" w:date="2023-04-13T14:06:00Z">
              <w:r w:rsidRPr="00720482">
                <w:rPr>
                  <w:rFonts w:ascii="Arial" w:hAnsi="Arial" w:cs="Arial"/>
                  <w:b/>
                  <w:color w:val="0000FF"/>
                  <w:sz w:val="16"/>
                  <w:szCs w:val="16"/>
                  <w:rPrChange w:id="1589" w:author="Stig Syndergaard" w:date="2023-04-13T14:07:00Z">
                    <w:rPr>
                      <w:rFonts w:ascii="Arial" w:hAnsi="Arial" w:cs="Arial"/>
                      <w:bCs/>
                      <w:color w:val="FF0000"/>
                      <w:sz w:val="16"/>
                      <w:szCs w:val="16"/>
                    </w:rPr>
                  </w:rPrChange>
                </w:rPr>
                <w:t>Radians</w:t>
              </w:r>
            </w:ins>
          </w:p>
        </w:tc>
        <w:tc>
          <w:tcPr>
            <w:tcW w:w="2481" w:type="dxa"/>
            <w:shd w:val="clear" w:color="auto" w:fill="E0E0E0"/>
            <w:tcMar>
              <w:top w:w="0" w:type="dxa"/>
              <w:left w:w="108" w:type="dxa"/>
              <w:bottom w:w="0" w:type="dxa"/>
              <w:right w:w="108" w:type="dxa"/>
            </w:tcMar>
          </w:tcPr>
          <w:p w14:paraId="62309193" w14:textId="77777777" w:rsidR="007246ED" w:rsidRPr="00720482" w:rsidRDefault="007246ED" w:rsidP="00A761FC">
            <w:pPr>
              <w:pStyle w:val="Standard"/>
              <w:snapToGrid w:val="0"/>
              <w:rPr>
                <w:ins w:id="1590" w:author="Stig Syndergaard" w:date="2023-04-13T14:06:00Z"/>
                <w:rFonts w:ascii="Arial" w:hAnsi="Arial" w:cs="Arial"/>
                <w:b/>
                <w:color w:val="0000FF"/>
                <w:sz w:val="16"/>
                <w:szCs w:val="16"/>
                <w:rPrChange w:id="1591" w:author="Stig Syndergaard" w:date="2023-04-13T14:07:00Z">
                  <w:rPr>
                    <w:ins w:id="1592" w:author="Stig Syndergaard" w:date="2023-04-13T14:06:00Z"/>
                    <w:rFonts w:ascii="Arial" w:hAnsi="Arial" w:cs="Arial"/>
                    <w:bCs/>
                    <w:color w:val="FF0000"/>
                    <w:sz w:val="16"/>
                    <w:szCs w:val="16"/>
                  </w:rPr>
                </w:rPrChange>
              </w:rPr>
            </w:pPr>
            <w:ins w:id="1593" w:author="Stig Syndergaard" w:date="2023-04-13T14:06:00Z">
              <w:r w:rsidRPr="00720482">
                <w:rPr>
                  <w:rFonts w:ascii="Arial" w:hAnsi="Arial" w:cs="Arial"/>
                  <w:b/>
                  <w:color w:val="0000FF"/>
                  <w:sz w:val="16"/>
                  <w:szCs w:val="16"/>
                  <w:rPrChange w:id="1594" w:author="Stig Syndergaard" w:date="2023-04-13T14:07:00Z">
                    <w:rPr>
                      <w:rFonts w:ascii="Arial" w:hAnsi="Arial" w:cs="Arial"/>
                      <w:bCs/>
                      <w:color w:val="FF0000"/>
                      <w:sz w:val="16"/>
                      <w:szCs w:val="16"/>
                    </w:rPr>
                  </w:rPrChange>
                </w:rPr>
                <w:t>0 – 10</w:t>
              </w:r>
              <w:r w:rsidRPr="00720482">
                <w:rPr>
                  <w:rFonts w:ascii="Arial" w:hAnsi="Arial" w:cs="Arial"/>
                  <w:b/>
                  <w:color w:val="0000FF"/>
                  <w:sz w:val="16"/>
                  <w:szCs w:val="16"/>
                  <w:vertAlign w:val="superscript"/>
                  <w:rPrChange w:id="1595" w:author="Stig Syndergaard" w:date="2023-04-13T14:07:00Z">
                    <w:rPr>
                      <w:rFonts w:ascii="Arial" w:hAnsi="Arial" w:cs="Arial"/>
                      <w:bCs/>
                      <w:color w:val="FF0000"/>
                      <w:sz w:val="16"/>
                      <w:szCs w:val="16"/>
                      <w:vertAlign w:val="superscript"/>
                    </w:rPr>
                  </w:rPrChange>
                </w:rPr>
                <w:t>-2</w:t>
              </w:r>
              <w:r w:rsidRPr="00720482">
                <w:rPr>
                  <w:rFonts w:ascii="Arial" w:hAnsi="Arial" w:cs="Arial"/>
                  <w:b/>
                  <w:color w:val="0000FF"/>
                  <w:sz w:val="16"/>
                  <w:szCs w:val="16"/>
                  <w:rPrChange w:id="1596" w:author="Stig Syndergaard" w:date="2023-04-13T14:07:00Z">
                    <w:rPr>
                      <w:rFonts w:ascii="Arial" w:hAnsi="Arial" w:cs="Arial"/>
                      <w:bCs/>
                      <w:color w:val="FF0000"/>
                      <w:sz w:val="16"/>
                      <w:szCs w:val="16"/>
                    </w:rPr>
                  </w:rPrChange>
                </w:rPr>
                <w:t xml:space="preserve"> rad to 10</w:t>
              </w:r>
              <w:r w:rsidRPr="00720482">
                <w:rPr>
                  <w:rFonts w:ascii="Arial" w:hAnsi="Arial" w:cs="Arial"/>
                  <w:b/>
                  <w:color w:val="0000FF"/>
                  <w:sz w:val="16"/>
                  <w:szCs w:val="16"/>
                  <w:vertAlign w:val="superscript"/>
                  <w:rPrChange w:id="1597" w:author="Stig Syndergaard" w:date="2023-04-13T14:07:00Z">
                    <w:rPr>
                      <w:rFonts w:ascii="Arial" w:hAnsi="Arial" w:cs="Arial"/>
                      <w:bCs/>
                      <w:color w:val="FF0000"/>
                      <w:sz w:val="16"/>
                      <w:szCs w:val="16"/>
                      <w:vertAlign w:val="superscript"/>
                    </w:rPr>
                  </w:rPrChange>
                </w:rPr>
                <w:t>-8</w:t>
              </w:r>
              <w:r w:rsidRPr="00720482">
                <w:rPr>
                  <w:rFonts w:ascii="Arial" w:hAnsi="Arial" w:cs="Arial"/>
                  <w:b/>
                  <w:color w:val="0000FF"/>
                  <w:sz w:val="16"/>
                  <w:szCs w:val="16"/>
                  <w:rPrChange w:id="1598" w:author="Stig Syndergaard" w:date="2023-04-13T14:07:00Z">
                    <w:rPr>
                      <w:rFonts w:ascii="Arial" w:hAnsi="Arial" w:cs="Arial"/>
                      <w:bCs/>
                      <w:color w:val="FF0000"/>
                      <w:sz w:val="16"/>
                      <w:szCs w:val="16"/>
                    </w:rPr>
                  </w:rPrChange>
                </w:rPr>
                <w:t xml:space="preserve"> rad</w:t>
              </w:r>
            </w:ins>
          </w:p>
        </w:tc>
      </w:tr>
      <w:tr w:rsidR="009B0C63" w:rsidDel="007246ED" w14:paraId="7680957E" w14:textId="400DD06E">
        <w:trPr>
          <w:cantSplit/>
          <w:jc w:val="center"/>
          <w:del w:id="1599" w:author="Stig Syndergaard" w:date="2023-04-13T14:06:00Z"/>
        </w:trPr>
        <w:tc>
          <w:tcPr>
            <w:tcW w:w="709" w:type="dxa"/>
            <w:shd w:val="clear" w:color="auto" w:fill="E0E0E0"/>
            <w:tcMar>
              <w:top w:w="0" w:type="dxa"/>
              <w:left w:w="108" w:type="dxa"/>
              <w:bottom w:w="0" w:type="dxa"/>
              <w:right w:w="108" w:type="dxa"/>
            </w:tcMar>
          </w:tcPr>
          <w:p w14:paraId="76809576" w14:textId="692631D0" w:rsidR="009B0C63" w:rsidDel="007246ED" w:rsidRDefault="009B0C63" w:rsidP="009B0C63">
            <w:pPr>
              <w:pStyle w:val="Standard"/>
              <w:snapToGrid w:val="0"/>
              <w:jc w:val="right"/>
              <w:rPr>
                <w:del w:id="1600" w:author="Stig Syndergaard" w:date="2023-04-13T14:06:00Z"/>
                <w:rFonts w:ascii="Arial" w:hAnsi="Arial" w:cs="Arial"/>
                <w:sz w:val="16"/>
                <w:szCs w:val="16"/>
              </w:rPr>
            </w:pPr>
            <w:del w:id="1601" w:author="Stig Syndergaard" w:date="2023-04-13T14:06:00Z">
              <w:r w:rsidDel="007246ED">
                <w:rPr>
                  <w:rFonts w:ascii="Arial" w:hAnsi="Arial" w:cs="Arial"/>
                  <w:sz w:val="16"/>
                  <w:szCs w:val="16"/>
                </w:rPr>
                <w:delText>46</w:delText>
              </w:r>
            </w:del>
          </w:p>
        </w:tc>
        <w:tc>
          <w:tcPr>
            <w:tcW w:w="2085" w:type="dxa"/>
            <w:shd w:val="clear" w:color="auto" w:fill="E0E0E0"/>
            <w:tcMar>
              <w:top w:w="0" w:type="dxa"/>
              <w:left w:w="108" w:type="dxa"/>
              <w:bottom w:w="0" w:type="dxa"/>
              <w:right w:w="108" w:type="dxa"/>
            </w:tcMar>
          </w:tcPr>
          <w:p w14:paraId="76809577" w14:textId="05960D3B" w:rsidR="009B0C63" w:rsidDel="007246ED" w:rsidRDefault="009B0C63" w:rsidP="009B0C63">
            <w:pPr>
              <w:pStyle w:val="Standard"/>
              <w:snapToGrid w:val="0"/>
              <w:rPr>
                <w:del w:id="1602" w:author="Stig Syndergaard" w:date="2023-04-13T14:06:00Z"/>
                <w:rFonts w:ascii="Arial" w:hAnsi="Arial" w:cs="Arial"/>
                <w:b/>
                <w:sz w:val="16"/>
                <w:szCs w:val="16"/>
              </w:rPr>
            </w:pPr>
            <w:commentRangeStart w:id="1603"/>
            <w:del w:id="1604" w:author="Stig Syndergaard" w:date="2023-04-13T14:06:00Z">
              <w:r w:rsidDel="007246ED">
                <w:rPr>
                  <w:rFonts w:ascii="Arial" w:hAnsi="Arial" w:cs="Arial"/>
                  <w:b/>
                  <w:sz w:val="16"/>
                  <w:szCs w:val="16"/>
                </w:rPr>
                <w:delText>First</w:delText>
              </w:r>
              <w:r w:rsidDel="007246ED">
                <w:rPr>
                  <w:rFonts w:ascii="Arial" w:eastAsia="Arial" w:hAnsi="Arial" w:cs="Arial"/>
                  <w:b/>
                  <w:sz w:val="16"/>
                  <w:szCs w:val="16"/>
                </w:rPr>
                <w:delText xml:space="preserve"> </w:delText>
              </w:r>
              <w:r w:rsidDel="007246ED">
                <w:rPr>
                  <w:rFonts w:ascii="Arial" w:hAnsi="Arial" w:cs="Arial"/>
                  <w:b/>
                  <w:sz w:val="16"/>
                  <w:szCs w:val="16"/>
                </w:rPr>
                <w:delText>order</w:delText>
              </w:r>
              <w:r w:rsidDel="007246ED">
                <w:rPr>
                  <w:rFonts w:ascii="Arial" w:eastAsia="Arial" w:hAnsi="Arial" w:cs="Arial"/>
                  <w:b/>
                  <w:sz w:val="16"/>
                  <w:szCs w:val="16"/>
                </w:rPr>
                <w:delText xml:space="preserve"> </w:delText>
              </w:r>
              <w:r w:rsidDel="007246ED">
                <w:rPr>
                  <w:rFonts w:ascii="Arial" w:hAnsi="Arial" w:cs="Arial"/>
                  <w:b/>
                  <w:sz w:val="16"/>
                  <w:szCs w:val="16"/>
                </w:rPr>
                <w:delText>statistics</w:delText>
              </w:r>
            </w:del>
          </w:p>
        </w:tc>
        <w:tc>
          <w:tcPr>
            <w:tcW w:w="1013" w:type="dxa"/>
            <w:shd w:val="clear" w:color="auto" w:fill="E0E0E0"/>
            <w:tcMar>
              <w:top w:w="0" w:type="dxa"/>
              <w:left w:w="108" w:type="dxa"/>
              <w:bottom w:w="0" w:type="dxa"/>
              <w:right w:w="108" w:type="dxa"/>
            </w:tcMar>
          </w:tcPr>
          <w:p w14:paraId="76809578" w14:textId="2D6EF37D" w:rsidR="009B0C63" w:rsidDel="007246ED" w:rsidRDefault="009B0C63" w:rsidP="009B0C63">
            <w:pPr>
              <w:pStyle w:val="Standard"/>
              <w:snapToGrid w:val="0"/>
              <w:jc w:val="center"/>
              <w:rPr>
                <w:del w:id="1605" w:author="Stig Syndergaard" w:date="2023-04-13T14:06:00Z"/>
                <w:rFonts w:ascii="Arial" w:hAnsi="Arial" w:cs="Arial"/>
                <w:b/>
                <w:sz w:val="16"/>
                <w:szCs w:val="16"/>
              </w:rPr>
            </w:pPr>
            <w:del w:id="1606" w:author="Stig Syndergaard" w:date="2023-04-13T14:06:00Z">
              <w:r w:rsidDel="007246ED">
                <w:rPr>
                  <w:rFonts w:ascii="Arial" w:hAnsi="Arial" w:cs="Arial"/>
                  <w:b/>
                  <w:sz w:val="16"/>
                  <w:szCs w:val="16"/>
                </w:rPr>
                <w:delText>0</w:delText>
              </w:r>
              <w:r w:rsidDel="007246ED">
                <w:rPr>
                  <w:rFonts w:ascii="Arial" w:eastAsia="Arial" w:hAnsi="Arial" w:cs="Arial"/>
                  <w:b/>
                  <w:sz w:val="16"/>
                  <w:szCs w:val="16"/>
                </w:rPr>
                <w:delText xml:space="preserve"> </w:delText>
              </w:r>
              <w:r w:rsidDel="007246ED">
                <w:rPr>
                  <w:rFonts w:ascii="Arial" w:hAnsi="Arial" w:cs="Arial"/>
                  <w:b/>
                  <w:sz w:val="16"/>
                  <w:szCs w:val="16"/>
                </w:rPr>
                <w:delText>08</w:delText>
              </w:r>
              <w:r w:rsidDel="007246ED">
                <w:rPr>
                  <w:rFonts w:ascii="Arial" w:eastAsia="Arial" w:hAnsi="Arial" w:cs="Arial"/>
                  <w:b/>
                  <w:sz w:val="16"/>
                  <w:szCs w:val="16"/>
                </w:rPr>
                <w:delText xml:space="preserve"> </w:delText>
              </w:r>
              <w:r w:rsidDel="007246ED">
                <w:rPr>
                  <w:rFonts w:ascii="Arial" w:hAnsi="Arial" w:cs="Arial"/>
                  <w:b/>
                  <w:sz w:val="16"/>
                  <w:szCs w:val="16"/>
                </w:rPr>
                <w:delText>023</w:delText>
              </w:r>
            </w:del>
          </w:p>
        </w:tc>
        <w:tc>
          <w:tcPr>
            <w:tcW w:w="845" w:type="dxa"/>
            <w:shd w:val="clear" w:color="auto" w:fill="E0E0E0"/>
            <w:tcMar>
              <w:top w:w="0" w:type="dxa"/>
              <w:left w:w="108" w:type="dxa"/>
              <w:bottom w:w="0" w:type="dxa"/>
              <w:right w:w="108" w:type="dxa"/>
            </w:tcMar>
          </w:tcPr>
          <w:p w14:paraId="76809579" w14:textId="0471F812" w:rsidR="009B0C63" w:rsidDel="007246ED" w:rsidRDefault="009B0C63" w:rsidP="009B0C63">
            <w:pPr>
              <w:pStyle w:val="Standard"/>
              <w:snapToGrid w:val="0"/>
              <w:jc w:val="right"/>
              <w:rPr>
                <w:del w:id="1607" w:author="Stig Syndergaard" w:date="2023-04-13T14:06:00Z"/>
                <w:rFonts w:ascii="Arial" w:hAnsi="Arial" w:cs="Arial"/>
                <w:sz w:val="16"/>
                <w:szCs w:val="16"/>
              </w:rPr>
            </w:pPr>
            <w:del w:id="1608" w:author="Stig Syndergaard" w:date="2023-04-13T14:06:00Z">
              <w:r w:rsidDel="007246ED">
                <w:rPr>
                  <w:rFonts w:ascii="Arial" w:hAnsi="Arial" w:cs="Arial"/>
                  <w:sz w:val="16"/>
                  <w:szCs w:val="16"/>
                </w:rPr>
                <w:delText>0</w:delText>
              </w:r>
            </w:del>
          </w:p>
        </w:tc>
        <w:tc>
          <w:tcPr>
            <w:tcW w:w="1265" w:type="dxa"/>
            <w:shd w:val="clear" w:color="auto" w:fill="E0E0E0"/>
            <w:tcMar>
              <w:top w:w="0" w:type="dxa"/>
              <w:left w:w="108" w:type="dxa"/>
              <w:bottom w:w="0" w:type="dxa"/>
              <w:right w:w="108" w:type="dxa"/>
            </w:tcMar>
          </w:tcPr>
          <w:p w14:paraId="7680957A" w14:textId="612F5EB4" w:rsidR="009B0C63" w:rsidDel="007246ED" w:rsidRDefault="009B0C63" w:rsidP="009B0C63">
            <w:pPr>
              <w:pStyle w:val="Standard"/>
              <w:snapToGrid w:val="0"/>
              <w:jc w:val="right"/>
              <w:rPr>
                <w:del w:id="1609" w:author="Stig Syndergaard" w:date="2023-04-13T14:06:00Z"/>
                <w:rFonts w:ascii="Arial" w:hAnsi="Arial" w:cs="Arial"/>
                <w:sz w:val="16"/>
                <w:szCs w:val="16"/>
              </w:rPr>
            </w:pPr>
            <w:del w:id="1610" w:author="Stig Syndergaard" w:date="2023-04-13T14:06:00Z">
              <w:r w:rsidDel="007246ED">
                <w:rPr>
                  <w:rFonts w:ascii="Arial" w:hAnsi="Arial" w:cs="Arial"/>
                  <w:sz w:val="16"/>
                  <w:szCs w:val="16"/>
                </w:rPr>
                <w:delText>0</w:delText>
              </w:r>
            </w:del>
          </w:p>
        </w:tc>
        <w:tc>
          <w:tcPr>
            <w:tcW w:w="887" w:type="dxa"/>
            <w:shd w:val="clear" w:color="auto" w:fill="E0E0E0"/>
            <w:tcMar>
              <w:top w:w="0" w:type="dxa"/>
              <w:left w:w="108" w:type="dxa"/>
              <w:bottom w:w="0" w:type="dxa"/>
              <w:right w:w="108" w:type="dxa"/>
            </w:tcMar>
          </w:tcPr>
          <w:p w14:paraId="7680957B" w14:textId="4BFFEC63" w:rsidR="009B0C63" w:rsidDel="007246ED" w:rsidRDefault="009B0C63" w:rsidP="009B0C63">
            <w:pPr>
              <w:pStyle w:val="Standard"/>
              <w:snapToGrid w:val="0"/>
              <w:jc w:val="right"/>
              <w:rPr>
                <w:del w:id="1611" w:author="Stig Syndergaard" w:date="2023-04-13T14:06:00Z"/>
                <w:rFonts w:ascii="Arial" w:hAnsi="Arial" w:cs="Arial"/>
                <w:sz w:val="16"/>
                <w:szCs w:val="16"/>
              </w:rPr>
            </w:pPr>
            <w:del w:id="1612" w:author="Stig Syndergaard" w:date="2023-04-13T14:06:00Z">
              <w:r w:rsidDel="007246ED">
                <w:rPr>
                  <w:rFonts w:ascii="Arial" w:hAnsi="Arial" w:cs="Arial"/>
                  <w:sz w:val="16"/>
                  <w:szCs w:val="16"/>
                </w:rPr>
                <w:delText>6</w:delText>
              </w:r>
            </w:del>
          </w:p>
        </w:tc>
        <w:tc>
          <w:tcPr>
            <w:tcW w:w="1063" w:type="dxa"/>
            <w:shd w:val="clear" w:color="auto" w:fill="E0E0E0"/>
            <w:tcMar>
              <w:top w:w="0" w:type="dxa"/>
              <w:left w:w="108" w:type="dxa"/>
              <w:bottom w:w="0" w:type="dxa"/>
              <w:right w:w="108" w:type="dxa"/>
            </w:tcMar>
          </w:tcPr>
          <w:p w14:paraId="7680957C" w14:textId="5F7A2302" w:rsidR="009B0C63" w:rsidDel="007246ED" w:rsidRDefault="009B0C63" w:rsidP="009B0C63">
            <w:pPr>
              <w:pStyle w:val="Standard"/>
              <w:snapToGrid w:val="0"/>
              <w:rPr>
                <w:del w:id="1613" w:author="Stig Syndergaard" w:date="2023-04-13T14:06:00Z"/>
                <w:rFonts w:ascii="Arial" w:hAnsi="Arial" w:cs="Arial"/>
                <w:sz w:val="16"/>
                <w:szCs w:val="16"/>
              </w:rPr>
            </w:pPr>
            <w:del w:id="1614" w:author="Stig Syndergaard" w:date="2023-04-13T14:06:00Z">
              <w:r w:rsidDel="007246ED">
                <w:rPr>
                  <w:rFonts w:ascii="Arial" w:hAnsi="Arial" w:cs="Arial"/>
                  <w:sz w:val="16"/>
                  <w:szCs w:val="16"/>
                </w:rPr>
                <w:delText>Code</w:delText>
              </w:r>
              <w:r w:rsidDel="007246ED">
                <w:rPr>
                  <w:rFonts w:ascii="Arial" w:eastAsia="Arial" w:hAnsi="Arial" w:cs="Arial"/>
                  <w:sz w:val="16"/>
                  <w:szCs w:val="16"/>
                </w:rPr>
                <w:delText xml:space="preserve"> </w:delText>
              </w:r>
              <w:r w:rsidDel="007246ED">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
          <w:p w14:paraId="7680957D" w14:textId="784667EC" w:rsidR="009B0C63" w:rsidDel="007246ED" w:rsidRDefault="009B0C63" w:rsidP="009B0C63">
            <w:pPr>
              <w:pStyle w:val="Standard"/>
              <w:snapToGrid w:val="0"/>
              <w:rPr>
                <w:del w:id="1615" w:author="Stig Syndergaard" w:date="2023-04-13T14:06:00Z"/>
                <w:rFonts w:ascii="Arial" w:hAnsi="Arial" w:cs="Arial"/>
                <w:sz w:val="16"/>
                <w:szCs w:val="16"/>
              </w:rPr>
            </w:pPr>
            <w:del w:id="1616" w:author="Stig Syndergaard" w:date="2023-04-13T14:06:00Z">
              <w:r w:rsidDel="007246ED">
                <w:rPr>
                  <w:rFonts w:ascii="Arial" w:hAnsi="Arial" w:cs="Arial"/>
                  <w:sz w:val="16"/>
                  <w:szCs w:val="16"/>
                </w:rPr>
                <w:delText>13</w:delText>
              </w:r>
              <w:r w:rsidDel="007246ED">
                <w:rPr>
                  <w:rFonts w:ascii="Arial" w:eastAsia="Arial" w:hAnsi="Arial" w:cs="Arial"/>
                  <w:sz w:val="16"/>
                  <w:szCs w:val="16"/>
                </w:rPr>
                <w:delText xml:space="preserve"> </w:delText>
              </w:r>
              <w:r w:rsidDel="007246ED">
                <w:rPr>
                  <w:rFonts w:ascii="Arial" w:hAnsi="Arial" w:cs="Arial"/>
                  <w:sz w:val="16"/>
                  <w:szCs w:val="16"/>
                </w:rPr>
                <w:delText>=</w:delText>
              </w:r>
              <w:r w:rsidDel="007246ED">
                <w:rPr>
                  <w:rFonts w:ascii="Arial" w:eastAsia="Arial" w:hAnsi="Arial" w:cs="Arial"/>
                  <w:sz w:val="16"/>
                  <w:szCs w:val="16"/>
                </w:rPr>
                <w:delText xml:space="preserve"> </w:delText>
              </w:r>
              <w:r w:rsidDel="007246ED">
                <w:rPr>
                  <w:rFonts w:ascii="Arial" w:hAnsi="Arial" w:cs="Arial"/>
                  <w:sz w:val="16"/>
                  <w:szCs w:val="16"/>
                </w:rPr>
                <w:delText>RMS</w:delText>
              </w:r>
              <w:commentRangeEnd w:id="1603"/>
              <w:r w:rsidDel="007246ED">
                <w:rPr>
                  <w:rStyle w:val="CommentReference"/>
                </w:rPr>
                <w:commentReference w:id="1603"/>
              </w:r>
            </w:del>
          </w:p>
        </w:tc>
      </w:tr>
      <w:tr w:rsidR="009B0C63" w:rsidDel="007246ED" w14:paraId="76809587" w14:textId="3433D902">
        <w:trPr>
          <w:cantSplit/>
          <w:jc w:val="center"/>
          <w:del w:id="1617" w:author="Stig Syndergaard" w:date="2023-04-13T14:06:00Z"/>
        </w:trPr>
        <w:tc>
          <w:tcPr>
            <w:tcW w:w="709" w:type="dxa"/>
            <w:shd w:val="clear" w:color="auto" w:fill="F3F3F3"/>
            <w:tcMar>
              <w:top w:w="0" w:type="dxa"/>
              <w:left w:w="108" w:type="dxa"/>
              <w:bottom w:w="0" w:type="dxa"/>
              <w:right w:w="108" w:type="dxa"/>
            </w:tcMar>
          </w:tcPr>
          <w:p w14:paraId="7680957F" w14:textId="6D01E400" w:rsidR="009B0C63" w:rsidDel="007246ED" w:rsidRDefault="009B0C63" w:rsidP="009B0C63">
            <w:pPr>
              <w:pStyle w:val="Standard"/>
              <w:snapToGrid w:val="0"/>
              <w:jc w:val="right"/>
              <w:rPr>
                <w:del w:id="1618" w:author="Stig Syndergaard" w:date="2023-04-13T14:06:00Z"/>
                <w:rFonts w:ascii="Arial" w:hAnsi="Arial" w:cs="Arial"/>
                <w:sz w:val="16"/>
                <w:szCs w:val="16"/>
              </w:rPr>
            </w:pPr>
          </w:p>
        </w:tc>
        <w:tc>
          <w:tcPr>
            <w:tcW w:w="2085" w:type="dxa"/>
            <w:shd w:val="clear" w:color="auto" w:fill="F3F3F3"/>
            <w:tcMar>
              <w:top w:w="0" w:type="dxa"/>
              <w:left w:w="108" w:type="dxa"/>
              <w:bottom w:w="0" w:type="dxa"/>
              <w:right w:w="108" w:type="dxa"/>
            </w:tcMar>
          </w:tcPr>
          <w:p w14:paraId="76809580" w14:textId="3393B22F" w:rsidR="009B0C63" w:rsidDel="007246ED" w:rsidRDefault="009B0C63" w:rsidP="009B0C63">
            <w:pPr>
              <w:pStyle w:val="Standard"/>
              <w:snapToGrid w:val="0"/>
              <w:rPr>
                <w:del w:id="1619" w:author="Stig Syndergaard" w:date="2023-04-13T14:06:00Z"/>
                <w:rFonts w:ascii="Arial" w:hAnsi="Arial" w:cs="Arial"/>
                <w:sz w:val="16"/>
                <w:szCs w:val="16"/>
              </w:rPr>
            </w:pPr>
            <w:del w:id="1620" w:author="Stig Syndergaard" w:date="2023-04-13T14:06:00Z">
              <w:r w:rsidDel="007246ED">
                <w:rPr>
                  <w:rFonts w:ascii="Arial" w:hAnsi="Arial" w:cs="Arial"/>
                  <w:sz w:val="16"/>
                  <w:szCs w:val="16"/>
                </w:rPr>
                <w:delText>Change</w:delText>
              </w:r>
              <w:r w:rsidDel="007246ED">
                <w:rPr>
                  <w:rFonts w:ascii="Arial" w:eastAsia="Arial" w:hAnsi="Arial" w:cs="Arial"/>
                  <w:sz w:val="16"/>
                  <w:szCs w:val="16"/>
                </w:rPr>
                <w:delText xml:space="preserve"> </w:delText>
              </w:r>
              <w:r w:rsidDel="007246ED">
                <w:rPr>
                  <w:rFonts w:ascii="Arial" w:hAnsi="Arial" w:cs="Arial"/>
                  <w:sz w:val="16"/>
                  <w:szCs w:val="16"/>
                </w:rPr>
                <w:delText>Table</w:delText>
              </w:r>
              <w:r w:rsidDel="007246ED">
                <w:rPr>
                  <w:rFonts w:ascii="Arial" w:eastAsia="Arial" w:hAnsi="Arial" w:cs="Arial"/>
                  <w:sz w:val="16"/>
                  <w:szCs w:val="16"/>
                </w:rPr>
                <w:delText xml:space="preserve"> </w:delText>
              </w:r>
              <w:r w:rsidDel="007246ED">
                <w:rPr>
                  <w:rFonts w:ascii="Arial" w:hAnsi="Arial" w:cs="Arial"/>
                  <w:sz w:val="16"/>
                  <w:szCs w:val="16"/>
                </w:rPr>
                <w:delText>B</w:delText>
              </w:r>
              <w:r w:rsidDel="007246ED">
                <w:rPr>
                  <w:rFonts w:ascii="Arial" w:eastAsia="Arial" w:hAnsi="Arial" w:cs="Arial"/>
                  <w:sz w:val="16"/>
                  <w:szCs w:val="16"/>
                </w:rPr>
                <w:delText xml:space="preserve"> </w:delText>
              </w:r>
              <w:r w:rsidDel="007246ED">
                <w:rPr>
                  <w:rFonts w:ascii="Arial" w:hAnsi="Arial" w:cs="Arial"/>
                  <w:sz w:val="16"/>
                  <w:szCs w:val="16"/>
                </w:rPr>
                <w:delText>bit</w:delText>
              </w:r>
              <w:r w:rsidDel="007246ED">
                <w:rPr>
                  <w:rFonts w:ascii="Arial" w:eastAsia="Arial" w:hAnsi="Arial" w:cs="Arial"/>
                  <w:sz w:val="16"/>
                  <w:szCs w:val="16"/>
                </w:rPr>
                <w:delText xml:space="preserve"> </w:delText>
              </w:r>
              <w:r w:rsidDel="007246ED">
                <w:rPr>
                  <w:rFonts w:ascii="Arial" w:hAnsi="Arial" w:cs="Arial"/>
                  <w:sz w:val="16"/>
                  <w:szCs w:val="16"/>
                </w:rPr>
                <w:delText>width</w:delText>
              </w:r>
            </w:del>
          </w:p>
        </w:tc>
        <w:tc>
          <w:tcPr>
            <w:tcW w:w="1013" w:type="dxa"/>
            <w:shd w:val="clear" w:color="auto" w:fill="F3F3F3"/>
            <w:tcMar>
              <w:top w:w="0" w:type="dxa"/>
              <w:left w:w="108" w:type="dxa"/>
              <w:bottom w:w="0" w:type="dxa"/>
              <w:right w:w="108" w:type="dxa"/>
            </w:tcMar>
          </w:tcPr>
          <w:p w14:paraId="76809581" w14:textId="07AB07B4" w:rsidR="009B0C63" w:rsidDel="007246ED" w:rsidRDefault="009B0C63" w:rsidP="009B0C63">
            <w:pPr>
              <w:pStyle w:val="Standard"/>
              <w:snapToGrid w:val="0"/>
              <w:jc w:val="center"/>
              <w:rPr>
                <w:del w:id="1621" w:author="Stig Syndergaard" w:date="2023-04-13T14:06:00Z"/>
                <w:rFonts w:ascii="Arial" w:hAnsi="Arial" w:cs="Arial"/>
                <w:b/>
                <w:sz w:val="16"/>
                <w:szCs w:val="16"/>
              </w:rPr>
            </w:pPr>
            <w:del w:id="1622" w:author="Stig Syndergaard" w:date="2023-04-13T14:06:00Z">
              <w:r w:rsidDel="007246ED">
                <w:rPr>
                  <w:rFonts w:ascii="Arial" w:hAnsi="Arial" w:cs="Arial"/>
                  <w:b/>
                  <w:sz w:val="16"/>
                  <w:szCs w:val="16"/>
                </w:rPr>
                <w:delText>2</w:delText>
              </w:r>
              <w:r w:rsidDel="007246ED">
                <w:rPr>
                  <w:rFonts w:ascii="Arial" w:eastAsia="Arial" w:hAnsi="Arial" w:cs="Arial"/>
                  <w:b/>
                  <w:sz w:val="16"/>
                  <w:szCs w:val="16"/>
                </w:rPr>
                <w:delText xml:space="preserve"> </w:delText>
              </w:r>
              <w:r w:rsidDel="007246ED">
                <w:rPr>
                  <w:rFonts w:ascii="Arial" w:hAnsi="Arial" w:cs="Arial"/>
                  <w:b/>
                  <w:sz w:val="16"/>
                  <w:szCs w:val="16"/>
                </w:rPr>
                <w:delText>01</w:delText>
              </w:r>
              <w:r w:rsidDel="007246ED">
                <w:rPr>
                  <w:rFonts w:ascii="Arial" w:eastAsia="Arial" w:hAnsi="Arial" w:cs="Arial"/>
                  <w:b/>
                  <w:sz w:val="16"/>
                  <w:szCs w:val="16"/>
                </w:rPr>
                <w:delText xml:space="preserve"> </w:delText>
              </w:r>
              <w:r w:rsidDel="007246ED">
                <w:rPr>
                  <w:rFonts w:ascii="Arial" w:hAnsi="Arial" w:cs="Arial"/>
                  <w:b/>
                  <w:sz w:val="16"/>
                  <w:szCs w:val="16"/>
                </w:rPr>
                <w:delText>125</w:delText>
              </w:r>
            </w:del>
          </w:p>
        </w:tc>
        <w:tc>
          <w:tcPr>
            <w:tcW w:w="845" w:type="dxa"/>
            <w:shd w:val="clear" w:color="auto" w:fill="F3F3F3"/>
            <w:tcMar>
              <w:top w:w="0" w:type="dxa"/>
              <w:left w:w="108" w:type="dxa"/>
              <w:bottom w:w="0" w:type="dxa"/>
              <w:right w:w="108" w:type="dxa"/>
            </w:tcMar>
          </w:tcPr>
          <w:p w14:paraId="76809582" w14:textId="4753443B" w:rsidR="009B0C63" w:rsidDel="007246ED" w:rsidRDefault="009B0C63" w:rsidP="009B0C63">
            <w:pPr>
              <w:pStyle w:val="Standard"/>
              <w:snapToGrid w:val="0"/>
              <w:jc w:val="right"/>
              <w:rPr>
                <w:del w:id="1623" w:author="Stig Syndergaard" w:date="2023-04-13T14:06:00Z"/>
                <w:rFonts w:ascii="Arial" w:hAnsi="Arial" w:cs="Arial"/>
                <w:sz w:val="16"/>
                <w:szCs w:val="16"/>
              </w:rPr>
            </w:pPr>
          </w:p>
        </w:tc>
        <w:tc>
          <w:tcPr>
            <w:tcW w:w="1265" w:type="dxa"/>
            <w:shd w:val="clear" w:color="auto" w:fill="F3F3F3"/>
            <w:tcMar>
              <w:top w:w="0" w:type="dxa"/>
              <w:left w:w="108" w:type="dxa"/>
              <w:bottom w:w="0" w:type="dxa"/>
              <w:right w:w="108" w:type="dxa"/>
            </w:tcMar>
          </w:tcPr>
          <w:p w14:paraId="76809583" w14:textId="606D5BFB" w:rsidR="009B0C63" w:rsidDel="007246ED" w:rsidRDefault="009B0C63" w:rsidP="009B0C63">
            <w:pPr>
              <w:pStyle w:val="Standard"/>
              <w:snapToGrid w:val="0"/>
              <w:jc w:val="right"/>
              <w:rPr>
                <w:del w:id="1624" w:author="Stig Syndergaard" w:date="2023-04-13T14:06:00Z"/>
                <w:rFonts w:ascii="Arial" w:hAnsi="Arial" w:cs="Arial"/>
                <w:sz w:val="16"/>
                <w:szCs w:val="16"/>
              </w:rPr>
            </w:pPr>
          </w:p>
        </w:tc>
        <w:tc>
          <w:tcPr>
            <w:tcW w:w="887" w:type="dxa"/>
            <w:shd w:val="clear" w:color="auto" w:fill="F3F3F3"/>
            <w:tcMar>
              <w:top w:w="0" w:type="dxa"/>
              <w:left w:w="108" w:type="dxa"/>
              <w:bottom w:w="0" w:type="dxa"/>
              <w:right w:w="108" w:type="dxa"/>
            </w:tcMar>
          </w:tcPr>
          <w:p w14:paraId="76809584" w14:textId="5E6E9023" w:rsidR="009B0C63" w:rsidDel="007246ED" w:rsidRDefault="009B0C63" w:rsidP="009B0C63">
            <w:pPr>
              <w:pStyle w:val="Standard"/>
              <w:snapToGrid w:val="0"/>
              <w:jc w:val="right"/>
              <w:rPr>
                <w:del w:id="1625" w:author="Stig Syndergaard" w:date="2023-04-13T14:06:00Z"/>
                <w:rFonts w:ascii="Arial" w:hAnsi="Arial" w:cs="Arial"/>
                <w:sz w:val="16"/>
                <w:szCs w:val="16"/>
              </w:rPr>
            </w:pPr>
          </w:p>
        </w:tc>
        <w:tc>
          <w:tcPr>
            <w:tcW w:w="1063" w:type="dxa"/>
            <w:shd w:val="clear" w:color="auto" w:fill="F3F3F3"/>
            <w:tcMar>
              <w:top w:w="0" w:type="dxa"/>
              <w:left w:w="108" w:type="dxa"/>
              <w:bottom w:w="0" w:type="dxa"/>
              <w:right w:w="108" w:type="dxa"/>
            </w:tcMar>
          </w:tcPr>
          <w:p w14:paraId="76809585" w14:textId="529C7464" w:rsidR="009B0C63" w:rsidDel="007246ED" w:rsidRDefault="009B0C63" w:rsidP="009B0C63">
            <w:pPr>
              <w:pStyle w:val="Standard"/>
              <w:snapToGrid w:val="0"/>
              <w:rPr>
                <w:del w:id="1626" w:author="Stig Syndergaard" w:date="2023-04-13T14:06:00Z"/>
                <w:rFonts w:ascii="Arial" w:hAnsi="Arial" w:cs="Arial"/>
                <w:sz w:val="16"/>
                <w:szCs w:val="16"/>
              </w:rPr>
            </w:pPr>
          </w:p>
        </w:tc>
        <w:tc>
          <w:tcPr>
            <w:tcW w:w="2481" w:type="dxa"/>
            <w:shd w:val="clear" w:color="auto" w:fill="F3F3F3"/>
            <w:tcMar>
              <w:top w:w="0" w:type="dxa"/>
              <w:left w:w="108" w:type="dxa"/>
              <w:bottom w:w="0" w:type="dxa"/>
              <w:right w:w="108" w:type="dxa"/>
            </w:tcMar>
          </w:tcPr>
          <w:p w14:paraId="76809586" w14:textId="295B7212" w:rsidR="009B0C63" w:rsidDel="007246ED" w:rsidRDefault="009B0C63" w:rsidP="009B0C63">
            <w:pPr>
              <w:pStyle w:val="Standard"/>
              <w:snapToGrid w:val="0"/>
              <w:rPr>
                <w:del w:id="1627" w:author="Stig Syndergaard" w:date="2023-04-13T14:06:00Z"/>
                <w:rFonts w:ascii="Arial" w:hAnsi="Arial" w:cs="Arial"/>
                <w:sz w:val="16"/>
                <w:szCs w:val="16"/>
              </w:rPr>
            </w:pPr>
            <w:del w:id="1628" w:author="Stig Syndergaard" w:date="2023-04-13T14:06:00Z">
              <w:r w:rsidDel="007246ED">
                <w:rPr>
                  <w:rFonts w:ascii="Arial" w:hAnsi="Arial" w:cs="Arial"/>
                  <w:sz w:val="16"/>
                  <w:szCs w:val="16"/>
                </w:rPr>
                <w:delText>Subtract</w:delText>
              </w:r>
              <w:r w:rsidDel="007246ED">
                <w:rPr>
                  <w:rFonts w:ascii="Arial" w:eastAsia="Arial" w:hAnsi="Arial" w:cs="Arial"/>
                  <w:sz w:val="16"/>
                  <w:szCs w:val="16"/>
                </w:rPr>
                <w:delText xml:space="preserve"> </w:delText>
              </w:r>
              <w:r w:rsidDel="007246ED">
                <w:rPr>
                  <w:rFonts w:ascii="Arial" w:hAnsi="Arial" w:cs="Arial"/>
                  <w:sz w:val="16"/>
                  <w:szCs w:val="16"/>
                </w:rPr>
                <w:delText>3</w:delText>
              </w:r>
              <w:r w:rsidDel="007246ED">
                <w:rPr>
                  <w:rFonts w:ascii="Arial" w:eastAsia="Arial" w:hAnsi="Arial" w:cs="Arial"/>
                  <w:sz w:val="16"/>
                  <w:szCs w:val="16"/>
                </w:rPr>
                <w:delText xml:space="preserve"> </w:delText>
              </w:r>
              <w:r w:rsidDel="007246ED">
                <w:rPr>
                  <w:rFonts w:ascii="Arial" w:hAnsi="Arial" w:cs="Arial"/>
                  <w:sz w:val="16"/>
                  <w:szCs w:val="16"/>
                </w:rPr>
                <w:delText>from</w:delText>
              </w:r>
              <w:r w:rsidDel="007246ED">
                <w:rPr>
                  <w:rFonts w:ascii="Arial" w:eastAsia="Arial" w:hAnsi="Arial" w:cs="Arial"/>
                  <w:sz w:val="16"/>
                  <w:szCs w:val="16"/>
                </w:rPr>
                <w:delText xml:space="preserve"> </w:delText>
              </w:r>
              <w:r w:rsidDel="007246ED">
                <w:rPr>
                  <w:rFonts w:ascii="Arial" w:hAnsi="Arial" w:cs="Arial"/>
                  <w:sz w:val="16"/>
                  <w:szCs w:val="16"/>
                </w:rPr>
                <w:delText>bit</w:delText>
              </w:r>
              <w:r w:rsidDel="007246ED">
                <w:rPr>
                  <w:rFonts w:ascii="Arial" w:eastAsia="Arial" w:hAnsi="Arial" w:cs="Arial"/>
                  <w:sz w:val="16"/>
                  <w:szCs w:val="16"/>
                </w:rPr>
                <w:delText xml:space="preserve"> </w:delText>
              </w:r>
              <w:r w:rsidDel="007246ED">
                <w:rPr>
                  <w:rFonts w:ascii="Arial" w:hAnsi="Arial" w:cs="Arial"/>
                  <w:sz w:val="16"/>
                  <w:szCs w:val="16"/>
                </w:rPr>
                <w:delText>width</w:delText>
              </w:r>
            </w:del>
          </w:p>
        </w:tc>
      </w:tr>
      <w:tr w:rsidR="009B0C63" w:rsidDel="007246ED" w14:paraId="76809590" w14:textId="35D21986">
        <w:trPr>
          <w:cantSplit/>
          <w:jc w:val="center"/>
          <w:del w:id="1629" w:author="Stig Syndergaard" w:date="2023-04-13T14:06:00Z"/>
        </w:trPr>
        <w:tc>
          <w:tcPr>
            <w:tcW w:w="709" w:type="dxa"/>
            <w:shd w:val="clear" w:color="auto" w:fill="E0E0E0"/>
            <w:tcMar>
              <w:top w:w="0" w:type="dxa"/>
              <w:left w:w="108" w:type="dxa"/>
              <w:bottom w:w="0" w:type="dxa"/>
              <w:right w:w="108" w:type="dxa"/>
            </w:tcMar>
          </w:tcPr>
          <w:p w14:paraId="76809588" w14:textId="0B1376E6" w:rsidR="009B0C63" w:rsidDel="007246ED" w:rsidRDefault="009B0C63" w:rsidP="009B0C63">
            <w:pPr>
              <w:pStyle w:val="Standard"/>
              <w:snapToGrid w:val="0"/>
              <w:jc w:val="right"/>
              <w:rPr>
                <w:del w:id="1630" w:author="Stig Syndergaard" w:date="2023-04-13T14:06:00Z"/>
                <w:rFonts w:ascii="Arial" w:hAnsi="Arial" w:cs="Arial"/>
                <w:sz w:val="16"/>
                <w:szCs w:val="16"/>
              </w:rPr>
            </w:pPr>
            <w:del w:id="1631" w:author="Stig Syndergaard" w:date="2023-04-13T14:06:00Z">
              <w:r w:rsidDel="007246ED">
                <w:rPr>
                  <w:rFonts w:ascii="Arial" w:hAnsi="Arial" w:cs="Arial"/>
                  <w:sz w:val="16"/>
                  <w:szCs w:val="16"/>
                </w:rPr>
                <w:delText>47</w:delText>
              </w:r>
            </w:del>
          </w:p>
        </w:tc>
        <w:tc>
          <w:tcPr>
            <w:tcW w:w="2085" w:type="dxa"/>
            <w:shd w:val="clear" w:color="auto" w:fill="E0E0E0"/>
            <w:tcMar>
              <w:top w:w="0" w:type="dxa"/>
              <w:left w:w="108" w:type="dxa"/>
              <w:bottom w:w="0" w:type="dxa"/>
              <w:right w:w="108" w:type="dxa"/>
            </w:tcMar>
          </w:tcPr>
          <w:p w14:paraId="76809589" w14:textId="32CC0116" w:rsidR="009B0C63" w:rsidDel="007246ED" w:rsidRDefault="009B0C63" w:rsidP="009B0C63">
            <w:pPr>
              <w:pStyle w:val="Standard"/>
              <w:snapToGrid w:val="0"/>
              <w:rPr>
                <w:del w:id="1632" w:author="Stig Syndergaard" w:date="2023-04-13T14:06:00Z"/>
                <w:rFonts w:ascii="Arial" w:hAnsi="Arial" w:cs="Arial"/>
                <w:b/>
                <w:color w:val="0000FF"/>
                <w:sz w:val="16"/>
                <w:szCs w:val="16"/>
              </w:rPr>
            </w:pPr>
            <w:commentRangeStart w:id="1633"/>
            <w:del w:id="1634" w:author="Stig Syndergaard" w:date="2023-04-13T14:06:00Z">
              <w:r w:rsidDel="007246ED">
                <w:rPr>
                  <w:rFonts w:ascii="Arial" w:hAnsi="Arial" w:cs="Arial"/>
                  <w:b/>
                  <w:color w:val="0000FF"/>
                  <w:sz w:val="16"/>
                  <w:szCs w:val="16"/>
                </w:rPr>
                <w:delText>(Error</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in)</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bending</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angle</w:delText>
              </w:r>
            </w:del>
          </w:p>
        </w:tc>
        <w:tc>
          <w:tcPr>
            <w:tcW w:w="1013" w:type="dxa"/>
            <w:shd w:val="clear" w:color="auto" w:fill="E0E0E0"/>
            <w:tcMar>
              <w:top w:w="0" w:type="dxa"/>
              <w:left w:w="108" w:type="dxa"/>
              <w:bottom w:w="0" w:type="dxa"/>
              <w:right w:w="108" w:type="dxa"/>
            </w:tcMar>
          </w:tcPr>
          <w:p w14:paraId="7680958A" w14:textId="044757EF" w:rsidR="009B0C63" w:rsidDel="007246ED" w:rsidRDefault="009B0C63" w:rsidP="009B0C63">
            <w:pPr>
              <w:pStyle w:val="Standard"/>
              <w:snapToGrid w:val="0"/>
              <w:jc w:val="center"/>
              <w:rPr>
                <w:del w:id="1635" w:author="Stig Syndergaard" w:date="2023-04-13T14:06:00Z"/>
                <w:rFonts w:ascii="Arial" w:hAnsi="Arial" w:cs="Arial"/>
                <w:b/>
                <w:color w:val="0000FF"/>
                <w:sz w:val="16"/>
                <w:szCs w:val="16"/>
              </w:rPr>
            </w:pPr>
            <w:del w:id="1636" w:author="Stig Syndergaard" w:date="2023-04-13T14:06:00Z">
              <w:r w:rsidDel="007246ED">
                <w:rPr>
                  <w:rFonts w:ascii="Arial" w:hAnsi="Arial" w:cs="Arial"/>
                  <w:b/>
                  <w:color w:val="0000FF"/>
                  <w:sz w:val="16"/>
                  <w:szCs w:val="16"/>
                </w:rPr>
                <w:delText>0</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15</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037</w:delText>
              </w:r>
            </w:del>
          </w:p>
        </w:tc>
        <w:tc>
          <w:tcPr>
            <w:tcW w:w="845" w:type="dxa"/>
            <w:shd w:val="clear" w:color="auto" w:fill="E0E0E0"/>
            <w:tcMar>
              <w:top w:w="0" w:type="dxa"/>
              <w:left w:w="108" w:type="dxa"/>
              <w:bottom w:w="0" w:type="dxa"/>
              <w:right w:w="108" w:type="dxa"/>
            </w:tcMar>
          </w:tcPr>
          <w:p w14:paraId="7680958B" w14:textId="20EA6F00" w:rsidR="009B0C63" w:rsidDel="007246ED" w:rsidRDefault="009B0C63" w:rsidP="009B0C63">
            <w:pPr>
              <w:pStyle w:val="Standard"/>
              <w:snapToGrid w:val="0"/>
              <w:jc w:val="right"/>
              <w:rPr>
                <w:del w:id="1637" w:author="Stig Syndergaard" w:date="2023-04-13T14:06:00Z"/>
                <w:rFonts w:ascii="Arial" w:hAnsi="Arial" w:cs="Arial"/>
                <w:b/>
                <w:color w:val="0000FF"/>
                <w:sz w:val="16"/>
                <w:szCs w:val="16"/>
              </w:rPr>
            </w:pPr>
            <w:del w:id="1638" w:author="Stig Syndergaard" w:date="2023-04-13T14:06:00Z">
              <w:r w:rsidDel="007246ED">
                <w:rPr>
                  <w:rFonts w:ascii="Arial" w:hAnsi="Arial" w:cs="Arial"/>
                  <w:b/>
                  <w:color w:val="0000FF"/>
                  <w:sz w:val="16"/>
                  <w:szCs w:val="16"/>
                </w:rPr>
                <w:delText>8</w:delText>
              </w:r>
            </w:del>
          </w:p>
        </w:tc>
        <w:tc>
          <w:tcPr>
            <w:tcW w:w="1265" w:type="dxa"/>
            <w:shd w:val="clear" w:color="auto" w:fill="E0E0E0"/>
            <w:tcMar>
              <w:top w:w="0" w:type="dxa"/>
              <w:left w:w="108" w:type="dxa"/>
              <w:bottom w:w="0" w:type="dxa"/>
              <w:right w:w="108" w:type="dxa"/>
            </w:tcMar>
          </w:tcPr>
          <w:p w14:paraId="7680958C" w14:textId="70C21AF7" w:rsidR="009B0C63" w:rsidDel="007246ED" w:rsidRDefault="009B0C63" w:rsidP="009B0C63">
            <w:pPr>
              <w:pStyle w:val="Standard"/>
              <w:snapToGrid w:val="0"/>
              <w:jc w:val="right"/>
              <w:rPr>
                <w:del w:id="1639" w:author="Stig Syndergaard" w:date="2023-04-13T14:06:00Z"/>
                <w:rFonts w:ascii="Arial" w:hAnsi="Arial" w:cs="Arial"/>
                <w:b/>
                <w:color w:val="0000FF"/>
                <w:sz w:val="16"/>
                <w:szCs w:val="16"/>
              </w:rPr>
            </w:pPr>
            <w:del w:id="1640" w:author="Stig Syndergaard" w:date="2023-04-13T14:06:00Z">
              <w:r w:rsidDel="007246ED">
                <w:rPr>
                  <w:rFonts w:ascii="Arial" w:hAnsi="Arial" w:cs="Arial"/>
                  <w:b/>
                  <w:color w:val="0000FF"/>
                  <w:sz w:val="16"/>
                  <w:szCs w:val="16"/>
                </w:rPr>
                <w:delText>-100</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000</w:delText>
              </w:r>
            </w:del>
          </w:p>
        </w:tc>
        <w:tc>
          <w:tcPr>
            <w:tcW w:w="887" w:type="dxa"/>
            <w:shd w:val="clear" w:color="auto" w:fill="E0E0E0"/>
            <w:tcMar>
              <w:top w:w="0" w:type="dxa"/>
              <w:left w:w="108" w:type="dxa"/>
              <w:bottom w:w="0" w:type="dxa"/>
              <w:right w:w="108" w:type="dxa"/>
            </w:tcMar>
          </w:tcPr>
          <w:p w14:paraId="7680958D" w14:textId="41B3CE94" w:rsidR="009B0C63" w:rsidDel="007246ED" w:rsidRDefault="009B0C63" w:rsidP="009B0C63">
            <w:pPr>
              <w:pStyle w:val="Standard"/>
              <w:snapToGrid w:val="0"/>
              <w:jc w:val="right"/>
              <w:rPr>
                <w:del w:id="1641" w:author="Stig Syndergaard" w:date="2023-04-13T14:06:00Z"/>
                <w:rFonts w:ascii="Arial" w:hAnsi="Arial" w:cs="Arial"/>
                <w:b/>
                <w:color w:val="0000FF"/>
                <w:sz w:val="16"/>
                <w:szCs w:val="16"/>
              </w:rPr>
            </w:pPr>
            <w:del w:id="1642" w:author="Stig Syndergaard" w:date="2023-04-13T14:06:00Z">
              <w:r w:rsidDel="007246ED">
                <w:rPr>
                  <w:rFonts w:ascii="Arial" w:hAnsi="Arial" w:cs="Arial"/>
                  <w:b/>
                  <w:color w:val="0000FF"/>
                  <w:sz w:val="16"/>
                  <w:szCs w:val="16"/>
                </w:rPr>
                <w:delText>(20)</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23</w:delText>
              </w:r>
            </w:del>
          </w:p>
        </w:tc>
        <w:tc>
          <w:tcPr>
            <w:tcW w:w="1063" w:type="dxa"/>
            <w:shd w:val="clear" w:color="auto" w:fill="E0E0E0"/>
            <w:tcMar>
              <w:top w:w="0" w:type="dxa"/>
              <w:left w:w="108" w:type="dxa"/>
              <w:bottom w:w="0" w:type="dxa"/>
              <w:right w:w="108" w:type="dxa"/>
            </w:tcMar>
          </w:tcPr>
          <w:p w14:paraId="7680958E" w14:textId="331B9E9C" w:rsidR="009B0C63" w:rsidDel="007246ED" w:rsidRDefault="009B0C63" w:rsidP="009B0C63">
            <w:pPr>
              <w:pStyle w:val="Standard"/>
              <w:snapToGrid w:val="0"/>
              <w:rPr>
                <w:del w:id="1643" w:author="Stig Syndergaard" w:date="2023-04-13T14:06:00Z"/>
                <w:rFonts w:ascii="Arial" w:hAnsi="Arial" w:cs="Arial"/>
                <w:b/>
                <w:color w:val="0000FF"/>
                <w:sz w:val="16"/>
                <w:szCs w:val="16"/>
              </w:rPr>
            </w:pPr>
            <w:del w:id="1644" w:author="Stig Syndergaard" w:date="2023-04-13T14:06:00Z">
              <w:r w:rsidDel="007246ED">
                <w:rPr>
                  <w:rFonts w:ascii="Arial" w:hAnsi="Arial" w:cs="Arial"/>
                  <w:b/>
                  <w:color w:val="0000FF"/>
                  <w:sz w:val="16"/>
                  <w:szCs w:val="16"/>
                </w:rPr>
                <w:delText>Radians</w:delText>
              </w:r>
            </w:del>
          </w:p>
        </w:tc>
        <w:tc>
          <w:tcPr>
            <w:tcW w:w="2481" w:type="dxa"/>
            <w:shd w:val="clear" w:color="auto" w:fill="E0E0E0"/>
            <w:tcMar>
              <w:top w:w="0" w:type="dxa"/>
              <w:left w:w="108" w:type="dxa"/>
              <w:bottom w:w="0" w:type="dxa"/>
              <w:right w:w="108" w:type="dxa"/>
            </w:tcMar>
          </w:tcPr>
          <w:p w14:paraId="7680958F" w14:textId="1C604F62" w:rsidR="009B0C63" w:rsidDel="007246ED" w:rsidRDefault="009B0C63" w:rsidP="009B0C63">
            <w:pPr>
              <w:pStyle w:val="Standard"/>
              <w:snapToGrid w:val="0"/>
              <w:rPr>
                <w:del w:id="1645" w:author="Stig Syndergaard" w:date="2023-04-13T14:06:00Z"/>
              </w:rPr>
            </w:pPr>
            <w:del w:id="1646" w:author="Stig Syndergaard" w:date="2023-04-13T14:06:00Z">
              <w:r w:rsidDel="007246ED">
                <w:rPr>
                  <w:rFonts w:ascii="Arial" w:hAnsi="Arial" w:cs="Arial"/>
                  <w:b/>
                  <w:color w:val="0000FF"/>
                  <w:sz w:val="16"/>
                  <w:szCs w:val="16"/>
                </w:rPr>
                <w:delText>0</w:delText>
              </w:r>
              <w:r w:rsidDel="007246ED">
                <w:rPr>
                  <w:rFonts w:ascii="Arial" w:eastAsia="Arial" w:hAnsi="Arial" w:cs="Arial"/>
                  <w:b/>
                  <w:color w:val="0000FF"/>
                  <w:sz w:val="16"/>
                  <w:szCs w:val="16"/>
                </w:rPr>
                <w:delText xml:space="preserve"> – </w:delText>
              </w:r>
              <w:r w:rsidDel="007246ED">
                <w:rPr>
                  <w:rFonts w:ascii="Arial" w:hAnsi="Arial" w:cs="Arial"/>
                  <w:b/>
                  <w:color w:val="0000FF"/>
                  <w:sz w:val="16"/>
                  <w:szCs w:val="16"/>
                </w:rPr>
                <w:delText>8x10</w:delText>
              </w:r>
              <w:r w:rsidDel="007246ED">
                <w:rPr>
                  <w:rFonts w:ascii="Arial" w:hAnsi="Arial" w:cs="Arial"/>
                  <w:b/>
                  <w:color w:val="0000FF"/>
                  <w:sz w:val="16"/>
                  <w:szCs w:val="16"/>
                  <w:vertAlign w:val="superscript"/>
                </w:rPr>
                <w:delText>-3</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rad</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to</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10</w:delText>
              </w:r>
              <w:r w:rsidDel="007246ED">
                <w:rPr>
                  <w:rFonts w:ascii="Arial" w:hAnsi="Arial" w:cs="Arial"/>
                  <w:b/>
                  <w:color w:val="0000FF"/>
                  <w:sz w:val="16"/>
                  <w:szCs w:val="16"/>
                  <w:vertAlign w:val="superscript"/>
                </w:rPr>
                <w:delText>-8</w:delText>
              </w:r>
              <w:r w:rsidDel="007246ED">
                <w:rPr>
                  <w:rFonts w:ascii="Arial" w:eastAsia="Arial" w:hAnsi="Arial" w:cs="Arial"/>
                  <w:b/>
                  <w:color w:val="0000FF"/>
                  <w:sz w:val="16"/>
                  <w:szCs w:val="16"/>
                </w:rPr>
                <w:delText xml:space="preserve"> </w:delText>
              </w:r>
              <w:r w:rsidDel="007246ED">
                <w:rPr>
                  <w:rFonts w:ascii="Arial" w:hAnsi="Arial" w:cs="Arial"/>
                  <w:b/>
                  <w:color w:val="0000FF"/>
                  <w:sz w:val="16"/>
                  <w:szCs w:val="16"/>
                </w:rPr>
                <w:delText>rad</w:delText>
              </w:r>
              <w:commentRangeEnd w:id="1633"/>
              <w:r w:rsidDel="007246ED">
                <w:rPr>
                  <w:rStyle w:val="CommentReference"/>
                </w:rPr>
                <w:commentReference w:id="1633"/>
              </w:r>
            </w:del>
          </w:p>
        </w:tc>
      </w:tr>
      <w:tr w:rsidR="009B0C63" w:rsidDel="007246ED" w14:paraId="76809599" w14:textId="55CB12B8">
        <w:trPr>
          <w:cantSplit/>
          <w:jc w:val="center"/>
          <w:del w:id="1647" w:author="Stig Syndergaard" w:date="2023-04-13T14:06:00Z"/>
        </w:trPr>
        <w:tc>
          <w:tcPr>
            <w:tcW w:w="709" w:type="dxa"/>
            <w:shd w:val="clear" w:color="auto" w:fill="F3F3F3"/>
            <w:tcMar>
              <w:top w:w="0" w:type="dxa"/>
              <w:left w:w="108" w:type="dxa"/>
              <w:bottom w:w="0" w:type="dxa"/>
              <w:right w:w="108" w:type="dxa"/>
            </w:tcMar>
          </w:tcPr>
          <w:p w14:paraId="76809591" w14:textId="582A08FD" w:rsidR="009B0C63" w:rsidDel="007246ED" w:rsidRDefault="009B0C63" w:rsidP="009B0C63">
            <w:pPr>
              <w:pStyle w:val="Standard"/>
              <w:snapToGrid w:val="0"/>
              <w:jc w:val="right"/>
              <w:rPr>
                <w:del w:id="1648" w:author="Stig Syndergaard" w:date="2023-04-13T14:06:00Z"/>
                <w:rFonts w:ascii="Arial" w:hAnsi="Arial" w:cs="Arial"/>
                <w:sz w:val="16"/>
                <w:szCs w:val="16"/>
              </w:rPr>
            </w:pPr>
          </w:p>
        </w:tc>
        <w:tc>
          <w:tcPr>
            <w:tcW w:w="2085" w:type="dxa"/>
            <w:shd w:val="clear" w:color="auto" w:fill="F3F3F3"/>
            <w:tcMar>
              <w:top w:w="0" w:type="dxa"/>
              <w:left w:w="108" w:type="dxa"/>
              <w:bottom w:w="0" w:type="dxa"/>
              <w:right w:w="108" w:type="dxa"/>
            </w:tcMar>
          </w:tcPr>
          <w:p w14:paraId="76809592" w14:textId="3ED25CD6" w:rsidR="009B0C63" w:rsidDel="007246ED" w:rsidRDefault="009B0C63" w:rsidP="009B0C63">
            <w:pPr>
              <w:pStyle w:val="Standard"/>
              <w:snapToGrid w:val="0"/>
              <w:rPr>
                <w:del w:id="1649" w:author="Stig Syndergaard" w:date="2023-04-13T14:06:00Z"/>
                <w:rFonts w:ascii="Arial" w:hAnsi="Arial" w:cs="Arial"/>
                <w:sz w:val="16"/>
                <w:szCs w:val="16"/>
              </w:rPr>
            </w:pPr>
            <w:del w:id="1650" w:author="Stig Syndergaard" w:date="2023-04-13T14:06:00Z">
              <w:r w:rsidDel="007246ED">
                <w:rPr>
                  <w:rFonts w:ascii="Arial" w:hAnsi="Arial" w:cs="Arial"/>
                  <w:sz w:val="16"/>
                  <w:szCs w:val="16"/>
                </w:rPr>
                <w:delText>Change</w:delText>
              </w:r>
              <w:r w:rsidDel="007246ED">
                <w:rPr>
                  <w:rFonts w:ascii="Arial" w:eastAsia="Arial" w:hAnsi="Arial" w:cs="Arial"/>
                  <w:sz w:val="16"/>
                  <w:szCs w:val="16"/>
                </w:rPr>
                <w:delText xml:space="preserve"> </w:delText>
              </w:r>
              <w:r w:rsidDel="007246ED">
                <w:rPr>
                  <w:rFonts w:ascii="Arial" w:hAnsi="Arial" w:cs="Arial"/>
                  <w:sz w:val="16"/>
                  <w:szCs w:val="16"/>
                </w:rPr>
                <w:delText>width</w:delText>
              </w:r>
              <w:r w:rsidDel="007246ED">
                <w:rPr>
                  <w:rFonts w:ascii="Arial" w:eastAsia="Arial" w:hAnsi="Arial" w:cs="Arial"/>
                  <w:sz w:val="16"/>
                  <w:szCs w:val="16"/>
                </w:rPr>
                <w:delText xml:space="preserve"> </w:delText>
              </w:r>
              <w:r w:rsidDel="007246ED">
                <w:rPr>
                  <w:rFonts w:ascii="Arial" w:hAnsi="Arial" w:cs="Arial"/>
                  <w:sz w:val="16"/>
                  <w:szCs w:val="16"/>
                </w:rPr>
                <w:delText>to</w:delText>
              </w:r>
              <w:r w:rsidDel="007246ED">
                <w:rPr>
                  <w:rFonts w:ascii="Arial" w:eastAsia="Arial" w:hAnsi="Arial" w:cs="Arial"/>
                  <w:sz w:val="16"/>
                  <w:szCs w:val="16"/>
                </w:rPr>
                <w:delText xml:space="preserve"> </w:delText>
              </w:r>
              <w:r w:rsidDel="007246ED">
                <w:rPr>
                  <w:rFonts w:ascii="Arial" w:hAnsi="Arial" w:cs="Arial"/>
                  <w:sz w:val="16"/>
                  <w:szCs w:val="16"/>
                </w:rPr>
                <w:delText>Table</w:delText>
              </w:r>
              <w:r w:rsidDel="007246ED">
                <w:rPr>
                  <w:rFonts w:ascii="Arial" w:eastAsia="Arial" w:hAnsi="Arial" w:cs="Arial"/>
                  <w:sz w:val="16"/>
                  <w:szCs w:val="16"/>
                </w:rPr>
                <w:delText xml:space="preserve"> </w:delText>
              </w:r>
              <w:r w:rsidDel="007246ED">
                <w:rPr>
                  <w:rFonts w:ascii="Arial" w:hAnsi="Arial" w:cs="Arial"/>
                  <w:sz w:val="16"/>
                  <w:szCs w:val="16"/>
                </w:rPr>
                <w:delText>B</w:delText>
              </w:r>
            </w:del>
          </w:p>
        </w:tc>
        <w:tc>
          <w:tcPr>
            <w:tcW w:w="1013" w:type="dxa"/>
            <w:shd w:val="clear" w:color="auto" w:fill="F3F3F3"/>
            <w:tcMar>
              <w:top w:w="0" w:type="dxa"/>
              <w:left w:w="108" w:type="dxa"/>
              <w:bottom w:w="0" w:type="dxa"/>
              <w:right w:w="108" w:type="dxa"/>
            </w:tcMar>
          </w:tcPr>
          <w:p w14:paraId="76809593" w14:textId="11568781" w:rsidR="009B0C63" w:rsidDel="007246ED" w:rsidRDefault="009B0C63" w:rsidP="009B0C63">
            <w:pPr>
              <w:pStyle w:val="Standard"/>
              <w:snapToGrid w:val="0"/>
              <w:jc w:val="center"/>
              <w:rPr>
                <w:del w:id="1651" w:author="Stig Syndergaard" w:date="2023-04-13T14:06:00Z"/>
                <w:rFonts w:ascii="Arial" w:hAnsi="Arial" w:cs="Arial"/>
                <w:b/>
                <w:sz w:val="16"/>
                <w:szCs w:val="16"/>
              </w:rPr>
            </w:pPr>
            <w:del w:id="1652" w:author="Stig Syndergaard" w:date="2023-04-13T14:06:00Z">
              <w:r w:rsidDel="007246ED">
                <w:rPr>
                  <w:rFonts w:ascii="Arial" w:hAnsi="Arial" w:cs="Arial"/>
                  <w:b/>
                  <w:sz w:val="16"/>
                  <w:szCs w:val="16"/>
                </w:rPr>
                <w:delText>2</w:delText>
              </w:r>
              <w:r w:rsidDel="007246ED">
                <w:rPr>
                  <w:rFonts w:ascii="Arial" w:eastAsia="Arial" w:hAnsi="Arial" w:cs="Arial"/>
                  <w:b/>
                  <w:sz w:val="16"/>
                  <w:szCs w:val="16"/>
                </w:rPr>
                <w:delText xml:space="preserve"> </w:delText>
              </w:r>
              <w:r w:rsidDel="007246ED">
                <w:rPr>
                  <w:rFonts w:ascii="Arial" w:hAnsi="Arial" w:cs="Arial"/>
                  <w:b/>
                  <w:sz w:val="16"/>
                  <w:szCs w:val="16"/>
                </w:rPr>
                <w:delText>01</w:delText>
              </w:r>
              <w:r w:rsidDel="007246ED">
                <w:rPr>
                  <w:rFonts w:ascii="Arial" w:eastAsia="Arial" w:hAnsi="Arial" w:cs="Arial"/>
                  <w:b/>
                  <w:sz w:val="16"/>
                  <w:szCs w:val="16"/>
                </w:rPr>
                <w:delText xml:space="preserve"> </w:delText>
              </w:r>
              <w:r w:rsidDel="007246ED">
                <w:rPr>
                  <w:rFonts w:ascii="Arial" w:hAnsi="Arial" w:cs="Arial"/>
                  <w:b/>
                  <w:sz w:val="16"/>
                  <w:szCs w:val="16"/>
                </w:rPr>
                <w:delText>000</w:delText>
              </w:r>
            </w:del>
          </w:p>
        </w:tc>
        <w:tc>
          <w:tcPr>
            <w:tcW w:w="845" w:type="dxa"/>
            <w:shd w:val="clear" w:color="auto" w:fill="F3F3F3"/>
            <w:tcMar>
              <w:top w:w="0" w:type="dxa"/>
              <w:left w:w="108" w:type="dxa"/>
              <w:bottom w:w="0" w:type="dxa"/>
              <w:right w:w="108" w:type="dxa"/>
            </w:tcMar>
          </w:tcPr>
          <w:p w14:paraId="76809594" w14:textId="3F991FED" w:rsidR="009B0C63" w:rsidDel="007246ED" w:rsidRDefault="009B0C63" w:rsidP="009B0C63">
            <w:pPr>
              <w:pStyle w:val="Standard"/>
              <w:snapToGrid w:val="0"/>
              <w:jc w:val="right"/>
              <w:rPr>
                <w:del w:id="1653" w:author="Stig Syndergaard" w:date="2023-04-13T14:06:00Z"/>
                <w:rFonts w:ascii="Arial" w:hAnsi="Arial" w:cs="Arial"/>
                <w:sz w:val="16"/>
                <w:szCs w:val="16"/>
              </w:rPr>
            </w:pPr>
          </w:p>
        </w:tc>
        <w:tc>
          <w:tcPr>
            <w:tcW w:w="1265" w:type="dxa"/>
            <w:shd w:val="clear" w:color="auto" w:fill="F3F3F3"/>
            <w:tcMar>
              <w:top w:w="0" w:type="dxa"/>
              <w:left w:w="108" w:type="dxa"/>
              <w:bottom w:w="0" w:type="dxa"/>
              <w:right w:w="108" w:type="dxa"/>
            </w:tcMar>
          </w:tcPr>
          <w:p w14:paraId="76809595" w14:textId="706AAC8C" w:rsidR="009B0C63" w:rsidDel="007246ED" w:rsidRDefault="009B0C63" w:rsidP="009B0C63">
            <w:pPr>
              <w:pStyle w:val="Standard"/>
              <w:snapToGrid w:val="0"/>
              <w:jc w:val="right"/>
              <w:rPr>
                <w:del w:id="1654" w:author="Stig Syndergaard" w:date="2023-04-13T14:06:00Z"/>
                <w:rFonts w:ascii="Arial" w:hAnsi="Arial" w:cs="Arial"/>
                <w:sz w:val="16"/>
                <w:szCs w:val="16"/>
              </w:rPr>
            </w:pPr>
          </w:p>
        </w:tc>
        <w:tc>
          <w:tcPr>
            <w:tcW w:w="887" w:type="dxa"/>
            <w:shd w:val="clear" w:color="auto" w:fill="F3F3F3"/>
            <w:tcMar>
              <w:top w:w="0" w:type="dxa"/>
              <w:left w:w="108" w:type="dxa"/>
              <w:bottom w:w="0" w:type="dxa"/>
              <w:right w:w="108" w:type="dxa"/>
            </w:tcMar>
          </w:tcPr>
          <w:p w14:paraId="76809596" w14:textId="476A74D0" w:rsidR="009B0C63" w:rsidDel="007246ED" w:rsidRDefault="009B0C63" w:rsidP="009B0C63">
            <w:pPr>
              <w:pStyle w:val="Standard"/>
              <w:snapToGrid w:val="0"/>
              <w:jc w:val="right"/>
              <w:rPr>
                <w:del w:id="1655" w:author="Stig Syndergaard" w:date="2023-04-13T14:06:00Z"/>
                <w:rFonts w:ascii="Arial" w:hAnsi="Arial" w:cs="Arial"/>
                <w:sz w:val="16"/>
                <w:szCs w:val="16"/>
              </w:rPr>
            </w:pPr>
          </w:p>
        </w:tc>
        <w:tc>
          <w:tcPr>
            <w:tcW w:w="1063" w:type="dxa"/>
            <w:shd w:val="clear" w:color="auto" w:fill="F3F3F3"/>
            <w:tcMar>
              <w:top w:w="0" w:type="dxa"/>
              <w:left w:w="108" w:type="dxa"/>
              <w:bottom w:w="0" w:type="dxa"/>
              <w:right w:w="108" w:type="dxa"/>
            </w:tcMar>
          </w:tcPr>
          <w:p w14:paraId="76809597" w14:textId="5A103670" w:rsidR="009B0C63" w:rsidDel="007246ED" w:rsidRDefault="009B0C63" w:rsidP="009B0C63">
            <w:pPr>
              <w:pStyle w:val="Standard"/>
              <w:snapToGrid w:val="0"/>
              <w:rPr>
                <w:del w:id="1656" w:author="Stig Syndergaard" w:date="2023-04-13T14:06:00Z"/>
                <w:rFonts w:ascii="Arial" w:hAnsi="Arial" w:cs="Arial"/>
                <w:sz w:val="16"/>
                <w:szCs w:val="16"/>
              </w:rPr>
            </w:pPr>
          </w:p>
        </w:tc>
        <w:tc>
          <w:tcPr>
            <w:tcW w:w="2481" w:type="dxa"/>
            <w:shd w:val="clear" w:color="auto" w:fill="F3F3F3"/>
            <w:tcMar>
              <w:top w:w="0" w:type="dxa"/>
              <w:left w:w="108" w:type="dxa"/>
              <w:bottom w:w="0" w:type="dxa"/>
              <w:right w:w="108" w:type="dxa"/>
            </w:tcMar>
          </w:tcPr>
          <w:p w14:paraId="76809598" w14:textId="3B054F96" w:rsidR="009B0C63" w:rsidDel="007246ED" w:rsidRDefault="009B0C63" w:rsidP="009B0C63">
            <w:pPr>
              <w:pStyle w:val="Standard"/>
              <w:snapToGrid w:val="0"/>
              <w:rPr>
                <w:del w:id="1657" w:author="Stig Syndergaard" w:date="2023-04-13T14:06:00Z"/>
                <w:rFonts w:ascii="Arial" w:hAnsi="Arial" w:cs="Arial"/>
                <w:sz w:val="16"/>
                <w:szCs w:val="16"/>
              </w:rPr>
            </w:pPr>
          </w:p>
        </w:tc>
      </w:tr>
      <w:tr w:rsidR="009B0C63" w:rsidDel="007246ED" w14:paraId="768095A2" w14:textId="7B7763AC">
        <w:trPr>
          <w:cantSplit/>
          <w:jc w:val="center"/>
          <w:del w:id="1658" w:author="Stig Syndergaard" w:date="2023-04-13T14:06:00Z"/>
        </w:trPr>
        <w:tc>
          <w:tcPr>
            <w:tcW w:w="709" w:type="dxa"/>
            <w:shd w:val="clear" w:color="auto" w:fill="E0E0E0"/>
            <w:tcMar>
              <w:top w:w="0" w:type="dxa"/>
              <w:left w:w="108" w:type="dxa"/>
              <w:bottom w:w="0" w:type="dxa"/>
              <w:right w:w="108" w:type="dxa"/>
            </w:tcMar>
          </w:tcPr>
          <w:p w14:paraId="7680959A" w14:textId="31E0EEFE" w:rsidR="009B0C63" w:rsidDel="007246ED" w:rsidRDefault="009B0C63" w:rsidP="009B0C63">
            <w:pPr>
              <w:pStyle w:val="Standard"/>
              <w:snapToGrid w:val="0"/>
              <w:jc w:val="right"/>
              <w:rPr>
                <w:del w:id="1659" w:author="Stig Syndergaard" w:date="2023-04-13T14:06:00Z"/>
                <w:rFonts w:ascii="Arial" w:hAnsi="Arial" w:cs="Arial"/>
                <w:sz w:val="16"/>
                <w:szCs w:val="16"/>
              </w:rPr>
            </w:pPr>
            <w:del w:id="1660" w:author="Stig Syndergaard" w:date="2023-04-13T14:06:00Z">
              <w:r w:rsidDel="007246ED">
                <w:rPr>
                  <w:rFonts w:ascii="Arial" w:hAnsi="Arial" w:cs="Arial"/>
                  <w:sz w:val="16"/>
                  <w:szCs w:val="16"/>
                </w:rPr>
                <w:delText>48</w:delText>
              </w:r>
            </w:del>
          </w:p>
        </w:tc>
        <w:tc>
          <w:tcPr>
            <w:tcW w:w="2085" w:type="dxa"/>
            <w:shd w:val="clear" w:color="auto" w:fill="E0E0E0"/>
            <w:tcMar>
              <w:top w:w="0" w:type="dxa"/>
              <w:left w:w="108" w:type="dxa"/>
              <w:bottom w:w="0" w:type="dxa"/>
              <w:right w:w="108" w:type="dxa"/>
            </w:tcMar>
          </w:tcPr>
          <w:p w14:paraId="7680959B" w14:textId="7FA26A05" w:rsidR="009B0C63" w:rsidDel="007246ED" w:rsidRDefault="009B0C63" w:rsidP="009B0C63">
            <w:pPr>
              <w:pStyle w:val="Standard"/>
              <w:snapToGrid w:val="0"/>
              <w:rPr>
                <w:del w:id="1661" w:author="Stig Syndergaard" w:date="2023-04-13T14:06:00Z"/>
                <w:rFonts w:ascii="Arial" w:hAnsi="Arial" w:cs="Arial"/>
                <w:b/>
                <w:sz w:val="16"/>
                <w:szCs w:val="16"/>
              </w:rPr>
            </w:pPr>
            <w:del w:id="1662" w:author="Stig Syndergaard" w:date="2023-04-13T14:06:00Z">
              <w:r w:rsidDel="007246ED">
                <w:rPr>
                  <w:rFonts w:ascii="Arial" w:hAnsi="Arial" w:cs="Arial"/>
                  <w:b/>
                  <w:sz w:val="16"/>
                  <w:szCs w:val="16"/>
                </w:rPr>
                <w:delText>First</w:delText>
              </w:r>
              <w:r w:rsidDel="007246ED">
                <w:rPr>
                  <w:rFonts w:ascii="Arial" w:eastAsia="Arial" w:hAnsi="Arial" w:cs="Arial"/>
                  <w:b/>
                  <w:sz w:val="16"/>
                  <w:szCs w:val="16"/>
                </w:rPr>
                <w:delText xml:space="preserve"> </w:delText>
              </w:r>
              <w:r w:rsidDel="007246ED">
                <w:rPr>
                  <w:rFonts w:ascii="Arial" w:hAnsi="Arial" w:cs="Arial"/>
                  <w:b/>
                  <w:sz w:val="16"/>
                  <w:szCs w:val="16"/>
                </w:rPr>
                <w:delText>order</w:delText>
              </w:r>
              <w:r w:rsidDel="007246ED">
                <w:rPr>
                  <w:rFonts w:ascii="Arial" w:eastAsia="Arial" w:hAnsi="Arial" w:cs="Arial"/>
                  <w:b/>
                  <w:sz w:val="16"/>
                  <w:szCs w:val="16"/>
                </w:rPr>
                <w:delText xml:space="preserve"> </w:delText>
              </w:r>
              <w:r w:rsidDel="007246ED">
                <w:rPr>
                  <w:rFonts w:ascii="Arial" w:hAnsi="Arial" w:cs="Arial"/>
                  <w:b/>
                  <w:sz w:val="16"/>
                  <w:szCs w:val="16"/>
                </w:rPr>
                <w:delText>statistics</w:delText>
              </w:r>
            </w:del>
          </w:p>
        </w:tc>
        <w:tc>
          <w:tcPr>
            <w:tcW w:w="1013" w:type="dxa"/>
            <w:shd w:val="clear" w:color="auto" w:fill="E0E0E0"/>
            <w:tcMar>
              <w:top w:w="0" w:type="dxa"/>
              <w:left w:w="108" w:type="dxa"/>
              <w:bottom w:w="0" w:type="dxa"/>
              <w:right w:w="108" w:type="dxa"/>
            </w:tcMar>
          </w:tcPr>
          <w:p w14:paraId="7680959C" w14:textId="61D25D57" w:rsidR="009B0C63" w:rsidDel="007246ED" w:rsidRDefault="009B0C63" w:rsidP="009B0C63">
            <w:pPr>
              <w:pStyle w:val="Standard"/>
              <w:snapToGrid w:val="0"/>
              <w:jc w:val="center"/>
              <w:rPr>
                <w:del w:id="1663" w:author="Stig Syndergaard" w:date="2023-04-13T14:06:00Z"/>
                <w:rFonts w:ascii="Arial" w:hAnsi="Arial" w:cs="Arial"/>
                <w:b/>
                <w:sz w:val="16"/>
                <w:szCs w:val="16"/>
              </w:rPr>
            </w:pPr>
            <w:del w:id="1664" w:author="Stig Syndergaard" w:date="2023-04-13T14:06:00Z">
              <w:r w:rsidDel="007246ED">
                <w:rPr>
                  <w:rFonts w:ascii="Arial" w:hAnsi="Arial" w:cs="Arial"/>
                  <w:b/>
                  <w:sz w:val="16"/>
                  <w:szCs w:val="16"/>
                </w:rPr>
                <w:delText>0</w:delText>
              </w:r>
              <w:r w:rsidDel="007246ED">
                <w:rPr>
                  <w:rFonts w:ascii="Arial" w:eastAsia="Arial" w:hAnsi="Arial" w:cs="Arial"/>
                  <w:b/>
                  <w:sz w:val="16"/>
                  <w:szCs w:val="16"/>
                </w:rPr>
                <w:delText xml:space="preserve"> </w:delText>
              </w:r>
              <w:r w:rsidDel="007246ED">
                <w:rPr>
                  <w:rFonts w:ascii="Arial" w:hAnsi="Arial" w:cs="Arial"/>
                  <w:b/>
                  <w:sz w:val="16"/>
                  <w:szCs w:val="16"/>
                </w:rPr>
                <w:delText>08</w:delText>
              </w:r>
              <w:r w:rsidDel="007246ED">
                <w:rPr>
                  <w:rFonts w:ascii="Arial" w:eastAsia="Arial" w:hAnsi="Arial" w:cs="Arial"/>
                  <w:b/>
                  <w:sz w:val="16"/>
                  <w:szCs w:val="16"/>
                </w:rPr>
                <w:delText xml:space="preserve"> </w:delText>
              </w:r>
              <w:r w:rsidDel="007246ED">
                <w:rPr>
                  <w:rFonts w:ascii="Arial" w:hAnsi="Arial" w:cs="Arial"/>
                  <w:b/>
                  <w:sz w:val="16"/>
                  <w:szCs w:val="16"/>
                </w:rPr>
                <w:delText>023</w:delText>
              </w:r>
            </w:del>
          </w:p>
        </w:tc>
        <w:tc>
          <w:tcPr>
            <w:tcW w:w="845" w:type="dxa"/>
            <w:shd w:val="clear" w:color="auto" w:fill="E0E0E0"/>
            <w:tcMar>
              <w:top w:w="0" w:type="dxa"/>
              <w:left w:w="108" w:type="dxa"/>
              <w:bottom w:w="0" w:type="dxa"/>
              <w:right w:w="108" w:type="dxa"/>
            </w:tcMar>
          </w:tcPr>
          <w:p w14:paraId="7680959D" w14:textId="4B7B7E0B" w:rsidR="009B0C63" w:rsidDel="007246ED" w:rsidRDefault="009B0C63" w:rsidP="009B0C63">
            <w:pPr>
              <w:pStyle w:val="Standard"/>
              <w:snapToGrid w:val="0"/>
              <w:jc w:val="right"/>
              <w:rPr>
                <w:del w:id="1665" w:author="Stig Syndergaard" w:date="2023-04-13T14:06:00Z"/>
                <w:rFonts w:ascii="Arial" w:hAnsi="Arial" w:cs="Arial"/>
                <w:sz w:val="16"/>
                <w:szCs w:val="16"/>
              </w:rPr>
            </w:pPr>
            <w:del w:id="1666" w:author="Stig Syndergaard" w:date="2023-04-13T14:06:00Z">
              <w:r w:rsidDel="007246ED">
                <w:rPr>
                  <w:rFonts w:ascii="Arial" w:hAnsi="Arial" w:cs="Arial"/>
                  <w:sz w:val="16"/>
                  <w:szCs w:val="16"/>
                </w:rPr>
                <w:delText>0</w:delText>
              </w:r>
            </w:del>
          </w:p>
        </w:tc>
        <w:tc>
          <w:tcPr>
            <w:tcW w:w="1265" w:type="dxa"/>
            <w:shd w:val="clear" w:color="auto" w:fill="E0E0E0"/>
            <w:tcMar>
              <w:top w:w="0" w:type="dxa"/>
              <w:left w:w="108" w:type="dxa"/>
              <w:bottom w:w="0" w:type="dxa"/>
              <w:right w:w="108" w:type="dxa"/>
            </w:tcMar>
          </w:tcPr>
          <w:p w14:paraId="7680959E" w14:textId="071EE1BD" w:rsidR="009B0C63" w:rsidDel="007246ED" w:rsidRDefault="009B0C63" w:rsidP="009B0C63">
            <w:pPr>
              <w:pStyle w:val="Standard"/>
              <w:snapToGrid w:val="0"/>
              <w:jc w:val="right"/>
              <w:rPr>
                <w:del w:id="1667" w:author="Stig Syndergaard" w:date="2023-04-13T14:06:00Z"/>
                <w:rFonts w:ascii="Arial" w:hAnsi="Arial" w:cs="Arial"/>
                <w:sz w:val="16"/>
                <w:szCs w:val="16"/>
              </w:rPr>
            </w:pPr>
            <w:del w:id="1668" w:author="Stig Syndergaard" w:date="2023-04-13T14:06:00Z">
              <w:r w:rsidDel="007246ED">
                <w:rPr>
                  <w:rFonts w:ascii="Arial" w:hAnsi="Arial" w:cs="Arial"/>
                  <w:sz w:val="16"/>
                  <w:szCs w:val="16"/>
                </w:rPr>
                <w:delText>0</w:delText>
              </w:r>
            </w:del>
          </w:p>
        </w:tc>
        <w:tc>
          <w:tcPr>
            <w:tcW w:w="887" w:type="dxa"/>
            <w:shd w:val="clear" w:color="auto" w:fill="E0E0E0"/>
            <w:tcMar>
              <w:top w:w="0" w:type="dxa"/>
              <w:left w:w="108" w:type="dxa"/>
              <w:bottom w:w="0" w:type="dxa"/>
              <w:right w:w="108" w:type="dxa"/>
            </w:tcMar>
          </w:tcPr>
          <w:p w14:paraId="7680959F" w14:textId="528683E5" w:rsidR="009B0C63" w:rsidDel="007246ED" w:rsidRDefault="009B0C63" w:rsidP="009B0C63">
            <w:pPr>
              <w:pStyle w:val="Standard"/>
              <w:snapToGrid w:val="0"/>
              <w:jc w:val="right"/>
              <w:rPr>
                <w:del w:id="1669" w:author="Stig Syndergaard" w:date="2023-04-13T14:06:00Z"/>
                <w:rFonts w:ascii="Arial" w:hAnsi="Arial" w:cs="Arial"/>
                <w:sz w:val="16"/>
                <w:szCs w:val="16"/>
              </w:rPr>
            </w:pPr>
            <w:del w:id="1670" w:author="Stig Syndergaard" w:date="2023-04-13T14:06:00Z">
              <w:r w:rsidDel="007246ED">
                <w:rPr>
                  <w:rFonts w:ascii="Arial" w:hAnsi="Arial" w:cs="Arial"/>
                  <w:sz w:val="16"/>
                  <w:szCs w:val="16"/>
                </w:rPr>
                <w:delText>6</w:delText>
              </w:r>
            </w:del>
          </w:p>
        </w:tc>
        <w:tc>
          <w:tcPr>
            <w:tcW w:w="1063" w:type="dxa"/>
            <w:shd w:val="clear" w:color="auto" w:fill="E0E0E0"/>
            <w:tcMar>
              <w:top w:w="0" w:type="dxa"/>
              <w:left w:w="108" w:type="dxa"/>
              <w:bottom w:w="0" w:type="dxa"/>
              <w:right w:w="108" w:type="dxa"/>
            </w:tcMar>
          </w:tcPr>
          <w:p w14:paraId="768095A0" w14:textId="023F5EE3" w:rsidR="009B0C63" w:rsidDel="007246ED" w:rsidRDefault="009B0C63" w:rsidP="009B0C63">
            <w:pPr>
              <w:pStyle w:val="Standard"/>
              <w:snapToGrid w:val="0"/>
              <w:rPr>
                <w:del w:id="1671" w:author="Stig Syndergaard" w:date="2023-04-13T14:06:00Z"/>
                <w:rFonts w:ascii="Arial" w:hAnsi="Arial" w:cs="Arial"/>
                <w:sz w:val="16"/>
                <w:szCs w:val="16"/>
              </w:rPr>
            </w:pPr>
            <w:del w:id="1672" w:author="Stig Syndergaard" w:date="2023-04-13T14:06:00Z">
              <w:r w:rsidDel="007246ED">
                <w:rPr>
                  <w:rFonts w:ascii="Arial" w:hAnsi="Arial" w:cs="Arial"/>
                  <w:sz w:val="16"/>
                  <w:szCs w:val="16"/>
                </w:rPr>
                <w:delText>Code</w:delText>
              </w:r>
              <w:r w:rsidDel="007246ED">
                <w:rPr>
                  <w:rFonts w:ascii="Arial" w:eastAsia="Arial" w:hAnsi="Arial" w:cs="Arial"/>
                  <w:sz w:val="16"/>
                  <w:szCs w:val="16"/>
                </w:rPr>
                <w:delText xml:space="preserve"> </w:delText>
              </w:r>
              <w:r w:rsidDel="007246ED">
                <w:rPr>
                  <w:rFonts w:ascii="Arial" w:hAnsi="Arial" w:cs="Arial"/>
                  <w:sz w:val="16"/>
                  <w:szCs w:val="16"/>
                </w:rPr>
                <w:delText>Table</w:delText>
              </w:r>
            </w:del>
          </w:p>
        </w:tc>
        <w:tc>
          <w:tcPr>
            <w:tcW w:w="2481" w:type="dxa"/>
            <w:shd w:val="clear" w:color="auto" w:fill="E0E0E0"/>
            <w:tcMar>
              <w:top w:w="0" w:type="dxa"/>
              <w:left w:w="108" w:type="dxa"/>
              <w:bottom w:w="0" w:type="dxa"/>
              <w:right w:w="108" w:type="dxa"/>
            </w:tcMar>
          </w:tcPr>
          <w:p w14:paraId="768095A1" w14:textId="6EB6F239" w:rsidR="009B0C63" w:rsidDel="007246ED" w:rsidRDefault="009B0C63" w:rsidP="009B0C63">
            <w:pPr>
              <w:pStyle w:val="Standard"/>
              <w:snapToGrid w:val="0"/>
              <w:rPr>
                <w:del w:id="1673" w:author="Stig Syndergaard" w:date="2023-04-13T14:06:00Z"/>
                <w:rFonts w:ascii="Arial" w:hAnsi="Arial" w:cs="Arial"/>
                <w:sz w:val="16"/>
                <w:szCs w:val="16"/>
              </w:rPr>
            </w:pPr>
            <w:del w:id="1674" w:author="Stig Syndergaard" w:date="2023-04-13T14:06:00Z">
              <w:r w:rsidDel="007246ED">
                <w:rPr>
                  <w:rFonts w:ascii="Arial" w:hAnsi="Arial" w:cs="Arial"/>
                  <w:sz w:val="16"/>
                  <w:szCs w:val="16"/>
                </w:rPr>
                <w:delText>Missing</w:delText>
              </w:r>
              <w:r w:rsidDel="007246ED">
                <w:rPr>
                  <w:rFonts w:ascii="Arial" w:eastAsia="Arial" w:hAnsi="Arial" w:cs="Arial"/>
                  <w:sz w:val="16"/>
                  <w:szCs w:val="16"/>
                </w:rPr>
                <w:delText xml:space="preserve"> </w:delText>
              </w:r>
              <w:r w:rsidDel="007246ED">
                <w:rPr>
                  <w:rFonts w:ascii="Arial" w:hAnsi="Arial" w:cs="Arial"/>
                  <w:sz w:val="16"/>
                  <w:szCs w:val="16"/>
                </w:rPr>
                <w:delText>=</w:delText>
              </w:r>
              <w:r w:rsidDel="007246ED">
                <w:rPr>
                  <w:rFonts w:ascii="Arial" w:eastAsia="Arial" w:hAnsi="Arial" w:cs="Arial"/>
                  <w:sz w:val="16"/>
                  <w:szCs w:val="16"/>
                </w:rPr>
                <w:delText xml:space="preserve"> </w:delText>
              </w:r>
              <w:r w:rsidDel="007246ED">
                <w:rPr>
                  <w:rFonts w:ascii="Arial" w:hAnsi="Arial" w:cs="Arial"/>
                  <w:sz w:val="16"/>
                  <w:szCs w:val="16"/>
                </w:rPr>
                <w:delText>off</w:delText>
              </w:r>
            </w:del>
          </w:p>
        </w:tc>
      </w:tr>
      <w:tr w:rsidR="009B0C63" w14:paraId="768095AB" w14:textId="77777777">
        <w:trPr>
          <w:cantSplit/>
          <w:jc w:val="center"/>
        </w:trPr>
        <w:tc>
          <w:tcPr>
            <w:tcW w:w="709" w:type="dxa"/>
            <w:shd w:val="clear" w:color="auto" w:fill="F3F3F3"/>
            <w:tcMar>
              <w:top w:w="0" w:type="dxa"/>
              <w:left w:w="108" w:type="dxa"/>
              <w:bottom w:w="0" w:type="dxa"/>
              <w:right w:w="108" w:type="dxa"/>
            </w:tcMar>
          </w:tcPr>
          <w:p w14:paraId="768095A3" w14:textId="2EEB6566" w:rsidR="009B0C63" w:rsidRDefault="009B0C63" w:rsidP="009B0C63">
            <w:pPr>
              <w:pStyle w:val="Standard"/>
              <w:snapToGrid w:val="0"/>
              <w:jc w:val="right"/>
              <w:rPr>
                <w:rFonts w:ascii="Arial" w:hAnsi="Arial" w:cs="Arial"/>
                <w:i/>
                <w:sz w:val="16"/>
                <w:szCs w:val="16"/>
              </w:rPr>
            </w:pPr>
            <w:r>
              <w:rPr>
                <w:rFonts w:ascii="Arial" w:hAnsi="Arial" w:cs="Arial"/>
                <w:i/>
                <w:sz w:val="16"/>
                <w:szCs w:val="16"/>
              </w:rPr>
              <w:t>N0</w:t>
            </w:r>
          </w:p>
        </w:tc>
        <w:tc>
          <w:tcPr>
            <w:tcW w:w="2085" w:type="dxa"/>
            <w:shd w:val="clear" w:color="auto" w:fill="F3F3F3"/>
            <w:tcMar>
              <w:top w:w="0" w:type="dxa"/>
              <w:left w:w="108" w:type="dxa"/>
              <w:bottom w:w="0" w:type="dxa"/>
              <w:right w:w="108" w:type="dxa"/>
            </w:tcMar>
          </w:tcPr>
          <w:p w14:paraId="768095A4"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A5" w14:textId="77777777" w:rsidR="009B0C63" w:rsidRDefault="009B0C63" w:rsidP="009B0C63">
            <w:pPr>
              <w:pStyle w:val="Standard"/>
              <w:snapToGrid w:val="0"/>
              <w:rPr>
                <w:rFonts w:ascii="Arial" w:hAnsi="Arial" w:cs="Arial"/>
                <w:b/>
                <w:i/>
                <w:sz w:val="16"/>
                <w:szCs w:val="16"/>
              </w:rPr>
            </w:pPr>
          </w:p>
        </w:tc>
        <w:tc>
          <w:tcPr>
            <w:tcW w:w="845" w:type="dxa"/>
            <w:shd w:val="clear" w:color="auto" w:fill="F3F3F3"/>
            <w:tcMar>
              <w:top w:w="0" w:type="dxa"/>
              <w:left w:w="108" w:type="dxa"/>
              <w:bottom w:w="0" w:type="dxa"/>
              <w:right w:w="108" w:type="dxa"/>
            </w:tcMar>
          </w:tcPr>
          <w:p w14:paraId="768095A6"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A7"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A8"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A9"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AA" w14:textId="283A2AFF" w:rsidR="009B0C63" w:rsidRDefault="009B0C63" w:rsidP="009B0C63">
            <w:pPr>
              <w:pStyle w:val="Standard"/>
              <w:snapToGrid w:val="0"/>
              <w:rPr>
                <w:rFonts w:ascii="Arial" w:hAnsi="Arial" w:cs="Arial"/>
                <w:i/>
                <w:sz w:val="16"/>
                <w:szCs w:val="16"/>
              </w:rPr>
            </w:pPr>
            <w:r>
              <w:rPr>
                <w:rFonts w:ascii="Arial" w:hAnsi="Arial" w:cs="Arial"/>
                <w:i/>
                <w:sz w:val="16"/>
                <w:szCs w:val="16"/>
              </w:rPr>
              <w:t>N0</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42+</w:t>
            </w:r>
            <w:ins w:id="1675" w:author="Stig Syndergaard" w:date="2023-04-13T15:13:00Z">
              <w:r w:rsidR="00F7353B">
                <w:rPr>
                  <w:rFonts w:ascii="Arial" w:hAnsi="Arial" w:cs="Arial"/>
                  <w:i/>
                  <w:sz w:val="16"/>
                  <w:szCs w:val="16"/>
                </w:rPr>
                <w:t>4</w:t>
              </w:r>
            </w:ins>
            <w:del w:id="1676" w:author="Stig Syndergaard" w:date="2023-04-13T15:13:00Z">
              <w:r w:rsidDel="00F7353B">
                <w:rPr>
                  <w:rFonts w:ascii="Arial" w:hAnsi="Arial" w:cs="Arial"/>
                  <w:i/>
                  <w:sz w:val="16"/>
                  <w:szCs w:val="16"/>
                </w:rPr>
                <w:delText>6</w:delText>
              </w:r>
            </w:del>
            <w:r>
              <w:rPr>
                <w:rFonts w:ascii="Arial" w:hAnsi="Arial" w:cs="Arial"/>
                <w:i/>
                <w:sz w:val="16"/>
                <w:szCs w:val="16"/>
              </w:rPr>
              <w:t>.n0</w:t>
            </w:r>
            <w:r>
              <w:rPr>
                <w:rFonts w:ascii="Arial" w:eastAsia="Arial" w:hAnsi="Arial" w:cs="Arial"/>
                <w:i/>
                <w:sz w:val="16"/>
                <w:szCs w:val="16"/>
              </w:rPr>
              <w:t xml:space="preserve"> </w:t>
            </w:r>
            <w:r>
              <w:rPr>
                <w:rFonts w:ascii="Arial" w:hAnsi="Arial" w:cs="Arial"/>
                <w:i/>
                <w:sz w:val="16"/>
                <w:szCs w:val="16"/>
              </w:rPr>
              <w:t>elements</w:t>
            </w:r>
          </w:p>
        </w:tc>
      </w:tr>
      <w:tr w:rsidR="009B0C63" w14:paraId="768095B4" w14:textId="77777777">
        <w:trPr>
          <w:cantSplit/>
          <w:jc w:val="center"/>
        </w:trPr>
        <w:tc>
          <w:tcPr>
            <w:tcW w:w="709" w:type="dxa"/>
            <w:shd w:val="clear" w:color="auto" w:fill="E0E0E0"/>
            <w:tcMar>
              <w:top w:w="0" w:type="dxa"/>
              <w:left w:w="108" w:type="dxa"/>
              <w:bottom w:w="0" w:type="dxa"/>
              <w:right w:w="108" w:type="dxa"/>
            </w:tcMar>
          </w:tcPr>
          <w:p w14:paraId="768095AC" w14:textId="121EB424" w:rsidR="009B0C63" w:rsidRDefault="009B0C63" w:rsidP="009B0C63">
            <w:pPr>
              <w:pStyle w:val="Standard"/>
              <w:snapToGrid w:val="0"/>
              <w:jc w:val="right"/>
              <w:rPr>
                <w:rFonts w:ascii="Arial" w:hAnsi="Arial" w:cs="Arial"/>
                <w:sz w:val="16"/>
                <w:szCs w:val="16"/>
              </w:rPr>
            </w:pPr>
            <w:r>
              <w:rPr>
                <w:rFonts w:ascii="Arial" w:hAnsi="Arial" w:cs="Arial"/>
                <w:sz w:val="16"/>
                <w:szCs w:val="16"/>
              </w:rPr>
              <w:t>N0+1</w:t>
            </w:r>
          </w:p>
        </w:tc>
        <w:tc>
          <w:tcPr>
            <w:tcW w:w="2085" w:type="dxa"/>
            <w:shd w:val="clear" w:color="auto" w:fill="E0E0E0"/>
            <w:tcMar>
              <w:top w:w="0" w:type="dxa"/>
              <w:left w:w="108" w:type="dxa"/>
              <w:bottom w:w="0" w:type="dxa"/>
              <w:right w:w="108" w:type="dxa"/>
            </w:tcMar>
          </w:tcPr>
          <w:p w14:paraId="768095AD"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5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5A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B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B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5B2"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5B3"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0C2891F4" w14:textId="77777777">
        <w:trPr>
          <w:cantSplit/>
          <w:jc w:val="center"/>
          <w:ins w:id="1677" w:author="Bowler, Neill" w:date="2022-09-30T16:19:00Z"/>
        </w:trPr>
        <w:tc>
          <w:tcPr>
            <w:tcW w:w="709" w:type="dxa"/>
            <w:shd w:val="clear" w:color="auto" w:fill="E0E0E0"/>
            <w:tcMar>
              <w:top w:w="0" w:type="dxa"/>
              <w:left w:w="108" w:type="dxa"/>
              <w:bottom w:w="0" w:type="dxa"/>
              <w:right w:w="108" w:type="dxa"/>
            </w:tcMar>
          </w:tcPr>
          <w:p w14:paraId="66F00CCB" w14:textId="23C9E1C9" w:rsidR="009B0C63" w:rsidRDefault="009B0C63" w:rsidP="009B0C63">
            <w:pPr>
              <w:pStyle w:val="Standard"/>
              <w:snapToGrid w:val="0"/>
              <w:jc w:val="right"/>
              <w:rPr>
                <w:ins w:id="1678" w:author="Bowler, Neill" w:date="2022-09-30T16:19:00Z"/>
                <w:rFonts w:ascii="Arial" w:hAnsi="Arial" w:cs="Arial"/>
                <w:sz w:val="16"/>
                <w:szCs w:val="16"/>
              </w:rPr>
            </w:pPr>
            <w:ins w:id="1679" w:author="Bowler, Neill" w:date="2022-09-30T16:19:00Z">
              <w:r>
                <w:rPr>
                  <w:rFonts w:ascii="Arial" w:hAnsi="Arial" w:cs="Arial"/>
                  <w:sz w:val="16"/>
                  <w:szCs w:val="16"/>
                </w:rPr>
                <w:t>N0+2</w:t>
              </w:r>
            </w:ins>
          </w:p>
        </w:tc>
        <w:tc>
          <w:tcPr>
            <w:tcW w:w="2085" w:type="dxa"/>
            <w:shd w:val="clear" w:color="auto" w:fill="E0E0E0"/>
            <w:tcMar>
              <w:top w:w="0" w:type="dxa"/>
              <w:left w:w="108" w:type="dxa"/>
              <w:bottom w:w="0" w:type="dxa"/>
              <w:right w:w="108" w:type="dxa"/>
            </w:tcMar>
          </w:tcPr>
          <w:p w14:paraId="2227BCA3" w14:textId="17A75BA7" w:rsidR="009B0C63" w:rsidRDefault="009B0C63" w:rsidP="009B0C63">
            <w:pPr>
              <w:pStyle w:val="Standard"/>
              <w:snapToGrid w:val="0"/>
              <w:rPr>
                <w:ins w:id="1680" w:author="Bowler, Neill" w:date="2022-09-30T16:19:00Z"/>
                <w:rFonts w:ascii="Arial" w:hAnsi="Arial" w:cs="Arial"/>
                <w:b/>
                <w:sz w:val="16"/>
                <w:szCs w:val="16"/>
              </w:rPr>
            </w:pPr>
            <w:ins w:id="1681" w:author="Bowler, Neill" w:date="2022-09-30T16:19:00Z">
              <w:r>
                <w:rPr>
                  <w:rFonts w:ascii="Arial" w:hAnsi="Arial" w:cs="Arial"/>
                  <w:b/>
                  <w:sz w:val="16"/>
                  <w:szCs w:val="16"/>
                </w:rPr>
                <w:t xml:space="preserve">Short delayed replication </w:t>
              </w:r>
            </w:ins>
            <w:ins w:id="1682" w:author="Bowler, Neill" w:date="2022-09-30T16:20:00Z">
              <w:r>
                <w:rPr>
                  <w:rFonts w:ascii="Arial" w:hAnsi="Arial" w:cs="Arial"/>
                  <w:b/>
                  <w:sz w:val="16"/>
                  <w:szCs w:val="16"/>
                </w:rPr>
                <w:t>factor</w:t>
              </w:r>
            </w:ins>
          </w:p>
        </w:tc>
        <w:tc>
          <w:tcPr>
            <w:tcW w:w="1013" w:type="dxa"/>
            <w:shd w:val="clear" w:color="auto" w:fill="E0E0E0"/>
            <w:tcMar>
              <w:top w:w="0" w:type="dxa"/>
              <w:left w:w="108" w:type="dxa"/>
              <w:bottom w:w="0" w:type="dxa"/>
              <w:right w:w="108" w:type="dxa"/>
            </w:tcMar>
          </w:tcPr>
          <w:p w14:paraId="697C7A7A" w14:textId="5CE88737" w:rsidR="009B0C63" w:rsidRDefault="009B0C63" w:rsidP="009B0C63">
            <w:pPr>
              <w:pStyle w:val="Standard"/>
              <w:snapToGrid w:val="0"/>
              <w:jc w:val="center"/>
              <w:rPr>
                <w:ins w:id="1683" w:author="Bowler, Neill" w:date="2022-09-30T16:19:00Z"/>
                <w:rFonts w:ascii="Arial" w:hAnsi="Arial" w:cs="Arial"/>
                <w:b/>
                <w:sz w:val="16"/>
                <w:szCs w:val="16"/>
              </w:rPr>
            </w:pPr>
            <w:ins w:id="1684" w:author="Bowler, Neill" w:date="2022-09-30T16:20:00Z">
              <w:r>
                <w:rPr>
                  <w:rFonts w:ascii="Arial" w:hAnsi="Arial" w:cs="Arial"/>
                  <w:b/>
                  <w:sz w:val="16"/>
                  <w:szCs w:val="16"/>
                </w:rPr>
                <w:t>0 31 000</w:t>
              </w:r>
            </w:ins>
          </w:p>
        </w:tc>
        <w:tc>
          <w:tcPr>
            <w:tcW w:w="845" w:type="dxa"/>
            <w:shd w:val="clear" w:color="auto" w:fill="E0E0E0"/>
            <w:tcMar>
              <w:top w:w="0" w:type="dxa"/>
              <w:left w:w="108" w:type="dxa"/>
              <w:bottom w:w="0" w:type="dxa"/>
              <w:right w:w="108" w:type="dxa"/>
            </w:tcMar>
          </w:tcPr>
          <w:p w14:paraId="67737C2D" w14:textId="1785FE9C" w:rsidR="009B0C63" w:rsidRDefault="009B0C63" w:rsidP="009B0C63">
            <w:pPr>
              <w:pStyle w:val="Standard"/>
              <w:snapToGrid w:val="0"/>
              <w:jc w:val="right"/>
              <w:rPr>
                <w:ins w:id="1685" w:author="Bowler, Neill" w:date="2022-09-30T16:19:00Z"/>
                <w:rFonts w:ascii="Arial" w:hAnsi="Arial" w:cs="Arial"/>
                <w:sz w:val="16"/>
                <w:szCs w:val="16"/>
              </w:rPr>
            </w:pPr>
            <w:ins w:id="1686" w:author="Bowler, Neill" w:date="2022-09-30T16:20: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546FACBA" w14:textId="0A85592D" w:rsidR="009B0C63" w:rsidRDefault="009B0C63" w:rsidP="009B0C63">
            <w:pPr>
              <w:pStyle w:val="Standard"/>
              <w:snapToGrid w:val="0"/>
              <w:jc w:val="right"/>
              <w:rPr>
                <w:ins w:id="1687" w:author="Bowler, Neill" w:date="2022-09-30T16:19:00Z"/>
                <w:rFonts w:ascii="Arial" w:hAnsi="Arial" w:cs="Arial"/>
                <w:sz w:val="16"/>
                <w:szCs w:val="16"/>
              </w:rPr>
            </w:pPr>
            <w:ins w:id="1688" w:author="Bowler, Neill" w:date="2022-09-30T16:20: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5B42485D" w14:textId="38BAD729" w:rsidR="009B0C63" w:rsidRDefault="009B0C63" w:rsidP="009B0C63">
            <w:pPr>
              <w:pStyle w:val="Standard"/>
              <w:snapToGrid w:val="0"/>
              <w:jc w:val="right"/>
              <w:rPr>
                <w:ins w:id="1689" w:author="Bowler, Neill" w:date="2022-09-30T16:19:00Z"/>
                <w:rFonts w:ascii="Arial" w:hAnsi="Arial" w:cs="Arial"/>
                <w:sz w:val="16"/>
                <w:szCs w:val="16"/>
              </w:rPr>
            </w:pPr>
            <w:ins w:id="1690" w:author="Bowler, Neill" w:date="2022-09-30T16:20:00Z">
              <w:r>
                <w:rPr>
                  <w:rFonts w:ascii="Arial" w:hAnsi="Arial" w:cs="Arial"/>
                  <w:sz w:val="16"/>
                  <w:szCs w:val="16"/>
                </w:rPr>
                <w:t>1</w:t>
              </w:r>
            </w:ins>
          </w:p>
        </w:tc>
        <w:tc>
          <w:tcPr>
            <w:tcW w:w="1063" w:type="dxa"/>
            <w:shd w:val="clear" w:color="auto" w:fill="E0E0E0"/>
            <w:tcMar>
              <w:top w:w="0" w:type="dxa"/>
              <w:left w:w="108" w:type="dxa"/>
              <w:bottom w:w="0" w:type="dxa"/>
              <w:right w:w="108" w:type="dxa"/>
            </w:tcMar>
          </w:tcPr>
          <w:p w14:paraId="18DF0E1A" w14:textId="27A4861A" w:rsidR="009B0C63" w:rsidRDefault="009B0C63" w:rsidP="009B0C63">
            <w:pPr>
              <w:pStyle w:val="Standard"/>
              <w:snapToGrid w:val="0"/>
              <w:rPr>
                <w:ins w:id="1691" w:author="Bowler, Neill" w:date="2022-09-30T16:19:00Z"/>
                <w:rFonts w:ascii="Arial" w:hAnsi="Arial" w:cs="Arial"/>
                <w:sz w:val="16"/>
                <w:szCs w:val="16"/>
              </w:rPr>
            </w:pPr>
            <w:ins w:id="1692" w:author="Bowler, Neill" w:date="2022-09-30T16:20:00Z">
              <w:r>
                <w:rPr>
                  <w:rFonts w:ascii="Arial" w:hAnsi="Arial" w:cs="Arial"/>
                  <w:sz w:val="16"/>
                  <w:szCs w:val="16"/>
                </w:rPr>
                <w:t>Numeric</w:t>
              </w:r>
            </w:ins>
          </w:p>
        </w:tc>
        <w:tc>
          <w:tcPr>
            <w:tcW w:w="2481" w:type="dxa"/>
            <w:shd w:val="clear" w:color="auto" w:fill="E0E0E0"/>
            <w:tcMar>
              <w:top w:w="0" w:type="dxa"/>
              <w:left w:w="108" w:type="dxa"/>
              <w:bottom w:w="0" w:type="dxa"/>
              <w:right w:w="108" w:type="dxa"/>
            </w:tcMar>
          </w:tcPr>
          <w:p w14:paraId="402CA7A7" w14:textId="529EDA0E" w:rsidR="009B0C63" w:rsidRDefault="009B0C63" w:rsidP="009B0C63">
            <w:pPr>
              <w:pStyle w:val="Standard"/>
              <w:snapToGrid w:val="0"/>
              <w:rPr>
                <w:ins w:id="1693" w:author="Bowler, Neill" w:date="2022-09-30T16:19:00Z"/>
                <w:rFonts w:ascii="Arial" w:hAnsi="Arial" w:cs="Arial"/>
                <w:sz w:val="16"/>
                <w:szCs w:val="16"/>
              </w:rPr>
            </w:pPr>
            <w:ins w:id="1694" w:author="Bowler, Neill" w:date="2022-09-30T16:20:00Z">
              <w:r>
                <w:rPr>
                  <w:rFonts w:ascii="Arial" w:hAnsi="Arial" w:cs="Arial"/>
                  <w:sz w:val="16"/>
                  <w:szCs w:val="16"/>
                </w:rPr>
                <w:t>Indicate presence of PRO variables</w:t>
              </w:r>
            </w:ins>
          </w:p>
        </w:tc>
      </w:tr>
      <w:tr w:rsidR="009B0C63" w14:paraId="6966016C" w14:textId="77777777">
        <w:trPr>
          <w:cantSplit/>
          <w:jc w:val="center"/>
          <w:ins w:id="1695" w:author="Bowler, Neill" w:date="2022-09-30T16:19:00Z"/>
        </w:trPr>
        <w:tc>
          <w:tcPr>
            <w:tcW w:w="709" w:type="dxa"/>
            <w:shd w:val="clear" w:color="auto" w:fill="E0E0E0"/>
            <w:tcMar>
              <w:top w:w="0" w:type="dxa"/>
              <w:left w:w="108" w:type="dxa"/>
              <w:bottom w:w="0" w:type="dxa"/>
              <w:right w:w="108" w:type="dxa"/>
            </w:tcMar>
          </w:tcPr>
          <w:p w14:paraId="0B7400C8" w14:textId="12E78EAD" w:rsidR="009B0C63" w:rsidRDefault="009B0C63" w:rsidP="009B0C63">
            <w:pPr>
              <w:pStyle w:val="Standard"/>
              <w:snapToGrid w:val="0"/>
              <w:jc w:val="right"/>
              <w:rPr>
                <w:ins w:id="1696" w:author="Bowler, Neill" w:date="2022-09-30T16:19:00Z"/>
                <w:rFonts w:ascii="Arial" w:hAnsi="Arial" w:cs="Arial"/>
                <w:sz w:val="16"/>
                <w:szCs w:val="16"/>
              </w:rPr>
            </w:pPr>
            <w:ins w:id="1697" w:author="Bowler, Neill" w:date="2022-09-30T16:19:00Z">
              <w:r>
                <w:rPr>
                  <w:rFonts w:ascii="Arial" w:hAnsi="Arial" w:cs="Arial"/>
                  <w:sz w:val="16"/>
                  <w:szCs w:val="16"/>
                </w:rPr>
                <w:t>N0+3</w:t>
              </w:r>
            </w:ins>
          </w:p>
        </w:tc>
        <w:tc>
          <w:tcPr>
            <w:tcW w:w="2085" w:type="dxa"/>
            <w:shd w:val="clear" w:color="auto" w:fill="E0E0E0"/>
            <w:tcMar>
              <w:top w:w="0" w:type="dxa"/>
              <w:left w:w="108" w:type="dxa"/>
              <w:bottom w:w="0" w:type="dxa"/>
              <w:right w:w="108" w:type="dxa"/>
            </w:tcMar>
          </w:tcPr>
          <w:p w14:paraId="7C4EA28A" w14:textId="51D41F45" w:rsidR="009B0C63" w:rsidRDefault="009B0C63" w:rsidP="009B0C63">
            <w:pPr>
              <w:pStyle w:val="Standard"/>
              <w:snapToGrid w:val="0"/>
              <w:rPr>
                <w:ins w:id="1698" w:author="Bowler, Neill" w:date="2022-09-30T16:19:00Z"/>
                <w:rFonts w:ascii="Arial" w:hAnsi="Arial" w:cs="Arial"/>
                <w:b/>
                <w:sz w:val="16"/>
                <w:szCs w:val="16"/>
              </w:rPr>
            </w:pPr>
            <w:ins w:id="1699" w:author="Bowler, Neill" w:date="2022-09-30T16:20:00Z">
              <w:r>
                <w:rPr>
                  <w:rFonts w:ascii="Arial" w:hAnsi="Arial" w:cs="Arial"/>
                  <w:b/>
                  <w:sz w:val="16"/>
                  <w:szCs w:val="16"/>
                </w:rPr>
                <w:t>Uncalibrated phase difference</w:t>
              </w:r>
            </w:ins>
          </w:p>
        </w:tc>
        <w:tc>
          <w:tcPr>
            <w:tcW w:w="1013" w:type="dxa"/>
            <w:shd w:val="clear" w:color="auto" w:fill="E0E0E0"/>
            <w:tcMar>
              <w:top w:w="0" w:type="dxa"/>
              <w:left w:w="108" w:type="dxa"/>
              <w:bottom w:w="0" w:type="dxa"/>
              <w:right w:w="108" w:type="dxa"/>
            </w:tcMar>
          </w:tcPr>
          <w:p w14:paraId="6FBE7693" w14:textId="7C14551F" w:rsidR="009B0C63" w:rsidRDefault="009B0C63" w:rsidP="009B0C63">
            <w:pPr>
              <w:pStyle w:val="Standard"/>
              <w:snapToGrid w:val="0"/>
              <w:jc w:val="center"/>
              <w:rPr>
                <w:ins w:id="1700" w:author="Bowler, Neill" w:date="2022-09-30T16:19:00Z"/>
                <w:rFonts w:ascii="Arial" w:hAnsi="Arial" w:cs="Arial"/>
                <w:b/>
                <w:sz w:val="16"/>
                <w:szCs w:val="16"/>
              </w:rPr>
            </w:pPr>
            <w:ins w:id="1701" w:author="Bowler, Neill" w:date="2022-09-30T16:20: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78D7DBB6" w14:textId="77777777" w:rsidR="009B0C63" w:rsidRDefault="009B0C63" w:rsidP="009B0C63">
            <w:pPr>
              <w:pStyle w:val="Standard"/>
              <w:snapToGrid w:val="0"/>
              <w:jc w:val="right"/>
              <w:rPr>
                <w:ins w:id="1702"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0C14CE21" w14:textId="77777777" w:rsidR="009B0C63" w:rsidRDefault="009B0C63" w:rsidP="009B0C63">
            <w:pPr>
              <w:pStyle w:val="Standard"/>
              <w:snapToGrid w:val="0"/>
              <w:jc w:val="right"/>
              <w:rPr>
                <w:ins w:id="1703"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153488F4" w14:textId="77777777" w:rsidR="009B0C63" w:rsidRDefault="009B0C63" w:rsidP="009B0C63">
            <w:pPr>
              <w:pStyle w:val="Standard"/>
              <w:snapToGrid w:val="0"/>
              <w:jc w:val="right"/>
              <w:rPr>
                <w:ins w:id="1704"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1B76BEA0" w14:textId="77777777" w:rsidR="009B0C63" w:rsidRDefault="009B0C63" w:rsidP="009B0C63">
            <w:pPr>
              <w:pStyle w:val="Standard"/>
              <w:snapToGrid w:val="0"/>
              <w:rPr>
                <w:ins w:id="1705"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57BCCA1" w14:textId="77777777" w:rsidR="009B0C63" w:rsidRDefault="009B0C63" w:rsidP="009B0C63">
            <w:pPr>
              <w:pStyle w:val="Standard"/>
              <w:snapToGrid w:val="0"/>
              <w:rPr>
                <w:ins w:id="1706" w:author="Bowler, Neill" w:date="2022-09-30T16:19:00Z"/>
                <w:rFonts w:ascii="Arial" w:hAnsi="Arial" w:cs="Arial"/>
                <w:sz w:val="16"/>
                <w:szCs w:val="16"/>
              </w:rPr>
            </w:pPr>
          </w:p>
        </w:tc>
      </w:tr>
      <w:tr w:rsidR="009B0C63" w14:paraId="19BBBB5A" w14:textId="77777777">
        <w:trPr>
          <w:cantSplit/>
          <w:jc w:val="center"/>
          <w:ins w:id="1707" w:author="Bowler, Neill" w:date="2022-09-30T16:19:00Z"/>
        </w:trPr>
        <w:tc>
          <w:tcPr>
            <w:tcW w:w="709" w:type="dxa"/>
            <w:shd w:val="clear" w:color="auto" w:fill="E0E0E0"/>
            <w:tcMar>
              <w:top w:w="0" w:type="dxa"/>
              <w:left w:w="108" w:type="dxa"/>
              <w:bottom w:w="0" w:type="dxa"/>
              <w:right w:w="108" w:type="dxa"/>
            </w:tcMar>
          </w:tcPr>
          <w:p w14:paraId="09516A46" w14:textId="58592E3B" w:rsidR="009B0C63" w:rsidRDefault="009B0C63" w:rsidP="009B0C63">
            <w:pPr>
              <w:pStyle w:val="Standard"/>
              <w:snapToGrid w:val="0"/>
              <w:jc w:val="right"/>
              <w:rPr>
                <w:ins w:id="1708" w:author="Bowler, Neill" w:date="2022-09-30T16:19:00Z"/>
                <w:rFonts w:ascii="Arial" w:hAnsi="Arial" w:cs="Arial"/>
                <w:sz w:val="16"/>
                <w:szCs w:val="16"/>
              </w:rPr>
            </w:pPr>
            <w:ins w:id="1709" w:author="Bowler, Neill" w:date="2022-09-30T16:19:00Z">
              <w:r>
                <w:rPr>
                  <w:rFonts w:ascii="Arial" w:hAnsi="Arial" w:cs="Arial"/>
                  <w:sz w:val="16"/>
                  <w:szCs w:val="16"/>
                </w:rPr>
                <w:t>N0+4</w:t>
              </w:r>
            </w:ins>
          </w:p>
        </w:tc>
        <w:tc>
          <w:tcPr>
            <w:tcW w:w="2085" w:type="dxa"/>
            <w:shd w:val="clear" w:color="auto" w:fill="E0E0E0"/>
            <w:tcMar>
              <w:top w:w="0" w:type="dxa"/>
              <w:left w:w="108" w:type="dxa"/>
              <w:bottom w:w="0" w:type="dxa"/>
              <w:right w:w="108" w:type="dxa"/>
            </w:tcMar>
          </w:tcPr>
          <w:p w14:paraId="1366B156" w14:textId="777DB1D9" w:rsidR="009B0C63" w:rsidRDefault="009B0C63" w:rsidP="009B0C63">
            <w:pPr>
              <w:pStyle w:val="Standard"/>
              <w:snapToGrid w:val="0"/>
              <w:rPr>
                <w:ins w:id="1710" w:author="Bowler, Neill" w:date="2022-09-30T16:19:00Z"/>
                <w:rFonts w:ascii="Arial" w:hAnsi="Arial" w:cs="Arial"/>
                <w:b/>
                <w:sz w:val="16"/>
                <w:szCs w:val="16"/>
              </w:rPr>
            </w:pPr>
            <w:ins w:id="1711" w:author="Bowler, Neill" w:date="2022-09-30T16:20:00Z">
              <w:r>
                <w:rPr>
                  <w:rFonts w:ascii="Arial" w:hAnsi="Arial" w:cs="Arial"/>
                  <w:b/>
                  <w:sz w:val="16"/>
                  <w:szCs w:val="16"/>
                </w:rPr>
                <w:t>Calibrated phase difference</w:t>
              </w:r>
            </w:ins>
          </w:p>
        </w:tc>
        <w:tc>
          <w:tcPr>
            <w:tcW w:w="1013" w:type="dxa"/>
            <w:shd w:val="clear" w:color="auto" w:fill="E0E0E0"/>
            <w:tcMar>
              <w:top w:w="0" w:type="dxa"/>
              <w:left w:w="108" w:type="dxa"/>
              <w:bottom w:w="0" w:type="dxa"/>
              <w:right w:w="108" w:type="dxa"/>
            </w:tcMar>
          </w:tcPr>
          <w:p w14:paraId="65ADE2AB" w14:textId="5C7EC0A6" w:rsidR="009B0C63" w:rsidRDefault="009B0C63" w:rsidP="009B0C63">
            <w:pPr>
              <w:pStyle w:val="Standard"/>
              <w:snapToGrid w:val="0"/>
              <w:jc w:val="center"/>
              <w:rPr>
                <w:ins w:id="1712" w:author="Bowler, Neill" w:date="2022-09-30T16:19:00Z"/>
                <w:rFonts w:ascii="Arial" w:hAnsi="Arial" w:cs="Arial"/>
                <w:b/>
                <w:sz w:val="16"/>
                <w:szCs w:val="16"/>
              </w:rPr>
            </w:pPr>
            <w:ins w:id="1713" w:author="Bowler, Neill" w:date="2022-09-30T16:20:00Z">
              <w:r>
                <w:rPr>
                  <w:rFonts w:ascii="Arial" w:hAnsi="Arial" w:cs="Arial"/>
                  <w:b/>
                  <w:sz w:val="16"/>
                  <w:szCs w:val="16"/>
                </w:rPr>
                <w:t>New</w:t>
              </w:r>
            </w:ins>
          </w:p>
        </w:tc>
        <w:tc>
          <w:tcPr>
            <w:tcW w:w="845" w:type="dxa"/>
            <w:shd w:val="clear" w:color="auto" w:fill="E0E0E0"/>
            <w:tcMar>
              <w:top w:w="0" w:type="dxa"/>
              <w:left w:w="108" w:type="dxa"/>
              <w:bottom w:w="0" w:type="dxa"/>
              <w:right w:w="108" w:type="dxa"/>
            </w:tcMar>
          </w:tcPr>
          <w:p w14:paraId="5ADD9D53" w14:textId="77777777" w:rsidR="009B0C63" w:rsidRDefault="009B0C63" w:rsidP="009B0C63">
            <w:pPr>
              <w:pStyle w:val="Standard"/>
              <w:snapToGrid w:val="0"/>
              <w:jc w:val="right"/>
              <w:rPr>
                <w:ins w:id="1714"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02E965E1" w14:textId="77777777" w:rsidR="009B0C63" w:rsidRDefault="009B0C63" w:rsidP="009B0C63">
            <w:pPr>
              <w:pStyle w:val="Standard"/>
              <w:snapToGrid w:val="0"/>
              <w:jc w:val="right"/>
              <w:rPr>
                <w:ins w:id="1715"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4EF60B5B" w14:textId="77777777" w:rsidR="009B0C63" w:rsidRDefault="009B0C63" w:rsidP="009B0C63">
            <w:pPr>
              <w:pStyle w:val="Standard"/>
              <w:snapToGrid w:val="0"/>
              <w:jc w:val="right"/>
              <w:rPr>
                <w:ins w:id="1716"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501E78C1" w14:textId="77777777" w:rsidR="009B0C63" w:rsidRDefault="009B0C63" w:rsidP="009B0C63">
            <w:pPr>
              <w:pStyle w:val="Standard"/>
              <w:snapToGrid w:val="0"/>
              <w:rPr>
                <w:ins w:id="1717"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C0B54A9" w14:textId="77777777" w:rsidR="009B0C63" w:rsidRDefault="009B0C63" w:rsidP="009B0C63">
            <w:pPr>
              <w:pStyle w:val="Standard"/>
              <w:snapToGrid w:val="0"/>
              <w:rPr>
                <w:ins w:id="1718" w:author="Bowler, Neill" w:date="2022-09-30T16:19:00Z"/>
                <w:rFonts w:ascii="Arial" w:hAnsi="Arial" w:cs="Arial"/>
                <w:sz w:val="16"/>
                <w:szCs w:val="16"/>
              </w:rPr>
            </w:pPr>
          </w:p>
        </w:tc>
      </w:tr>
      <w:tr w:rsidR="009B0C63" w14:paraId="7F7F3305" w14:textId="77777777">
        <w:trPr>
          <w:cantSplit/>
          <w:jc w:val="center"/>
          <w:ins w:id="1719" w:author="Bowler, Neill" w:date="2022-09-30T16:19:00Z"/>
        </w:trPr>
        <w:tc>
          <w:tcPr>
            <w:tcW w:w="709" w:type="dxa"/>
            <w:shd w:val="clear" w:color="auto" w:fill="E0E0E0"/>
            <w:tcMar>
              <w:top w:w="0" w:type="dxa"/>
              <w:left w:w="108" w:type="dxa"/>
              <w:bottom w:w="0" w:type="dxa"/>
              <w:right w:w="108" w:type="dxa"/>
            </w:tcMar>
          </w:tcPr>
          <w:p w14:paraId="520F2B02" w14:textId="704F6DCA" w:rsidR="009B0C63" w:rsidRDefault="009B0C63" w:rsidP="009B0C63">
            <w:pPr>
              <w:pStyle w:val="Standard"/>
              <w:snapToGrid w:val="0"/>
              <w:jc w:val="right"/>
              <w:rPr>
                <w:ins w:id="1720" w:author="Bowler, Neill" w:date="2022-09-30T16:19:00Z"/>
                <w:rFonts w:ascii="Arial" w:hAnsi="Arial" w:cs="Arial"/>
                <w:sz w:val="16"/>
                <w:szCs w:val="16"/>
              </w:rPr>
            </w:pPr>
            <w:ins w:id="1721" w:author="Bowler, Neill" w:date="2022-09-30T16:19:00Z">
              <w:r>
                <w:rPr>
                  <w:rFonts w:ascii="Arial" w:hAnsi="Arial" w:cs="Arial"/>
                  <w:sz w:val="16"/>
                  <w:szCs w:val="16"/>
                </w:rPr>
                <w:t>N0+5</w:t>
              </w:r>
            </w:ins>
          </w:p>
        </w:tc>
        <w:tc>
          <w:tcPr>
            <w:tcW w:w="2085" w:type="dxa"/>
            <w:shd w:val="clear" w:color="auto" w:fill="E0E0E0"/>
            <w:tcMar>
              <w:top w:w="0" w:type="dxa"/>
              <w:left w:w="108" w:type="dxa"/>
              <w:bottom w:w="0" w:type="dxa"/>
              <w:right w:w="108" w:type="dxa"/>
            </w:tcMar>
          </w:tcPr>
          <w:p w14:paraId="2AF1D839" w14:textId="58431784" w:rsidR="009B0C63" w:rsidRDefault="009B0C63" w:rsidP="009B0C63">
            <w:pPr>
              <w:pStyle w:val="Standard"/>
              <w:snapToGrid w:val="0"/>
              <w:rPr>
                <w:ins w:id="1722" w:author="Bowler, Neill" w:date="2022-09-30T16:19:00Z"/>
                <w:rFonts w:ascii="Arial" w:hAnsi="Arial" w:cs="Arial"/>
                <w:b/>
                <w:sz w:val="16"/>
                <w:szCs w:val="16"/>
              </w:rPr>
            </w:pPr>
            <w:ins w:id="1723" w:author="Bowler, Neill" w:date="2022-09-30T16:21:00Z">
              <w:r>
                <w:rPr>
                  <w:rFonts w:ascii="Arial" w:hAnsi="Arial" w:cs="Arial"/>
                  <w:b/>
                  <w:sz w:val="16"/>
                  <w:szCs w:val="16"/>
                </w:rPr>
                <w:t>(end delayed replication)</w:t>
              </w:r>
            </w:ins>
          </w:p>
        </w:tc>
        <w:tc>
          <w:tcPr>
            <w:tcW w:w="1013" w:type="dxa"/>
            <w:shd w:val="clear" w:color="auto" w:fill="E0E0E0"/>
            <w:tcMar>
              <w:top w:w="0" w:type="dxa"/>
              <w:left w:w="108" w:type="dxa"/>
              <w:bottom w:w="0" w:type="dxa"/>
              <w:right w:w="108" w:type="dxa"/>
            </w:tcMar>
          </w:tcPr>
          <w:p w14:paraId="1B00DD26" w14:textId="77777777" w:rsidR="009B0C63" w:rsidRDefault="009B0C63" w:rsidP="009B0C63">
            <w:pPr>
              <w:pStyle w:val="Standard"/>
              <w:snapToGrid w:val="0"/>
              <w:jc w:val="center"/>
              <w:rPr>
                <w:ins w:id="1724" w:author="Bowler, Neill" w:date="2022-09-30T16:19:00Z"/>
                <w:rFonts w:ascii="Arial" w:hAnsi="Arial" w:cs="Arial"/>
                <w:b/>
                <w:sz w:val="16"/>
                <w:szCs w:val="16"/>
              </w:rPr>
            </w:pPr>
          </w:p>
        </w:tc>
        <w:tc>
          <w:tcPr>
            <w:tcW w:w="845" w:type="dxa"/>
            <w:shd w:val="clear" w:color="auto" w:fill="E0E0E0"/>
            <w:tcMar>
              <w:top w:w="0" w:type="dxa"/>
              <w:left w:w="108" w:type="dxa"/>
              <w:bottom w:w="0" w:type="dxa"/>
              <w:right w:w="108" w:type="dxa"/>
            </w:tcMar>
          </w:tcPr>
          <w:p w14:paraId="0B30B780" w14:textId="77777777" w:rsidR="009B0C63" w:rsidRDefault="009B0C63" w:rsidP="009B0C63">
            <w:pPr>
              <w:pStyle w:val="Standard"/>
              <w:snapToGrid w:val="0"/>
              <w:jc w:val="right"/>
              <w:rPr>
                <w:ins w:id="1725" w:author="Bowler, Neill" w:date="2022-09-30T16:19:00Z"/>
                <w:rFonts w:ascii="Arial" w:hAnsi="Arial" w:cs="Arial"/>
                <w:sz w:val="16"/>
                <w:szCs w:val="16"/>
              </w:rPr>
            </w:pPr>
          </w:p>
        </w:tc>
        <w:tc>
          <w:tcPr>
            <w:tcW w:w="1265" w:type="dxa"/>
            <w:shd w:val="clear" w:color="auto" w:fill="E0E0E0"/>
            <w:tcMar>
              <w:top w:w="0" w:type="dxa"/>
              <w:left w:w="108" w:type="dxa"/>
              <w:bottom w:w="0" w:type="dxa"/>
              <w:right w:w="108" w:type="dxa"/>
            </w:tcMar>
          </w:tcPr>
          <w:p w14:paraId="66FC61EB" w14:textId="77777777" w:rsidR="009B0C63" w:rsidRDefault="009B0C63" w:rsidP="009B0C63">
            <w:pPr>
              <w:pStyle w:val="Standard"/>
              <w:snapToGrid w:val="0"/>
              <w:jc w:val="right"/>
              <w:rPr>
                <w:ins w:id="1726" w:author="Bowler, Neill" w:date="2022-09-30T16:19:00Z"/>
                <w:rFonts w:ascii="Arial" w:hAnsi="Arial" w:cs="Arial"/>
                <w:sz w:val="16"/>
                <w:szCs w:val="16"/>
              </w:rPr>
            </w:pPr>
          </w:p>
        </w:tc>
        <w:tc>
          <w:tcPr>
            <w:tcW w:w="887" w:type="dxa"/>
            <w:shd w:val="clear" w:color="auto" w:fill="E0E0E0"/>
            <w:tcMar>
              <w:top w:w="0" w:type="dxa"/>
              <w:left w:w="108" w:type="dxa"/>
              <w:bottom w:w="0" w:type="dxa"/>
              <w:right w:w="108" w:type="dxa"/>
            </w:tcMar>
          </w:tcPr>
          <w:p w14:paraId="7B456BF4" w14:textId="77777777" w:rsidR="009B0C63" w:rsidRDefault="009B0C63" w:rsidP="009B0C63">
            <w:pPr>
              <w:pStyle w:val="Standard"/>
              <w:snapToGrid w:val="0"/>
              <w:jc w:val="right"/>
              <w:rPr>
                <w:ins w:id="1727" w:author="Bowler, Neill" w:date="2022-09-30T16:19:00Z"/>
                <w:rFonts w:ascii="Arial" w:hAnsi="Arial" w:cs="Arial"/>
                <w:sz w:val="16"/>
                <w:szCs w:val="16"/>
              </w:rPr>
            </w:pPr>
          </w:p>
        </w:tc>
        <w:tc>
          <w:tcPr>
            <w:tcW w:w="1063" w:type="dxa"/>
            <w:shd w:val="clear" w:color="auto" w:fill="E0E0E0"/>
            <w:tcMar>
              <w:top w:w="0" w:type="dxa"/>
              <w:left w:w="108" w:type="dxa"/>
              <w:bottom w:w="0" w:type="dxa"/>
              <w:right w:w="108" w:type="dxa"/>
            </w:tcMar>
          </w:tcPr>
          <w:p w14:paraId="314B6BF3" w14:textId="77777777" w:rsidR="009B0C63" w:rsidRDefault="009B0C63" w:rsidP="009B0C63">
            <w:pPr>
              <w:pStyle w:val="Standard"/>
              <w:snapToGrid w:val="0"/>
              <w:rPr>
                <w:ins w:id="1728" w:author="Bowler, Neill" w:date="2022-09-30T16:19:00Z"/>
                <w:rFonts w:ascii="Arial" w:hAnsi="Arial" w:cs="Arial"/>
                <w:sz w:val="16"/>
                <w:szCs w:val="16"/>
              </w:rPr>
            </w:pPr>
          </w:p>
        </w:tc>
        <w:tc>
          <w:tcPr>
            <w:tcW w:w="2481" w:type="dxa"/>
            <w:shd w:val="clear" w:color="auto" w:fill="E0E0E0"/>
            <w:tcMar>
              <w:top w:w="0" w:type="dxa"/>
              <w:left w:w="108" w:type="dxa"/>
              <w:bottom w:w="0" w:type="dxa"/>
              <w:right w:w="108" w:type="dxa"/>
            </w:tcMar>
          </w:tcPr>
          <w:p w14:paraId="357909F1" w14:textId="77777777" w:rsidR="009B0C63" w:rsidRDefault="009B0C63" w:rsidP="009B0C63">
            <w:pPr>
              <w:pStyle w:val="Standard"/>
              <w:snapToGrid w:val="0"/>
              <w:rPr>
                <w:ins w:id="1729" w:author="Bowler, Neill" w:date="2022-09-30T16:19:00Z"/>
                <w:rFonts w:ascii="Arial" w:hAnsi="Arial" w:cs="Arial"/>
                <w:sz w:val="16"/>
                <w:szCs w:val="16"/>
              </w:rPr>
            </w:pPr>
          </w:p>
        </w:tc>
      </w:tr>
      <w:tr w:rsidR="009B0C63" w14:paraId="1DBFB503" w14:textId="77777777">
        <w:trPr>
          <w:cantSplit/>
          <w:jc w:val="center"/>
          <w:ins w:id="1730" w:author="Bowler, Neill" w:date="2022-09-12T09:18:00Z"/>
        </w:trPr>
        <w:tc>
          <w:tcPr>
            <w:tcW w:w="709" w:type="dxa"/>
            <w:shd w:val="clear" w:color="auto" w:fill="E0E0E0"/>
            <w:tcMar>
              <w:top w:w="0" w:type="dxa"/>
              <w:left w:w="108" w:type="dxa"/>
              <w:bottom w:w="0" w:type="dxa"/>
              <w:right w:w="108" w:type="dxa"/>
            </w:tcMar>
          </w:tcPr>
          <w:p w14:paraId="5113889D" w14:textId="4D2BF70E" w:rsidR="009B0C63" w:rsidRDefault="009B0C63" w:rsidP="009B0C63">
            <w:pPr>
              <w:pStyle w:val="Standard"/>
              <w:snapToGrid w:val="0"/>
              <w:jc w:val="right"/>
              <w:rPr>
                <w:ins w:id="1731" w:author="Bowler, Neill" w:date="2022-09-12T09:18:00Z"/>
                <w:rFonts w:ascii="Arial" w:hAnsi="Arial" w:cs="Arial"/>
                <w:sz w:val="16"/>
                <w:szCs w:val="16"/>
              </w:rPr>
            </w:pPr>
            <w:ins w:id="1732" w:author="Bowler, Neill" w:date="2022-09-12T09:18:00Z">
              <w:r>
                <w:rPr>
                  <w:rFonts w:ascii="Arial" w:hAnsi="Arial" w:cs="Arial"/>
                  <w:sz w:val="16"/>
                  <w:szCs w:val="16"/>
                </w:rPr>
                <w:t>N0+</w:t>
              </w:r>
            </w:ins>
            <w:ins w:id="1733" w:author="Bowler, Neill" w:date="2022-09-30T16:21:00Z">
              <w:r>
                <w:rPr>
                  <w:rFonts w:ascii="Arial" w:hAnsi="Arial" w:cs="Arial"/>
                  <w:sz w:val="16"/>
                  <w:szCs w:val="16"/>
                </w:rPr>
                <w:t>6</w:t>
              </w:r>
            </w:ins>
          </w:p>
        </w:tc>
        <w:tc>
          <w:tcPr>
            <w:tcW w:w="2085" w:type="dxa"/>
            <w:shd w:val="clear" w:color="auto" w:fill="E0E0E0"/>
            <w:tcMar>
              <w:top w:w="0" w:type="dxa"/>
              <w:left w:w="108" w:type="dxa"/>
              <w:bottom w:w="0" w:type="dxa"/>
              <w:right w:w="108" w:type="dxa"/>
            </w:tcMar>
          </w:tcPr>
          <w:p w14:paraId="756CDC47" w14:textId="309C28A7" w:rsidR="009B0C63" w:rsidRDefault="009B0C63" w:rsidP="009B0C63">
            <w:pPr>
              <w:pStyle w:val="Standard"/>
              <w:snapToGrid w:val="0"/>
              <w:rPr>
                <w:ins w:id="1734" w:author="Bowler, Neill" w:date="2022-09-12T09:18:00Z"/>
                <w:rFonts w:ascii="Arial" w:hAnsi="Arial" w:cs="Arial"/>
                <w:b/>
                <w:sz w:val="16"/>
                <w:szCs w:val="16"/>
              </w:rPr>
            </w:pPr>
            <w:ins w:id="1735" w:author="Bowler, Neill" w:date="2022-09-12T09:21:00Z">
              <w:r>
                <w:rPr>
                  <w:rFonts w:ascii="Arial" w:hAnsi="Arial" w:cs="Arial"/>
                  <w:b/>
                  <w:sz w:val="16"/>
                  <w:szCs w:val="16"/>
                </w:rPr>
                <w:t>Short delayed replication factor</w:t>
              </w:r>
            </w:ins>
          </w:p>
        </w:tc>
        <w:tc>
          <w:tcPr>
            <w:tcW w:w="1013" w:type="dxa"/>
            <w:shd w:val="clear" w:color="auto" w:fill="E0E0E0"/>
            <w:tcMar>
              <w:top w:w="0" w:type="dxa"/>
              <w:left w:w="108" w:type="dxa"/>
              <w:bottom w:w="0" w:type="dxa"/>
              <w:right w:w="108" w:type="dxa"/>
            </w:tcMar>
          </w:tcPr>
          <w:p w14:paraId="6C4B898D" w14:textId="0BFCC0FF" w:rsidR="009B0C63" w:rsidRDefault="009B0C63" w:rsidP="009B0C63">
            <w:pPr>
              <w:pStyle w:val="Standard"/>
              <w:snapToGrid w:val="0"/>
              <w:jc w:val="center"/>
              <w:rPr>
                <w:ins w:id="1736" w:author="Bowler, Neill" w:date="2022-09-12T09:18:00Z"/>
                <w:rFonts w:ascii="Arial" w:hAnsi="Arial" w:cs="Arial"/>
                <w:b/>
                <w:sz w:val="16"/>
                <w:szCs w:val="16"/>
              </w:rPr>
            </w:pPr>
            <w:ins w:id="1737" w:author="Bowler, Neill" w:date="2022-09-12T09:21:00Z">
              <w:r>
                <w:rPr>
                  <w:rFonts w:ascii="Arial" w:hAnsi="Arial" w:cs="Arial"/>
                  <w:b/>
                  <w:sz w:val="16"/>
                  <w:szCs w:val="16"/>
                </w:rPr>
                <w:t>0 31 000</w:t>
              </w:r>
            </w:ins>
          </w:p>
        </w:tc>
        <w:tc>
          <w:tcPr>
            <w:tcW w:w="845" w:type="dxa"/>
            <w:shd w:val="clear" w:color="auto" w:fill="E0E0E0"/>
            <w:tcMar>
              <w:top w:w="0" w:type="dxa"/>
              <w:left w:w="108" w:type="dxa"/>
              <w:bottom w:w="0" w:type="dxa"/>
              <w:right w:w="108" w:type="dxa"/>
            </w:tcMar>
          </w:tcPr>
          <w:p w14:paraId="28E8C682" w14:textId="2FAB986B" w:rsidR="009B0C63" w:rsidRDefault="009B0C63" w:rsidP="009B0C63">
            <w:pPr>
              <w:pStyle w:val="Standard"/>
              <w:snapToGrid w:val="0"/>
              <w:jc w:val="right"/>
              <w:rPr>
                <w:ins w:id="1738" w:author="Bowler, Neill" w:date="2022-09-12T09:18:00Z"/>
                <w:rFonts w:ascii="Arial" w:hAnsi="Arial" w:cs="Arial"/>
                <w:sz w:val="16"/>
                <w:szCs w:val="16"/>
              </w:rPr>
            </w:pPr>
            <w:ins w:id="1739" w:author="Bowler, Neill" w:date="2022-09-12T09:21:00Z">
              <w:r>
                <w:rPr>
                  <w:rFonts w:ascii="Arial" w:hAnsi="Arial" w:cs="Arial"/>
                  <w:sz w:val="16"/>
                  <w:szCs w:val="16"/>
                </w:rPr>
                <w:t>0</w:t>
              </w:r>
            </w:ins>
          </w:p>
        </w:tc>
        <w:tc>
          <w:tcPr>
            <w:tcW w:w="1265" w:type="dxa"/>
            <w:shd w:val="clear" w:color="auto" w:fill="E0E0E0"/>
            <w:tcMar>
              <w:top w:w="0" w:type="dxa"/>
              <w:left w:w="108" w:type="dxa"/>
              <w:bottom w:w="0" w:type="dxa"/>
              <w:right w:w="108" w:type="dxa"/>
            </w:tcMar>
          </w:tcPr>
          <w:p w14:paraId="05142C71" w14:textId="650319CF" w:rsidR="009B0C63" w:rsidRDefault="009B0C63" w:rsidP="009B0C63">
            <w:pPr>
              <w:pStyle w:val="Standard"/>
              <w:snapToGrid w:val="0"/>
              <w:jc w:val="right"/>
              <w:rPr>
                <w:ins w:id="1740" w:author="Bowler, Neill" w:date="2022-09-12T09:18:00Z"/>
                <w:rFonts w:ascii="Arial" w:hAnsi="Arial" w:cs="Arial"/>
                <w:sz w:val="16"/>
                <w:szCs w:val="16"/>
              </w:rPr>
            </w:pPr>
            <w:ins w:id="1741" w:author="Bowler, Neill" w:date="2022-09-12T09:21:00Z">
              <w:r>
                <w:rPr>
                  <w:rFonts w:ascii="Arial" w:hAnsi="Arial" w:cs="Arial"/>
                  <w:sz w:val="16"/>
                  <w:szCs w:val="16"/>
                </w:rPr>
                <w:t>0</w:t>
              </w:r>
            </w:ins>
          </w:p>
        </w:tc>
        <w:tc>
          <w:tcPr>
            <w:tcW w:w="887" w:type="dxa"/>
            <w:shd w:val="clear" w:color="auto" w:fill="E0E0E0"/>
            <w:tcMar>
              <w:top w:w="0" w:type="dxa"/>
              <w:left w:w="108" w:type="dxa"/>
              <w:bottom w:w="0" w:type="dxa"/>
              <w:right w:w="108" w:type="dxa"/>
            </w:tcMar>
          </w:tcPr>
          <w:p w14:paraId="71F99BE7" w14:textId="43020B57" w:rsidR="009B0C63" w:rsidRDefault="009B0C63" w:rsidP="009B0C63">
            <w:pPr>
              <w:pStyle w:val="Standard"/>
              <w:snapToGrid w:val="0"/>
              <w:jc w:val="right"/>
              <w:rPr>
                <w:ins w:id="1742" w:author="Bowler, Neill" w:date="2022-09-12T09:18:00Z"/>
                <w:rFonts w:ascii="Arial" w:hAnsi="Arial" w:cs="Arial"/>
                <w:sz w:val="16"/>
                <w:szCs w:val="16"/>
              </w:rPr>
            </w:pPr>
            <w:ins w:id="1743" w:author="Bowler, Neill" w:date="2022-09-12T09:21:00Z">
              <w:r>
                <w:rPr>
                  <w:rFonts w:ascii="Arial" w:hAnsi="Arial" w:cs="Arial"/>
                  <w:sz w:val="16"/>
                  <w:szCs w:val="16"/>
                </w:rPr>
                <w:t>1</w:t>
              </w:r>
            </w:ins>
          </w:p>
        </w:tc>
        <w:tc>
          <w:tcPr>
            <w:tcW w:w="1063" w:type="dxa"/>
            <w:shd w:val="clear" w:color="auto" w:fill="E0E0E0"/>
            <w:tcMar>
              <w:top w:w="0" w:type="dxa"/>
              <w:left w:w="108" w:type="dxa"/>
              <w:bottom w:w="0" w:type="dxa"/>
              <w:right w:w="108" w:type="dxa"/>
            </w:tcMar>
          </w:tcPr>
          <w:p w14:paraId="0FDED73F" w14:textId="42735B50" w:rsidR="009B0C63" w:rsidRDefault="009B0C63" w:rsidP="009B0C63">
            <w:pPr>
              <w:pStyle w:val="Standard"/>
              <w:snapToGrid w:val="0"/>
              <w:rPr>
                <w:ins w:id="1744" w:author="Bowler, Neill" w:date="2022-09-12T09:18:00Z"/>
                <w:rFonts w:ascii="Arial" w:hAnsi="Arial" w:cs="Arial"/>
                <w:sz w:val="16"/>
                <w:szCs w:val="16"/>
              </w:rPr>
            </w:pPr>
            <w:ins w:id="1745" w:author="Bowler, Neill" w:date="2022-09-12T09:22:00Z">
              <w:r>
                <w:rPr>
                  <w:rFonts w:ascii="Arial" w:hAnsi="Arial" w:cs="Arial"/>
                  <w:sz w:val="16"/>
                  <w:szCs w:val="16"/>
                </w:rPr>
                <w:t>Numeric</w:t>
              </w:r>
            </w:ins>
          </w:p>
        </w:tc>
        <w:tc>
          <w:tcPr>
            <w:tcW w:w="2481" w:type="dxa"/>
            <w:shd w:val="clear" w:color="auto" w:fill="E0E0E0"/>
            <w:tcMar>
              <w:top w:w="0" w:type="dxa"/>
              <w:left w:w="108" w:type="dxa"/>
              <w:bottom w:w="0" w:type="dxa"/>
              <w:right w:w="108" w:type="dxa"/>
            </w:tcMar>
          </w:tcPr>
          <w:p w14:paraId="72F435C5" w14:textId="50D1C11F" w:rsidR="009B0C63" w:rsidRDefault="009B0C63" w:rsidP="009B0C63">
            <w:pPr>
              <w:pStyle w:val="Standard"/>
              <w:snapToGrid w:val="0"/>
              <w:rPr>
                <w:ins w:id="1746" w:author="Bowler, Neill" w:date="2022-09-12T09:18:00Z"/>
                <w:rFonts w:ascii="Arial" w:hAnsi="Arial" w:cs="Arial"/>
                <w:sz w:val="16"/>
                <w:szCs w:val="16"/>
              </w:rPr>
            </w:pPr>
            <w:ins w:id="1747" w:author="Bowler, Neill" w:date="2022-09-12T09:22:00Z">
              <w:r>
                <w:rPr>
                  <w:rFonts w:ascii="Arial" w:hAnsi="Arial" w:cs="Arial"/>
                  <w:sz w:val="16"/>
                  <w:szCs w:val="16"/>
                </w:rPr>
                <w:t>Indicate presence of absence of following aircraft block</w:t>
              </w:r>
            </w:ins>
          </w:p>
        </w:tc>
      </w:tr>
      <w:tr w:rsidR="009B0C63" w14:paraId="0903FD5F" w14:textId="77777777" w:rsidTr="000F02C1">
        <w:trPr>
          <w:cantSplit/>
          <w:jc w:val="center"/>
          <w:ins w:id="1748" w:author="Bowler, Neill" w:date="2022-09-12T09:23:00Z"/>
        </w:trPr>
        <w:tc>
          <w:tcPr>
            <w:tcW w:w="709" w:type="dxa"/>
            <w:shd w:val="clear" w:color="auto" w:fill="E0E0E0"/>
            <w:tcMar>
              <w:top w:w="0" w:type="dxa"/>
              <w:left w:w="108" w:type="dxa"/>
              <w:bottom w:w="0" w:type="dxa"/>
              <w:right w:w="108" w:type="dxa"/>
            </w:tcMar>
          </w:tcPr>
          <w:p w14:paraId="274ED1E0" w14:textId="7BE3405B" w:rsidR="009B0C63" w:rsidRDefault="009B0C63" w:rsidP="009B0C63">
            <w:pPr>
              <w:pStyle w:val="Standard"/>
              <w:snapToGrid w:val="0"/>
              <w:jc w:val="right"/>
              <w:rPr>
                <w:ins w:id="1749" w:author="Bowler, Neill" w:date="2022-09-12T09:23:00Z"/>
                <w:rFonts w:ascii="Arial" w:hAnsi="Arial" w:cs="Arial"/>
                <w:sz w:val="16"/>
                <w:szCs w:val="16"/>
              </w:rPr>
            </w:pPr>
            <w:ins w:id="1750" w:author="Bowler, Neill" w:date="2022-09-12T09:23:00Z">
              <w:r>
                <w:rPr>
                  <w:rFonts w:ascii="Arial" w:hAnsi="Arial" w:cs="Arial"/>
                  <w:sz w:val="16"/>
                  <w:szCs w:val="16"/>
                </w:rPr>
                <w:t>N</w:t>
              </w:r>
            </w:ins>
            <w:ins w:id="1751" w:author="Bowler, Neill" w:date="2022-09-12T09:24:00Z">
              <w:r>
                <w:rPr>
                  <w:rFonts w:ascii="Arial" w:hAnsi="Arial" w:cs="Arial"/>
                  <w:sz w:val="16"/>
                  <w:szCs w:val="16"/>
                </w:rPr>
                <w:t>0+</w:t>
              </w:r>
            </w:ins>
            <w:ins w:id="1752" w:author="Bowler, Neill" w:date="2022-09-30T16:21:00Z">
              <w:r>
                <w:rPr>
                  <w:rFonts w:ascii="Arial" w:hAnsi="Arial" w:cs="Arial"/>
                  <w:sz w:val="16"/>
                  <w:szCs w:val="16"/>
                </w:rPr>
                <w:t>7</w:t>
              </w:r>
            </w:ins>
          </w:p>
        </w:tc>
        <w:tc>
          <w:tcPr>
            <w:tcW w:w="2085" w:type="dxa"/>
            <w:tcBorders>
              <w:top w:val="nil"/>
              <w:left w:val="nil"/>
              <w:bottom w:val="nil"/>
              <w:right w:val="nil"/>
            </w:tcBorders>
            <w:shd w:val="clear" w:color="auto" w:fill="F3F3F3"/>
            <w:tcMar>
              <w:top w:w="0" w:type="dxa"/>
              <w:left w:w="108" w:type="dxa"/>
              <w:bottom w:w="0" w:type="dxa"/>
              <w:right w:w="108" w:type="dxa"/>
            </w:tcMar>
          </w:tcPr>
          <w:p w14:paraId="15D635AD" w14:textId="5A7D4D26" w:rsidR="009B0C63" w:rsidRDefault="009B0C63" w:rsidP="009B0C63">
            <w:pPr>
              <w:pStyle w:val="Standard"/>
              <w:snapToGrid w:val="0"/>
              <w:rPr>
                <w:ins w:id="1753" w:author="Bowler, Neill" w:date="2022-09-12T09:23:00Z"/>
                <w:rFonts w:ascii="Arial" w:hAnsi="Arial" w:cs="Arial"/>
                <w:b/>
                <w:sz w:val="16"/>
                <w:szCs w:val="16"/>
              </w:rPr>
            </w:pPr>
            <w:ins w:id="1754" w:author="Bowler, Neill" w:date="2022-09-12T09:27:00Z">
              <w:r>
                <w:rPr>
                  <w:rFonts w:ascii="Arial" w:hAnsi="Arial" w:cs="Arial"/>
                  <w:b/>
                  <w:bCs/>
                  <w:color w:val="000000"/>
                  <w:sz w:val="16"/>
                  <w:szCs w:val="16"/>
                </w:rPr>
                <w:t>Aircraft height</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55D5E345" w14:textId="14059715" w:rsidR="009B0C63" w:rsidRDefault="009B0C63" w:rsidP="009B0C63">
            <w:pPr>
              <w:pStyle w:val="Standard"/>
              <w:snapToGrid w:val="0"/>
              <w:jc w:val="center"/>
              <w:rPr>
                <w:ins w:id="1755" w:author="Bowler, Neill" w:date="2022-09-12T09:23:00Z"/>
                <w:rFonts w:ascii="Arial" w:hAnsi="Arial" w:cs="Arial"/>
                <w:b/>
                <w:sz w:val="16"/>
                <w:szCs w:val="16"/>
              </w:rPr>
            </w:pPr>
            <w:ins w:id="1756" w:author="Bowler, Neill" w:date="2022-09-12T09:27:00Z">
              <w:r>
                <w:rPr>
                  <w:rFonts w:ascii="Arial" w:hAnsi="Arial" w:cs="Arial"/>
                  <w:b/>
                  <w:bCs/>
                  <w:color w:val="000000"/>
                  <w:sz w:val="16"/>
                  <w:szCs w:val="16"/>
                </w:rPr>
                <w:t>0 07 002</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097CBB77" w14:textId="3581B6CE" w:rsidR="009B0C63" w:rsidRDefault="009B0C63" w:rsidP="009B0C63">
            <w:pPr>
              <w:pStyle w:val="Standard"/>
              <w:snapToGrid w:val="0"/>
              <w:jc w:val="right"/>
              <w:rPr>
                <w:ins w:id="1757" w:author="Bowler, Neill" w:date="2022-09-12T09:23:00Z"/>
                <w:rFonts w:ascii="Arial" w:hAnsi="Arial" w:cs="Arial"/>
                <w:sz w:val="16"/>
                <w:szCs w:val="16"/>
              </w:rPr>
            </w:pPr>
            <w:ins w:id="1758" w:author="Bowler, Neill" w:date="2022-09-12T09:27:00Z">
              <w:r>
                <w:rPr>
                  <w:rFonts w:ascii="Arial" w:hAnsi="Arial" w:cs="Arial"/>
                  <w:b/>
                  <w:bCs/>
                  <w:color w:val="000000"/>
                  <w:sz w:val="16"/>
                  <w:szCs w:val="16"/>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11307F34" w14:textId="4C4EBCD3" w:rsidR="009B0C63" w:rsidRDefault="009B0C63" w:rsidP="009B0C63">
            <w:pPr>
              <w:pStyle w:val="Standard"/>
              <w:snapToGrid w:val="0"/>
              <w:jc w:val="right"/>
              <w:rPr>
                <w:ins w:id="1759" w:author="Bowler, Neill" w:date="2022-09-12T09:23:00Z"/>
                <w:rFonts w:ascii="Arial" w:hAnsi="Arial" w:cs="Arial"/>
                <w:sz w:val="16"/>
                <w:szCs w:val="16"/>
              </w:rPr>
            </w:pPr>
            <w:ins w:id="1760" w:author="Bowler, Neill" w:date="2022-09-12T09:27:00Z">
              <w:r>
                <w:rPr>
                  <w:rFonts w:ascii="Arial" w:hAnsi="Arial" w:cs="Arial"/>
                  <w:b/>
                  <w:bCs/>
                  <w:color w:val="000000"/>
                  <w:sz w:val="16"/>
                  <w:szCs w:val="16"/>
                </w:rPr>
                <w:t>-1 000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0C8C9F7F" w14:textId="03AEC924" w:rsidR="009B0C63" w:rsidRDefault="009B0C63" w:rsidP="009B0C63">
            <w:pPr>
              <w:pStyle w:val="Standard"/>
              <w:snapToGrid w:val="0"/>
              <w:jc w:val="right"/>
              <w:rPr>
                <w:ins w:id="1761" w:author="Bowler, Neill" w:date="2022-09-12T09:23:00Z"/>
                <w:rFonts w:ascii="Arial" w:hAnsi="Arial" w:cs="Arial"/>
                <w:sz w:val="16"/>
                <w:szCs w:val="16"/>
              </w:rPr>
            </w:pPr>
            <w:ins w:id="1762" w:author="Bowler, Neill" w:date="2022-09-12T09:27:00Z">
              <w:r>
                <w:rPr>
                  <w:rFonts w:ascii="Arial" w:hAnsi="Arial" w:cs="Arial"/>
                  <w:b/>
                  <w:bCs/>
                  <w:color w:val="000000"/>
                  <w:sz w:val="16"/>
                  <w:szCs w:val="16"/>
                </w:rPr>
                <w:t>17</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09CF880F" w14:textId="63671F6D" w:rsidR="009B0C63" w:rsidRDefault="009B0C63" w:rsidP="009B0C63">
            <w:pPr>
              <w:pStyle w:val="Standard"/>
              <w:snapToGrid w:val="0"/>
              <w:rPr>
                <w:ins w:id="1763" w:author="Bowler, Neill" w:date="2022-09-12T09:23:00Z"/>
                <w:rFonts w:ascii="Arial" w:hAnsi="Arial" w:cs="Arial"/>
                <w:sz w:val="16"/>
                <w:szCs w:val="16"/>
              </w:rPr>
            </w:pPr>
            <w:ins w:id="1764" w:author="Bowler, Neill" w:date="2022-09-12T09:27:00Z">
              <w:r>
                <w:rPr>
                  <w:rFonts w:ascii="Arial" w:hAnsi="Arial" w:cs="Arial"/>
                  <w:b/>
                  <w:bCs/>
                  <w:color w:val="000000"/>
                  <w:sz w:val="16"/>
                  <w:szCs w:val="16"/>
                </w:rPr>
                <w:t>Metres</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79A34E69" w14:textId="062D7F07" w:rsidR="009B0C63" w:rsidRDefault="009B0C63" w:rsidP="009B0C63">
            <w:pPr>
              <w:pStyle w:val="Standard"/>
              <w:snapToGrid w:val="0"/>
              <w:rPr>
                <w:ins w:id="1765" w:author="Bowler, Neill" w:date="2022-09-12T09:23:00Z"/>
                <w:rFonts w:ascii="Arial" w:hAnsi="Arial" w:cs="Arial"/>
                <w:sz w:val="16"/>
                <w:szCs w:val="16"/>
              </w:rPr>
            </w:pPr>
            <w:ins w:id="1766" w:author="Bowler, Neill" w:date="2022-09-12T09:27:00Z">
              <w:r>
                <w:rPr>
                  <w:rFonts w:ascii="Arial" w:hAnsi="Arial" w:cs="Arial"/>
                  <w:b/>
                  <w:bCs/>
                  <w:color w:val="000000"/>
                  <w:sz w:val="16"/>
                  <w:szCs w:val="16"/>
                </w:rPr>
                <w:t xml:space="preserve">Geometric altitude, -1km to 100km, </w:t>
              </w:r>
              <w:proofErr w:type="spellStart"/>
              <w:r>
                <w:rPr>
                  <w:rFonts w:ascii="Arial" w:hAnsi="Arial" w:cs="Arial"/>
                  <w:b/>
                  <w:bCs/>
                  <w:color w:val="000000"/>
                  <w:sz w:val="16"/>
                  <w:szCs w:val="16"/>
                </w:rPr>
                <w:t>wrt</w:t>
              </w:r>
              <w:proofErr w:type="spellEnd"/>
              <w:r>
                <w:rPr>
                  <w:rFonts w:ascii="Arial" w:hAnsi="Arial" w:cs="Arial"/>
                  <w:b/>
                  <w:bCs/>
                  <w:color w:val="000000"/>
                  <w:sz w:val="16"/>
                  <w:szCs w:val="16"/>
                </w:rPr>
                <w:t xml:space="preserve"> EGM-96 geoid (MSL)</w:t>
              </w:r>
            </w:ins>
          </w:p>
        </w:tc>
      </w:tr>
      <w:tr w:rsidR="009B0C63" w14:paraId="33B1EE97" w14:textId="77777777" w:rsidTr="000F02C1">
        <w:tblPrEx>
          <w:tblW w:w="10348" w:type="dxa"/>
          <w:jc w:val="center"/>
          <w:tblLayout w:type="fixed"/>
          <w:tblCellMar>
            <w:left w:w="10" w:type="dxa"/>
            <w:right w:w="10" w:type="dxa"/>
          </w:tblCellMar>
          <w:tblLook w:val="0000" w:firstRow="0" w:lastRow="0" w:firstColumn="0" w:lastColumn="0" w:noHBand="0" w:noVBand="0"/>
          <w:tblPrExChange w:id="1767"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768" w:author="Bowler, Neill" w:date="2022-09-12T09:23:00Z"/>
          <w:trPrChange w:id="1769" w:author="Bowler, Neill" w:date="2022-09-12T09:27:00Z">
            <w:trPr>
              <w:cantSplit/>
              <w:jc w:val="center"/>
            </w:trPr>
          </w:trPrChange>
        </w:trPr>
        <w:tc>
          <w:tcPr>
            <w:tcW w:w="709" w:type="dxa"/>
            <w:shd w:val="clear" w:color="auto" w:fill="E0E0E0"/>
            <w:tcMar>
              <w:top w:w="0" w:type="dxa"/>
              <w:left w:w="108" w:type="dxa"/>
              <w:bottom w:w="0" w:type="dxa"/>
              <w:right w:w="108" w:type="dxa"/>
            </w:tcMar>
            <w:tcPrChange w:id="1770" w:author="Bowler, Neill" w:date="2022-09-12T09:27:00Z">
              <w:tcPr>
                <w:tcW w:w="709" w:type="dxa"/>
                <w:shd w:val="clear" w:color="auto" w:fill="E0E0E0"/>
                <w:tcMar>
                  <w:top w:w="0" w:type="dxa"/>
                  <w:left w:w="108" w:type="dxa"/>
                  <w:bottom w:w="0" w:type="dxa"/>
                  <w:right w:w="108" w:type="dxa"/>
                </w:tcMar>
              </w:tcPr>
            </w:tcPrChange>
          </w:tcPr>
          <w:p w14:paraId="791BD649" w14:textId="31532DBB" w:rsidR="009B0C63" w:rsidRDefault="009B0C63" w:rsidP="009B0C63">
            <w:pPr>
              <w:pStyle w:val="Standard"/>
              <w:snapToGrid w:val="0"/>
              <w:jc w:val="right"/>
              <w:rPr>
                <w:ins w:id="1771" w:author="Bowler, Neill" w:date="2022-09-12T09:23:00Z"/>
                <w:rFonts w:ascii="Arial" w:hAnsi="Arial" w:cs="Arial"/>
                <w:sz w:val="16"/>
                <w:szCs w:val="16"/>
              </w:rPr>
            </w:pPr>
            <w:ins w:id="1772" w:author="Bowler, Neill" w:date="2022-09-12T09:24:00Z">
              <w:r>
                <w:rPr>
                  <w:rFonts w:ascii="Arial" w:hAnsi="Arial" w:cs="Arial"/>
                  <w:sz w:val="16"/>
                  <w:szCs w:val="16"/>
                </w:rPr>
                <w:t>N0+</w:t>
              </w:r>
            </w:ins>
            <w:ins w:id="1773" w:author="Bowler, Neill" w:date="2022-09-30T16:21:00Z">
              <w:r>
                <w:rPr>
                  <w:rFonts w:ascii="Arial" w:hAnsi="Arial" w:cs="Arial"/>
                  <w:sz w:val="16"/>
                  <w:szCs w:val="16"/>
                </w:rPr>
                <w:t>8</w:t>
              </w:r>
            </w:ins>
          </w:p>
        </w:tc>
        <w:tc>
          <w:tcPr>
            <w:tcW w:w="2085" w:type="dxa"/>
            <w:tcBorders>
              <w:top w:val="nil"/>
              <w:left w:val="nil"/>
              <w:bottom w:val="nil"/>
              <w:right w:val="nil"/>
            </w:tcBorders>
            <w:shd w:val="clear" w:color="auto" w:fill="E0E0E0"/>
            <w:tcMar>
              <w:top w:w="0" w:type="dxa"/>
              <w:left w:w="108" w:type="dxa"/>
              <w:bottom w:w="0" w:type="dxa"/>
              <w:right w:w="108" w:type="dxa"/>
            </w:tcMar>
            <w:tcPrChange w:id="1774" w:author="Bowler, Neill" w:date="2022-09-12T09:27:00Z">
              <w:tcPr>
                <w:tcW w:w="2085" w:type="dxa"/>
                <w:shd w:val="clear" w:color="auto" w:fill="E0E0E0"/>
                <w:tcMar>
                  <w:top w:w="0" w:type="dxa"/>
                  <w:left w:w="108" w:type="dxa"/>
                  <w:bottom w:w="0" w:type="dxa"/>
                  <w:right w:w="108" w:type="dxa"/>
                </w:tcMar>
              </w:tcPr>
            </w:tcPrChange>
          </w:tcPr>
          <w:p w14:paraId="3BF8B83D" w14:textId="1A6EEEA3" w:rsidR="009B0C63" w:rsidRDefault="009B0C63" w:rsidP="009B0C63">
            <w:pPr>
              <w:pStyle w:val="Standard"/>
              <w:snapToGrid w:val="0"/>
              <w:rPr>
                <w:ins w:id="1775" w:author="Bowler, Neill" w:date="2022-09-12T09:23:00Z"/>
                <w:rFonts w:ascii="Arial" w:hAnsi="Arial" w:cs="Arial"/>
                <w:b/>
                <w:sz w:val="16"/>
                <w:szCs w:val="16"/>
              </w:rPr>
            </w:pPr>
            <w:ins w:id="1776" w:author="Bowler, Neill" w:date="2022-09-12T09:27:00Z">
              <w:r>
                <w:rPr>
                  <w:rFonts w:ascii="Arial" w:hAnsi="Arial" w:cs="Arial"/>
                  <w:b/>
                  <w:bCs/>
                  <w:color w:val="000000"/>
                  <w:sz w:val="16"/>
                  <w:szCs w:val="16"/>
                </w:rPr>
                <w:t>Atmospheric refractivity (in-situ aircraft N(</w:t>
              </w:r>
              <w:proofErr w:type="spellStart"/>
              <w:r>
                <w:rPr>
                  <w:rFonts w:ascii="Arial" w:hAnsi="Arial" w:cs="Arial"/>
                  <w:b/>
                  <w:bCs/>
                  <w:color w:val="000000"/>
                  <w:sz w:val="16"/>
                  <w:szCs w:val="16"/>
                </w:rPr>
                <w:t>p,T,rh</w:t>
              </w:r>
              <w:proofErr w:type="spellEnd"/>
              <w:r>
                <w:rPr>
                  <w:rFonts w:ascii="Arial" w:hAnsi="Arial" w:cs="Arial"/>
                  <w:b/>
                  <w:bCs/>
                  <w:color w:val="000000"/>
                  <w:sz w:val="16"/>
                  <w:szCs w:val="16"/>
                </w:rPr>
                <w:t>))</w:t>
              </w:r>
            </w:ins>
          </w:p>
        </w:tc>
        <w:tc>
          <w:tcPr>
            <w:tcW w:w="1013" w:type="dxa"/>
            <w:tcBorders>
              <w:top w:val="nil"/>
              <w:left w:val="nil"/>
              <w:bottom w:val="nil"/>
              <w:right w:val="nil"/>
            </w:tcBorders>
            <w:shd w:val="clear" w:color="auto" w:fill="E0E0E0"/>
            <w:tcMar>
              <w:top w:w="0" w:type="dxa"/>
              <w:left w:w="108" w:type="dxa"/>
              <w:bottom w:w="0" w:type="dxa"/>
              <w:right w:w="108" w:type="dxa"/>
            </w:tcMar>
            <w:tcPrChange w:id="1777" w:author="Bowler, Neill" w:date="2022-09-12T09:27:00Z">
              <w:tcPr>
                <w:tcW w:w="1013" w:type="dxa"/>
                <w:shd w:val="clear" w:color="auto" w:fill="E0E0E0"/>
                <w:tcMar>
                  <w:top w:w="0" w:type="dxa"/>
                  <w:left w:w="108" w:type="dxa"/>
                  <w:bottom w:w="0" w:type="dxa"/>
                  <w:right w:w="108" w:type="dxa"/>
                </w:tcMar>
              </w:tcPr>
            </w:tcPrChange>
          </w:tcPr>
          <w:p w14:paraId="4FC0D09B" w14:textId="2CC59472" w:rsidR="009B0C63" w:rsidRDefault="009B0C63" w:rsidP="009B0C63">
            <w:pPr>
              <w:pStyle w:val="Standard"/>
              <w:snapToGrid w:val="0"/>
              <w:jc w:val="center"/>
              <w:rPr>
                <w:ins w:id="1778" w:author="Bowler, Neill" w:date="2022-09-12T09:23:00Z"/>
                <w:rFonts w:ascii="Arial" w:hAnsi="Arial" w:cs="Arial"/>
                <w:b/>
                <w:sz w:val="16"/>
                <w:szCs w:val="16"/>
              </w:rPr>
            </w:pPr>
            <w:ins w:id="1779" w:author="Bowler, Neill" w:date="2022-09-12T09:27:00Z">
              <w:r>
                <w:rPr>
                  <w:rFonts w:ascii="Arial" w:hAnsi="Arial" w:cs="Arial"/>
                  <w:b/>
                  <w:bCs/>
                  <w:color w:val="000000"/>
                  <w:sz w:val="16"/>
                  <w:szCs w:val="16"/>
                </w:rPr>
                <w:t>0 15 036</w:t>
              </w:r>
            </w:ins>
          </w:p>
        </w:tc>
        <w:tc>
          <w:tcPr>
            <w:tcW w:w="845" w:type="dxa"/>
            <w:tcBorders>
              <w:top w:val="nil"/>
              <w:left w:val="nil"/>
              <w:bottom w:val="nil"/>
              <w:right w:val="nil"/>
            </w:tcBorders>
            <w:shd w:val="clear" w:color="auto" w:fill="E0E0E0"/>
            <w:tcMar>
              <w:top w:w="0" w:type="dxa"/>
              <w:left w:w="108" w:type="dxa"/>
              <w:bottom w:w="0" w:type="dxa"/>
              <w:right w:w="108" w:type="dxa"/>
            </w:tcMar>
            <w:tcPrChange w:id="1780" w:author="Bowler, Neill" w:date="2022-09-12T09:27:00Z">
              <w:tcPr>
                <w:tcW w:w="845" w:type="dxa"/>
                <w:shd w:val="clear" w:color="auto" w:fill="E0E0E0"/>
                <w:tcMar>
                  <w:top w:w="0" w:type="dxa"/>
                  <w:left w:w="108" w:type="dxa"/>
                  <w:bottom w:w="0" w:type="dxa"/>
                  <w:right w:w="108" w:type="dxa"/>
                </w:tcMar>
              </w:tcPr>
            </w:tcPrChange>
          </w:tcPr>
          <w:p w14:paraId="330F98FC" w14:textId="32DC99DB" w:rsidR="009B0C63" w:rsidRDefault="009B0C63" w:rsidP="009B0C63">
            <w:pPr>
              <w:pStyle w:val="Standard"/>
              <w:snapToGrid w:val="0"/>
              <w:jc w:val="right"/>
              <w:rPr>
                <w:ins w:id="1781" w:author="Bowler, Neill" w:date="2022-09-12T09:23:00Z"/>
                <w:rFonts w:ascii="Arial" w:hAnsi="Arial" w:cs="Arial"/>
                <w:sz w:val="16"/>
                <w:szCs w:val="16"/>
              </w:rPr>
            </w:pPr>
            <w:ins w:id="1782" w:author="Bowler, Neill" w:date="2022-09-12T09:27:00Z">
              <w:r>
                <w:rPr>
                  <w:rFonts w:ascii="Arial" w:hAnsi="Arial" w:cs="Arial"/>
                  <w:b/>
                  <w:bCs/>
                  <w:color w:val="000000"/>
                  <w:sz w:val="16"/>
                  <w:szCs w:val="16"/>
                </w:rPr>
                <w:t>3</w:t>
              </w:r>
            </w:ins>
          </w:p>
        </w:tc>
        <w:tc>
          <w:tcPr>
            <w:tcW w:w="1265" w:type="dxa"/>
            <w:tcBorders>
              <w:top w:val="nil"/>
              <w:left w:val="nil"/>
              <w:bottom w:val="nil"/>
              <w:right w:val="nil"/>
            </w:tcBorders>
            <w:shd w:val="clear" w:color="auto" w:fill="E0E0E0"/>
            <w:tcMar>
              <w:top w:w="0" w:type="dxa"/>
              <w:left w:w="108" w:type="dxa"/>
              <w:bottom w:w="0" w:type="dxa"/>
              <w:right w:w="108" w:type="dxa"/>
            </w:tcMar>
            <w:tcPrChange w:id="1783" w:author="Bowler, Neill" w:date="2022-09-12T09:27:00Z">
              <w:tcPr>
                <w:tcW w:w="1265" w:type="dxa"/>
                <w:shd w:val="clear" w:color="auto" w:fill="E0E0E0"/>
                <w:tcMar>
                  <w:top w:w="0" w:type="dxa"/>
                  <w:left w:w="108" w:type="dxa"/>
                  <w:bottom w:w="0" w:type="dxa"/>
                  <w:right w:w="108" w:type="dxa"/>
                </w:tcMar>
              </w:tcPr>
            </w:tcPrChange>
          </w:tcPr>
          <w:p w14:paraId="786CCABE" w14:textId="54072220" w:rsidR="009B0C63" w:rsidRDefault="009B0C63" w:rsidP="009B0C63">
            <w:pPr>
              <w:pStyle w:val="Standard"/>
              <w:snapToGrid w:val="0"/>
              <w:jc w:val="right"/>
              <w:rPr>
                <w:ins w:id="1784" w:author="Bowler, Neill" w:date="2022-09-12T09:23:00Z"/>
                <w:rFonts w:ascii="Arial" w:hAnsi="Arial" w:cs="Arial"/>
                <w:sz w:val="16"/>
                <w:szCs w:val="16"/>
              </w:rPr>
            </w:pPr>
            <w:ins w:id="1785"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786" w:author="Bowler, Neill" w:date="2022-09-12T09:27:00Z">
              <w:tcPr>
                <w:tcW w:w="887" w:type="dxa"/>
                <w:shd w:val="clear" w:color="auto" w:fill="E0E0E0"/>
                <w:tcMar>
                  <w:top w:w="0" w:type="dxa"/>
                  <w:left w:w="108" w:type="dxa"/>
                  <w:bottom w:w="0" w:type="dxa"/>
                  <w:right w:w="108" w:type="dxa"/>
                </w:tcMar>
              </w:tcPr>
            </w:tcPrChange>
          </w:tcPr>
          <w:p w14:paraId="00AADB01" w14:textId="30B50EFA" w:rsidR="009B0C63" w:rsidRDefault="009B0C63" w:rsidP="009B0C63">
            <w:pPr>
              <w:pStyle w:val="Standard"/>
              <w:snapToGrid w:val="0"/>
              <w:jc w:val="right"/>
              <w:rPr>
                <w:ins w:id="1787" w:author="Bowler, Neill" w:date="2022-09-12T09:23:00Z"/>
                <w:rFonts w:ascii="Arial" w:hAnsi="Arial" w:cs="Arial"/>
                <w:sz w:val="16"/>
                <w:szCs w:val="16"/>
              </w:rPr>
            </w:pPr>
            <w:ins w:id="1788" w:author="Bowler, Neill" w:date="2022-09-12T09:27:00Z">
              <w:r>
                <w:rPr>
                  <w:rFonts w:ascii="Arial" w:hAnsi="Arial" w:cs="Arial"/>
                  <w:b/>
                  <w:bCs/>
                  <w:color w:val="000000"/>
                  <w:sz w:val="16"/>
                  <w:szCs w:val="16"/>
                </w:rPr>
                <w:t>19</w:t>
              </w:r>
            </w:ins>
          </w:p>
        </w:tc>
        <w:tc>
          <w:tcPr>
            <w:tcW w:w="1063" w:type="dxa"/>
            <w:tcBorders>
              <w:top w:val="nil"/>
              <w:left w:val="nil"/>
              <w:bottom w:val="nil"/>
              <w:right w:val="nil"/>
            </w:tcBorders>
            <w:shd w:val="clear" w:color="auto" w:fill="E0E0E0"/>
            <w:tcMar>
              <w:top w:w="0" w:type="dxa"/>
              <w:left w:w="108" w:type="dxa"/>
              <w:bottom w:w="0" w:type="dxa"/>
              <w:right w:w="108" w:type="dxa"/>
            </w:tcMar>
            <w:tcPrChange w:id="1789" w:author="Bowler, Neill" w:date="2022-09-12T09:27:00Z">
              <w:tcPr>
                <w:tcW w:w="1063" w:type="dxa"/>
                <w:shd w:val="clear" w:color="auto" w:fill="E0E0E0"/>
                <w:tcMar>
                  <w:top w:w="0" w:type="dxa"/>
                  <w:left w:w="108" w:type="dxa"/>
                  <w:bottom w:w="0" w:type="dxa"/>
                  <w:right w:w="108" w:type="dxa"/>
                </w:tcMar>
              </w:tcPr>
            </w:tcPrChange>
          </w:tcPr>
          <w:p w14:paraId="35A07222" w14:textId="2D0C4F22" w:rsidR="009B0C63" w:rsidRDefault="009B0C63" w:rsidP="009B0C63">
            <w:pPr>
              <w:pStyle w:val="Standard"/>
              <w:snapToGrid w:val="0"/>
              <w:rPr>
                <w:ins w:id="1790" w:author="Bowler, Neill" w:date="2022-09-12T09:23:00Z"/>
                <w:rFonts w:ascii="Arial" w:hAnsi="Arial" w:cs="Arial"/>
                <w:sz w:val="16"/>
                <w:szCs w:val="16"/>
              </w:rPr>
            </w:pPr>
            <w:ins w:id="1791" w:author="Bowler, Neill" w:date="2022-09-12T09:27:00Z">
              <w:r>
                <w:rPr>
                  <w:rFonts w:ascii="Arial" w:hAnsi="Arial" w:cs="Arial"/>
                  <w:b/>
                  <w:bCs/>
                  <w:color w:val="000000"/>
                  <w:sz w:val="16"/>
                  <w:szCs w:val="16"/>
                </w:rPr>
                <w:t>N-units</w:t>
              </w:r>
            </w:ins>
          </w:p>
        </w:tc>
        <w:tc>
          <w:tcPr>
            <w:tcW w:w="2481" w:type="dxa"/>
            <w:tcBorders>
              <w:top w:val="nil"/>
              <w:left w:val="nil"/>
              <w:bottom w:val="nil"/>
              <w:right w:val="nil"/>
            </w:tcBorders>
            <w:shd w:val="clear" w:color="auto" w:fill="E0E0E0"/>
            <w:tcMar>
              <w:top w:w="0" w:type="dxa"/>
              <w:left w:w="108" w:type="dxa"/>
              <w:bottom w:w="0" w:type="dxa"/>
              <w:right w:w="108" w:type="dxa"/>
            </w:tcMar>
            <w:tcPrChange w:id="1792" w:author="Bowler, Neill" w:date="2022-09-12T09:27:00Z">
              <w:tcPr>
                <w:tcW w:w="2481" w:type="dxa"/>
                <w:shd w:val="clear" w:color="auto" w:fill="E0E0E0"/>
                <w:tcMar>
                  <w:top w:w="0" w:type="dxa"/>
                  <w:left w:w="108" w:type="dxa"/>
                  <w:bottom w:w="0" w:type="dxa"/>
                  <w:right w:w="108" w:type="dxa"/>
                </w:tcMar>
              </w:tcPr>
            </w:tcPrChange>
          </w:tcPr>
          <w:p w14:paraId="674741BD" w14:textId="4C449BAD" w:rsidR="009B0C63" w:rsidRDefault="009B0C63" w:rsidP="009B0C63">
            <w:pPr>
              <w:pStyle w:val="Standard"/>
              <w:snapToGrid w:val="0"/>
              <w:rPr>
                <w:ins w:id="1793" w:author="Bowler, Neill" w:date="2022-09-12T09:23:00Z"/>
                <w:rFonts w:ascii="Arial" w:hAnsi="Arial" w:cs="Arial"/>
                <w:sz w:val="16"/>
                <w:szCs w:val="16"/>
              </w:rPr>
            </w:pPr>
            <w:ins w:id="1794" w:author="Bowler, Neill" w:date="2022-09-12T09:27:00Z">
              <w:r>
                <w:rPr>
                  <w:rFonts w:ascii="Arial" w:hAnsi="Arial" w:cs="Arial"/>
                  <w:b/>
                  <w:bCs/>
                  <w:color w:val="000000"/>
                  <w:sz w:val="16"/>
                  <w:szCs w:val="16"/>
                </w:rPr>
                <w:t>0-500, to 10</w:t>
              </w:r>
              <w:r>
                <w:rPr>
                  <w:rFonts w:ascii="Arial" w:hAnsi="Arial" w:cs="Arial"/>
                  <w:b/>
                  <w:bCs/>
                  <w:color w:val="000000"/>
                  <w:position w:val="5"/>
                  <w:sz w:val="16"/>
                  <w:szCs w:val="16"/>
                  <w:vertAlign w:val="superscript"/>
                </w:rPr>
                <w:t>-3</w:t>
              </w:r>
              <w:r>
                <w:rPr>
                  <w:rFonts w:ascii="Arial" w:hAnsi="Arial" w:cs="Arial"/>
                  <w:b/>
                  <w:bCs/>
                  <w:color w:val="000000"/>
                  <w:sz w:val="16"/>
                  <w:szCs w:val="16"/>
                </w:rPr>
                <w:t xml:space="preserve"> N-units</w:t>
              </w:r>
            </w:ins>
          </w:p>
        </w:tc>
      </w:tr>
      <w:tr w:rsidR="009B0C63" w14:paraId="1A121782" w14:textId="77777777" w:rsidTr="000F02C1">
        <w:trPr>
          <w:cantSplit/>
          <w:jc w:val="center"/>
          <w:ins w:id="1795" w:author="Bowler, Neill" w:date="2022-09-12T09:23:00Z"/>
        </w:trPr>
        <w:tc>
          <w:tcPr>
            <w:tcW w:w="709" w:type="dxa"/>
            <w:shd w:val="clear" w:color="auto" w:fill="E0E0E0"/>
            <w:tcMar>
              <w:top w:w="0" w:type="dxa"/>
              <w:left w:w="108" w:type="dxa"/>
              <w:bottom w:w="0" w:type="dxa"/>
              <w:right w:w="108" w:type="dxa"/>
            </w:tcMar>
          </w:tcPr>
          <w:p w14:paraId="4C1AE528" w14:textId="3B9CE408" w:rsidR="009B0C63" w:rsidRDefault="009B0C63" w:rsidP="009B0C63">
            <w:pPr>
              <w:pStyle w:val="Standard"/>
              <w:snapToGrid w:val="0"/>
              <w:jc w:val="right"/>
              <w:rPr>
                <w:ins w:id="1796" w:author="Bowler, Neill" w:date="2022-09-12T09:23:00Z"/>
                <w:rFonts w:ascii="Arial" w:hAnsi="Arial" w:cs="Arial"/>
                <w:sz w:val="16"/>
                <w:szCs w:val="16"/>
              </w:rPr>
            </w:pPr>
            <w:ins w:id="1797" w:author="Bowler, Neill" w:date="2022-09-12T09:24:00Z">
              <w:r>
                <w:rPr>
                  <w:rFonts w:ascii="Arial" w:hAnsi="Arial" w:cs="Arial"/>
                  <w:sz w:val="16"/>
                  <w:szCs w:val="16"/>
                </w:rPr>
                <w:t>N0+</w:t>
              </w:r>
            </w:ins>
            <w:ins w:id="1798" w:author="Bowler, Neill" w:date="2022-09-30T16:21:00Z">
              <w:r>
                <w:rPr>
                  <w:rFonts w:ascii="Arial" w:hAnsi="Arial" w:cs="Arial"/>
                  <w:sz w:val="16"/>
                  <w:szCs w:val="16"/>
                </w:rPr>
                <w:t>9</w:t>
              </w:r>
            </w:ins>
          </w:p>
        </w:tc>
        <w:tc>
          <w:tcPr>
            <w:tcW w:w="2085" w:type="dxa"/>
            <w:tcBorders>
              <w:top w:val="nil"/>
              <w:left w:val="nil"/>
              <w:bottom w:val="nil"/>
              <w:right w:val="nil"/>
            </w:tcBorders>
            <w:shd w:val="clear" w:color="auto" w:fill="F3F3F3"/>
            <w:tcMar>
              <w:top w:w="0" w:type="dxa"/>
              <w:left w:w="108" w:type="dxa"/>
              <w:bottom w:w="0" w:type="dxa"/>
              <w:right w:w="108" w:type="dxa"/>
            </w:tcMar>
          </w:tcPr>
          <w:p w14:paraId="3ED60241" w14:textId="7F150AE5" w:rsidR="009B0C63" w:rsidRDefault="009B0C63" w:rsidP="009B0C63">
            <w:pPr>
              <w:pStyle w:val="Standard"/>
              <w:snapToGrid w:val="0"/>
              <w:rPr>
                <w:ins w:id="1799" w:author="Bowler, Neill" w:date="2022-09-12T09:23:00Z"/>
                <w:rFonts w:ascii="Arial" w:hAnsi="Arial" w:cs="Arial"/>
                <w:b/>
                <w:sz w:val="16"/>
                <w:szCs w:val="16"/>
              </w:rPr>
            </w:pPr>
            <w:ins w:id="1800" w:author="Bowler, Neill" w:date="2022-09-12T09:27:00Z">
              <w:r>
                <w:rPr>
                  <w:rFonts w:ascii="Arial" w:hAnsi="Arial" w:cs="Arial"/>
                  <w:b/>
                  <w:bCs/>
                  <w:color w:val="000000"/>
                  <w:sz w:val="16"/>
                  <w:szCs w:val="16"/>
                </w:rPr>
                <w:t>First</w:t>
              </w:r>
              <w:r>
                <w:rPr>
                  <w:rFonts w:ascii="Arial" w:eastAsia="Arial" w:hAnsi="Arial" w:cs="Arial"/>
                  <w:b/>
                  <w:bCs/>
                  <w:color w:val="000000"/>
                  <w:sz w:val="16"/>
                  <w:szCs w:val="16"/>
                </w:rPr>
                <w:t xml:space="preserve"> </w:t>
              </w:r>
              <w:r>
                <w:rPr>
                  <w:rFonts w:ascii="Arial" w:hAnsi="Arial" w:cs="Arial"/>
                  <w:b/>
                  <w:bCs/>
                  <w:color w:val="000000"/>
                  <w:sz w:val="16"/>
                  <w:szCs w:val="16"/>
                </w:rPr>
                <w:t>order</w:t>
              </w:r>
              <w:r>
                <w:rPr>
                  <w:rFonts w:ascii="Arial" w:eastAsia="Arial" w:hAnsi="Arial" w:cs="Arial"/>
                  <w:b/>
                  <w:bCs/>
                  <w:color w:val="000000"/>
                  <w:sz w:val="16"/>
                  <w:szCs w:val="16"/>
                </w:rPr>
                <w:t xml:space="preserve"> </w:t>
              </w:r>
              <w:r>
                <w:rPr>
                  <w:rFonts w:ascii="Arial" w:hAnsi="Arial" w:cs="Arial"/>
                  <w:b/>
                  <w:bCs/>
                  <w:color w:val="000000"/>
                  <w:sz w:val="16"/>
                  <w:szCs w:val="16"/>
                </w:rPr>
                <w:t>statistics</w:t>
              </w:r>
            </w:ins>
          </w:p>
        </w:tc>
        <w:tc>
          <w:tcPr>
            <w:tcW w:w="1013" w:type="dxa"/>
            <w:tcBorders>
              <w:top w:val="nil"/>
              <w:left w:val="nil"/>
              <w:bottom w:val="nil"/>
              <w:right w:val="nil"/>
            </w:tcBorders>
            <w:shd w:val="clear" w:color="auto" w:fill="F3F3F3"/>
            <w:tcMar>
              <w:top w:w="0" w:type="dxa"/>
              <w:left w:w="108" w:type="dxa"/>
              <w:bottom w:w="0" w:type="dxa"/>
              <w:right w:w="108" w:type="dxa"/>
            </w:tcMar>
          </w:tcPr>
          <w:p w14:paraId="33213F78" w14:textId="654FE53B" w:rsidR="009B0C63" w:rsidRDefault="009B0C63" w:rsidP="009B0C63">
            <w:pPr>
              <w:pStyle w:val="Standard"/>
              <w:snapToGrid w:val="0"/>
              <w:jc w:val="center"/>
              <w:rPr>
                <w:ins w:id="1801" w:author="Bowler, Neill" w:date="2022-09-12T09:23:00Z"/>
                <w:rFonts w:ascii="Arial" w:hAnsi="Arial" w:cs="Arial"/>
                <w:b/>
                <w:sz w:val="16"/>
                <w:szCs w:val="16"/>
              </w:rPr>
            </w:pPr>
            <w:ins w:id="1802" w:author="Bowler, Neill" w:date="2022-09-12T09:27:00Z">
              <w:r>
                <w:rPr>
                  <w:rFonts w:ascii="Arial" w:hAnsi="Arial" w:cs="Arial"/>
                  <w:b/>
                  <w:bCs/>
                  <w:color w:val="000000"/>
                  <w:sz w:val="16"/>
                  <w:szCs w:val="16"/>
                </w:rPr>
                <w:t>0</w:t>
              </w:r>
              <w:r>
                <w:rPr>
                  <w:rFonts w:ascii="Arial" w:eastAsia="Arial" w:hAnsi="Arial" w:cs="Arial"/>
                  <w:b/>
                  <w:bCs/>
                  <w:color w:val="000000"/>
                  <w:sz w:val="16"/>
                  <w:szCs w:val="16"/>
                </w:rPr>
                <w:t xml:space="preserve"> </w:t>
              </w:r>
              <w:r>
                <w:rPr>
                  <w:rFonts w:ascii="Arial" w:hAnsi="Arial" w:cs="Arial"/>
                  <w:b/>
                  <w:bCs/>
                  <w:color w:val="000000"/>
                  <w:sz w:val="16"/>
                  <w:szCs w:val="16"/>
                </w:rPr>
                <w:t>08</w:t>
              </w:r>
              <w:r>
                <w:rPr>
                  <w:rFonts w:ascii="Arial" w:eastAsia="Arial" w:hAnsi="Arial" w:cs="Arial"/>
                  <w:b/>
                  <w:bCs/>
                  <w:color w:val="000000"/>
                  <w:sz w:val="16"/>
                  <w:szCs w:val="16"/>
                </w:rPr>
                <w:t xml:space="preserve"> </w:t>
              </w:r>
              <w:r>
                <w:rPr>
                  <w:rFonts w:ascii="Arial" w:hAnsi="Arial" w:cs="Arial"/>
                  <w:b/>
                  <w:bCs/>
                  <w:color w:val="000000"/>
                  <w:sz w:val="16"/>
                  <w:szCs w:val="16"/>
                </w:rPr>
                <w:t>023</w:t>
              </w:r>
            </w:ins>
          </w:p>
        </w:tc>
        <w:tc>
          <w:tcPr>
            <w:tcW w:w="845" w:type="dxa"/>
            <w:tcBorders>
              <w:top w:val="nil"/>
              <w:left w:val="nil"/>
              <w:bottom w:val="nil"/>
              <w:right w:val="nil"/>
            </w:tcBorders>
            <w:shd w:val="clear" w:color="auto" w:fill="F3F3F3"/>
            <w:tcMar>
              <w:top w:w="0" w:type="dxa"/>
              <w:left w:w="108" w:type="dxa"/>
              <w:bottom w:w="0" w:type="dxa"/>
              <w:right w:w="108" w:type="dxa"/>
            </w:tcMar>
          </w:tcPr>
          <w:p w14:paraId="1D8CBFDA" w14:textId="4519F3F5" w:rsidR="009B0C63" w:rsidRDefault="009B0C63" w:rsidP="009B0C63">
            <w:pPr>
              <w:pStyle w:val="Standard"/>
              <w:snapToGrid w:val="0"/>
              <w:jc w:val="right"/>
              <w:rPr>
                <w:ins w:id="1803" w:author="Bowler, Neill" w:date="2022-09-12T09:23:00Z"/>
                <w:rFonts w:ascii="Arial" w:hAnsi="Arial" w:cs="Arial"/>
                <w:sz w:val="16"/>
                <w:szCs w:val="16"/>
              </w:rPr>
            </w:pPr>
            <w:ins w:id="1804" w:author="Bowler, Neill" w:date="2022-09-12T09:27:00Z">
              <w:r>
                <w:rPr>
                  <w:rFonts w:ascii="Arial" w:hAnsi="Arial" w:cs="Arial"/>
                  <w:color w:val="000000"/>
                  <w:sz w:val="16"/>
                  <w:szCs w:val="16"/>
                </w:rPr>
                <w:t>0</w:t>
              </w:r>
            </w:ins>
          </w:p>
        </w:tc>
        <w:tc>
          <w:tcPr>
            <w:tcW w:w="1265" w:type="dxa"/>
            <w:tcBorders>
              <w:top w:val="nil"/>
              <w:left w:val="nil"/>
              <w:bottom w:val="nil"/>
              <w:right w:val="nil"/>
            </w:tcBorders>
            <w:shd w:val="clear" w:color="auto" w:fill="F3F3F3"/>
            <w:tcMar>
              <w:top w:w="0" w:type="dxa"/>
              <w:left w:w="108" w:type="dxa"/>
              <w:bottom w:w="0" w:type="dxa"/>
              <w:right w:w="108" w:type="dxa"/>
            </w:tcMar>
          </w:tcPr>
          <w:p w14:paraId="3BA8DF32" w14:textId="0FB0CA95" w:rsidR="009B0C63" w:rsidRDefault="009B0C63" w:rsidP="009B0C63">
            <w:pPr>
              <w:pStyle w:val="Standard"/>
              <w:snapToGrid w:val="0"/>
              <w:jc w:val="right"/>
              <w:rPr>
                <w:ins w:id="1805" w:author="Bowler, Neill" w:date="2022-09-12T09:23:00Z"/>
                <w:rFonts w:ascii="Arial" w:hAnsi="Arial" w:cs="Arial"/>
                <w:sz w:val="16"/>
                <w:szCs w:val="16"/>
              </w:rPr>
            </w:pPr>
            <w:ins w:id="1806" w:author="Bowler, Neill" w:date="2022-09-12T09:27:00Z">
              <w:r>
                <w:rPr>
                  <w:rFonts w:ascii="Arial" w:hAnsi="Arial" w:cs="Arial"/>
                  <w:color w:val="000000"/>
                  <w:sz w:val="16"/>
                  <w:szCs w:val="16"/>
                </w:rPr>
                <w:t>0</w:t>
              </w:r>
            </w:ins>
          </w:p>
        </w:tc>
        <w:tc>
          <w:tcPr>
            <w:tcW w:w="887" w:type="dxa"/>
            <w:tcBorders>
              <w:top w:val="nil"/>
              <w:left w:val="nil"/>
              <w:bottom w:val="nil"/>
              <w:right w:val="nil"/>
            </w:tcBorders>
            <w:shd w:val="clear" w:color="auto" w:fill="F3F3F3"/>
            <w:tcMar>
              <w:top w:w="0" w:type="dxa"/>
              <w:left w:w="108" w:type="dxa"/>
              <w:bottom w:w="0" w:type="dxa"/>
              <w:right w:w="108" w:type="dxa"/>
            </w:tcMar>
          </w:tcPr>
          <w:p w14:paraId="58874233" w14:textId="0C588209" w:rsidR="009B0C63" w:rsidRDefault="009B0C63" w:rsidP="009B0C63">
            <w:pPr>
              <w:pStyle w:val="Standard"/>
              <w:snapToGrid w:val="0"/>
              <w:jc w:val="right"/>
              <w:rPr>
                <w:ins w:id="1807" w:author="Bowler, Neill" w:date="2022-09-12T09:23:00Z"/>
                <w:rFonts w:ascii="Arial" w:hAnsi="Arial" w:cs="Arial"/>
                <w:sz w:val="16"/>
                <w:szCs w:val="16"/>
              </w:rPr>
            </w:pPr>
            <w:ins w:id="1808" w:author="Bowler, Neill" w:date="2022-09-12T09:27:00Z">
              <w:r>
                <w:rPr>
                  <w:rFonts w:ascii="Arial" w:hAnsi="Arial" w:cs="Arial"/>
                  <w:color w:val="000000"/>
                  <w:sz w:val="16"/>
                  <w:szCs w:val="16"/>
                </w:rPr>
                <w:t>6</w:t>
              </w:r>
            </w:ins>
          </w:p>
        </w:tc>
        <w:tc>
          <w:tcPr>
            <w:tcW w:w="1063" w:type="dxa"/>
            <w:tcBorders>
              <w:top w:val="nil"/>
              <w:left w:val="nil"/>
              <w:bottom w:val="nil"/>
              <w:right w:val="nil"/>
            </w:tcBorders>
            <w:shd w:val="clear" w:color="auto" w:fill="F3F3F3"/>
            <w:tcMar>
              <w:top w:w="0" w:type="dxa"/>
              <w:left w:w="108" w:type="dxa"/>
              <w:bottom w:w="0" w:type="dxa"/>
              <w:right w:w="108" w:type="dxa"/>
            </w:tcMar>
          </w:tcPr>
          <w:p w14:paraId="580391D7" w14:textId="3A8146D2" w:rsidR="009B0C63" w:rsidRDefault="009B0C63" w:rsidP="009B0C63">
            <w:pPr>
              <w:pStyle w:val="Standard"/>
              <w:snapToGrid w:val="0"/>
              <w:rPr>
                <w:ins w:id="1809" w:author="Bowler, Neill" w:date="2022-09-12T09:23:00Z"/>
                <w:rFonts w:ascii="Arial" w:hAnsi="Arial" w:cs="Arial"/>
                <w:sz w:val="16"/>
                <w:szCs w:val="16"/>
              </w:rPr>
            </w:pPr>
            <w:ins w:id="1810" w:author="Bowler, Neill" w:date="2022-09-12T09:27:00Z">
              <w:r>
                <w:rPr>
                  <w:rFonts w:ascii="Arial" w:hAnsi="Arial" w:cs="Arial"/>
                  <w:color w:val="000000"/>
                  <w:sz w:val="16"/>
                  <w:szCs w:val="16"/>
                </w:rPr>
                <w:t>Code</w:t>
              </w:r>
              <w:r>
                <w:rPr>
                  <w:rFonts w:ascii="Arial" w:eastAsia="Arial" w:hAnsi="Arial" w:cs="Arial"/>
                  <w:color w:val="000000"/>
                  <w:sz w:val="16"/>
                  <w:szCs w:val="16"/>
                </w:rPr>
                <w:t xml:space="preserve"> </w:t>
              </w:r>
              <w:r>
                <w:rPr>
                  <w:rFonts w:ascii="Arial" w:hAnsi="Arial" w:cs="Arial"/>
                  <w:color w:val="000000"/>
                  <w:sz w:val="16"/>
                  <w:szCs w:val="16"/>
                </w:rPr>
                <w:t>Table</w:t>
              </w:r>
            </w:ins>
          </w:p>
        </w:tc>
        <w:tc>
          <w:tcPr>
            <w:tcW w:w="2481" w:type="dxa"/>
            <w:tcBorders>
              <w:top w:val="nil"/>
              <w:left w:val="nil"/>
              <w:bottom w:val="nil"/>
              <w:right w:val="nil"/>
            </w:tcBorders>
            <w:shd w:val="clear" w:color="auto" w:fill="F3F3F3"/>
            <w:tcMar>
              <w:top w:w="0" w:type="dxa"/>
              <w:left w:w="108" w:type="dxa"/>
              <w:bottom w:w="0" w:type="dxa"/>
              <w:right w:w="108" w:type="dxa"/>
            </w:tcMar>
          </w:tcPr>
          <w:p w14:paraId="1BFED3DA" w14:textId="0C86BEEF" w:rsidR="009B0C63" w:rsidRDefault="009B0C63" w:rsidP="009B0C63">
            <w:pPr>
              <w:pStyle w:val="Standard"/>
              <w:snapToGrid w:val="0"/>
              <w:rPr>
                <w:ins w:id="1811" w:author="Bowler, Neill" w:date="2022-09-12T09:23:00Z"/>
                <w:rFonts w:ascii="Arial" w:hAnsi="Arial" w:cs="Arial"/>
                <w:sz w:val="16"/>
                <w:szCs w:val="16"/>
              </w:rPr>
            </w:pPr>
            <w:ins w:id="1812" w:author="Bowler, Neill" w:date="2022-09-12T09:27:00Z">
              <w:r>
                <w:rPr>
                  <w:rFonts w:ascii="Arial" w:hAnsi="Arial" w:cs="Arial"/>
                  <w:color w:val="000000"/>
                  <w:sz w:val="16"/>
                  <w:szCs w:val="16"/>
                </w:rPr>
                <w:t>13</w:t>
              </w:r>
              <w:r>
                <w:rPr>
                  <w:rFonts w:ascii="Arial" w:eastAsia="Arial" w:hAnsi="Arial" w:cs="Arial"/>
                  <w:color w:val="000000"/>
                  <w:sz w:val="16"/>
                  <w:szCs w:val="16"/>
                </w:rPr>
                <w:t xml:space="preserve"> </w:t>
              </w:r>
              <w:r>
                <w:rPr>
                  <w:rFonts w:ascii="Arial" w:hAnsi="Arial" w:cs="Arial"/>
                  <w:color w:val="000000"/>
                  <w:sz w:val="16"/>
                  <w:szCs w:val="16"/>
                </w:rPr>
                <w:t>=</w:t>
              </w:r>
              <w:r>
                <w:rPr>
                  <w:rFonts w:ascii="Arial" w:eastAsia="Arial" w:hAnsi="Arial" w:cs="Arial"/>
                  <w:color w:val="000000"/>
                  <w:sz w:val="16"/>
                  <w:szCs w:val="16"/>
                </w:rPr>
                <w:t xml:space="preserve"> </w:t>
              </w:r>
              <w:r>
                <w:rPr>
                  <w:rFonts w:ascii="Arial" w:hAnsi="Arial" w:cs="Arial"/>
                  <w:color w:val="000000"/>
                  <w:sz w:val="16"/>
                  <w:szCs w:val="16"/>
                </w:rPr>
                <w:t>RMS</w:t>
              </w:r>
            </w:ins>
          </w:p>
        </w:tc>
      </w:tr>
      <w:tr w:rsidR="009B0C63" w14:paraId="3E0552CF" w14:textId="77777777" w:rsidTr="000F02C1">
        <w:trPr>
          <w:cantSplit/>
          <w:jc w:val="center"/>
          <w:ins w:id="1813" w:author="Bowler, Neill" w:date="2022-09-12T09:23:00Z"/>
        </w:trPr>
        <w:tc>
          <w:tcPr>
            <w:tcW w:w="709" w:type="dxa"/>
            <w:shd w:val="clear" w:color="auto" w:fill="E0E0E0"/>
            <w:tcMar>
              <w:top w:w="0" w:type="dxa"/>
              <w:left w:w="108" w:type="dxa"/>
              <w:bottom w:w="0" w:type="dxa"/>
              <w:right w:w="108" w:type="dxa"/>
            </w:tcMar>
          </w:tcPr>
          <w:p w14:paraId="431C8A60" w14:textId="5B8BDEAF" w:rsidR="009B0C63" w:rsidRDefault="009B0C63" w:rsidP="009B0C63">
            <w:pPr>
              <w:pStyle w:val="Standard"/>
              <w:snapToGrid w:val="0"/>
              <w:jc w:val="right"/>
              <w:rPr>
                <w:ins w:id="1814" w:author="Bowler, Neill" w:date="2022-09-12T09:23:00Z"/>
                <w:rFonts w:ascii="Arial" w:hAnsi="Arial" w:cs="Arial"/>
                <w:sz w:val="16"/>
                <w:szCs w:val="16"/>
              </w:rPr>
            </w:pPr>
            <w:ins w:id="1815" w:author="Bowler, Neill" w:date="2022-09-12T09:24:00Z">
              <w:r>
                <w:rPr>
                  <w:rFonts w:ascii="Arial" w:hAnsi="Arial" w:cs="Arial"/>
                  <w:sz w:val="16"/>
                  <w:szCs w:val="16"/>
                </w:rPr>
                <w:lastRenderedPageBreak/>
                <w:t>N0+</w:t>
              </w:r>
            </w:ins>
            <w:ins w:id="1816" w:author="Bowler, Neill" w:date="2022-09-30T16:22:00Z">
              <w:r>
                <w:rPr>
                  <w:rFonts w:ascii="Arial" w:hAnsi="Arial" w:cs="Arial"/>
                  <w:sz w:val="16"/>
                  <w:szCs w:val="16"/>
                </w:rPr>
                <w:t>10</w:t>
              </w:r>
            </w:ins>
          </w:p>
        </w:tc>
        <w:tc>
          <w:tcPr>
            <w:tcW w:w="2085" w:type="dxa"/>
            <w:tcBorders>
              <w:top w:val="nil"/>
              <w:left w:val="nil"/>
              <w:bottom w:val="nil"/>
              <w:right w:val="nil"/>
            </w:tcBorders>
            <w:shd w:val="clear" w:color="auto" w:fill="D9D9D9"/>
            <w:tcMar>
              <w:top w:w="0" w:type="dxa"/>
              <w:left w:w="108" w:type="dxa"/>
              <w:bottom w:w="0" w:type="dxa"/>
              <w:right w:w="108" w:type="dxa"/>
            </w:tcMar>
          </w:tcPr>
          <w:p w14:paraId="38F56EE6" w14:textId="285785BB" w:rsidR="009B0C63" w:rsidRDefault="009B0C63" w:rsidP="009B0C63">
            <w:pPr>
              <w:pStyle w:val="Standard"/>
              <w:snapToGrid w:val="0"/>
              <w:rPr>
                <w:ins w:id="1817" w:author="Bowler, Neill" w:date="2022-09-12T09:23:00Z"/>
                <w:rFonts w:ascii="Arial" w:hAnsi="Arial" w:cs="Arial"/>
                <w:b/>
                <w:sz w:val="16"/>
                <w:szCs w:val="16"/>
              </w:rPr>
            </w:pPr>
            <w:ins w:id="1818" w:author="Bowler, Neill" w:date="2022-09-12T09:27:00Z">
              <w:r>
                <w:rPr>
                  <w:rFonts w:ascii="Arial" w:hAnsi="Arial" w:cs="Arial"/>
                  <w:b/>
                  <w:bCs/>
                  <w:color w:val="000000"/>
                  <w:sz w:val="16"/>
                  <w:szCs w:val="16"/>
                </w:rPr>
                <w:t>Partial bending angle</w:t>
              </w:r>
            </w:ins>
          </w:p>
        </w:tc>
        <w:tc>
          <w:tcPr>
            <w:tcW w:w="1013" w:type="dxa"/>
            <w:tcBorders>
              <w:top w:val="nil"/>
              <w:left w:val="nil"/>
              <w:bottom w:val="nil"/>
              <w:right w:val="nil"/>
            </w:tcBorders>
            <w:shd w:val="clear" w:color="auto" w:fill="D9D9D9"/>
            <w:tcMar>
              <w:top w:w="0" w:type="dxa"/>
              <w:left w:w="108" w:type="dxa"/>
              <w:bottom w:w="0" w:type="dxa"/>
              <w:right w:w="108" w:type="dxa"/>
            </w:tcMar>
          </w:tcPr>
          <w:p w14:paraId="3AAC4838" w14:textId="7E8866F4" w:rsidR="009B0C63" w:rsidRDefault="009B0C63" w:rsidP="009B0C63">
            <w:pPr>
              <w:pStyle w:val="Standard"/>
              <w:snapToGrid w:val="0"/>
              <w:jc w:val="center"/>
              <w:rPr>
                <w:ins w:id="1819" w:author="Bowler, Neill" w:date="2022-09-12T09:23:00Z"/>
                <w:rFonts w:ascii="Arial" w:hAnsi="Arial" w:cs="Arial"/>
                <w:b/>
                <w:sz w:val="16"/>
                <w:szCs w:val="16"/>
              </w:rPr>
            </w:pPr>
            <w:ins w:id="1820" w:author="Bowler, Neill" w:date="2022-09-30T16:00:00Z">
              <w:r>
                <w:rPr>
                  <w:rFonts w:ascii="Arial" w:hAnsi="Arial" w:cs="Arial"/>
                  <w:b/>
                  <w:bCs/>
                  <w:color w:val="000000"/>
                  <w:sz w:val="16"/>
                  <w:szCs w:val="16"/>
                </w:rPr>
                <w:t>New</w:t>
              </w:r>
            </w:ins>
          </w:p>
        </w:tc>
        <w:tc>
          <w:tcPr>
            <w:tcW w:w="845" w:type="dxa"/>
            <w:tcBorders>
              <w:top w:val="nil"/>
              <w:left w:val="nil"/>
              <w:bottom w:val="nil"/>
              <w:right w:val="nil"/>
            </w:tcBorders>
            <w:shd w:val="clear" w:color="auto" w:fill="D9D9D9"/>
            <w:tcMar>
              <w:top w:w="0" w:type="dxa"/>
              <w:left w:w="108" w:type="dxa"/>
              <w:bottom w:w="0" w:type="dxa"/>
              <w:right w:w="108" w:type="dxa"/>
            </w:tcMar>
          </w:tcPr>
          <w:p w14:paraId="7E5B5DF0" w14:textId="0D56C101" w:rsidR="009B0C63" w:rsidRDefault="009B0C63" w:rsidP="009B0C63">
            <w:pPr>
              <w:pStyle w:val="Standard"/>
              <w:snapToGrid w:val="0"/>
              <w:jc w:val="right"/>
              <w:rPr>
                <w:ins w:id="1821" w:author="Bowler, Neill" w:date="2022-09-12T09:23:00Z"/>
                <w:rFonts w:ascii="Arial" w:hAnsi="Arial" w:cs="Arial"/>
                <w:sz w:val="16"/>
                <w:szCs w:val="16"/>
              </w:rPr>
            </w:pPr>
            <w:ins w:id="1822" w:author="Bowler, Neill" w:date="2022-09-12T09:27:00Z">
              <w:r>
                <w:rPr>
                  <w:rFonts w:ascii="Arial" w:hAnsi="Arial" w:cs="Arial"/>
                  <w:b/>
                  <w:bCs/>
                  <w:color w:val="000000"/>
                  <w:sz w:val="16"/>
                  <w:szCs w:val="16"/>
                </w:rPr>
                <w:t>8</w:t>
              </w:r>
            </w:ins>
          </w:p>
        </w:tc>
        <w:tc>
          <w:tcPr>
            <w:tcW w:w="1265" w:type="dxa"/>
            <w:tcBorders>
              <w:top w:val="nil"/>
              <w:left w:val="nil"/>
              <w:bottom w:val="nil"/>
              <w:right w:val="nil"/>
            </w:tcBorders>
            <w:shd w:val="clear" w:color="auto" w:fill="D9D9D9"/>
            <w:tcMar>
              <w:top w:w="0" w:type="dxa"/>
              <w:left w:w="108" w:type="dxa"/>
              <w:bottom w:w="0" w:type="dxa"/>
              <w:right w:w="108" w:type="dxa"/>
            </w:tcMar>
          </w:tcPr>
          <w:p w14:paraId="122FB8FA" w14:textId="5436FABC" w:rsidR="009B0C63" w:rsidRDefault="009B0C63" w:rsidP="009B0C63">
            <w:pPr>
              <w:pStyle w:val="Standard"/>
              <w:snapToGrid w:val="0"/>
              <w:jc w:val="right"/>
              <w:rPr>
                <w:ins w:id="1823" w:author="Bowler, Neill" w:date="2022-09-12T09:23:00Z"/>
                <w:rFonts w:ascii="Arial" w:hAnsi="Arial" w:cs="Arial"/>
                <w:sz w:val="16"/>
                <w:szCs w:val="16"/>
              </w:rPr>
            </w:pPr>
            <w:ins w:id="1824"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D9D9D9"/>
            <w:tcMar>
              <w:top w:w="0" w:type="dxa"/>
              <w:left w:w="108" w:type="dxa"/>
              <w:bottom w:w="0" w:type="dxa"/>
              <w:right w:w="108" w:type="dxa"/>
            </w:tcMar>
          </w:tcPr>
          <w:p w14:paraId="4BD7FACE" w14:textId="5C3DE10D" w:rsidR="009B0C63" w:rsidRDefault="009B0C63" w:rsidP="009B0C63">
            <w:pPr>
              <w:pStyle w:val="Standard"/>
              <w:snapToGrid w:val="0"/>
              <w:jc w:val="right"/>
              <w:rPr>
                <w:ins w:id="1825" w:author="Bowler, Neill" w:date="2022-09-12T09:23:00Z"/>
                <w:rFonts w:ascii="Arial" w:hAnsi="Arial" w:cs="Arial"/>
                <w:sz w:val="16"/>
                <w:szCs w:val="16"/>
              </w:rPr>
            </w:pPr>
            <w:ins w:id="1826" w:author="Bowler, Neill" w:date="2022-09-12T09:27:00Z">
              <w:r>
                <w:rPr>
                  <w:rFonts w:ascii="Arial" w:hAnsi="Arial" w:cs="Arial"/>
                  <w:b/>
                  <w:bCs/>
                  <w:color w:val="000000"/>
                  <w:sz w:val="16"/>
                  <w:szCs w:val="16"/>
                </w:rPr>
                <w:t>23</w:t>
              </w:r>
            </w:ins>
          </w:p>
        </w:tc>
        <w:tc>
          <w:tcPr>
            <w:tcW w:w="1063" w:type="dxa"/>
            <w:tcBorders>
              <w:top w:val="nil"/>
              <w:left w:val="nil"/>
              <w:bottom w:val="nil"/>
              <w:right w:val="nil"/>
            </w:tcBorders>
            <w:shd w:val="clear" w:color="auto" w:fill="D9D9D9"/>
            <w:tcMar>
              <w:top w:w="0" w:type="dxa"/>
              <w:left w:w="108" w:type="dxa"/>
              <w:bottom w:w="0" w:type="dxa"/>
              <w:right w:w="108" w:type="dxa"/>
            </w:tcMar>
          </w:tcPr>
          <w:p w14:paraId="37BD7C37" w14:textId="4CEF98FF" w:rsidR="009B0C63" w:rsidRDefault="009B0C63" w:rsidP="009B0C63">
            <w:pPr>
              <w:pStyle w:val="Standard"/>
              <w:snapToGrid w:val="0"/>
              <w:rPr>
                <w:ins w:id="1827" w:author="Bowler, Neill" w:date="2022-09-12T09:23:00Z"/>
                <w:rFonts w:ascii="Arial" w:hAnsi="Arial" w:cs="Arial"/>
                <w:sz w:val="16"/>
                <w:szCs w:val="16"/>
              </w:rPr>
            </w:pPr>
            <w:ins w:id="1828" w:author="Bowler, Neill" w:date="2022-09-12T09:27:00Z">
              <w:r>
                <w:rPr>
                  <w:rFonts w:ascii="Arial" w:hAnsi="Arial" w:cs="Arial"/>
                  <w:b/>
                  <w:bCs/>
                  <w:color w:val="000000"/>
                  <w:sz w:val="16"/>
                  <w:szCs w:val="16"/>
                </w:rPr>
                <w:t>Radians</w:t>
              </w:r>
            </w:ins>
          </w:p>
        </w:tc>
        <w:tc>
          <w:tcPr>
            <w:tcW w:w="2481" w:type="dxa"/>
            <w:tcBorders>
              <w:top w:val="nil"/>
              <w:left w:val="nil"/>
              <w:bottom w:val="nil"/>
              <w:right w:val="nil"/>
            </w:tcBorders>
            <w:shd w:val="clear" w:color="auto" w:fill="D9D9D9"/>
            <w:tcMar>
              <w:top w:w="0" w:type="dxa"/>
              <w:left w:w="108" w:type="dxa"/>
              <w:bottom w:w="0" w:type="dxa"/>
              <w:right w:w="108" w:type="dxa"/>
            </w:tcMar>
          </w:tcPr>
          <w:p w14:paraId="7B53197A" w14:textId="77777777" w:rsidR="009B0C63" w:rsidRDefault="009B0C63" w:rsidP="009B0C63">
            <w:pPr>
              <w:pStyle w:val="Standard"/>
              <w:snapToGrid w:val="0"/>
              <w:rPr>
                <w:ins w:id="1829" w:author="Bowler, Neill" w:date="2022-09-12T09:23:00Z"/>
                <w:rFonts w:ascii="Arial" w:hAnsi="Arial" w:cs="Arial"/>
                <w:sz w:val="16"/>
                <w:szCs w:val="16"/>
              </w:rPr>
            </w:pPr>
          </w:p>
        </w:tc>
      </w:tr>
      <w:tr w:rsidR="009B0C63" w14:paraId="13E8D795" w14:textId="77777777" w:rsidTr="000F02C1">
        <w:trPr>
          <w:cantSplit/>
          <w:jc w:val="center"/>
          <w:ins w:id="1830" w:author="Bowler, Neill" w:date="2022-09-12T09:23:00Z"/>
        </w:trPr>
        <w:tc>
          <w:tcPr>
            <w:tcW w:w="709" w:type="dxa"/>
            <w:shd w:val="clear" w:color="auto" w:fill="E0E0E0"/>
            <w:tcMar>
              <w:top w:w="0" w:type="dxa"/>
              <w:left w:w="108" w:type="dxa"/>
              <w:bottom w:w="0" w:type="dxa"/>
              <w:right w:w="108" w:type="dxa"/>
            </w:tcMar>
          </w:tcPr>
          <w:p w14:paraId="6D46A1D8" w14:textId="2F1BFC22" w:rsidR="009B0C63" w:rsidRDefault="009B0C63" w:rsidP="009B0C63">
            <w:pPr>
              <w:pStyle w:val="Standard"/>
              <w:snapToGrid w:val="0"/>
              <w:jc w:val="right"/>
              <w:rPr>
                <w:ins w:id="1831" w:author="Bowler, Neill" w:date="2022-09-12T09:23:00Z"/>
                <w:rFonts w:ascii="Arial" w:hAnsi="Arial" w:cs="Arial"/>
                <w:sz w:val="16"/>
                <w:szCs w:val="16"/>
              </w:rPr>
            </w:pPr>
            <w:ins w:id="1832" w:author="Bowler, Neill" w:date="2022-09-12T09:24:00Z">
              <w:r>
                <w:rPr>
                  <w:rFonts w:ascii="Arial" w:hAnsi="Arial" w:cs="Arial"/>
                  <w:sz w:val="16"/>
                  <w:szCs w:val="16"/>
                </w:rPr>
                <w:t>N0+</w:t>
              </w:r>
            </w:ins>
            <w:ins w:id="1833" w:author="Bowler, Neill" w:date="2022-09-30T16:22:00Z">
              <w:r>
                <w:rPr>
                  <w:rFonts w:ascii="Arial" w:hAnsi="Arial" w:cs="Arial"/>
                  <w:sz w:val="16"/>
                  <w:szCs w:val="16"/>
                </w:rPr>
                <w:t>11</w:t>
              </w:r>
            </w:ins>
          </w:p>
        </w:tc>
        <w:tc>
          <w:tcPr>
            <w:tcW w:w="2085" w:type="dxa"/>
            <w:tcBorders>
              <w:top w:val="nil"/>
              <w:left w:val="nil"/>
              <w:bottom w:val="nil"/>
              <w:right w:val="nil"/>
            </w:tcBorders>
            <w:shd w:val="clear" w:color="auto" w:fill="F2F2F2"/>
            <w:tcMar>
              <w:top w:w="0" w:type="dxa"/>
              <w:left w:w="108" w:type="dxa"/>
              <w:bottom w:w="0" w:type="dxa"/>
              <w:right w:w="108" w:type="dxa"/>
            </w:tcMar>
          </w:tcPr>
          <w:p w14:paraId="49BBC2B8" w14:textId="1ECD5058" w:rsidR="009B0C63" w:rsidRDefault="009B0C63" w:rsidP="009B0C63">
            <w:pPr>
              <w:pStyle w:val="Standard"/>
              <w:snapToGrid w:val="0"/>
              <w:rPr>
                <w:ins w:id="1834" w:author="Bowler, Neill" w:date="2022-09-12T09:23:00Z"/>
                <w:rFonts w:ascii="Arial" w:hAnsi="Arial" w:cs="Arial"/>
                <w:b/>
                <w:sz w:val="16"/>
                <w:szCs w:val="16"/>
              </w:rPr>
            </w:pPr>
            <w:ins w:id="1835" w:author="Bowler, Neill" w:date="2022-09-12T09:27:00Z">
              <w:r>
                <w:rPr>
                  <w:rFonts w:ascii="Arial" w:hAnsi="Arial" w:cs="Arial"/>
                  <w:color w:val="000000"/>
                  <w:sz w:val="16"/>
                  <w:szCs w:val="16"/>
                </w:rPr>
                <w:t>Change</w:t>
              </w:r>
              <w:r>
                <w:rPr>
                  <w:rFonts w:ascii="Arial" w:eastAsia="Arial" w:hAnsi="Arial" w:cs="Arial"/>
                  <w:color w:val="000000"/>
                  <w:sz w:val="16"/>
                  <w:szCs w:val="16"/>
                </w:rPr>
                <w:t xml:space="preserve"> </w:t>
              </w:r>
              <w:r>
                <w:rPr>
                  <w:rFonts w:ascii="Arial" w:hAnsi="Arial" w:cs="Arial"/>
                  <w:color w:val="000000"/>
                  <w:sz w:val="16"/>
                  <w:szCs w:val="16"/>
                </w:rPr>
                <w:t>Table</w:t>
              </w:r>
              <w:r>
                <w:rPr>
                  <w:rFonts w:ascii="Arial" w:eastAsia="Arial" w:hAnsi="Arial" w:cs="Arial"/>
                  <w:color w:val="000000"/>
                  <w:sz w:val="16"/>
                  <w:szCs w:val="16"/>
                </w:rPr>
                <w:t xml:space="preserve"> </w:t>
              </w:r>
              <w:r>
                <w:rPr>
                  <w:rFonts w:ascii="Arial" w:hAnsi="Arial" w:cs="Arial"/>
                  <w:color w:val="000000"/>
                  <w:sz w:val="16"/>
                  <w:szCs w:val="16"/>
                </w:rPr>
                <w:t>B</w:t>
              </w:r>
              <w:r>
                <w:rPr>
                  <w:rFonts w:ascii="Arial" w:eastAsia="Arial" w:hAnsi="Arial" w:cs="Arial"/>
                  <w:color w:val="000000"/>
                  <w:sz w:val="16"/>
                  <w:szCs w:val="16"/>
                </w:rPr>
                <w:t xml:space="preserve"> </w:t>
              </w:r>
              <w:r>
                <w:rPr>
                  <w:rFonts w:ascii="Arial" w:hAnsi="Arial" w:cs="Arial"/>
                  <w:color w:val="000000"/>
                  <w:sz w:val="16"/>
                  <w:szCs w:val="16"/>
                </w:rPr>
                <w:t>bit</w:t>
              </w:r>
              <w:r>
                <w:rPr>
                  <w:rFonts w:ascii="Arial" w:eastAsia="Arial" w:hAnsi="Arial" w:cs="Arial"/>
                  <w:color w:val="000000"/>
                  <w:sz w:val="16"/>
                  <w:szCs w:val="16"/>
                </w:rPr>
                <w:t xml:space="preserve"> </w:t>
              </w:r>
              <w:r>
                <w:rPr>
                  <w:rFonts w:ascii="Arial" w:hAnsi="Arial" w:cs="Arial"/>
                  <w:color w:val="000000"/>
                  <w:sz w:val="16"/>
                  <w:szCs w:val="16"/>
                </w:rPr>
                <w:t>width</w:t>
              </w:r>
            </w:ins>
          </w:p>
        </w:tc>
        <w:tc>
          <w:tcPr>
            <w:tcW w:w="1013" w:type="dxa"/>
            <w:tcBorders>
              <w:top w:val="nil"/>
              <w:left w:val="nil"/>
              <w:bottom w:val="nil"/>
              <w:right w:val="nil"/>
            </w:tcBorders>
            <w:shd w:val="clear" w:color="auto" w:fill="F2F2F2"/>
            <w:tcMar>
              <w:top w:w="0" w:type="dxa"/>
              <w:left w:w="108" w:type="dxa"/>
              <w:bottom w:w="0" w:type="dxa"/>
              <w:right w:w="108" w:type="dxa"/>
            </w:tcMar>
          </w:tcPr>
          <w:p w14:paraId="4329F25F" w14:textId="4590146A" w:rsidR="009B0C63" w:rsidRDefault="009B0C63" w:rsidP="009B0C63">
            <w:pPr>
              <w:pStyle w:val="Standard"/>
              <w:snapToGrid w:val="0"/>
              <w:jc w:val="center"/>
              <w:rPr>
                <w:ins w:id="1836" w:author="Bowler, Neill" w:date="2022-09-12T09:23:00Z"/>
                <w:rFonts w:ascii="Arial" w:hAnsi="Arial" w:cs="Arial"/>
                <w:b/>
                <w:sz w:val="16"/>
                <w:szCs w:val="16"/>
              </w:rPr>
            </w:pPr>
            <w:ins w:id="1837" w:author="Bowler, Neill" w:date="2022-09-12T09:27:00Z">
              <w:r>
                <w:rPr>
                  <w:rFonts w:ascii="Arial" w:hAnsi="Arial" w:cs="Arial"/>
                  <w:b/>
                  <w:bCs/>
                  <w:color w:val="000000"/>
                  <w:sz w:val="16"/>
                  <w:szCs w:val="16"/>
                </w:rPr>
                <w:t>2</w:t>
              </w:r>
              <w:r>
                <w:rPr>
                  <w:rFonts w:ascii="Arial" w:eastAsia="Arial" w:hAnsi="Arial" w:cs="Arial"/>
                  <w:b/>
                  <w:bCs/>
                  <w:color w:val="000000"/>
                  <w:sz w:val="16"/>
                  <w:szCs w:val="16"/>
                </w:rPr>
                <w:t xml:space="preserve"> </w:t>
              </w:r>
              <w:r>
                <w:rPr>
                  <w:rFonts w:ascii="Arial" w:hAnsi="Arial" w:cs="Arial"/>
                  <w:b/>
                  <w:bCs/>
                  <w:color w:val="000000"/>
                  <w:sz w:val="16"/>
                  <w:szCs w:val="16"/>
                </w:rPr>
                <w:t>01</w:t>
              </w:r>
              <w:r>
                <w:rPr>
                  <w:rFonts w:ascii="Arial" w:eastAsia="Arial" w:hAnsi="Arial" w:cs="Arial"/>
                  <w:b/>
                  <w:bCs/>
                  <w:color w:val="000000"/>
                  <w:sz w:val="16"/>
                  <w:szCs w:val="16"/>
                </w:rPr>
                <w:t xml:space="preserve"> </w:t>
              </w:r>
              <w:r>
                <w:rPr>
                  <w:rFonts w:ascii="Arial" w:hAnsi="Arial" w:cs="Arial"/>
                  <w:b/>
                  <w:bCs/>
                  <w:color w:val="000000"/>
                  <w:sz w:val="16"/>
                  <w:szCs w:val="16"/>
                </w:rPr>
                <w:t>125</w:t>
              </w:r>
            </w:ins>
          </w:p>
        </w:tc>
        <w:tc>
          <w:tcPr>
            <w:tcW w:w="845" w:type="dxa"/>
            <w:tcBorders>
              <w:top w:val="nil"/>
              <w:left w:val="nil"/>
              <w:bottom w:val="nil"/>
              <w:right w:val="nil"/>
            </w:tcBorders>
            <w:shd w:val="clear" w:color="auto" w:fill="F2F2F2"/>
            <w:tcMar>
              <w:top w:w="0" w:type="dxa"/>
              <w:left w:w="108" w:type="dxa"/>
              <w:bottom w:w="0" w:type="dxa"/>
              <w:right w:w="108" w:type="dxa"/>
            </w:tcMar>
          </w:tcPr>
          <w:p w14:paraId="3B440512" w14:textId="436BF52F" w:rsidR="009B0C63" w:rsidRDefault="009B0C63" w:rsidP="009B0C63">
            <w:pPr>
              <w:pStyle w:val="Standard"/>
              <w:snapToGrid w:val="0"/>
              <w:jc w:val="right"/>
              <w:rPr>
                <w:ins w:id="1838" w:author="Bowler, Neill" w:date="2022-09-12T09:23:00Z"/>
                <w:rFonts w:ascii="Arial" w:hAnsi="Arial" w:cs="Arial"/>
                <w:sz w:val="16"/>
                <w:szCs w:val="16"/>
              </w:rPr>
            </w:pPr>
            <w:ins w:id="1839" w:author="Bowler, Neill" w:date="2022-09-12T09:27:00Z">
              <w:r>
                <w:rPr>
                  <w:rFonts w:ascii="Arial" w:hAnsi="Arial" w:cs="Arial"/>
                  <w:color w:val="000000"/>
                  <w:sz w:val="16"/>
                  <w:szCs w:val="16"/>
                </w:rPr>
                <w:t> </w:t>
              </w:r>
            </w:ins>
          </w:p>
        </w:tc>
        <w:tc>
          <w:tcPr>
            <w:tcW w:w="1265" w:type="dxa"/>
            <w:tcBorders>
              <w:top w:val="nil"/>
              <w:left w:val="nil"/>
              <w:bottom w:val="nil"/>
              <w:right w:val="nil"/>
            </w:tcBorders>
            <w:shd w:val="clear" w:color="auto" w:fill="F2F2F2"/>
            <w:tcMar>
              <w:top w:w="0" w:type="dxa"/>
              <w:left w:w="108" w:type="dxa"/>
              <w:bottom w:w="0" w:type="dxa"/>
              <w:right w:w="108" w:type="dxa"/>
            </w:tcMar>
          </w:tcPr>
          <w:p w14:paraId="3B836638" w14:textId="1FA9DB47" w:rsidR="009B0C63" w:rsidRDefault="009B0C63" w:rsidP="009B0C63">
            <w:pPr>
              <w:pStyle w:val="Standard"/>
              <w:snapToGrid w:val="0"/>
              <w:jc w:val="right"/>
              <w:rPr>
                <w:ins w:id="1840" w:author="Bowler, Neill" w:date="2022-09-12T09:23:00Z"/>
                <w:rFonts w:ascii="Arial" w:hAnsi="Arial" w:cs="Arial"/>
                <w:sz w:val="16"/>
                <w:szCs w:val="16"/>
              </w:rPr>
            </w:pPr>
            <w:ins w:id="1841" w:author="Bowler, Neill" w:date="2022-09-12T09:27:00Z">
              <w:r>
                <w:rPr>
                  <w:rFonts w:ascii="Arial" w:hAnsi="Arial" w:cs="Arial"/>
                  <w:color w:val="000000"/>
                  <w:sz w:val="16"/>
                  <w:szCs w:val="16"/>
                </w:rPr>
                <w:t> </w:t>
              </w:r>
            </w:ins>
          </w:p>
        </w:tc>
        <w:tc>
          <w:tcPr>
            <w:tcW w:w="887" w:type="dxa"/>
            <w:tcBorders>
              <w:top w:val="nil"/>
              <w:left w:val="nil"/>
              <w:bottom w:val="nil"/>
              <w:right w:val="nil"/>
            </w:tcBorders>
            <w:shd w:val="clear" w:color="auto" w:fill="F2F2F2"/>
            <w:tcMar>
              <w:top w:w="0" w:type="dxa"/>
              <w:left w:w="108" w:type="dxa"/>
              <w:bottom w:w="0" w:type="dxa"/>
              <w:right w:w="108" w:type="dxa"/>
            </w:tcMar>
          </w:tcPr>
          <w:p w14:paraId="3AF554A6" w14:textId="524DE60B" w:rsidR="009B0C63" w:rsidRDefault="009B0C63" w:rsidP="009B0C63">
            <w:pPr>
              <w:pStyle w:val="Standard"/>
              <w:snapToGrid w:val="0"/>
              <w:jc w:val="right"/>
              <w:rPr>
                <w:ins w:id="1842" w:author="Bowler, Neill" w:date="2022-09-12T09:23:00Z"/>
                <w:rFonts w:ascii="Arial" w:hAnsi="Arial" w:cs="Arial"/>
                <w:sz w:val="16"/>
                <w:szCs w:val="16"/>
              </w:rPr>
            </w:pPr>
            <w:ins w:id="1843" w:author="Bowler, Neill" w:date="2022-09-12T09:27:00Z">
              <w:r>
                <w:rPr>
                  <w:rFonts w:ascii="Arial" w:hAnsi="Arial" w:cs="Arial"/>
                  <w:color w:val="000000"/>
                  <w:sz w:val="16"/>
                  <w:szCs w:val="16"/>
                </w:rPr>
                <w:t> </w:t>
              </w:r>
            </w:ins>
          </w:p>
        </w:tc>
        <w:tc>
          <w:tcPr>
            <w:tcW w:w="1063" w:type="dxa"/>
            <w:tcBorders>
              <w:top w:val="nil"/>
              <w:left w:val="nil"/>
              <w:bottom w:val="nil"/>
              <w:right w:val="nil"/>
            </w:tcBorders>
            <w:shd w:val="clear" w:color="auto" w:fill="F2F2F2"/>
            <w:tcMar>
              <w:top w:w="0" w:type="dxa"/>
              <w:left w:w="108" w:type="dxa"/>
              <w:bottom w:w="0" w:type="dxa"/>
              <w:right w:w="108" w:type="dxa"/>
            </w:tcMar>
          </w:tcPr>
          <w:p w14:paraId="70BD4A21" w14:textId="117F1721" w:rsidR="009B0C63" w:rsidRDefault="009B0C63" w:rsidP="009B0C63">
            <w:pPr>
              <w:pStyle w:val="Standard"/>
              <w:snapToGrid w:val="0"/>
              <w:rPr>
                <w:ins w:id="1844" w:author="Bowler, Neill" w:date="2022-09-12T09:23:00Z"/>
                <w:rFonts w:ascii="Arial" w:hAnsi="Arial" w:cs="Arial"/>
                <w:sz w:val="16"/>
                <w:szCs w:val="16"/>
              </w:rPr>
            </w:pPr>
            <w:ins w:id="1845" w:author="Bowler, Neill" w:date="2022-09-12T09:27:00Z">
              <w:r>
                <w:rPr>
                  <w:rFonts w:ascii="Arial" w:hAnsi="Arial" w:cs="Arial"/>
                  <w:color w:val="000000"/>
                  <w:sz w:val="16"/>
                  <w:szCs w:val="16"/>
                </w:rPr>
                <w:t> </w:t>
              </w:r>
            </w:ins>
          </w:p>
        </w:tc>
        <w:tc>
          <w:tcPr>
            <w:tcW w:w="2481" w:type="dxa"/>
            <w:tcBorders>
              <w:top w:val="nil"/>
              <w:left w:val="nil"/>
              <w:bottom w:val="nil"/>
              <w:right w:val="nil"/>
            </w:tcBorders>
            <w:shd w:val="clear" w:color="auto" w:fill="F2F2F2"/>
            <w:tcMar>
              <w:top w:w="0" w:type="dxa"/>
              <w:left w:w="108" w:type="dxa"/>
              <w:bottom w:w="0" w:type="dxa"/>
              <w:right w:w="108" w:type="dxa"/>
            </w:tcMar>
          </w:tcPr>
          <w:p w14:paraId="28D1CE6C" w14:textId="53A70C60" w:rsidR="009B0C63" w:rsidRDefault="009B0C63" w:rsidP="009B0C63">
            <w:pPr>
              <w:pStyle w:val="Standard"/>
              <w:snapToGrid w:val="0"/>
              <w:rPr>
                <w:ins w:id="1846" w:author="Bowler, Neill" w:date="2022-09-12T09:23:00Z"/>
                <w:rFonts w:ascii="Arial" w:hAnsi="Arial" w:cs="Arial"/>
                <w:sz w:val="16"/>
                <w:szCs w:val="16"/>
              </w:rPr>
            </w:pPr>
            <w:ins w:id="1847" w:author="Bowler, Neill" w:date="2022-09-12T09:27:00Z">
              <w:r>
                <w:rPr>
                  <w:rFonts w:ascii="Arial" w:hAnsi="Arial" w:cs="Arial"/>
                  <w:color w:val="000000"/>
                  <w:sz w:val="16"/>
                  <w:szCs w:val="16"/>
                </w:rPr>
                <w:t>Subtract</w:t>
              </w:r>
              <w:r>
                <w:rPr>
                  <w:rFonts w:ascii="Arial" w:eastAsia="Arial" w:hAnsi="Arial" w:cs="Arial"/>
                  <w:color w:val="000000"/>
                  <w:sz w:val="16"/>
                  <w:szCs w:val="16"/>
                </w:rPr>
                <w:t xml:space="preserve"> </w:t>
              </w:r>
              <w:r>
                <w:rPr>
                  <w:rFonts w:ascii="Arial" w:hAnsi="Arial" w:cs="Arial"/>
                  <w:color w:val="000000"/>
                  <w:sz w:val="16"/>
                  <w:szCs w:val="16"/>
                </w:rPr>
                <w:t>3</w:t>
              </w:r>
              <w:r>
                <w:rPr>
                  <w:rFonts w:ascii="Arial" w:eastAsia="Arial" w:hAnsi="Arial" w:cs="Arial"/>
                  <w:color w:val="000000"/>
                  <w:sz w:val="16"/>
                  <w:szCs w:val="16"/>
                </w:rPr>
                <w:t xml:space="preserve"> </w:t>
              </w:r>
              <w:r>
                <w:rPr>
                  <w:rFonts w:ascii="Arial" w:hAnsi="Arial" w:cs="Arial"/>
                  <w:color w:val="000000"/>
                  <w:sz w:val="16"/>
                  <w:szCs w:val="16"/>
                </w:rPr>
                <w:t>from</w:t>
              </w:r>
              <w:r>
                <w:rPr>
                  <w:rFonts w:ascii="Arial" w:eastAsia="Arial" w:hAnsi="Arial" w:cs="Arial"/>
                  <w:color w:val="000000"/>
                  <w:sz w:val="16"/>
                  <w:szCs w:val="16"/>
                </w:rPr>
                <w:t xml:space="preserve"> </w:t>
              </w:r>
              <w:r>
                <w:rPr>
                  <w:rFonts w:ascii="Arial" w:hAnsi="Arial" w:cs="Arial"/>
                  <w:color w:val="000000"/>
                  <w:sz w:val="16"/>
                  <w:szCs w:val="16"/>
                </w:rPr>
                <w:t>bit</w:t>
              </w:r>
              <w:r>
                <w:rPr>
                  <w:rFonts w:ascii="Arial" w:eastAsia="Arial" w:hAnsi="Arial" w:cs="Arial"/>
                  <w:color w:val="000000"/>
                  <w:sz w:val="16"/>
                  <w:szCs w:val="16"/>
                </w:rPr>
                <w:t xml:space="preserve"> </w:t>
              </w:r>
              <w:r>
                <w:rPr>
                  <w:rFonts w:ascii="Arial" w:hAnsi="Arial" w:cs="Arial"/>
                  <w:color w:val="000000"/>
                  <w:sz w:val="16"/>
                  <w:szCs w:val="16"/>
                </w:rPr>
                <w:t>width</w:t>
              </w:r>
            </w:ins>
          </w:p>
        </w:tc>
      </w:tr>
      <w:tr w:rsidR="009B0C63" w14:paraId="36C2134E" w14:textId="77777777" w:rsidTr="000F02C1">
        <w:tblPrEx>
          <w:tblW w:w="10348" w:type="dxa"/>
          <w:jc w:val="center"/>
          <w:tblLayout w:type="fixed"/>
          <w:tblCellMar>
            <w:left w:w="10" w:type="dxa"/>
            <w:right w:w="10" w:type="dxa"/>
          </w:tblCellMar>
          <w:tblLook w:val="0000" w:firstRow="0" w:lastRow="0" w:firstColumn="0" w:lastColumn="0" w:noHBand="0" w:noVBand="0"/>
          <w:tblPrExChange w:id="1848"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849" w:author="Bowler, Neill" w:date="2022-09-12T09:23:00Z"/>
          <w:trPrChange w:id="1850" w:author="Bowler, Neill" w:date="2022-09-12T09:27:00Z">
            <w:trPr>
              <w:cantSplit/>
              <w:jc w:val="center"/>
            </w:trPr>
          </w:trPrChange>
        </w:trPr>
        <w:tc>
          <w:tcPr>
            <w:tcW w:w="709" w:type="dxa"/>
            <w:shd w:val="clear" w:color="auto" w:fill="E0E0E0"/>
            <w:tcMar>
              <w:top w:w="0" w:type="dxa"/>
              <w:left w:w="108" w:type="dxa"/>
              <w:bottom w:w="0" w:type="dxa"/>
              <w:right w:w="108" w:type="dxa"/>
            </w:tcMar>
            <w:tcPrChange w:id="1851" w:author="Bowler, Neill" w:date="2022-09-12T09:27:00Z">
              <w:tcPr>
                <w:tcW w:w="709" w:type="dxa"/>
                <w:shd w:val="clear" w:color="auto" w:fill="E0E0E0"/>
                <w:tcMar>
                  <w:top w:w="0" w:type="dxa"/>
                  <w:left w:w="108" w:type="dxa"/>
                  <w:bottom w:w="0" w:type="dxa"/>
                  <w:right w:w="108" w:type="dxa"/>
                </w:tcMar>
              </w:tcPr>
            </w:tcPrChange>
          </w:tcPr>
          <w:p w14:paraId="66A33A81" w14:textId="515227C5" w:rsidR="009B0C63" w:rsidRDefault="009B0C63" w:rsidP="009B0C63">
            <w:pPr>
              <w:pStyle w:val="Standard"/>
              <w:snapToGrid w:val="0"/>
              <w:jc w:val="right"/>
              <w:rPr>
                <w:ins w:id="1852" w:author="Bowler, Neill" w:date="2022-09-12T09:23:00Z"/>
                <w:rFonts w:ascii="Arial" w:hAnsi="Arial" w:cs="Arial"/>
                <w:sz w:val="16"/>
                <w:szCs w:val="16"/>
              </w:rPr>
            </w:pPr>
            <w:ins w:id="1853" w:author="Bowler, Neill" w:date="2022-09-12T09:24:00Z">
              <w:r>
                <w:rPr>
                  <w:rFonts w:ascii="Arial" w:hAnsi="Arial" w:cs="Arial"/>
                  <w:sz w:val="16"/>
                  <w:szCs w:val="16"/>
                </w:rPr>
                <w:t>N0+</w:t>
              </w:r>
            </w:ins>
            <w:ins w:id="1854" w:author="Bowler, Neill" w:date="2022-09-30T16:22:00Z">
              <w:r>
                <w:rPr>
                  <w:rFonts w:ascii="Arial" w:hAnsi="Arial" w:cs="Arial"/>
                  <w:sz w:val="16"/>
                  <w:szCs w:val="16"/>
                </w:rPr>
                <w:t>12</w:t>
              </w:r>
            </w:ins>
          </w:p>
        </w:tc>
        <w:tc>
          <w:tcPr>
            <w:tcW w:w="2085" w:type="dxa"/>
            <w:tcBorders>
              <w:top w:val="nil"/>
              <w:left w:val="nil"/>
              <w:bottom w:val="nil"/>
              <w:right w:val="nil"/>
            </w:tcBorders>
            <w:shd w:val="clear" w:color="auto" w:fill="E0E0E0"/>
            <w:tcMar>
              <w:top w:w="0" w:type="dxa"/>
              <w:left w:w="108" w:type="dxa"/>
              <w:bottom w:w="0" w:type="dxa"/>
              <w:right w:w="108" w:type="dxa"/>
            </w:tcMar>
            <w:tcPrChange w:id="1855" w:author="Bowler, Neill" w:date="2022-09-12T09:27:00Z">
              <w:tcPr>
                <w:tcW w:w="2085" w:type="dxa"/>
                <w:shd w:val="clear" w:color="auto" w:fill="E0E0E0"/>
                <w:tcMar>
                  <w:top w:w="0" w:type="dxa"/>
                  <w:left w:w="108" w:type="dxa"/>
                  <w:bottom w:w="0" w:type="dxa"/>
                  <w:right w:w="108" w:type="dxa"/>
                </w:tcMar>
              </w:tcPr>
            </w:tcPrChange>
          </w:tcPr>
          <w:p w14:paraId="1F085CBA" w14:textId="4A92B257" w:rsidR="009B0C63" w:rsidRDefault="009B0C63" w:rsidP="009B0C63">
            <w:pPr>
              <w:pStyle w:val="Standard"/>
              <w:snapToGrid w:val="0"/>
              <w:rPr>
                <w:ins w:id="1856" w:author="Bowler, Neill" w:date="2022-09-12T09:23:00Z"/>
                <w:rFonts w:ascii="Arial" w:hAnsi="Arial" w:cs="Arial"/>
                <w:b/>
                <w:sz w:val="16"/>
                <w:szCs w:val="16"/>
              </w:rPr>
            </w:pPr>
            <w:ins w:id="1857" w:author="Bowler, Neill" w:date="2022-09-12T09:27:00Z">
              <w:r>
                <w:rPr>
                  <w:rFonts w:ascii="Arial" w:hAnsi="Arial" w:cs="Arial"/>
                  <w:b/>
                  <w:bCs/>
                  <w:color w:val="000000"/>
                  <w:sz w:val="16"/>
                  <w:szCs w:val="16"/>
                </w:rPr>
                <w:t>(Error in) refractivity</w:t>
              </w:r>
            </w:ins>
          </w:p>
        </w:tc>
        <w:tc>
          <w:tcPr>
            <w:tcW w:w="1013" w:type="dxa"/>
            <w:tcBorders>
              <w:top w:val="nil"/>
              <w:left w:val="nil"/>
              <w:bottom w:val="nil"/>
              <w:right w:val="nil"/>
            </w:tcBorders>
            <w:shd w:val="clear" w:color="auto" w:fill="E0E0E0"/>
            <w:tcMar>
              <w:top w:w="0" w:type="dxa"/>
              <w:left w:w="108" w:type="dxa"/>
              <w:bottom w:w="0" w:type="dxa"/>
              <w:right w:w="108" w:type="dxa"/>
            </w:tcMar>
            <w:tcPrChange w:id="1858" w:author="Bowler, Neill" w:date="2022-09-12T09:27:00Z">
              <w:tcPr>
                <w:tcW w:w="1013" w:type="dxa"/>
                <w:shd w:val="clear" w:color="auto" w:fill="E0E0E0"/>
                <w:tcMar>
                  <w:top w:w="0" w:type="dxa"/>
                  <w:left w:w="108" w:type="dxa"/>
                  <w:bottom w:w="0" w:type="dxa"/>
                  <w:right w:w="108" w:type="dxa"/>
                </w:tcMar>
              </w:tcPr>
            </w:tcPrChange>
          </w:tcPr>
          <w:p w14:paraId="1EDA1AB2" w14:textId="78D089EB" w:rsidR="009B0C63" w:rsidRDefault="009B0C63" w:rsidP="009B0C63">
            <w:pPr>
              <w:pStyle w:val="Standard"/>
              <w:snapToGrid w:val="0"/>
              <w:jc w:val="center"/>
              <w:rPr>
                <w:ins w:id="1859" w:author="Bowler, Neill" w:date="2022-09-12T09:23:00Z"/>
                <w:rFonts w:ascii="Arial" w:hAnsi="Arial" w:cs="Arial"/>
                <w:b/>
                <w:sz w:val="16"/>
                <w:szCs w:val="16"/>
              </w:rPr>
            </w:pPr>
            <w:ins w:id="1860" w:author="Bowler, Neill" w:date="2022-09-12T09:27:00Z">
              <w:r>
                <w:rPr>
                  <w:rFonts w:ascii="Arial" w:hAnsi="Arial" w:cs="Arial"/>
                  <w:b/>
                  <w:bCs/>
                  <w:color w:val="000000"/>
                  <w:sz w:val="16"/>
                  <w:szCs w:val="16"/>
                </w:rPr>
                <w:t>0 15 036</w:t>
              </w:r>
            </w:ins>
          </w:p>
        </w:tc>
        <w:tc>
          <w:tcPr>
            <w:tcW w:w="845" w:type="dxa"/>
            <w:tcBorders>
              <w:top w:val="nil"/>
              <w:left w:val="nil"/>
              <w:bottom w:val="nil"/>
              <w:right w:val="nil"/>
            </w:tcBorders>
            <w:shd w:val="clear" w:color="auto" w:fill="E0E0E0"/>
            <w:tcMar>
              <w:top w:w="0" w:type="dxa"/>
              <w:left w:w="108" w:type="dxa"/>
              <w:bottom w:w="0" w:type="dxa"/>
              <w:right w:w="108" w:type="dxa"/>
            </w:tcMar>
            <w:tcPrChange w:id="1861" w:author="Bowler, Neill" w:date="2022-09-12T09:27:00Z">
              <w:tcPr>
                <w:tcW w:w="845" w:type="dxa"/>
                <w:shd w:val="clear" w:color="auto" w:fill="E0E0E0"/>
                <w:tcMar>
                  <w:top w:w="0" w:type="dxa"/>
                  <w:left w:w="108" w:type="dxa"/>
                  <w:bottom w:w="0" w:type="dxa"/>
                  <w:right w:w="108" w:type="dxa"/>
                </w:tcMar>
              </w:tcPr>
            </w:tcPrChange>
          </w:tcPr>
          <w:p w14:paraId="303EF150" w14:textId="73480629" w:rsidR="009B0C63" w:rsidRDefault="009B0C63" w:rsidP="009B0C63">
            <w:pPr>
              <w:pStyle w:val="Standard"/>
              <w:snapToGrid w:val="0"/>
              <w:jc w:val="right"/>
              <w:rPr>
                <w:ins w:id="1862" w:author="Bowler, Neill" w:date="2022-09-12T09:23:00Z"/>
                <w:rFonts w:ascii="Arial" w:hAnsi="Arial" w:cs="Arial"/>
                <w:sz w:val="16"/>
                <w:szCs w:val="16"/>
              </w:rPr>
            </w:pPr>
            <w:ins w:id="1863" w:author="Bowler, Neill" w:date="2022-09-12T09:27:00Z">
              <w:r>
                <w:rPr>
                  <w:rFonts w:ascii="Arial" w:hAnsi="Arial" w:cs="Arial"/>
                  <w:b/>
                  <w:bCs/>
                  <w:color w:val="000000"/>
                  <w:sz w:val="16"/>
                  <w:szCs w:val="16"/>
                </w:rPr>
                <w:t>3</w:t>
              </w:r>
            </w:ins>
          </w:p>
        </w:tc>
        <w:tc>
          <w:tcPr>
            <w:tcW w:w="1265" w:type="dxa"/>
            <w:tcBorders>
              <w:top w:val="nil"/>
              <w:left w:val="nil"/>
              <w:bottom w:val="nil"/>
              <w:right w:val="nil"/>
            </w:tcBorders>
            <w:shd w:val="clear" w:color="auto" w:fill="E0E0E0"/>
            <w:tcMar>
              <w:top w:w="0" w:type="dxa"/>
              <w:left w:w="108" w:type="dxa"/>
              <w:bottom w:w="0" w:type="dxa"/>
              <w:right w:w="108" w:type="dxa"/>
            </w:tcMar>
            <w:tcPrChange w:id="1864" w:author="Bowler, Neill" w:date="2022-09-12T09:27:00Z">
              <w:tcPr>
                <w:tcW w:w="1265" w:type="dxa"/>
                <w:shd w:val="clear" w:color="auto" w:fill="E0E0E0"/>
                <w:tcMar>
                  <w:top w:w="0" w:type="dxa"/>
                  <w:left w:w="108" w:type="dxa"/>
                  <w:bottom w:w="0" w:type="dxa"/>
                  <w:right w:w="108" w:type="dxa"/>
                </w:tcMar>
              </w:tcPr>
            </w:tcPrChange>
          </w:tcPr>
          <w:p w14:paraId="79BC4AF2" w14:textId="2D215499" w:rsidR="009B0C63" w:rsidRDefault="009B0C63" w:rsidP="009B0C63">
            <w:pPr>
              <w:pStyle w:val="Standard"/>
              <w:snapToGrid w:val="0"/>
              <w:jc w:val="right"/>
              <w:rPr>
                <w:ins w:id="1865" w:author="Bowler, Neill" w:date="2022-09-12T09:23:00Z"/>
                <w:rFonts w:ascii="Arial" w:hAnsi="Arial" w:cs="Arial"/>
                <w:sz w:val="16"/>
                <w:szCs w:val="16"/>
              </w:rPr>
            </w:pPr>
            <w:ins w:id="1866" w:author="Bowler, Neill" w:date="2022-09-12T09:27:00Z">
              <w:r>
                <w:rPr>
                  <w:rFonts w:ascii="Arial" w:hAnsi="Arial" w:cs="Arial"/>
                  <w:b/>
                  <w:bCs/>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867" w:author="Bowler, Neill" w:date="2022-09-12T09:27:00Z">
              <w:tcPr>
                <w:tcW w:w="887" w:type="dxa"/>
                <w:shd w:val="clear" w:color="auto" w:fill="E0E0E0"/>
                <w:tcMar>
                  <w:top w:w="0" w:type="dxa"/>
                  <w:left w:w="108" w:type="dxa"/>
                  <w:bottom w:w="0" w:type="dxa"/>
                  <w:right w:w="108" w:type="dxa"/>
                </w:tcMar>
              </w:tcPr>
            </w:tcPrChange>
          </w:tcPr>
          <w:p w14:paraId="479431A8" w14:textId="72B7353D" w:rsidR="009B0C63" w:rsidRDefault="009B0C63" w:rsidP="009B0C63">
            <w:pPr>
              <w:pStyle w:val="Standard"/>
              <w:snapToGrid w:val="0"/>
              <w:jc w:val="right"/>
              <w:rPr>
                <w:ins w:id="1868" w:author="Bowler, Neill" w:date="2022-09-12T09:23:00Z"/>
                <w:rFonts w:ascii="Arial" w:hAnsi="Arial" w:cs="Arial"/>
                <w:sz w:val="16"/>
                <w:szCs w:val="16"/>
              </w:rPr>
            </w:pPr>
            <w:ins w:id="1869" w:author="Bowler, Neill" w:date="2022-09-12T09:27:00Z">
              <w:r>
                <w:rPr>
                  <w:rFonts w:ascii="Arial" w:hAnsi="Arial" w:cs="Arial"/>
                  <w:b/>
                  <w:bCs/>
                  <w:color w:val="000000"/>
                  <w:sz w:val="16"/>
                  <w:szCs w:val="16"/>
                </w:rPr>
                <w:t>16</w:t>
              </w:r>
            </w:ins>
          </w:p>
        </w:tc>
        <w:tc>
          <w:tcPr>
            <w:tcW w:w="1063" w:type="dxa"/>
            <w:tcBorders>
              <w:top w:val="nil"/>
              <w:left w:val="nil"/>
              <w:bottom w:val="nil"/>
              <w:right w:val="nil"/>
            </w:tcBorders>
            <w:shd w:val="clear" w:color="auto" w:fill="E0E0E0"/>
            <w:tcMar>
              <w:top w:w="0" w:type="dxa"/>
              <w:left w:w="108" w:type="dxa"/>
              <w:bottom w:w="0" w:type="dxa"/>
              <w:right w:w="108" w:type="dxa"/>
            </w:tcMar>
            <w:tcPrChange w:id="1870" w:author="Bowler, Neill" w:date="2022-09-12T09:27:00Z">
              <w:tcPr>
                <w:tcW w:w="1063" w:type="dxa"/>
                <w:shd w:val="clear" w:color="auto" w:fill="E0E0E0"/>
                <w:tcMar>
                  <w:top w:w="0" w:type="dxa"/>
                  <w:left w:w="108" w:type="dxa"/>
                  <w:bottom w:w="0" w:type="dxa"/>
                  <w:right w:w="108" w:type="dxa"/>
                </w:tcMar>
              </w:tcPr>
            </w:tcPrChange>
          </w:tcPr>
          <w:p w14:paraId="1B41CABB" w14:textId="7982662F" w:rsidR="009B0C63" w:rsidRDefault="009B0C63" w:rsidP="009B0C63">
            <w:pPr>
              <w:pStyle w:val="Standard"/>
              <w:snapToGrid w:val="0"/>
              <w:rPr>
                <w:ins w:id="1871" w:author="Bowler, Neill" w:date="2022-09-12T09:23:00Z"/>
                <w:rFonts w:ascii="Arial" w:hAnsi="Arial" w:cs="Arial"/>
                <w:sz w:val="16"/>
                <w:szCs w:val="16"/>
              </w:rPr>
            </w:pPr>
            <w:ins w:id="1872" w:author="Bowler, Neill" w:date="2022-09-12T09:27:00Z">
              <w:r>
                <w:rPr>
                  <w:rFonts w:ascii="Arial" w:hAnsi="Arial" w:cs="Arial"/>
                  <w:b/>
                  <w:bCs/>
                  <w:color w:val="000000"/>
                  <w:sz w:val="16"/>
                  <w:szCs w:val="16"/>
                </w:rPr>
                <w:t>N-units</w:t>
              </w:r>
            </w:ins>
          </w:p>
        </w:tc>
        <w:tc>
          <w:tcPr>
            <w:tcW w:w="2481" w:type="dxa"/>
            <w:tcBorders>
              <w:top w:val="nil"/>
              <w:left w:val="nil"/>
              <w:bottom w:val="nil"/>
              <w:right w:val="nil"/>
            </w:tcBorders>
            <w:shd w:val="clear" w:color="auto" w:fill="E0E0E0"/>
            <w:tcMar>
              <w:top w:w="0" w:type="dxa"/>
              <w:left w:w="108" w:type="dxa"/>
              <w:bottom w:w="0" w:type="dxa"/>
              <w:right w:w="108" w:type="dxa"/>
            </w:tcMar>
            <w:tcPrChange w:id="1873" w:author="Bowler, Neill" w:date="2022-09-12T09:27:00Z">
              <w:tcPr>
                <w:tcW w:w="2481" w:type="dxa"/>
                <w:shd w:val="clear" w:color="auto" w:fill="E0E0E0"/>
                <w:tcMar>
                  <w:top w:w="0" w:type="dxa"/>
                  <w:left w:w="108" w:type="dxa"/>
                  <w:bottom w:w="0" w:type="dxa"/>
                  <w:right w:w="108" w:type="dxa"/>
                </w:tcMar>
              </w:tcPr>
            </w:tcPrChange>
          </w:tcPr>
          <w:p w14:paraId="460B3376" w14:textId="1A971130" w:rsidR="009B0C63" w:rsidRDefault="009B0C63" w:rsidP="009B0C63">
            <w:pPr>
              <w:pStyle w:val="Standard"/>
              <w:snapToGrid w:val="0"/>
              <w:rPr>
                <w:ins w:id="1874" w:author="Bowler, Neill" w:date="2022-09-12T09:23:00Z"/>
                <w:rFonts w:ascii="Arial" w:hAnsi="Arial" w:cs="Arial"/>
                <w:sz w:val="16"/>
                <w:szCs w:val="16"/>
              </w:rPr>
            </w:pPr>
            <w:ins w:id="1875" w:author="Bowler, Neill" w:date="2022-09-12T09:27:00Z">
              <w:r>
                <w:rPr>
                  <w:rFonts w:ascii="Arial" w:hAnsi="Arial" w:cs="Arial"/>
                  <w:b/>
                  <w:bCs/>
                  <w:color w:val="000000"/>
                  <w:sz w:val="16"/>
                  <w:szCs w:val="16"/>
                </w:rPr>
                <w:t>0-10, to 10</w:t>
              </w:r>
              <w:r>
                <w:rPr>
                  <w:rFonts w:ascii="Arial" w:hAnsi="Arial" w:cs="Arial"/>
                  <w:b/>
                  <w:bCs/>
                  <w:color w:val="000000"/>
                  <w:position w:val="5"/>
                  <w:sz w:val="16"/>
                  <w:szCs w:val="16"/>
                  <w:vertAlign w:val="superscript"/>
                </w:rPr>
                <w:t>-3</w:t>
              </w:r>
              <w:r>
                <w:rPr>
                  <w:rFonts w:ascii="Arial" w:hAnsi="Arial" w:cs="Arial"/>
                  <w:b/>
                  <w:bCs/>
                  <w:color w:val="000000"/>
                  <w:sz w:val="16"/>
                  <w:szCs w:val="16"/>
                </w:rPr>
                <w:t xml:space="preserve"> N-units</w:t>
              </w:r>
            </w:ins>
          </w:p>
        </w:tc>
      </w:tr>
      <w:tr w:rsidR="009B0C63" w14:paraId="25896F48" w14:textId="77777777" w:rsidTr="000F02C1">
        <w:trPr>
          <w:cantSplit/>
          <w:jc w:val="center"/>
          <w:ins w:id="1876" w:author="Bowler, Neill" w:date="2022-09-12T09:23:00Z"/>
        </w:trPr>
        <w:tc>
          <w:tcPr>
            <w:tcW w:w="709" w:type="dxa"/>
            <w:shd w:val="clear" w:color="auto" w:fill="E0E0E0"/>
            <w:tcMar>
              <w:top w:w="0" w:type="dxa"/>
              <w:left w:w="108" w:type="dxa"/>
              <w:bottom w:w="0" w:type="dxa"/>
              <w:right w:w="108" w:type="dxa"/>
            </w:tcMar>
          </w:tcPr>
          <w:p w14:paraId="4E6B5E38" w14:textId="798182D7" w:rsidR="009B0C63" w:rsidRDefault="009B0C63" w:rsidP="009B0C63">
            <w:pPr>
              <w:pStyle w:val="Standard"/>
              <w:snapToGrid w:val="0"/>
              <w:jc w:val="right"/>
              <w:rPr>
                <w:ins w:id="1877" w:author="Bowler, Neill" w:date="2022-09-12T09:23:00Z"/>
                <w:rFonts w:ascii="Arial" w:hAnsi="Arial" w:cs="Arial"/>
                <w:sz w:val="16"/>
                <w:szCs w:val="16"/>
              </w:rPr>
            </w:pPr>
            <w:ins w:id="1878" w:author="Bowler, Neill" w:date="2022-09-12T09:24:00Z">
              <w:r>
                <w:rPr>
                  <w:rFonts w:ascii="Arial" w:hAnsi="Arial" w:cs="Arial"/>
                  <w:sz w:val="16"/>
                  <w:szCs w:val="16"/>
                </w:rPr>
                <w:t>N0+</w:t>
              </w:r>
            </w:ins>
            <w:ins w:id="1879" w:author="Bowler, Neill" w:date="2022-09-30T16:22:00Z">
              <w:r>
                <w:rPr>
                  <w:rFonts w:ascii="Arial" w:hAnsi="Arial" w:cs="Arial"/>
                  <w:sz w:val="16"/>
                  <w:szCs w:val="16"/>
                </w:rPr>
                <w:t>13</w:t>
              </w:r>
            </w:ins>
          </w:p>
        </w:tc>
        <w:tc>
          <w:tcPr>
            <w:tcW w:w="2085" w:type="dxa"/>
            <w:tcBorders>
              <w:top w:val="nil"/>
              <w:left w:val="nil"/>
              <w:bottom w:val="nil"/>
              <w:right w:val="nil"/>
            </w:tcBorders>
            <w:shd w:val="clear" w:color="auto" w:fill="F2F2F2"/>
            <w:tcMar>
              <w:top w:w="0" w:type="dxa"/>
              <w:left w:w="108" w:type="dxa"/>
              <w:bottom w:w="0" w:type="dxa"/>
              <w:right w:w="108" w:type="dxa"/>
            </w:tcMar>
          </w:tcPr>
          <w:p w14:paraId="080A5DBE" w14:textId="307B1882" w:rsidR="009B0C63" w:rsidRDefault="009B0C63" w:rsidP="009B0C63">
            <w:pPr>
              <w:pStyle w:val="Standard"/>
              <w:snapToGrid w:val="0"/>
              <w:rPr>
                <w:ins w:id="1880" w:author="Bowler, Neill" w:date="2022-09-12T09:23:00Z"/>
                <w:rFonts w:ascii="Arial" w:hAnsi="Arial" w:cs="Arial"/>
                <w:b/>
                <w:sz w:val="16"/>
                <w:szCs w:val="16"/>
              </w:rPr>
            </w:pPr>
            <w:ins w:id="1881" w:author="Bowler, Neill" w:date="2022-09-12T09:27:00Z">
              <w:r>
                <w:rPr>
                  <w:rFonts w:ascii="Arial" w:hAnsi="Arial" w:cs="Arial"/>
                  <w:color w:val="000000"/>
                  <w:sz w:val="16"/>
                  <w:szCs w:val="16"/>
                </w:rPr>
                <w:t>Change</w:t>
              </w:r>
              <w:r>
                <w:rPr>
                  <w:rFonts w:ascii="Arial" w:eastAsia="Arial" w:hAnsi="Arial" w:cs="Arial"/>
                  <w:color w:val="000000"/>
                  <w:sz w:val="16"/>
                  <w:szCs w:val="16"/>
                </w:rPr>
                <w:t xml:space="preserve"> </w:t>
              </w:r>
              <w:r>
                <w:rPr>
                  <w:rFonts w:ascii="Arial" w:hAnsi="Arial" w:cs="Arial"/>
                  <w:color w:val="000000"/>
                  <w:sz w:val="16"/>
                  <w:szCs w:val="16"/>
                </w:rPr>
                <w:t>width</w:t>
              </w:r>
              <w:r>
                <w:rPr>
                  <w:rFonts w:ascii="Arial" w:eastAsia="Arial" w:hAnsi="Arial" w:cs="Arial"/>
                  <w:color w:val="000000"/>
                  <w:sz w:val="16"/>
                  <w:szCs w:val="16"/>
                </w:rPr>
                <w:t xml:space="preserve"> </w:t>
              </w:r>
              <w:r>
                <w:rPr>
                  <w:rFonts w:ascii="Arial" w:hAnsi="Arial" w:cs="Arial"/>
                  <w:color w:val="000000"/>
                  <w:sz w:val="16"/>
                  <w:szCs w:val="16"/>
                </w:rPr>
                <w:t>to</w:t>
              </w:r>
              <w:r>
                <w:rPr>
                  <w:rFonts w:ascii="Arial" w:eastAsia="Arial" w:hAnsi="Arial" w:cs="Arial"/>
                  <w:color w:val="000000"/>
                  <w:sz w:val="16"/>
                  <w:szCs w:val="16"/>
                </w:rPr>
                <w:t xml:space="preserve"> </w:t>
              </w:r>
              <w:r>
                <w:rPr>
                  <w:rFonts w:ascii="Arial" w:hAnsi="Arial" w:cs="Arial"/>
                  <w:color w:val="000000"/>
                  <w:sz w:val="16"/>
                  <w:szCs w:val="16"/>
                </w:rPr>
                <w:t>Table</w:t>
              </w:r>
              <w:r>
                <w:rPr>
                  <w:rFonts w:ascii="Arial" w:eastAsia="Arial" w:hAnsi="Arial" w:cs="Arial"/>
                  <w:color w:val="000000"/>
                  <w:sz w:val="16"/>
                  <w:szCs w:val="16"/>
                </w:rPr>
                <w:t xml:space="preserve"> </w:t>
              </w:r>
              <w:r>
                <w:rPr>
                  <w:rFonts w:ascii="Arial" w:hAnsi="Arial" w:cs="Arial"/>
                  <w:color w:val="000000"/>
                  <w:sz w:val="16"/>
                  <w:szCs w:val="16"/>
                </w:rPr>
                <w:t>B</w:t>
              </w:r>
            </w:ins>
          </w:p>
        </w:tc>
        <w:tc>
          <w:tcPr>
            <w:tcW w:w="1013" w:type="dxa"/>
            <w:tcBorders>
              <w:top w:val="nil"/>
              <w:left w:val="nil"/>
              <w:bottom w:val="nil"/>
              <w:right w:val="nil"/>
            </w:tcBorders>
            <w:shd w:val="clear" w:color="auto" w:fill="F2F2F2"/>
            <w:tcMar>
              <w:top w:w="0" w:type="dxa"/>
              <w:left w:w="108" w:type="dxa"/>
              <w:bottom w:w="0" w:type="dxa"/>
              <w:right w:w="108" w:type="dxa"/>
            </w:tcMar>
          </w:tcPr>
          <w:p w14:paraId="10BAFBDF" w14:textId="7D68044C" w:rsidR="009B0C63" w:rsidRDefault="009B0C63" w:rsidP="009B0C63">
            <w:pPr>
              <w:pStyle w:val="Standard"/>
              <w:snapToGrid w:val="0"/>
              <w:jc w:val="center"/>
              <w:rPr>
                <w:ins w:id="1882" w:author="Bowler, Neill" w:date="2022-09-12T09:23:00Z"/>
                <w:rFonts w:ascii="Arial" w:hAnsi="Arial" w:cs="Arial"/>
                <w:b/>
                <w:sz w:val="16"/>
                <w:szCs w:val="16"/>
              </w:rPr>
            </w:pPr>
            <w:ins w:id="1883" w:author="Bowler, Neill" w:date="2022-09-12T09:27:00Z">
              <w:r>
                <w:rPr>
                  <w:rFonts w:ascii="Arial" w:hAnsi="Arial" w:cs="Arial"/>
                  <w:b/>
                  <w:bCs/>
                  <w:color w:val="000000"/>
                  <w:sz w:val="16"/>
                  <w:szCs w:val="16"/>
                </w:rPr>
                <w:t>2</w:t>
              </w:r>
              <w:r>
                <w:rPr>
                  <w:rFonts w:ascii="Arial" w:eastAsia="Arial" w:hAnsi="Arial" w:cs="Arial"/>
                  <w:b/>
                  <w:bCs/>
                  <w:color w:val="000000"/>
                  <w:sz w:val="16"/>
                  <w:szCs w:val="16"/>
                </w:rPr>
                <w:t xml:space="preserve"> </w:t>
              </w:r>
              <w:r>
                <w:rPr>
                  <w:rFonts w:ascii="Arial" w:hAnsi="Arial" w:cs="Arial"/>
                  <w:b/>
                  <w:bCs/>
                  <w:color w:val="000000"/>
                  <w:sz w:val="16"/>
                  <w:szCs w:val="16"/>
                </w:rPr>
                <w:t>01</w:t>
              </w:r>
              <w:r>
                <w:rPr>
                  <w:rFonts w:ascii="Arial" w:eastAsia="Arial" w:hAnsi="Arial" w:cs="Arial"/>
                  <w:b/>
                  <w:bCs/>
                  <w:color w:val="000000"/>
                  <w:sz w:val="16"/>
                  <w:szCs w:val="16"/>
                </w:rPr>
                <w:t xml:space="preserve"> </w:t>
              </w:r>
              <w:r>
                <w:rPr>
                  <w:rFonts w:ascii="Arial" w:hAnsi="Arial" w:cs="Arial"/>
                  <w:b/>
                  <w:bCs/>
                  <w:color w:val="000000"/>
                  <w:sz w:val="16"/>
                  <w:szCs w:val="16"/>
                </w:rPr>
                <w:t>000</w:t>
              </w:r>
            </w:ins>
          </w:p>
        </w:tc>
        <w:tc>
          <w:tcPr>
            <w:tcW w:w="845" w:type="dxa"/>
            <w:tcBorders>
              <w:top w:val="nil"/>
              <w:left w:val="nil"/>
              <w:bottom w:val="nil"/>
              <w:right w:val="nil"/>
            </w:tcBorders>
            <w:shd w:val="clear" w:color="auto" w:fill="F2F2F2"/>
            <w:tcMar>
              <w:top w:w="0" w:type="dxa"/>
              <w:left w:w="108" w:type="dxa"/>
              <w:bottom w:w="0" w:type="dxa"/>
              <w:right w:w="108" w:type="dxa"/>
            </w:tcMar>
          </w:tcPr>
          <w:p w14:paraId="705D562D" w14:textId="77777777" w:rsidR="009B0C63" w:rsidRDefault="009B0C63" w:rsidP="009B0C63">
            <w:pPr>
              <w:pStyle w:val="Standard"/>
              <w:snapToGrid w:val="0"/>
              <w:jc w:val="right"/>
              <w:rPr>
                <w:ins w:id="1884" w:author="Bowler, Neill" w:date="2022-09-12T09:23:00Z"/>
                <w:rFonts w:ascii="Arial" w:hAnsi="Arial" w:cs="Arial"/>
                <w:sz w:val="16"/>
                <w:szCs w:val="16"/>
              </w:rPr>
            </w:pPr>
          </w:p>
        </w:tc>
        <w:tc>
          <w:tcPr>
            <w:tcW w:w="1265" w:type="dxa"/>
            <w:tcBorders>
              <w:top w:val="nil"/>
              <w:left w:val="nil"/>
              <w:bottom w:val="nil"/>
              <w:right w:val="nil"/>
            </w:tcBorders>
            <w:shd w:val="clear" w:color="auto" w:fill="F2F2F2"/>
            <w:tcMar>
              <w:top w:w="0" w:type="dxa"/>
              <w:left w:w="108" w:type="dxa"/>
              <w:bottom w:w="0" w:type="dxa"/>
              <w:right w:w="108" w:type="dxa"/>
            </w:tcMar>
          </w:tcPr>
          <w:p w14:paraId="47BFF714" w14:textId="77777777" w:rsidR="009B0C63" w:rsidRDefault="009B0C63" w:rsidP="009B0C63">
            <w:pPr>
              <w:pStyle w:val="Standard"/>
              <w:snapToGrid w:val="0"/>
              <w:jc w:val="right"/>
              <w:rPr>
                <w:ins w:id="1885" w:author="Bowler, Neill" w:date="2022-09-12T09:23:00Z"/>
                <w:rFonts w:ascii="Arial" w:hAnsi="Arial" w:cs="Arial"/>
                <w:sz w:val="16"/>
                <w:szCs w:val="16"/>
              </w:rPr>
            </w:pPr>
          </w:p>
        </w:tc>
        <w:tc>
          <w:tcPr>
            <w:tcW w:w="887" w:type="dxa"/>
            <w:tcBorders>
              <w:top w:val="nil"/>
              <w:left w:val="nil"/>
              <w:bottom w:val="nil"/>
              <w:right w:val="nil"/>
            </w:tcBorders>
            <w:shd w:val="clear" w:color="auto" w:fill="F2F2F2"/>
            <w:tcMar>
              <w:top w:w="0" w:type="dxa"/>
              <w:left w:w="108" w:type="dxa"/>
              <w:bottom w:w="0" w:type="dxa"/>
              <w:right w:w="108" w:type="dxa"/>
            </w:tcMar>
          </w:tcPr>
          <w:p w14:paraId="2A76A87D" w14:textId="77777777" w:rsidR="009B0C63" w:rsidRDefault="009B0C63" w:rsidP="009B0C63">
            <w:pPr>
              <w:pStyle w:val="Standard"/>
              <w:snapToGrid w:val="0"/>
              <w:jc w:val="right"/>
              <w:rPr>
                <w:ins w:id="1886" w:author="Bowler, Neill" w:date="2022-09-12T09:23:00Z"/>
                <w:rFonts w:ascii="Arial" w:hAnsi="Arial" w:cs="Arial"/>
                <w:sz w:val="16"/>
                <w:szCs w:val="16"/>
              </w:rPr>
            </w:pPr>
          </w:p>
        </w:tc>
        <w:tc>
          <w:tcPr>
            <w:tcW w:w="1063" w:type="dxa"/>
            <w:tcBorders>
              <w:top w:val="nil"/>
              <w:left w:val="nil"/>
              <w:bottom w:val="nil"/>
              <w:right w:val="nil"/>
            </w:tcBorders>
            <w:shd w:val="clear" w:color="auto" w:fill="F2F2F2"/>
            <w:tcMar>
              <w:top w:w="0" w:type="dxa"/>
              <w:left w:w="108" w:type="dxa"/>
              <w:bottom w:w="0" w:type="dxa"/>
              <w:right w:w="108" w:type="dxa"/>
            </w:tcMar>
          </w:tcPr>
          <w:p w14:paraId="252A7E4E" w14:textId="77777777" w:rsidR="009B0C63" w:rsidRDefault="009B0C63" w:rsidP="009B0C63">
            <w:pPr>
              <w:pStyle w:val="Standard"/>
              <w:snapToGrid w:val="0"/>
              <w:rPr>
                <w:ins w:id="1887" w:author="Bowler, Neill" w:date="2022-09-12T09:23:00Z"/>
                <w:rFonts w:ascii="Arial" w:hAnsi="Arial" w:cs="Arial"/>
                <w:sz w:val="16"/>
                <w:szCs w:val="16"/>
              </w:rPr>
            </w:pPr>
          </w:p>
        </w:tc>
        <w:tc>
          <w:tcPr>
            <w:tcW w:w="2481" w:type="dxa"/>
            <w:tcBorders>
              <w:top w:val="nil"/>
              <w:left w:val="nil"/>
              <w:bottom w:val="nil"/>
              <w:right w:val="nil"/>
            </w:tcBorders>
            <w:shd w:val="clear" w:color="auto" w:fill="F2F2F2"/>
            <w:tcMar>
              <w:top w:w="0" w:type="dxa"/>
              <w:left w:w="108" w:type="dxa"/>
              <w:bottom w:w="0" w:type="dxa"/>
              <w:right w:w="108" w:type="dxa"/>
            </w:tcMar>
          </w:tcPr>
          <w:p w14:paraId="6A3C4755" w14:textId="77777777" w:rsidR="009B0C63" w:rsidRDefault="009B0C63" w:rsidP="009B0C63">
            <w:pPr>
              <w:pStyle w:val="Standard"/>
              <w:snapToGrid w:val="0"/>
              <w:rPr>
                <w:ins w:id="1888" w:author="Bowler, Neill" w:date="2022-09-12T09:23:00Z"/>
                <w:rFonts w:ascii="Arial" w:hAnsi="Arial" w:cs="Arial"/>
                <w:sz w:val="16"/>
                <w:szCs w:val="16"/>
              </w:rPr>
            </w:pPr>
          </w:p>
        </w:tc>
      </w:tr>
      <w:tr w:rsidR="009B0C63" w14:paraId="5FAA0FE2" w14:textId="77777777" w:rsidTr="000F02C1">
        <w:tblPrEx>
          <w:tblW w:w="10348" w:type="dxa"/>
          <w:jc w:val="center"/>
          <w:tblLayout w:type="fixed"/>
          <w:tblCellMar>
            <w:left w:w="10" w:type="dxa"/>
            <w:right w:w="10" w:type="dxa"/>
          </w:tblCellMar>
          <w:tblLook w:val="0000" w:firstRow="0" w:lastRow="0" w:firstColumn="0" w:lastColumn="0" w:noHBand="0" w:noVBand="0"/>
          <w:tblPrExChange w:id="1889" w:author="Bowler, Neill" w:date="2022-09-12T09:27:00Z">
            <w:tblPrEx>
              <w:tblW w:w="10348" w:type="dxa"/>
              <w:jc w:val="center"/>
              <w:tblLayout w:type="fixed"/>
              <w:tblCellMar>
                <w:left w:w="10" w:type="dxa"/>
                <w:right w:w="10" w:type="dxa"/>
              </w:tblCellMar>
              <w:tblLook w:val="0000" w:firstRow="0" w:lastRow="0" w:firstColumn="0" w:lastColumn="0" w:noHBand="0" w:noVBand="0"/>
            </w:tblPrEx>
          </w:tblPrExChange>
        </w:tblPrEx>
        <w:trPr>
          <w:cantSplit/>
          <w:jc w:val="center"/>
          <w:ins w:id="1890" w:author="Bowler, Neill" w:date="2022-09-12T09:26:00Z"/>
          <w:trPrChange w:id="1891" w:author="Bowler, Neill" w:date="2022-09-12T09:27:00Z">
            <w:trPr>
              <w:cantSplit/>
              <w:jc w:val="center"/>
            </w:trPr>
          </w:trPrChange>
        </w:trPr>
        <w:tc>
          <w:tcPr>
            <w:tcW w:w="709" w:type="dxa"/>
            <w:shd w:val="clear" w:color="auto" w:fill="E0E0E0"/>
            <w:tcMar>
              <w:top w:w="0" w:type="dxa"/>
              <w:left w:w="108" w:type="dxa"/>
              <w:bottom w:w="0" w:type="dxa"/>
              <w:right w:w="108" w:type="dxa"/>
            </w:tcMar>
            <w:tcPrChange w:id="1892" w:author="Bowler, Neill" w:date="2022-09-12T09:27:00Z">
              <w:tcPr>
                <w:tcW w:w="709" w:type="dxa"/>
                <w:shd w:val="clear" w:color="auto" w:fill="E0E0E0"/>
                <w:tcMar>
                  <w:top w:w="0" w:type="dxa"/>
                  <w:left w:w="108" w:type="dxa"/>
                  <w:bottom w:w="0" w:type="dxa"/>
                  <w:right w:w="108" w:type="dxa"/>
                </w:tcMar>
              </w:tcPr>
            </w:tcPrChange>
          </w:tcPr>
          <w:p w14:paraId="2CDBD068" w14:textId="33ACE4CB" w:rsidR="009B0C63" w:rsidRDefault="009B0C63" w:rsidP="009B0C63">
            <w:pPr>
              <w:pStyle w:val="Standard"/>
              <w:snapToGrid w:val="0"/>
              <w:jc w:val="right"/>
              <w:rPr>
                <w:ins w:id="1893" w:author="Bowler, Neill" w:date="2022-09-12T09:26:00Z"/>
                <w:rFonts w:ascii="Arial" w:hAnsi="Arial" w:cs="Arial"/>
                <w:sz w:val="16"/>
                <w:szCs w:val="16"/>
              </w:rPr>
            </w:pPr>
            <w:ins w:id="1894" w:author="Bowler, Neill" w:date="2022-09-12T09:26:00Z">
              <w:r>
                <w:rPr>
                  <w:rFonts w:ascii="Arial" w:hAnsi="Arial" w:cs="Arial"/>
                  <w:sz w:val="16"/>
                  <w:szCs w:val="16"/>
                </w:rPr>
                <w:t>N0+1</w:t>
              </w:r>
            </w:ins>
            <w:ins w:id="1895" w:author="Bowler, Neill" w:date="2022-09-30T16:22:00Z">
              <w:r>
                <w:rPr>
                  <w:rFonts w:ascii="Arial" w:hAnsi="Arial" w:cs="Arial"/>
                  <w:sz w:val="16"/>
                  <w:szCs w:val="16"/>
                </w:rPr>
                <w:t>4</w:t>
              </w:r>
            </w:ins>
          </w:p>
        </w:tc>
        <w:tc>
          <w:tcPr>
            <w:tcW w:w="2085" w:type="dxa"/>
            <w:tcBorders>
              <w:top w:val="nil"/>
              <w:left w:val="nil"/>
              <w:bottom w:val="nil"/>
              <w:right w:val="nil"/>
            </w:tcBorders>
            <w:shd w:val="clear" w:color="auto" w:fill="E0E0E0"/>
            <w:tcMar>
              <w:top w:w="0" w:type="dxa"/>
              <w:left w:w="108" w:type="dxa"/>
              <w:bottom w:w="0" w:type="dxa"/>
              <w:right w:w="108" w:type="dxa"/>
            </w:tcMar>
            <w:tcPrChange w:id="1896" w:author="Bowler, Neill" w:date="2022-09-12T09:27:00Z">
              <w:tcPr>
                <w:tcW w:w="2085" w:type="dxa"/>
                <w:shd w:val="clear" w:color="auto" w:fill="E0E0E0"/>
                <w:tcMar>
                  <w:top w:w="0" w:type="dxa"/>
                  <w:left w:w="108" w:type="dxa"/>
                  <w:bottom w:w="0" w:type="dxa"/>
                  <w:right w:w="108" w:type="dxa"/>
                </w:tcMar>
              </w:tcPr>
            </w:tcPrChange>
          </w:tcPr>
          <w:p w14:paraId="07D70159" w14:textId="1A79C5FB" w:rsidR="009B0C63" w:rsidRDefault="009B0C63" w:rsidP="009B0C63">
            <w:pPr>
              <w:pStyle w:val="Standard"/>
              <w:snapToGrid w:val="0"/>
              <w:rPr>
                <w:ins w:id="1897" w:author="Bowler, Neill" w:date="2022-09-12T09:26:00Z"/>
                <w:rFonts w:ascii="Arial" w:hAnsi="Arial" w:cs="Arial"/>
                <w:b/>
                <w:sz w:val="16"/>
                <w:szCs w:val="16"/>
              </w:rPr>
            </w:pPr>
            <w:ins w:id="1898" w:author="Bowler, Neill" w:date="2022-09-12T09:27:00Z">
              <w:r>
                <w:rPr>
                  <w:rFonts w:ascii="Arial" w:hAnsi="Arial" w:cs="Arial"/>
                  <w:b/>
                  <w:bCs/>
                  <w:color w:val="000000"/>
                  <w:sz w:val="16"/>
                  <w:szCs w:val="16"/>
                </w:rPr>
                <w:t>First</w:t>
              </w:r>
              <w:r>
                <w:rPr>
                  <w:rFonts w:ascii="Arial" w:eastAsia="Arial" w:hAnsi="Arial" w:cs="Arial"/>
                  <w:b/>
                  <w:bCs/>
                  <w:color w:val="000000"/>
                  <w:sz w:val="16"/>
                  <w:szCs w:val="16"/>
                </w:rPr>
                <w:t xml:space="preserve"> </w:t>
              </w:r>
              <w:r>
                <w:rPr>
                  <w:rFonts w:ascii="Arial" w:hAnsi="Arial" w:cs="Arial"/>
                  <w:b/>
                  <w:bCs/>
                  <w:color w:val="000000"/>
                  <w:sz w:val="16"/>
                  <w:szCs w:val="16"/>
                </w:rPr>
                <w:t>order</w:t>
              </w:r>
              <w:r>
                <w:rPr>
                  <w:rFonts w:ascii="Arial" w:eastAsia="Arial" w:hAnsi="Arial" w:cs="Arial"/>
                  <w:b/>
                  <w:bCs/>
                  <w:color w:val="000000"/>
                  <w:sz w:val="16"/>
                  <w:szCs w:val="16"/>
                </w:rPr>
                <w:t xml:space="preserve"> </w:t>
              </w:r>
              <w:r>
                <w:rPr>
                  <w:rFonts w:ascii="Arial" w:hAnsi="Arial" w:cs="Arial"/>
                  <w:b/>
                  <w:bCs/>
                  <w:color w:val="000000"/>
                  <w:sz w:val="16"/>
                  <w:szCs w:val="16"/>
                </w:rPr>
                <w:t>statistics</w:t>
              </w:r>
            </w:ins>
          </w:p>
        </w:tc>
        <w:tc>
          <w:tcPr>
            <w:tcW w:w="1013" w:type="dxa"/>
            <w:tcBorders>
              <w:top w:val="nil"/>
              <w:left w:val="nil"/>
              <w:bottom w:val="nil"/>
              <w:right w:val="nil"/>
            </w:tcBorders>
            <w:shd w:val="clear" w:color="auto" w:fill="E0E0E0"/>
            <w:tcMar>
              <w:top w:w="0" w:type="dxa"/>
              <w:left w:w="108" w:type="dxa"/>
              <w:bottom w:w="0" w:type="dxa"/>
              <w:right w:w="108" w:type="dxa"/>
            </w:tcMar>
            <w:tcPrChange w:id="1899" w:author="Bowler, Neill" w:date="2022-09-12T09:27:00Z">
              <w:tcPr>
                <w:tcW w:w="1013" w:type="dxa"/>
                <w:shd w:val="clear" w:color="auto" w:fill="E0E0E0"/>
                <w:tcMar>
                  <w:top w:w="0" w:type="dxa"/>
                  <w:left w:w="108" w:type="dxa"/>
                  <w:bottom w:w="0" w:type="dxa"/>
                  <w:right w:w="108" w:type="dxa"/>
                </w:tcMar>
              </w:tcPr>
            </w:tcPrChange>
          </w:tcPr>
          <w:p w14:paraId="5E5B6575" w14:textId="4CACF717" w:rsidR="009B0C63" w:rsidRDefault="009B0C63" w:rsidP="009B0C63">
            <w:pPr>
              <w:pStyle w:val="Standard"/>
              <w:snapToGrid w:val="0"/>
              <w:jc w:val="center"/>
              <w:rPr>
                <w:ins w:id="1900" w:author="Bowler, Neill" w:date="2022-09-12T09:26:00Z"/>
                <w:rFonts w:ascii="Arial" w:hAnsi="Arial" w:cs="Arial"/>
                <w:b/>
                <w:sz w:val="16"/>
                <w:szCs w:val="16"/>
              </w:rPr>
            </w:pPr>
            <w:ins w:id="1901" w:author="Bowler, Neill" w:date="2022-09-12T09:27:00Z">
              <w:r>
                <w:rPr>
                  <w:rFonts w:ascii="Arial" w:hAnsi="Arial" w:cs="Arial"/>
                  <w:b/>
                  <w:bCs/>
                  <w:color w:val="000000"/>
                  <w:sz w:val="16"/>
                  <w:szCs w:val="16"/>
                </w:rPr>
                <w:t>0</w:t>
              </w:r>
              <w:r>
                <w:rPr>
                  <w:rFonts w:ascii="Arial" w:eastAsia="Arial" w:hAnsi="Arial" w:cs="Arial"/>
                  <w:b/>
                  <w:bCs/>
                  <w:color w:val="000000"/>
                  <w:sz w:val="16"/>
                  <w:szCs w:val="16"/>
                </w:rPr>
                <w:t xml:space="preserve"> </w:t>
              </w:r>
              <w:r>
                <w:rPr>
                  <w:rFonts w:ascii="Arial" w:hAnsi="Arial" w:cs="Arial"/>
                  <w:b/>
                  <w:bCs/>
                  <w:color w:val="000000"/>
                  <w:sz w:val="16"/>
                  <w:szCs w:val="16"/>
                </w:rPr>
                <w:t>08</w:t>
              </w:r>
              <w:r>
                <w:rPr>
                  <w:rFonts w:ascii="Arial" w:eastAsia="Arial" w:hAnsi="Arial" w:cs="Arial"/>
                  <w:b/>
                  <w:bCs/>
                  <w:color w:val="000000"/>
                  <w:sz w:val="16"/>
                  <w:szCs w:val="16"/>
                </w:rPr>
                <w:t xml:space="preserve"> </w:t>
              </w:r>
              <w:r>
                <w:rPr>
                  <w:rFonts w:ascii="Arial" w:hAnsi="Arial" w:cs="Arial"/>
                  <w:b/>
                  <w:bCs/>
                  <w:color w:val="000000"/>
                  <w:sz w:val="16"/>
                  <w:szCs w:val="16"/>
                </w:rPr>
                <w:t>023</w:t>
              </w:r>
            </w:ins>
          </w:p>
        </w:tc>
        <w:tc>
          <w:tcPr>
            <w:tcW w:w="845" w:type="dxa"/>
            <w:tcBorders>
              <w:top w:val="nil"/>
              <w:left w:val="nil"/>
              <w:bottom w:val="nil"/>
              <w:right w:val="nil"/>
            </w:tcBorders>
            <w:shd w:val="clear" w:color="auto" w:fill="E0E0E0"/>
            <w:tcMar>
              <w:top w:w="0" w:type="dxa"/>
              <w:left w:w="108" w:type="dxa"/>
              <w:bottom w:w="0" w:type="dxa"/>
              <w:right w:w="108" w:type="dxa"/>
            </w:tcMar>
            <w:tcPrChange w:id="1902" w:author="Bowler, Neill" w:date="2022-09-12T09:27:00Z">
              <w:tcPr>
                <w:tcW w:w="845" w:type="dxa"/>
                <w:shd w:val="clear" w:color="auto" w:fill="E0E0E0"/>
                <w:tcMar>
                  <w:top w:w="0" w:type="dxa"/>
                  <w:left w:w="108" w:type="dxa"/>
                  <w:bottom w:w="0" w:type="dxa"/>
                  <w:right w:w="108" w:type="dxa"/>
                </w:tcMar>
              </w:tcPr>
            </w:tcPrChange>
          </w:tcPr>
          <w:p w14:paraId="73502732" w14:textId="228FFD15" w:rsidR="009B0C63" w:rsidRDefault="009B0C63" w:rsidP="009B0C63">
            <w:pPr>
              <w:pStyle w:val="Standard"/>
              <w:snapToGrid w:val="0"/>
              <w:jc w:val="right"/>
              <w:rPr>
                <w:ins w:id="1903" w:author="Bowler, Neill" w:date="2022-09-12T09:26:00Z"/>
                <w:rFonts w:ascii="Arial" w:hAnsi="Arial" w:cs="Arial"/>
                <w:sz w:val="16"/>
                <w:szCs w:val="16"/>
              </w:rPr>
            </w:pPr>
            <w:ins w:id="1904" w:author="Bowler, Neill" w:date="2022-09-12T09:27:00Z">
              <w:r>
                <w:rPr>
                  <w:rFonts w:ascii="Arial" w:hAnsi="Arial" w:cs="Arial"/>
                  <w:color w:val="000000"/>
                  <w:sz w:val="16"/>
                  <w:szCs w:val="16"/>
                </w:rPr>
                <w:t>0</w:t>
              </w:r>
            </w:ins>
          </w:p>
        </w:tc>
        <w:tc>
          <w:tcPr>
            <w:tcW w:w="1265" w:type="dxa"/>
            <w:tcBorders>
              <w:top w:val="nil"/>
              <w:left w:val="nil"/>
              <w:bottom w:val="nil"/>
              <w:right w:val="nil"/>
            </w:tcBorders>
            <w:shd w:val="clear" w:color="auto" w:fill="E0E0E0"/>
            <w:tcMar>
              <w:top w:w="0" w:type="dxa"/>
              <w:left w:w="108" w:type="dxa"/>
              <w:bottom w:w="0" w:type="dxa"/>
              <w:right w:w="108" w:type="dxa"/>
            </w:tcMar>
            <w:tcPrChange w:id="1905" w:author="Bowler, Neill" w:date="2022-09-12T09:27:00Z">
              <w:tcPr>
                <w:tcW w:w="1265" w:type="dxa"/>
                <w:shd w:val="clear" w:color="auto" w:fill="E0E0E0"/>
                <w:tcMar>
                  <w:top w:w="0" w:type="dxa"/>
                  <w:left w:w="108" w:type="dxa"/>
                  <w:bottom w:w="0" w:type="dxa"/>
                  <w:right w:w="108" w:type="dxa"/>
                </w:tcMar>
              </w:tcPr>
            </w:tcPrChange>
          </w:tcPr>
          <w:p w14:paraId="64FCA65E" w14:textId="08ECCC4C" w:rsidR="009B0C63" w:rsidRDefault="009B0C63" w:rsidP="009B0C63">
            <w:pPr>
              <w:pStyle w:val="Standard"/>
              <w:snapToGrid w:val="0"/>
              <w:jc w:val="right"/>
              <w:rPr>
                <w:ins w:id="1906" w:author="Bowler, Neill" w:date="2022-09-12T09:26:00Z"/>
                <w:rFonts w:ascii="Arial" w:hAnsi="Arial" w:cs="Arial"/>
                <w:sz w:val="16"/>
                <w:szCs w:val="16"/>
              </w:rPr>
            </w:pPr>
            <w:ins w:id="1907" w:author="Bowler, Neill" w:date="2022-09-12T09:27:00Z">
              <w:r>
                <w:rPr>
                  <w:rFonts w:ascii="Arial" w:hAnsi="Arial" w:cs="Arial"/>
                  <w:color w:val="000000"/>
                  <w:sz w:val="16"/>
                  <w:szCs w:val="16"/>
                </w:rPr>
                <w:t>0</w:t>
              </w:r>
            </w:ins>
          </w:p>
        </w:tc>
        <w:tc>
          <w:tcPr>
            <w:tcW w:w="887" w:type="dxa"/>
            <w:tcBorders>
              <w:top w:val="nil"/>
              <w:left w:val="nil"/>
              <w:bottom w:val="nil"/>
              <w:right w:val="nil"/>
            </w:tcBorders>
            <w:shd w:val="clear" w:color="auto" w:fill="E0E0E0"/>
            <w:tcMar>
              <w:top w:w="0" w:type="dxa"/>
              <w:left w:w="108" w:type="dxa"/>
              <w:bottom w:w="0" w:type="dxa"/>
              <w:right w:w="108" w:type="dxa"/>
            </w:tcMar>
            <w:tcPrChange w:id="1908" w:author="Bowler, Neill" w:date="2022-09-12T09:27:00Z">
              <w:tcPr>
                <w:tcW w:w="887" w:type="dxa"/>
                <w:shd w:val="clear" w:color="auto" w:fill="E0E0E0"/>
                <w:tcMar>
                  <w:top w:w="0" w:type="dxa"/>
                  <w:left w:w="108" w:type="dxa"/>
                  <w:bottom w:w="0" w:type="dxa"/>
                  <w:right w:w="108" w:type="dxa"/>
                </w:tcMar>
              </w:tcPr>
            </w:tcPrChange>
          </w:tcPr>
          <w:p w14:paraId="4B875211" w14:textId="7F6645E3" w:rsidR="009B0C63" w:rsidRDefault="009B0C63" w:rsidP="009B0C63">
            <w:pPr>
              <w:pStyle w:val="Standard"/>
              <w:snapToGrid w:val="0"/>
              <w:jc w:val="right"/>
              <w:rPr>
                <w:ins w:id="1909" w:author="Bowler, Neill" w:date="2022-09-12T09:26:00Z"/>
                <w:rFonts w:ascii="Arial" w:hAnsi="Arial" w:cs="Arial"/>
                <w:sz w:val="16"/>
                <w:szCs w:val="16"/>
              </w:rPr>
            </w:pPr>
            <w:ins w:id="1910" w:author="Bowler, Neill" w:date="2022-09-12T09:27:00Z">
              <w:r>
                <w:rPr>
                  <w:rFonts w:ascii="Arial" w:hAnsi="Arial" w:cs="Arial"/>
                  <w:color w:val="000000"/>
                  <w:sz w:val="16"/>
                  <w:szCs w:val="16"/>
                </w:rPr>
                <w:t>6</w:t>
              </w:r>
            </w:ins>
          </w:p>
        </w:tc>
        <w:tc>
          <w:tcPr>
            <w:tcW w:w="1063" w:type="dxa"/>
            <w:tcBorders>
              <w:top w:val="nil"/>
              <w:left w:val="nil"/>
              <w:bottom w:val="nil"/>
              <w:right w:val="nil"/>
            </w:tcBorders>
            <w:shd w:val="clear" w:color="auto" w:fill="E0E0E0"/>
            <w:tcMar>
              <w:top w:w="0" w:type="dxa"/>
              <w:left w:w="108" w:type="dxa"/>
              <w:bottom w:w="0" w:type="dxa"/>
              <w:right w:w="108" w:type="dxa"/>
            </w:tcMar>
            <w:tcPrChange w:id="1911" w:author="Bowler, Neill" w:date="2022-09-12T09:27:00Z">
              <w:tcPr>
                <w:tcW w:w="1063" w:type="dxa"/>
                <w:shd w:val="clear" w:color="auto" w:fill="E0E0E0"/>
                <w:tcMar>
                  <w:top w:w="0" w:type="dxa"/>
                  <w:left w:w="108" w:type="dxa"/>
                  <w:bottom w:w="0" w:type="dxa"/>
                  <w:right w:w="108" w:type="dxa"/>
                </w:tcMar>
              </w:tcPr>
            </w:tcPrChange>
          </w:tcPr>
          <w:p w14:paraId="216441ED" w14:textId="11942435" w:rsidR="009B0C63" w:rsidRDefault="009B0C63" w:rsidP="009B0C63">
            <w:pPr>
              <w:pStyle w:val="Standard"/>
              <w:snapToGrid w:val="0"/>
              <w:rPr>
                <w:ins w:id="1912" w:author="Bowler, Neill" w:date="2022-09-12T09:26:00Z"/>
                <w:rFonts w:ascii="Arial" w:hAnsi="Arial" w:cs="Arial"/>
                <w:sz w:val="16"/>
                <w:szCs w:val="16"/>
              </w:rPr>
            </w:pPr>
            <w:ins w:id="1913" w:author="Bowler, Neill" w:date="2022-09-12T09:27:00Z">
              <w:r>
                <w:rPr>
                  <w:rFonts w:ascii="Arial" w:hAnsi="Arial" w:cs="Arial"/>
                  <w:color w:val="000000"/>
                  <w:sz w:val="16"/>
                  <w:szCs w:val="16"/>
                </w:rPr>
                <w:t>Code</w:t>
              </w:r>
              <w:r>
                <w:rPr>
                  <w:rFonts w:ascii="Arial" w:eastAsia="Arial" w:hAnsi="Arial" w:cs="Arial"/>
                  <w:color w:val="000000"/>
                  <w:sz w:val="16"/>
                  <w:szCs w:val="16"/>
                </w:rPr>
                <w:t xml:space="preserve"> </w:t>
              </w:r>
              <w:r>
                <w:rPr>
                  <w:rFonts w:ascii="Arial" w:hAnsi="Arial" w:cs="Arial"/>
                  <w:color w:val="000000"/>
                  <w:sz w:val="16"/>
                  <w:szCs w:val="16"/>
                </w:rPr>
                <w:t>Table</w:t>
              </w:r>
            </w:ins>
          </w:p>
        </w:tc>
        <w:tc>
          <w:tcPr>
            <w:tcW w:w="2481" w:type="dxa"/>
            <w:tcBorders>
              <w:top w:val="nil"/>
              <w:left w:val="nil"/>
              <w:bottom w:val="nil"/>
              <w:right w:val="nil"/>
            </w:tcBorders>
            <w:shd w:val="clear" w:color="auto" w:fill="E0E0E0"/>
            <w:tcMar>
              <w:top w:w="0" w:type="dxa"/>
              <w:left w:w="108" w:type="dxa"/>
              <w:bottom w:w="0" w:type="dxa"/>
              <w:right w:w="108" w:type="dxa"/>
            </w:tcMar>
            <w:tcPrChange w:id="1914" w:author="Bowler, Neill" w:date="2022-09-12T09:27:00Z">
              <w:tcPr>
                <w:tcW w:w="2481" w:type="dxa"/>
                <w:shd w:val="clear" w:color="auto" w:fill="E0E0E0"/>
                <w:tcMar>
                  <w:top w:w="0" w:type="dxa"/>
                  <w:left w:w="108" w:type="dxa"/>
                  <w:bottom w:w="0" w:type="dxa"/>
                  <w:right w:w="108" w:type="dxa"/>
                </w:tcMar>
              </w:tcPr>
            </w:tcPrChange>
          </w:tcPr>
          <w:p w14:paraId="1E41DC38" w14:textId="7B3DB9C6" w:rsidR="009B0C63" w:rsidRDefault="009B0C63" w:rsidP="009B0C63">
            <w:pPr>
              <w:pStyle w:val="Standard"/>
              <w:snapToGrid w:val="0"/>
              <w:rPr>
                <w:ins w:id="1915" w:author="Bowler, Neill" w:date="2022-09-12T09:26:00Z"/>
                <w:rFonts w:ascii="Arial" w:hAnsi="Arial" w:cs="Arial"/>
                <w:sz w:val="16"/>
                <w:szCs w:val="16"/>
              </w:rPr>
            </w:pPr>
            <w:ins w:id="1916" w:author="Bowler, Neill" w:date="2022-09-12T09:27:00Z">
              <w:r>
                <w:rPr>
                  <w:rFonts w:ascii="Arial" w:hAnsi="Arial" w:cs="Arial"/>
                  <w:color w:val="000000"/>
                  <w:sz w:val="16"/>
                  <w:szCs w:val="16"/>
                </w:rPr>
                <w:t>Missing</w:t>
              </w:r>
              <w:r>
                <w:rPr>
                  <w:rFonts w:ascii="Arial" w:eastAsia="Arial" w:hAnsi="Arial" w:cs="Arial"/>
                  <w:color w:val="000000"/>
                  <w:sz w:val="16"/>
                  <w:szCs w:val="16"/>
                </w:rPr>
                <w:t xml:space="preserve"> </w:t>
              </w:r>
              <w:r>
                <w:rPr>
                  <w:rFonts w:ascii="Arial" w:hAnsi="Arial" w:cs="Arial"/>
                  <w:color w:val="000000"/>
                  <w:sz w:val="16"/>
                  <w:szCs w:val="16"/>
                </w:rPr>
                <w:t>=</w:t>
              </w:r>
              <w:r>
                <w:rPr>
                  <w:rFonts w:ascii="Arial" w:eastAsia="Arial" w:hAnsi="Arial" w:cs="Arial"/>
                  <w:color w:val="000000"/>
                  <w:sz w:val="16"/>
                  <w:szCs w:val="16"/>
                </w:rPr>
                <w:t xml:space="preserve"> </w:t>
              </w:r>
              <w:r>
                <w:rPr>
                  <w:rFonts w:ascii="Arial" w:hAnsi="Arial" w:cs="Arial"/>
                  <w:color w:val="000000"/>
                  <w:sz w:val="16"/>
                  <w:szCs w:val="16"/>
                </w:rPr>
                <w:t>off</w:t>
              </w:r>
            </w:ins>
          </w:p>
        </w:tc>
      </w:tr>
      <w:tr w:rsidR="009B0C63" w14:paraId="2D287AC2" w14:textId="77777777">
        <w:trPr>
          <w:cantSplit/>
          <w:jc w:val="center"/>
          <w:ins w:id="1917" w:author="Bowler, Neill" w:date="2022-09-12T09:26:00Z"/>
        </w:trPr>
        <w:tc>
          <w:tcPr>
            <w:tcW w:w="709" w:type="dxa"/>
            <w:shd w:val="clear" w:color="auto" w:fill="E0E0E0"/>
            <w:tcMar>
              <w:top w:w="0" w:type="dxa"/>
              <w:left w:w="108" w:type="dxa"/>
              <w:bottom w:w="0" w:type="dxa"/>
              <w:right w:w="108" w:type="dxa"/>
            </w:tcMar>
          </w:tcPr>
          <w:p w14:paraId="1A302C24" w14:textId="3782F44E" w:rsidR="009B0C63" w:rsidRDefault="009B0C63" w:rsidP="009B0C63">
            <w:pPr>
              <w:pStyle w:val="Standard"/>
              <w:snapToGrid w:val="0"/>
              <w:jc w:val="right"/>
              <w:rPr>
                <w:ins w:id="1918" w:author="Bowler, Neill" w:date="2022-09-12T09:26:00Z"/>
                <w:rFonts w:ascii="Arial" w:hAnsi="Arial" w:cs="Arial"/>
                <w:sz w:val="16"/>
                <w:szCs w:val="16"/>
              </w:rPr>
            </w:pPr>
            <w:ins w:id="1919" w:author="Bowler, Neill" w:date="2022-09-12T09:26:00Z">
              <w:r>
                <w:rPr>
                  <w:rFonts w:ascii="Arial" w:hAnsi="Arial" w:cs="Arial"/>
                  <w:sz w:val="16"/>
                  <w:szCs w:val="16"/>
                </w:rPr>
                <w:t>N0+1</w:t>
              </w:r>
            </w:ins>
            <w:ins w:id="1920" w:author="Bowler, Neill" w:date="2022-09-30T16:22:00Z">
              <w:r>
                <w:rPr>
                  <w:rFonts w:ascii="Arial" w:hAnsi="Arial" w:cs="Arial"/>
                  <w:sz w:val="16"/>
                  <w:szCs w:val="16"/>
                </w:rPr>
                <w:t>5</w:t>
              </w:r>
            </w:ins>
          </w:p>
        </w:tc>
        <w:tc>
          <w:tcPr>
            <w:tcW w:w="2085" w:type="dxa"/>
            <w:shd w:val="clear" w:color="auto" w:fill="E0E0E0"/>
            <w:tcMar>
              <w:top w:w="0" w:type="dxa"/>
              <w:left w:w="108" w:type="dxa"/>
              <w:bottom w:w="0" w:type="dxa"/>
              <w:right w:w="108" w:type="dxa"/>
            </w:tcMar>
          </w:tcPr>
          <w:p w14:paraId="451A2F27" w14:textId="3690F812" w:rsidR="009B0C63" w:rsidRDefault="009B0C63" w:rsidP="009B0C63">
            <w:pPr>
              <w:pStyle w:val="Standard"/>
              <w:snapToGrid w:val="0"/>
              <w:rPr>
                <w:ins w:id="1921" w:author="Bowler, Neill" w:date="2022-09-12T09:26:00Z"/>
                <w:rFonts w:ascii="Arial" w:hAnsi="Arial" w:cs="Arial"/>
                <w:b/>
                <w:sz w:val="16"/>
                <w:szCs w:val="16"/>
              </w:rPr>
            </w:pPr>
            <w:ins w:id="1922" w:author="Bowler, Neill" w:date="2022-09-12T09:27:00Z">
              <w:r>
                <w:rPr>
                  <w:rFonts w:ascii="Arial" w:hAnsi="Arial" w:cs="Arial"/>
                  <w:b/>
                  <w:sz w:val="16"/>
                  <w:szCs w:val="16"/>
                </w:rPr>
                <w:t>(end delayed replication)</w:t>
              </w:r>
            </w:ins>
          </w:p>
        </w:tc>
        <w:tc>
          <w:tcPr>
            <w:tcW w:w="1013" w:type="dxa"/>
            <w:shd w:val="clear" w:color="auto" w:fill="E0E0E0"/>
            <w:tcMar>
              <w:top w:w="0" w:type="dxa"/>
              <w:left w:w="108" w:type="dxa"/>
              <w:bottom w:w="0" w:type="dxa"/>
              <w:right w:w="108" w:type="dxa"/>
            </w:tcMar>
          </w:tcPr>
          <w:p w14:paraId="188FCF5A" w14:textId="77777777" w:rsidR="009B0C63" w:rsidRDefault="009B0C63" w:rsidP="009B0C63">
            <w:pPr>
              <w:pStyle w:val="Standard"/>
              <w:snapToGrid w:val="0"/>
              <w:jc w:val="center"/>
              <w:rPr>
                <w:ins w:id="1923" w:author="Bowler, Neill" w:date="2022-09-12T09:26:00Z"/>
                <w:rFonts w:ascii="Arial" w:hAnsi="Arial" w:cs="Arial"/>
                <w:b/>
                <w:sz w:val="16"/>
                <w:szCs w:val="16"/>
              </w:rPr>
            </w:pPr>
          </w:p>
        </w:tc>
        <w:tc>
          <w:tcPr>
            <w:tcW w:w="845" w:type="dxa"/>
            <w:shd w:val="clear" w:color="auto" w:fill="E0E0E0"/>
            <w:tcMar>
              <w:top w:w="0" w:type="dxa"/>
              <w:left w:w="108" w:type="dxa"/>
              <w:bottom w:w="0" w:type="dxa"/>
              <w:right w:w="108" w:type="dxa"/>
            </w:tcMar>
          </w:tcPr>
          <w:p w14:paraId="60125D8D" w14:textId="77777777" w:rsidR="009B0C63" w:rsidRDefault="009B0C63" w:rsidP="009B0C63">
            <w:pPr>
              <w:pStyle w:val="Standard"/>
              <w:snapToGrid w:val="0"/>
              <w:jc w:val="right"/>
              <w:rPr>
                <w:ins w:id="1924" w:author="Bowler, Neill" w:date="2022-09-12T09:26:00Z"/>
                <w:rFonts w:ascii="Arial" w:hAnsi="Arial" w:cs="Arial"/>
                <w:sz w:val="16"/>
                <w:szCs w:val="16"/>
              </w:rPr>
            </w:pPr>
          </w:p>
        </w:tc>
        <w:tc>
          <w:tcPr>
            <w:tcW w:w="1265" w:type="dxa"/>
            <w:shd w:val="clear" w:color="auto" w:fill="E0E0E0"/>
            <w:tcMar>
              <w:top w:w="0" w:type="dxa"/>
              <w:left w:w="108" w:type="dxa"/>
              <w:bottom w:w="0" w:type="dxa"/>
              <w:right w:w="108" w:type="dxa"/>
            </w:tcMar>
          </w:tcPr>
          <w:p w14:paraId="3B9BCA5B" w14:textId="77777777" w:rsidR="009B0C63" w:rsidRDefault="009B0C63" w:rsidP="009B0C63">
            <w:pPr>
              <w:pStyle w:val="Standard"/>
              <w:snapToGrid w:val="0"/>
              <w:jc w:val="right"/>
              <w:rPr>
                <w:ins w:id="1925" w:author="Bowler, Neill" w:date="2022-09-12T09:26:00Z"/>
                <w:rFonts w:ascii="Arial" w:hAnsi="Arial" w:cs="Arial"/>
                <w:sz w:val="16"/>
                <w:szCs w:val="16"/>
              </w:rPr>
            </w:pPr>
          </w:p>
        </w:tc>
        <w:tc>
          <w:tcPr>
            <w:tcW w:w="887" w:type="dxa"/>
            <w:shd w:val="clear" w:color="auto" w:fill="E0E0E0"/>
            <w:tcMar>
              <w:top w:w="0" w:type="dxa"/>
              <w:left w:w="108" w:type="dxa"/>
              <w:bottom w:w="0" w:type="dxa"/>
              <w:right w:w="108" w:type="dxa"/>
            </w:tcMar>
          </w:tcPr>
          <w:p w14:paraId="62AEE09F" w14:textId="77777777" w:rsidR="009B0C63" w:rsidRDefault="009B0C63" w:rsidP="009B0C63">
            <w:pPr>
              <w:pStyle w:val="Standard"/>
              <w:snapToGrid w:val="0"/>
              <w:jc w:val="right"/>
              <w:rPr>
                <w:ins w:id="1926" w:author="Bowler, Neill" w:date="2022-09-12T09:26:00Z"/>
                <w:rFonts w:ascii="Arial" w:hAnsi="Arial" w:cs="Arial"/>
                <w:sz w:val="16"/>
                <w:szCs w:val="16"/>
              </w:rPr>
            </w:pPr>
          </w:p>
        </w:tc>
        <w:tc>
          <w:tcPr>
            <w:tcW w:w="1063" w:type="dxa"/>
            <w:shd w:val="clear" w:color="auto" w:fill="E0E0E0"/>
            <w:tcMar>
              <w:top w:w="0" w:type="dxa"/>
              <w:left w:w="108" w:type="dxa"/>
              <w:bottom w:w="0" w:type="dxa"/>
              <w:right w:w="108" w:type="dxa"/>
            </w:tcMar>
          </w:tcPr>
          <w:p w14:paraId="69EC0C40" w14:textId="77777777" w:rsidR="009B0C63" w:rsidRDefault="009B0C63" w:rsidP="009B0C63">
            <w:pPr>
              <w:pStyle w:val="Standard"/>
              <w:snapToGrid w:val="0"/>
              <w:rPr>
                <w:ins w:id="1927" w:author="Bowler, Neill" w:date="2022-09-12T09:26:00Z"/>
                <w:rFonts w:ascii="Arial" w:hAnsi="Arial" w:cs="Arial"/>
                <w:sz w:val="16"/>
                <w:szCs w:val="16"/>
              </w:rPr>
            </w:pPr>
          </w:p>
        </w:tc>
        <w:tc>
          <w:tcPr>
            <w:tcW w:w="2481" w:type="dxa"/>
            <w:shd w:val="clear" w:color="auto" w:fill="E0E0E0"/>
            <w:tcMar>
              <w:top w:w="0" w:type="dxa"/>
              <w:left w:w="108" w:type="dxa"/>
              <w:bottom w:w="0" w:type="dxa"/>
              <w:right w:w="108" w:type="dxa"/>
            </w:tcMar>
          </w:tcPr>
          <w:p w14:paraId="1F9EE0F3" w14:textId="77777777" w:rsidR="009B0C63" w:rsidRDefault="009B0C63" w:rsidP="009B0C63">
            <w:pPr>
              <w:pStyle w:val="Standard"/>
              <w:snapToGrid w:val="0"/>
              <w:rPr>
                <w:ins w:id="1928" w:author="Bowler, Neill" w:date="2022-09-12T09:26:00Z"/>
                <w:rFonts w:ascii="Arial" w:hAnsi="Arial" w:cs="Arial"/>
                <w:sz w:val="16"/>
                <w:szCs w:val="16"/>
              </w:rPr>
            </w:pPr>
          </w:p>
        </w:tc>
      </w:tr>
      <w:tr w:rsidR="007B445F" w:rsidRPr="007B445F" w14:paraId="5FD9D2FA" w14:textId="77777777" w:rsidTr="00A761FC">
        <w:trPr>
          <w:cantSplit/>
          <w:jc w:val="center"/>
          <w:ins w:id="1929" w:author="Stig Syndergaard" w:date="2023-04-13T14:24:00Z"/>
        </w:trPr>
        <w:tc>
          <w:tcPr>
            <w:tcW w:w="709" w:type="dxa"/>
            <w:shd w:val="clear" w:color="auto" w:fill="F3F3F3"/>
            <w:tcMar>
              <w:top w:w="0" w:type="dxa"/>
              <w:left w:w="108" w:type="dxa"/>
              <w:bottom w:w="0" w:type="dxa"/>
              <w:right w:w="108" w:type="dxa"/>
            </w:tcMar>
          </w:tcPr>
          <w:p w14:paraId="7791200C" w14:textId="77777777" w:rsidR="007B445F" w:rsidRPr="007B445F" w:rsidRDefault="007B445F" w:rsidP="00A761FC">
            <w:pPr>
              <w:pStyle w:val="Standard"/>
              <w:snapToGrid w:val="0"/>
              <w:jc w:val="right"/>
              <w:rPr>
                <w:ins w:id="1930" w:author="Stig Syndergaard" w:date="2023-04-13T14:24:00Z"/>
                <w:rFonts w:ascii="Arial" w:hAnsi="Arial" w:cs="Arial"/>
                <w:color w:val="000000" w:themeColor="text1"/>
                <w:sz w:val="16"/>
                <w:szCs w:val="16"/>
                <w:rPrChange w:id="1931" w:author="Stig Syndergaard" w:date="2023-04-13T14:25:00Z">
                  <w:rPr>
                    <w:ins w:id="1932" w:author="Stig Syndergaard" w:date="2023-04-13T14:24:00Z"/>
                    <w:rFonts w:ascii="Arial" w:hAnsi="Arial" w:cs="Arial"/>
                    <w:sz w:val="16"/>
                    <w:szCs w:val="16"/>
                  </w:rPr>
                </w:rPrChange>
              </w:rPr>
            </w:pPr>
          </w:p>
        </w:tc>
        <w:tc>
          <w:tcPr>
            <w:tcW w:w="2085" w:type="dxa"/>
            <w:shd w:val="clear" w:color="auto" w:fill="F3F3F3"/>
            <w:tcMar>
              <w:top w:w="0" w:type="dxa"/>
              <w:left w:w="108" w:type="dxa"/>
              <w:bottom w:w="0" w:type="dxa"/>
              <w:right w:w="108" w:type="dxa"/>
            </w:tcMar>
          </w:tcPr>
          <w:p w14:paraId="15875D5B" w14:textId="77777777" w:rsidR="007B445F" w:rsidRPr="007B445F" w:rsidRDefault="007B445F" w:rsidP="00A761FC">
            <w:pPr>
              <w:pStyle w:val="Standard"/>
              <w:snapToGrid w:val="0"/>
              <w:rPr>
                <w:ins w:id="1933" w:author="Stig Syndergaard" w:date="2023-04-13T14:24:00Z"/>
                <w:rFonts w:ascii="Arial" w:hAnsi="Arial" w:cs="Arial"/>
                <w:color w:val="000000" w:themeColor="text1"/>
                <w:sz w:val="16"/>
                <w:szCs w:val="16"/>
                <w:rPrChange w:id="1934" w:author="Stig Syndergaard" w:date="2023-04-13T14:25:00Z">
                  <w:rPr>
                    <w:ins w:id="1935" w:author="Stig Syndergaard" w:date="2023-04-13T14:24:00Z"/>
                    <w:rFonts w:ascii="Arial" w:hAnsi="Arial" w:cs="Arial"/>
                    <w:sz w:val="16"/>
                    <w:szCs w:val="16"/>
                  </w:rPr>
                </w:rPrChange>
              </w:rPr>
            </w:pPr>
            <w:ins w:id="1936" w:author="Stig Syndergaard" w:date="2023-04-13T14:24:00Z">
              <w:r w:rsidRPr="007B445F">
                <w:rPr>
                  <w:rFonts w:ascii="Arial" w:hAnsi="Arial" w:cs="Arial"/>
                  <w:i/>
                  <w:color w:val="000000" w:themeColor="text1"/>
                  <w:sz w:val="16"/>
                  <w:szCs w:val="16"/>
                  <w:rPrChange w:id="1937" w:author="Stig Syndergaard" w:date="2023-04-13T14:25:00Z">
                    <w:rPr>
                      <w:rFonts w:ascii="Arial" w:hAnsi="Arial" w:cs="Arial"/>
                      <w:i/>
                      <w:color w:val="FF0000"/>
                      <w:sz w:val="16"/>
                      <w:szCs w:val="16"/>
                    </w:rPr>
                  </w:rPrChange>
                </w:rPr>
                <w:t>Delayed</w:t>
              </w:r>
              <w:r w:rsidRPr="007B445F">
                <w:rPr>
                  <w:rFonts w:ascii="Arial" w:eastAsia="Arial" w:hAnsi="Arial" w:cs="Arial"/>
                  <w:i/>
                  <w:color w:val="000000" w:themeColor="text1"/>
                  <w:sz w:val="16"/>
                  <w:szCs w:val="16"/>
                  <w:rPrChange w:id="1938" w:author="Stig Syndergaard" w:date="2023-04-13T14:25:00Z">
                    <w:rPr>
                      <w:rFonts w:ascii="Arial" w:eastAsia="Arial" w:hAnsi="Arial" w:cs="Arial"/>
                      <w:i/>
                      <w:color w:val="FF0000"/>
                      <w:sz w:val="16"/>
                      <w:szCs w:val="16"/>
                    </w:rPr>
                  </w:rPrChange>
                </w:rPr>
                <w:t xml:space="preserve"> </w:t>
              </w:r>
              <w:r w:rsidRPr="007B445F">
                <w:rPr>
                  <w:rFonts w:ascii="Arial" w:hAnsi="Arial" w:cs="Arial"/>
                  <w:i/>
                  <w:color w:val="000000" w:themeColor="text1"/>
                  <w:sz w:val="16"/>
                  <w:szCs w:val="16"/>
                  <w:rPrChange w:id="1939" w:author="Stig Syndergaard" w:date="2023-04-13T14:25:00Z">
                    <w:rPr>
                      <w:rFonts w:ascii="Arial" w:hAnsi="Arial" w:cs="Arial"/>
                      <w:i/>
                      <w:color w:val="FF0000"/>
                      <w:sz w:val="16"/>
                      <w:szCs w:val="16"/>
                    </w:rPr>
                  </w:rPrChange>
                </w:rPr>
                <w:t>Replication</w:t>
              </w:r>
            </w:ins>
          </w:p>
        </w:tc>
        <w:tc>
          <w:tcPr>
            <w:tcW w:w="1013" w:type="dxa"/>
            <w:shd w:val="clear" w:color="auto" w:fill="F3F3F3"/>
            <w:tcMar>
              <w:top w:w="0" w:type="dxa"/>
              <w:left w:w="108" w:type="dxa"/>
              <w:bottom w:w="0" w:type="dxa"/>
              <w:right w:w="108" w:type="dxa"/>
            </w:tcMar>
          </w:tcPr>
          <w:p w14:paraId="05151C3E" w14:textId="77777777" w:rsidR="007B445F" w:rsidRPr="007B445F" w:rsidRDefault="007B445F" w:rsidP="00A761FC">
            <w:pPr>
              <w:pStyle w:val="Standard"/>
              <w:snapToGrid w:val="0"/>
              <w:jc w:val="center"/>
              <w:rPr>
                <w:ins w:id="1940" w:author="Stig Syndergaard" w:date="2023-04-13T14:24:00Z"/>
                <w:rFonts w:ascii="Arial" w:hAnsi="Arial" w:cs="Arial"/>
                <w:b/>
                <w:color w:val="000000" w:themeColor="text1"/>
                <w:sz w:val="16"/>
                <w:szCs w:val="16"/>
                <w:rPrChange w:id="1941" w:author="Stig Syndergaard" w:date="2023-04-13T14:25:00Z">
                  <w:rPr>
                    <w:ins w:id="1942" w:author="Stig Syndergaard" w:date="2023-04-13T14:24:00Z"/>
                    <w:rFonts w:ascii="Arial" w:hAnsi="Arial" w:cs="Arial"/>
                    <w:b/>
                    <w:sz w:val="16"/>
                    <w:szCs w:val="16"/>
                  </w:rPr>
                </w:rPrChange>
              </w:rPr>
            </w:pPr>
            <w:ins w:id="1943" w:author="Stig Syndergaard" w:date="2023-04-13T14:24:00Z">
              <w:r w:rsidRPr="007B445F">
                <w:rPr>
                  <w:rFonts w:ascii="Arial" w:hAnsi="Arial" w:cs="Arial"/>
                  <w:b/>
                  <w:color w:val="000000" w:themeColor="text1"/>
                  <w:sz w:val="16"/>
                  <w:szCs w:val="16"/>
                  <w:rPrChange w:id="1944" w:author="Stig Syndergaard" w:date="2023-04-13T14:25:00Z">
                    <w:rPr>
                      <w:rFonts w:ascii="Arial" w:hAnsi="Arial" w:cs="Arial"/>
                      <w:b/>
                      <w:color w:val="FF0000"/>
                      <w:sz w:val="16"/>
                      <w:szCs w:val="16"/>
                    </w:rPr>
                  </w:rPrChange>
                </w:rPr>
                <w:t>1</w:t>
              </w:r>
              <w:r w:rsidRPr="007B445F">
                <w:rPr>
                  <w:rFonts w:ascii="Arial" w:eastAsia="Arial" w:hAnsi="Arial" w:cs="Arial"/>
                  <w:b/>
                  <w:color w:val="000000" w:themeColor="text1"/>
                  <w:sz w:val="16"/>
                  <w:szCs w:val="16"/>
                  <w:rPrChange w:id="1945" w:author="Stig Syndergaard" w:date="2023-04-13T14:25: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1946" w:author="Stig Syndergaard" w:date="2023-04-13T14:25:00Z">
                    <w:rPr>
                      <w:rFonts w:ascii="Arial" w:hAnsi="Arial" w:cs="Arial"/>
                      <w:b/>
                      <w:color w:val="FF0000"/>
                      <w:sz w:val="16"/>
                      <w:szCs w:val="16"/>
                    </w:rPr>
                  </w:rPrChange>
                </w:rPr>
                <w:t>04</w:t>
              </w:r>
              <w:r w:rsidRPr="007B445F">
                <w:rPr>
                  <w:rFonts w:ascii="Arial" w:eastAsia="Arial" w:hAnsi="Arial" w:cs="Arial"/>
                  <w:b/>
                  <w:color w:val="000000" w:themeColor="text1"/>
                  <w:sz w:val="16"/>
                  <w:szCs w:val="16"/>
                  <w:rPrChange w:id="1947" w:author="Stig Syndergaard" w:date="2023-04-13T14:25: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1948" w:author="Stig Syndergaard" w:date="2023-04-13T14:25:00Z">
                    <w:rPr>
                      <w:rFonts w:ascii="Arial" w:hAnsi="Arial" w:cs="Arial"/>
                      <w:b/>
                      <w:color w:val="FF0000"/>
                      <w:sz w:val="16"/>
                      <w:szCs w:val="16"/>
                    </w:rPr>
                  </w:rPrChange>
                </w:rPr>
                <w:t>000</w:t>
              </w:r>
            </w:ins>
          </w:p>
        </w:tc>
        <w:tc>
          <w:tcPr>
            <w:tcW w:w="845" w:type="dxa"/>
            <w:shd w:val="clear" w:color="auto" w:fill="F3F3F3"/>
            <w:tcMar>
              <w:top w:w="0" w:type="dxa"/>
              <w:left w:w="108" w:type="dxa"/>
              <w:bottom w:w="0" w:type="dxa"/>
              <w:right w:w="108" w:type="dxa"/>
            </w:tcMar>
          </w:tcPr>
          <w:p w14:paraId="15E92222" w14:textId="77777777" w:rsidR="007B445F" w:rsidRPr="007B445F" w:rsidRDefault="007B445F" w:rsidP="00A761FC">
            <w:pPr>
              <w:pStyle w:val="Standard"/>
              <w:snapToGrid w:val="0"/>
              <w:jc w:val="right"/>
              <w:rPr>
                <w:ins w:id="1949" w:author="Stig Syndergaard" w:date="2023-04-13T14:24:00Z"/>
                <w:rFonts w:ascii="Arial" w:hAnsi="Arial" w:cs="Arial"/>
                <w:bCs/>
                <w:color w:val="000000" w:themeColor="text1"/>
                <w:sz w:val="16"/>
                <w:szCs w:val="16"/>
                <w:rPrChange w:id="1950" w:author="Stig Syndergaard" w:date="2023-04-13T14:25:00Z">
                  <w:rPr>
                    <w:ins w:id="1951" w:author="Stig Syndergaard" w:date="2023-04-13T14:24:00Z"/>
                    <w:rFonts w:ascii="Arial" w:hAnsi="Arial" w:cs="Arial"/>
                    <w:bCs/>
                    <w:sz w:val="16"/>
                    <w:szCs w:val="16"/>
                  </w:rPr>
                </w:rPrChange>
              </w:rPr>
            </w:pPr>
          </w:p>
        </w:tc>
        <w:tc>
          <w:tcPr>
            <w:tcW w:w="1265" w:type="dxa"/>
            <w:shd w:val="clear" w:color="auto" w:fill="F3F3F3"/>
            <w:tcMar>
              <w:top w:w="0" w:type="dxa"/>
              <w:left w:w="108" w:type="dxa"/>
              <w:bottom w:w="0" w:type="dxa"/>
              <w:right w:w="108" w:type="dxa"/>
            </w:tcMar>
          </w:tcPr>
          <w:p w14:paraId="2BCF4141" w14:textId="77777777" w:rsidR="007B445F" w:rsidRPr="007B445F" w:rsidRDefault="007B445F" w:rsidP="00A761FC">
            <w:pPr>
              <w:pStyle w:val="Standard"/>
              <w:snapToGrid w:val="0"/>
              <w:jc w:val="right"/>
              <w:rPr>
                <w:ins w:id="1952" w:author="Stig Syndergaard" w:date="2023-04-13T14:24:00Z"/>
                <w:rFonts w:ascii="Arial" w:hAnsi="Arial" w:cs="Arial"/>
                <w:bCs/>
                <w:color w:val="000000" w:themeColor="text1"/>
                <w:sz w:val="16"/>
                <w:szCs w:val="16"/>
                <w:rPrChange w:id="1953" w:author="Stig Syndergaard" w:date="2023-04-13T14:25:00Z">
                  <w:rPr>
                    <w:ins w:id="1954" w:author="Stig Syndergaard" w:date="2023-04-13T14:24:00Z"/>
                    <w:rFonts w:ascii="Arial" w:hAnsi="Arial" w:cs="Arial"/>
                    <w:bCs/>
                    <w:sz w:val="16"/>
                    <w:szCs w:val="16"/>
                  </w:rPr>
                </w:rPrChange>
              </w:rPr>
            </w:pPr>
          </w:p>
        </w:tc>
        <w:tc>
          <w:tcPr>
            <w:tcW w:w="887" w:type="dxa"/>
            <w:shd w:val="clear" w:color="auto" w:fill="F3F3F3"/>
            <w:tcMar>
              <w:top w:w="0" w:type="dxa"/>
              <w:left w:w="108" w:type="dxa"/>
              <w:bottom w:w="0" w:type="dxa"/>
              <w:right w:w="108" w:type="dxa"/>
            </w:tcMar>
          </w:tcPr>
          <w:p w14:paraId="4907185B" w14:textId="77777777" w:rsidR="007B445F" w:rsidRPr="007B445F" w:rsidRDefault="007B445F" w:rsidP="00A761FC">
            <w:pPr>
              <w:pStyle w:val="Standard"/>
              <w:snapToGrid w:val="0"/>
              <w:jc w:val="right"/>
              <w:rPr>
                <w:ins w:id="1955" w:author="Stig Syndergaard" w:date="2023-04-13T14:24:00Z"/>
                <w:rFonts w:ascii="Arial" w:hAnsi="Arial" w:cs="Arial"/>
                <w:bCs/>
                <w:color w:val="000000" w:themeColor="text1"/>
                <w:sz w:val="16"/>
                <w:szCs w:val="16"/>
                <w:rPrChange w:id="1956" w:author="Stig Syndergaard" w:date="2023-04-13T14:25:00Z">
                  <w:rPr>
                    <w:ins w:id="1957" w:author="Stig Syndergaard" w:date="2023-04-13T14:24:00Z"/>
                    <w:rFonts w:ascii="Arial" w:hAnsi="Arial" w:cs="Arial"/>
                    <w:bCs/>
                    <w:sz w:val="16"/>
                    <w:szCs w:val="16"/>
                  </w:rPr>
                </w:rPrChange>
              </w:rPr>
            </w:pPr>
          </w:p>
        </w:tc>
        <w:tc>
          <w:tcPr>
            <w:tcW w:w="1063" w:type="dxa"/>
            <w:shd w:val="clear" w:color="auto" w:fill="F3F3F3"/>
            <w:tcMar>
              <w:top w:w="0" w:type="dxa"/>
              <w:left w:w="108" w:type="dxa"/>
              <w:bottom w:w="0" w:type="dxa"/>
              <w:right w:w="108" w:type="dxa"/>
            </w:tcMar>
          </w:tcPr>
          <w:p w14:paraId="303E2850" w14:textId="77777777" w:rsidR="007B445F" w:rsidRPr="007B445F" w:rsidRDefault="007B445F" w:rsidP="00A761FC">
            <w:pPr>
              <w:pStyle w:val="Standard"/>
              <w:snapToGrid w:val="0"/>
              <w:rPr>
                <w:ins w:id="1958" w:author="Stig Syndergaard" w:date="2023-04-13T14:24:00Z"/>
                <w:rFonts w:ascii="Arial" w:hAnsi="Arial" w:cs="Arial"/>
                <w:bCs/>
                <w:color w:val="000000" w:themeColor="text1"/>
                <w:sz w:val="16"/>
                <w:szCs w:val="16"/>
                <w:rPrChange w:id="1959" w:author="Stig Syndergaard" w:date="2023-04-13T14:25:00Z">
                  <w:rPr>
                    <w:ins w:id="1960" w:author="Stig Syndergaard" w:date="2023-04-13T14:24:00Z"/>
                    <w:rFonts w:ascii="Arial" w:hAnsi="Arial" w:cs="Arial"/>
                    <w:bCs/>
                    <w:sz w:val="16"/>
                    <w:szCs w:val="16"/>
                  </w:rPr>
                </w:rPrChange>
              </w:rPr>
            </w:pPr>
          </w:p>
        </w:tc>
        <w:tc>
          <w:tcPr>
            <w:tcW w:w="2481" w:type="dxa"/>
            <w:shd w:val="clear" w:color="auto" w:fill="F3F3F3"/>
            <w:tcMar>
              <w:top w:w="0" w:type="dxa"/>
              <w:left w:w="108" w:type="dxa"/>
              <w:bottom w:w="0" w:type="dxa"/>
              <w:right w:w="108" w:type="dxa"/>
            </w:tcMar>
          </w:tcPr>
          <w:p w14:paraId="5B9D42F4" w14:textId="77777777" w:rsidR="007B445F" w:rsidRPr="007B445F" w:rsidRDefault="007B445F" w:rsidP="00A761FC">
            <w:pPr>
              <w:pStyle w:val="Standard"/>
              <w:snapToGrid w:val="0"/>
              <w:rPr>
                <w:ins w:id="1961" w:author="Stig Syndergaard" w:date="2023-04-13T14:24:00Z"/>
                <w:rFonts w:ascii="Arial" w:hAnsi="Arial" w:cs="Arial"/>
                <w:bCs/>
                <w:color w:val="000000" w:themeColor="text1"/>
                <w:sz w:val="16"/>
                <w:szCs w:val="16"/>
                <w:rPrChange w:id="1962" w:author="Stig Syndergaard" w:date="2023-04-13T14:25:00Z">
                  <w:rPr>
                    <w:ins w:id="1963" w:author="Stig Syndergaard" w:date="2023-04-13T14:24:00Z"/>
                    <w:rFonts w:ascii="Arial" w:hAnsi="Arial" w:cs="Arial"/>
                    <w:bCs/>
                    <w:sz w:val="16"/>
                    <w:szCs w:val="16"/>
                  </w:rPr>
                </w:rPrChange>
              </w:rPr>
            </w:pPr>
            <w:ins w:id="1964" w:author="Stig Syndergaard" w:date="2023-04-13T14:24:00Z">
              <w:r w:rsidRPr="007B445F">
                <w:rPr>
                  <w:rFonts w:ascii="Arial" w:hAnsi="Arial" w:cs="Arial"/>
                  <w:bCs/>
                  <w:color w:val="000000" w:themeColor="text1"/>
                  <w:sz w:val="16"/>
                  <w:szCs w:val="16"/>
                  <w:rPrChange w:id="1965" w:author="Stig Syndergaard" w:date="2023-04-13T14:25:00Z">
                    <w:rPr>
                      <w:rFonts w:ascii="Arial" w:hAnsi="Arial" w:cs="Arial"/>
                      <w:bCs/>
                      <w:color w:val="FF0000"/>
                      <w:sz w:val="16"/>
                      <w:szCs w:val="16"/>
                    </w:rPr>
                  </w:rPrChange>
                </w:rPr>
                <w:t>Delayed</w:t>
              </w:r>
              <w:r w:rsidRPr="007B445F">
                <w:rPr>
                  <w:rFonts w:ascii="Arial" w:eastAsia="Arial" w:hAnsi="Arial" w:cs="Arial"/>
                  <w:bCs/>
                  <w:color w:val="000000" w:themeColor="text1"/>
                  <w:sz w:val="16"/>
                  <w:szCs w:val="16"/>
                  <w:rPrChange w:id="1966" w:author="Stig Syndergaard" w:date="2023-04-13T14:25:00Z">
                    <w:rPr>
                      <w:rFonts w:ascii="Arial" w:eastAsia="Arial" w:hAnsi="Arial" w:cs="Arial"/>
                      <w:bCs/>
                      <w:color w:val="FF0000"/>
                      <w:sz w:val="16"/>
                      <w:szCs w:val="16"/>
                    </w:rPr>
                  </w:rPrChange>
                </w:rPr>
                <w:t xml:space="preserve"> </w:t>
              </w:r>
              <w:r w:rsidRPr="007B445F">
                <w:rPr>
                  <w:rFonts w:ascii="Arial" w:hAnsi="Arial" w:cs="Arial"/>
                  <w:bCs/>
                  <w:color w:val="000000" w:themeColor="text1"/>
                  <w:sz w:val="16"/>
                  <w:szCs w:val="16"/>
                  <w:rPrChange w:id="1967" w:author="Stig Syndergaard" w:date="2023-04-13T14:25:00Z">
                    <w:rPr>
                      <w:rFonts w:ascii="Arial" w:hAnsi="Arial" w:cs="Arial"/>
                      <w:bCs/>
                      <w:color w:val="FF0000"/>
                      <w:sz w:val="16"/>
                      <w:szCs w:val="16"/>
                    </w:rPr>
                  </w:rPrChange>
                </w:rPr>
                <w:t>replication</w:t>
              </w:r>
              <w:r w:rsidRPr="007B445F">
                <w:rPr>
                  <w:rFonts w:ascii="Arial" w:eastAsia="Arial" w:hAnsi="Arial" w:cs="Arial"/>
                  <w:bCs/>
                  <w:color w:val="000000" w:themeColor="text1"/>
                  <w:sz w:val="16"/>
                  <w:szCs w:val="16"/>
                  <w:rPrChange w:id="1968" w:author="Stig Syndergaard" w:date="2023-04-13T14:25:00Z">
                    <w:rPr>
                      <w:rFonts w:ascii="Arial" w:eastAsia="Arial" w:hAnsi="Arial" w:cs="Arial"/>
                      <w:bCs/>
                      <w:color w:val="FF0000"/>
                      <w:sz w:val="16"/>
                      <w:szCs w:val="16"/>
                    </w:rPr>
                  </w:rPrChange>
                </w:rPr>
                <w:t xml:space="preserve"> </w:t>
              </w:r>
              <w:r w:rsidRPr="007B445F">
                <w:rPr>
                  <w:rFonts w:ascii="Arial" w:hAnsi="Arial" w:cs="Arial"/>
                  <w:bCs/>
                  <w:color w:val="000000" w:themeColor="text1"/>
                  <w:sz w:val="16"/>
                  <w:szCs w:val="16"/>
                  <w:rPrChange w:id="1969" w:author="Stig Syndergaard" w:date="2023-04-13T14:25:00Z">
                    <w:rPr>
                      <w:rFonts w:ascii="Arial" w:hAnsi="Arial" w:cs="Arial"/>
                      <w:bCs/>
                      <w:color w:val="FF0000"/>
                      <w:sz w:val="16"/>
                      <w:szCs w:val="16"/>
                    </w:rPr>
                  </w:rPrChange>
                </w:rPr>
                <w:t>of</w:t>
              </w:r>
              <w:r w:rsidRPr="007B445F">
                <w:rPr>
                  <w:rFonts w:ascii="Arial" w:eastAsia="Arial" w:hAnsi="Arial" w:cs="Arial"/>
                  <w:bCs/>
                  <w:color w:val="000000" w:themeColor="text1"/>
                  <w:sz w:val="16"/>
                  <w:szCs w:val="16"/>
                  <w:rPrChange w:id="1970" w:author="Stig Syndergaard" w:date="2023-04-13T14:25:00Z">
                    <w:rPr>
                      <w:rFonts w:ascii="Arial" w:eastAsia="Arial" w:hAnsi="Arial" w:cs="Arial"/>
                      <w:bCs/>
                      <w:color w:val="FF0000"/>
                      <w:sz w:val="16"/>
                      <w:szCs w:val="16"/>
                    </w:rPr>
                  </w:rPrChange>
                </w:rPr>
                <w:t xml:space="preserve"> </w:t>
              </w:r>
              <w:r w:rsidRPr="007B445F">
                <w:rPr>
                  <w:rFonts w:ascii="Arial" w:hAnsi="Arial" w:cs="Arial"/>
                  <w:bCs/>
                  <w:color w:val="000000" w:themeColor="text1"/>
                  <w:sz w:val="16"/>
                  <w:szCs w:val="16"/>
                  <w:rPrChange w:id="1971" w:author="Stig Syndergaard" w:date="2023-04-13T14:25:00Z">
                    <w:rPr>
                      <w:rFonts w:ascii="Arial" w:hAnsi="Arial" w:cs="Arial"/>
                      <w:bCs/>
                      <w:color w:val="FF0000"/>
                      <w:sz w:val="16"/>
                      <w:szCs w:val="16"/>
                    </w:rPr>
                  </w:rPrChange>
                </w:rPr>
                <w:t>next</w:t>
              </w:r>
              <w:r w:rsidRPr="007B445F">
                <w:rPr>
                  <w:rFonts w:ascii="Arial" w:eastAsia="Arial" w:hAnsi="Arial" w:cs="Arial"/>
                  <w:bCs/>
                  <w:color w:val="000000" w:themeColor="text1"/>
                  <w:sz w:val="16"/>
                  <w:szCs w:val="16"/>
                  <w:rPrChange w:id="1972" w:author="Stig Syndergaard" w:date="2023-04-13T14:25:00Z">
                    <w:rPr>
                      <w:rFonts w:ascii="Arial" w:eastAsia="Arial" w:hAnsi="Arial" w:cs="Arial"/>
                      <w:bCs/>
                      <w:color w:val="FF0000"/>
                      <w:sz w:val="16"/>
                      <w:szCs w:val="16"/>
                    </w:rPr>
                  </w:rPrChange>
                </w:rPr>
                <w:t xml:space="preserve"> </w:t>
              </w:r>
              <w:r w:rsidRPr="007B445F">
                <w:rPr>
                  <w:rFonts w:ascii="Arial" w:hAnsi="Arial" w:cs="Arial"/>
                  <w:bCs/>
                  <w:color w:val="000000" w:themeColor="text1"/>
                  <w:sz w:val="16"/>
                  <w:szCs w:val="16"/>
                  <w:rPrChange w:id="1973" w:author="Stig Syndergaard" w:date="2023-04-13T14:25:00Z">
                    <w:rPr>
                      <w:rFonts w:ascii="Arial" w:hAnsi="Arial" w:cs="Arial"/>
                      <w:bCs/>
                      <w:color w:val="FF0000"/>
                      <w:sz w:val="16"/>
                      <w:szCs w:val="16"/>
                    </w:rPr>
                  </w:rPrChange>
                </w:rPr>
                <w:t>4</w:t>
              </w:r>
              <w:r w:rsidRPr="007B445F">
                <w:rPr>
                  <w:rFonts w:ascii="Arial" w:eastAsia="Arial" w:hAnsi="Arial" w:cs="Arial"/>
                  <w:bCs/>
                  <w:color w:val="000000" w:themeColor="text1"/>
                  <w:sz w:val="16"/>
                  <w:szCs w:val="16"/>
                  <w:rPrChange w:id="1974" w:author="Stig Syndergaard" w:date="2023-04-13T14:25:00Z">
                    <w:rPr>
                      <w:rFonts w:ascii="Arial" w:eastAsia="Arial" w:hAnsi="Arial" w:cs="Arial"/>
                      <w:bCs/>
                      <w:color w:val="FF0000"/>
                      <w:sz w:val="16"/>
                      <w:szCs w:val="16"/>
                    </w:rPr>
                  </w:rPrChange>
                </w:rPr>
                <w:t xml:space="preserve"> </w:t>
              </w:r>
              <w:r w:rsidRPr="007B445F">
                <w:rPr>
                  <w:rFonts w:ascii="Arial" w:hAnsi="Arial" w:cs="Arial"/>
                  <w:bCs/>
                  <w:color w:val="000000" w:themeColor="text1"/>
                  <w:sz w:val="16"/>
                  <w:szCs w:val="16"/>
                  <w:rPrChange w:id="1975" w:author="Stig Syndergaard" w:date="2023-04-13T14:25:00Z">
                    <w:rPr>
                      <w:rFonts w:ascii="Arial" w:hAnsi="Arial" w:cs="Arial"/>
                      <w:bCs/>
                      <w:color w:val="FF0000"/>
                      <w:sz w:val="16"/>
                      <w:szCs w:val="16"/>
                    </w:rPr>
                  </w:rPrChange>
                </w:rPr>
                <w:t>descriptors</w:t>
              </w:r>
            </w:ins>
          </w:p>
        </w:tc>
      </w:tr>
      <w:tr w:rsidR="007B445F" w:rsidRPr="007B445F" w14:paraId="2A121801" w14:textId="77777777" w:rsidTr="00A761FC">
        <w:trPr>
          <w:cantSplit/>
          <w:jc w:val="center"/>
          <w:ins w:id="1976" w:author="Stig Syndergaard" w:date="2023-04-13T14:24:00Z"/>
        </w:trPr>
        <w:tc>
          <w:tcPr>
            <w:tcW w:w="709" w:type="dxa"/>
            <w:shd w:val="clear" w:color="auto" w:fill="E0E0E0"/>
            <w:tcMar>
              <w:top w:w="0" w:type="dxa"/>
              <w:left w:w="108" w:type="dxa"/>
              <w:bottom w:w="0" w:type="dxa"/>
              <w:right w:w="108" w:type="dxa"/>
            </w:tcMar>
          </w:tcPr>
          <w:p w14:paraId="18355208" w14:textId="2B253B7A" w:rsidR="007B445F" w:rsidRPr="007B445F" w:rsidRDefault="00154AF8" w:rsidP="00A761FC">
            <w:pPr>
              <w:pStyle w:val="Standard"/>
              <w:snapToGrid w:val="0"/>
              <w:jc w:val="right"/>
              <w:rPr>
                <w:ins w:id="1977" w:author="Stig Syndergaard" w:date="2023-04-13T14:24:00Z"/>
                <w:rFonts w:ascii="Arial" w:hAnsi="Arial" w:cs="Arial"/>
                <w:color w:val="000000" w:themeColor="text1"/>
                <w:sz w:val="16"/>
                <w:szCs w:val="16"/>
                <w:rPrChange w:id="1978" w:author="Stig Syndergaard" w:date="2023-04-13T14:25:00Z">
                  <w:rPr>
                    <w:ins w:id="1979" w:author="Stig Syndergaard" w:date="2023-04-13T14:24:00Z"/>
                    <w:rFonts w:ascii="Arial" w:hAnsi="Arial" w:cs="Arial"/>
                    <w:sz w:val="16"/>
                    <w:szCs w:val="16"/>
                  </w:rPr>
                </w:rPrChange>
              </w:rPr>
            </w:pPr>
            <w:ins w:id="1980" w:author="Stig Syndergaard" w:date="2023-04-13T15:05:00Z">
              <w:r>
                <w:rPr>
                  <w:rFonts w:ascii="Arial" w:hAnsi="Arial" w:cs="Arial"/>
                  <w:color w:val="000000" w:themeColor="text1"/>
                  <w:sz w:val="16"/>
                  <w:szCs w:val="16"/>
                </w:rPr>
                <w:t>N2</w:t>
              </w:r>
            </w:ins>
            <w:ins w:id="1981" w:author="Stig Syndergaard" w:date="2023-04-13T15:28:00Z">
              <w:r w:rsidR="00D875CA">
                <w:rPr>
                  <w:rFonts w:ascii="Arial" w:hAnsi="Arial" w:cs="Arial"/>
                  <w:color w:val="000000" w:themeColor="text1"/>
                  <w:sz w:val="16"/>
                  <w:szCs w:val="16"/>
                </w:rPr>
                <w:t>+1</w:t>
              </w:r>
            </w:ins>
          </w:p>
        </w:tc>
        <w:tc>
          <w:tcPr>
            <w:tcW w:w="2085" w:type="dxa"/>
            <w:shd w:val="clear" w:color="auto" w:fill="E0E0E0"/>
            <w:tcMar>
              <w:top w:w="0" w:type="dxa"/>
              <w:left w:w="108" w:type="dxa"/>
              <w:bottom w:w="0" w:type="dxa"/>
              <w:right w:w="108" w:type="dxa"/>
            </w:tcMar>
          </w:tcPr>
          <w:p w14:paraId="5098B27B" w14:textId="77777777" w:rsidR="007B445F" w:rsidRPr="007B445F" w:rsidRDefault="007B445F" w:rsidP="00A761FC">
            <w:pPr>
              <w:pStyle w:val="Standard"/>
              <w:snapToGrid w:val="0"/>
              <w:rPr>
                <w:ins w:id="1982" w:author="Stig Syndergaard" w:date="2023-04-13T14:24:00Z"/>
                <w:rFonts w:ascii="Arial" w:hAnsi="Arial" w:cs="Arial"/>
                <w:b/>
                <w:color w:val="000000" w:themeColor="text1"/>
                <w:sz w:val="16"/>
                <w:szCs w:val="16"/>
                <w:rPrChange w:id="1983" w:author="Stig Syndergaard" w:date="2023-04-13T14:25:00Z">
                  <w:rPr>
                    <w:ins w:id="1984" w:author="Stig Syndergaard" w:date="2023-04-13T14:24:00Z"/>
                    <w:rFonts w:ascii="Arial" w:hAnsi="Arial" w:cs="Arial"/>
                    <w:b/>
                    <w:color w:val="0000FF"/>
                    <w:sz w:val="16"/>
                    <w:szCs w:val="16"/>
                  </w:rPr>
                </w:rPrChange>
              </w:rPr>
            </w:pPr>
            <w:ins w:id="1985" w:author="Stig Syndergaard" w:date="2023-04-13T14:24:00Z">
              <w:r w:rsidRPr="007B445F">
                <w:rPr>
                  <w:rFonts w:ascii="Arial" w:hAnsi="Arial" w:cs="Arial"/>
                  <w:b/>
                  <w:color w:val="000000" w:themeColor="text1"/>
                  <w:sz w:val="16"/>
                  <w:szCs w:val="16"/>
                  <w:rPrChange w:id="1986" w:author="Stig Syndergaard" w:date="2023-04-13T14:25:00Z">
                    <w:rPr>
                      <w:rFonts w:ascii="Arial" w:hAnsi="Arial" w:cs="Arial"/>
                      <w:b/>
                      <w:color w:val="FF0000"/>
                      <w:sz w:val="16"/>
                      <w:szCs w:val="16"/>
                    </w:rPr>
                  </w:rPrChange>
                </w:rPr>
                <w:t>Replication factor</w:t>
              </w:r>
            </w:ins>
          </w:p>
        </w:tc>
        <w:tc>
          <w:tcPr>
            <w:tcW w:w="1013" w:type="dxa"/>
            <w:shd w:val="clear" w:color="auto" w:fill="E0E0E0"/>
            <w:tcMar>
              <w:top w:w="0" w:type="dxa"/>
              <w:left w:w="108" w:type="dxa"/>
              <w:bottom w:w="0" w:type="dxa"/>
              <w:right w:w="108" w:type="dxa"/>
            </w:tcMar>
          </w:tcPr>
          <w:p w14:paraId="0D03EDA8" w14:textId="77777777" w:rsidR="007B445F" w:rsidRPr="007B445F" w:rsidRDefault="007B445F" w:rsidP="00A761FC">
            <w:pPr>
              <w:pStyle w:val="Standard"/>
              <w:snapToGrid w:val="0"/>
              <w:jc w:val="center"/>
              <w:rPr>
                <w:ins w:id="1987" w:author="Stig Syndergaard" w:date="2023-04-13T14:24:00Z"/>
                <w:rFonts w:ascii="Arial" w:hAnsi="Arial" w:cs="Arial"/>
                <w:b/>
                <w:color w:val="000000" w:themeColor="text1"/>
                <w:sz w:val="16"/>
                <w:szCs w:val="16"/>
                <w:rPrChange w:id="1988" w:author="Stig Syndergaard" w:date="2023-04-13T14:25:00Z">
                  <w:rPr>
                    <w:ins w:id="1989" w:author="Stig Syndergaard" w:date="2023-04-13T14:24:00Z"/>
                    <w:rFonts w:ascii="Arial" w:hAnsi="Arial" w:cs="Arial"/>
                    <w:b/>
                    <w:color w:val="0000FF"/>
                    <w:sz w:val="16"/>
                    <w:szCs w:val="16"/>
                  </w:rPr>
                </w:rPrChange>
              </w:rPr>
            </w:pPr>
            <w:ins w:id="1990" w:author="Stig Syndergaard" w:date="2023-04-13T14:24:00Z">
              <w:r w:rsidRPr="007B445F">
                <w:rPr>
                  <w:rFonts w:ascii="Arial" w:hAnsi="Arial" w:cs="Arial"/>
                  <w:b/>
                  <w:color w:val="000000" w:themeColor="text1"/>
                  <w:sz w:val="16"/>
                  <w:szCs w:val="16"/>
                  <w:rPrChange w:id="1991" w:author="Stig Syndergaard" w:date="2023-04-13T14:25:00Z">
                    <w:rPr>
                      <w:rFonts w:ascii="Arial" w:hAnsi="Arial" w:cs="Arial"/>
                      <w:b/>
                      <w:color w:val="FF0000"/>
                      <w:sz w:val="16"/>
                      <w:szCs w:val="16"/>
                    </w:rPr>
                  </w:rPrChange>
                </w:rPr>
                <w:t>0 31 001</w:t>
              </w:r>
            </w:ins>
          </w:p>
        </w:tc>
        <w:tc>
          <w:tcPr>
            <w:tcW w:w="845" w:type="dxa"/>
            <w:shd w:val="clear" w:color="auto" w:fill="E0E0E0"/>
            <w:tcMar>
              <w:top w:w="0" w:type="dxa"/>
              <w:left w:w="108" w:type="dxa"/>
              <w:bottom w:w="0" w:type="dxa"/>
              <w:right w:w="108" w:type="dxa"/>
            </w:tcMar>
          </w:tcPr>
          <w:p w14:paraId="6AC0F8C1" w14:textId="77777777" w:rsidR="007B445F" w:rsidRPr="007B445F" w:rsidRDefault="007B445F" w:rsidP="00A761FC">
            <w:pPr>
              <w:pStyle w:val="Standard"/>
              <w:snapToGrid w:val="0"/>
              <w:jc w:val="right"/>
              <w:rPr>
                <w:ins w:id="1992" w:author="Stig Syndergaard" w:date="2023-04-13T14:24:00Z"/>
                <w:rFonts w:ascii="Arial" w:hAnsi="Arial" w:cs="Arial"/>
                <w:bCs/>
                <w:color w:val="000000" w:themeColor="text1"/>
                <w:sz w:val="16"/>
                <w:szCs w:val="16"/>
                <w:rPrChange w:id="1993" w:author="Stig Syndergaard" w:date="2023-04-13T14:25:00Z">
                  <w:rPr>
                    <w:ins w:id="1994" w:author="Stig Syndergaard" w:date="2023-04-13T14:24:00Z"/>
                    <w:rFonts w:ascii="Arial" w:hAnsi="Arial" w:cs="Arial"/>
                    <w:bCs/>
                    <w:color w:val="0000FF"/>
                    <w:sz w:val="16"/>
                    <w:szCs w:val="16"/>
                  </w:rPr>
                </w:rPrChange>
              </w:rPr>
            </w:pPr>
            <w:ins w:id="1995" w:author="Stig Syndergaard" w:date="2023-04-13T14:24:00Z">
              <w:r w:rsidRPr="007B445F">
                <w:rPr>
                  <w:rFonts w:ascii="Arial" w:hAnsi="Arial" w:cs="Arial"/>
                  <w:bCs/>
                  <w:color w:val="000000" w:themeColor="text1"/>
                  <w:sz w:val="16"/>
                  <w:szCs w:val="16"/>
                  <w:rPrChange w:id="1996" w:author="Stig Syndergaard" w:date="2023-04-13T14:25:00Z">
                    <w:rPr>
                      <w:rFonts w:ascii="Arial" w:hAnsi="Arial" w:cs="Arial"/>
                      <w:bCs/>
                      <w:color w:val="FF0000"/>
                      <w:sz w:val="16"/>
                      <w:szCs w:val="16"/>
                    </w:rPr>
                  </w:rPrChange>
                </w:rPr>
                <w:t>0</w:t>
              </w:r>
            </w:ins>
          </w:p>
        </w:tc>
        <w:tc>
          <w:tcPr>
            <w:tcW w:w="1265" w:type="dxa"/>
            <w:shd w:val="clear" w:color="auto" w:fill="E0E0E0"/>
            <w:tcMar>
              <w:top w:w="0" w:type="dxa"/>
              <w:left w:w="108" w:type="dxa"/>
              <w:bottom w:w="0" w:type="dxa"/>
              <w:right w:w="108" w:type="dxa"/>
            </w:tcMar>
          </w:tcPr>
          <w:p w14:paraId="08140332" w14:textId="77777777" w:rsidR="007B445F" w:rsidRPr="007B445F" w:rsidRDefault="007B445F" w:rsidP="00A761FC">
            <w:pPr>
              <w:pStyle w:val="Standard"/>
              <w:snapToGrid w:val="0"/>
              <w:jc w:val="right"/>
              <w:rPr>
                <w:ins w:id="1997" w:author="Stig Syndergaard" w:date="2023-04-13T14:24:00Z"/>
                <w:rFonts w:ascii="Arial" w:hAnsi="Arial" w:cs="Arial"/>
                <w:bCs/>
                <w:color w:val="000000" w:themeColor="text1"/>
                <w:sz w:val="16"/>
                <w:szCs w:val="16"/>
                <w:rPrChange w:id="1998" w:author="Stig Syndergaard" w:date="2023-04-13T14:25:00Z">
                  <w:rPr>
                    <w:ins w:id="1999" w:author="Stig Syndergaard" w:date="2023-04-13T14:24:00Z"/>
                    <w:rFonts w:ascii="Arial" w:hAnsi="Arial" w:cs="Arial"/>
                    <w:bCs/>
                    <w:color w:val="0000FF"/>
                    <w:sz w:val="16"/>
                    <w:szCs w:val="16"/>
                  </w:rPr>
                </w:rPrChange>
              </w:rPr>
            </w:pPr>
            <w:ins w:id="2000" w:author="Stig Syndergaard" w:date="2023-04-13T14:24:00Z">
              <w:r w:rsidRPr="007B445F">
                <w:rPr>
                  <w:rFonts w:ascii="Arial" w:hAnsi="Arial" w:cs="Arial"/>
                  <w:bCs/>
                  <w:color w:val="000000" w:themeColor="text1"/>
                  <w:sz w:val="16"/>
                  <w:szCs w:val="16"/>
                  <w:rPrChange w:id="2001" w:author="Stig Syndergaard" w:date="2023-04-13T14:25:00Z">
                    <w:rPr>
                      <w:rFonts w:ascii="Arial" w:hAnsi="Arial" w:cs="Arial"/>
                      <w:bCs/>
                      <w:color w:val="FF0000"/>
                      <w:sz w:val="16"/>
                      <w:szCs w:val="16"/>
                    </w:rPr>
                  </w:rPrChange>
                </w:rPr>
                <w:t>0</w:t>
              </w:r>
            </w:ins>
          </w:p>
        </w:tc>
        <w:tc>
          <w:tcPr>
            <w:tcW w:w="887" w:type="dxa"/>
            <w:shd w:val="clear" w:color="auto" w:fill="E0E0E0"/>
            <w:tcMar>
              <w:top w:w="0" w:type="dxa"/>
              <w:left w:w="108" w:type="dxa"/>
              <w:bottom w:w="0" w:type="dxa"/>
              <w:right w:w="108" w:type="dxa"/>
            </w:tcMar>
          </w:tcPr>
          <w:p w14:paraId="02CB4B0B" w14:textId="77777777" w:rsidR="007B445F" w:rsidRPr="007B445F" w:rsidRDefault="007B445F" w:rsidP="00A761FC">
            <w:pPr>
              <w:pStyle w:val="Standard"/>
              <w:snapToGrid w:val="0"/>
              <w:jc w:val="right"/>
              <w:rPr>
                <w:ins w:id="2002" w:author="Stig Syndergaard" w:date="2023-04-13T14:24:00Z"/>
                <w:rFonts w:ascii="Arial" w:hAnsi="Arial" w:cs="Arial"/>
                <w:bCs/>
                <w:color w:val="000000" w:themeColor="text1"/>
                <w:sz w:val="16"/>
                <w:szCs w:val="16"/>
                <w:rPrChange w:id="2003" w:author="Stig Syndergaard" w:date="2023-04-13T14:25:00Z">
                  <w:rPr>
                    <w:ins w:id="2004" w:author="Stig Syndergaard" w:date="2023-04-13T14:24:00Z"/>
                    <w:rFonts w:ascii="Arial" w:hAnsi="Arial" w:cs="Arial"/>
                    <w:bCs/>
                    <w:color w:val="0000FF"/>
                    <w:sz w:val="16"/>
                    <w:szCs w:val="16"/>
                  </w:rPr>
                </w:rPrChange>
              </w:rPr>
            </w:pPr>
            <w:ins w:id="2005" w:author="Stig Syndergaard" w:date="2023-04-13T14:24:00Z">
              <w:r w:rsidRPr="007B445F">
                <w:rPr>
                  <w:rFonts w:ascii="Arial" w:hAnsi="Arial" w:cs="Arial"/>
                  <w:bCs/>
                  <w:color w:val="000000" w:themeColor="text1"/>
                  <w:sz w:val="16"/>
                  <w:szCs w:val="16"/>
                  <w:rPrChange w:id="2006" w:author="Stig Syndergaard" w:date="2023-04-13T14:25:00Z">
                    <w:rPr>
                      <w:rFonts w:ascii="Arial" w:hAnsi="Arial" w:cs="Arial"/>
                      <w:bCs/>
                      <w:color w:val="FF0000"/>
                      <w:sz w:val="16"/>
                      <w:szCs w:val="16"/>
                    </w:rPr>
                  </w:rPrChange>
                </w:rPr>
                <w:t>8</w:t>
              </w:r>
            </w:ins>
          </w:p>
        </w:tc>
        <w:tc>
          <w:tcPr>
            <w:tcW w:w="1063" w:type="dxa"/>
            <w:shd w:val="clear" w:color="auto" w:fill="E0E0E0"/>
            <w:tcMar>
              <w:top w:w="0" w:type="dxa"/>
              <w:left w:w="108" w:type="dxa"/>
              <w:bottom w:w="0" w:type="dxa"/>
              <w:right w:w="108" w:type="dxa"/>
            </w:tcMar>
          </w:tcPr>
          <w:p w14:paraId="4C0A891C" w14:textId="77777777" w:rsidR="007B445F" w:rsidRPr="007B445F" w:rsidRDefault="007B445F" w:rsidP="00A761FC">
            <w:pPr>
              <w:pStyle w:val="Standard"/>
              <w:snapToGrid w:val="0"/>
              <w:rPr>
                <w:ins w:id="2007" w:author="Stig Syndergaard" w:date="2023-04-13T14:24:00Z"/>
                <w:rFonts w:ascii="Arial" w:hAnsi="Arial" w:cs="Arial"/>
                <w:bCs/>
                <w:color w:val="000000" w:themeColor="text1"/>
                <w:sz w:val="16"/>
                <w:szCs w:val="16"/>
                <w:rPrChange w:id="2008" w:author="Stig Syndergaard" w:date="2023-04-13T14:25:00Z">
                  <w:rPr>
                    <w:ins w:id="2009" w:author="Stig Syndergaard" w:date="2023-04-13T14:24:00Z"/>
                    <w:rFonts w:ascii="Arial" w:hAnsi="Arial" w:cs="Arial"/>
                    <w:bCs/>
                    <w:color w:val="0000FF"/>
                    <w:sz w:val="16"/>
                    <w:szCs w:val="16"/>
                  </w:rPr>
                </w:rPrChange>
              </w:rPr>
            </w:pPr>
            <w:ins w:id="2010" w:author="Stig Syndergaard" w:date="2023-04-13T14:24:00Z">
              <w:r w:rsidRPr="007B445F">
                <w:rPr>
                  <w:rFonts w:ascii="Arial" w:hAnsi="Arial" w:cs="Arial"/>
                  <w:bCs/>
                  <w:color w:val="000000" w:themeColor="text1"/>
                  <w:sz w:val="16"/>
                  <w:szCs w:val="16"/>
                  <w:rPrChange w:id="2011" w:author="Stig Syndergaard" w:date="2023-04-13T14:25:00Z">
                    <w:rPr>
                      <w:rFonts w:ascii="Arial" w:hAnsi="Arial" w:cs="Arial"/>
                      <w:bCs/>
                      <w:color w:val="FF0000"/>
                      <w:sz w:val="16"/>
                      <w:szCs w:val="16"/>
                    </w:rPr>
                  </w:rPrChange>
                </w:rPr>
                <w:t>Numeric</w:t>
              </w:r>
            </w:ins>
          </w:p>
        </w:tc>
        <w:tc>
          <w:tcPr>
            <w:tcW w:w="2481" w:type="dxa"/>
            <w:shd w:val="clear" w:color="auto" w:fill="E0E0E0"/>
            <w:tcMar>
              <w:top w:w="0" w:type="dxa"/>
              <w:left w:w="108" w:type="dxa"/>
              <w:bottom w:w="0" w:type="dxa"/>
              <w:right w:w="108" w:type="dxa"/>
            </w:tcMar>
          </w:tcPr>
          <w:p w14:paraId="4B3AE625" w14:textId="2C2FAB79" w:rsidR="007B445F" w:rsidRPr="007B445F" w:rsidRDefault="007B445F" w:rsidP="00A761FC">
            <w:pPr>
              <w:pStyle w:val="Standard"/>
              <w:snapToGrid w:val="0"/>
              <w:rPr>
                <w:ins w:id="2012" w:author="Stig Syndergaard" w:date="2023-04-13T14:24:00Z"/>
                <w:bCs/>
                <w:color w:val="000000" w:themeColor="text1"/>
                <w:rPrChange w:id="2013" w:author="Stig Syndergaard" w:date="2023-04-13T14:25:00Z">
                  <w:rPr>
                    <w:ins w:id="2014" w:author="Stig Syndergaard" w:date="2023-04-13T14:24:00Z"/>
                    <w:bCs/>
                  </w:rPr>
                </w:rPrChange>
              </w:rPr>
            </w:pPr>
            <w:ins w:id="2015" w:author="Stig Syndergaard" w:date="2023-04-13T14:24:00Z">
              <w:r w:rsidRPr="007B445F">
                <w:rPr>
                  <w:rFonts w:ascii="Arial" w:hAnsi="Arial" w:cs="Arial"/>
                  <w:bCs/>
                  <w:color w:val="000000" w:themeColor="text1"/>
                  <w:sz w:val="16"/>
                  <w:szCs w:val="16"/>
                  <w:rPrChange w:id="2016" w:author="Stig Syndergaard" w:date="2023-04-13T14:25:00Z">
                    <w:rPr>
                      <w:rFonts w:ascii="Arial" w:hAnsi="Arial" w:cs="Arial"/>
                      <w:bCs/>
                      <w:color w:val="FF0000"/>
                      <w:sz w:val="16"/>
                      <w:szCs w:val="16"/>
                    </w:rPr>
                  </w:rPrChange>
                </w:rPr>
                <w:t>Number of diagnostic entries,</w:t>
              </w:r>
              <w:r w:rsidRPr="007B445F">
                <w:rPr>
                  <w:rFonts w:ascii="Arial" w:hAnsi="Arial" w:cs="Arial"/>
                  <w:bCs/>
                  <w:i/>
                  <w:iCs/>
                  <w:color w:val="000000" w:themeColor="text1"/>
                  <w:sz w:val="16"/>
                  <w:szCs w:val="16"/>
                  <w:rPrChange w:id="2017" w:author="Stig Syndergaard" w:date="2023-04-13T14:25:00Z">
                    <w:rPr>
                      <w:rFonts w:ascii="Arial" w:hAnsi="Arial" w:cs="Arial"/>
                      <w:bCs/>
                      <w:i/>
                      <w:iCs/>
                      <w:color w:val="FF0000"/>
                      <w:sz w:val="16"/>
                      <w:szCs w:val="16"/>
                    </w:rPr>
                  </w:rPrChange>
                </w:rPr>
                <w:t>n</w:t>
              </w:r>
            </w:ins>
            <w:ins w:id="2018" w:author="Stig Syndergaard" w:date="2023-04-13T15:25:00Z">
              <w:r w:rsidR="00934635">
                <w:rPr>
                  <w:rFonts w:ascii="Arial" w:hAnsi="Arial" w:cs="Arial"/>
                  <w:bCs/>
                  <w:i/>
                  <w:iCs/>
                  <w:color w:val="000000" w:themeColor="text1"/>
                  <w:sz w:val="16"/>
                  <w:szCs w:val="16"/>
                </w:rPr>
                <w:t>3</w:t>
              </w:r>
            </w:ins>
          </w:p>
        </w:tc>
      </w:tr>
      <w:tr w:rsidR="007B445F" w:rsidRPr="000A7684" w14:paraId="7A171FBF" w14:textId="77777777" w:rsidTr="00A761FC">
        <w:trPr>
          <w:cantSplit/>
          <w:jc w:val="center"/>
          <w:ins w:id="2019" w:author="Stig Syndergaard" w:date="2023-04-13T14:24:00Z"/>
        </w:trPr>
        <w:tc>
          <w:tcPr>
            <w:tcW w:w="709" w:type="dxa"/>
            <w:shd w:val="clear" w:color="auto" w:fill="F3F3F3"/>
            <w:tcMar>
              <w:top w:w="0" w:type="dxa"/>
              <w:left w:w="108" w:type="dxa"/>
              <w:bottom w:w="0" w:type="dxa"/>
              <w:right w:w="108" w:type="dxa"/>
            </w:tcMar>
          </w:tcPr>
          <w:p w14:paraId="5091FCB1" w14:textId="1327ED6F" w:rsidR="007B445F" w:rsidRDefault="00154AF8" w:rsidP="00A761FC">
            <w:pPr>
              <w:pStyle w:val="Standard"/>
              <w:snapToGrid w:val="0"/>
              <w:jc w:val="right"/>
              <w:rPr>
                <w:ins w:id="2020" w:author="Stig Syndergaard" w:date="2023-04-13T14:24:00Z"/>
                <w:rFonts w:ascii="Arial" w:hAnsi="Arial" w:cs="Arial"/>
                <w:sz w:val="16"/>
                <w:szCs w:val="16"/>
              </w:rPr>
            </w:pPr>
            <w:ins w:id="2021" w:author="Stig Syndergaard" w:date="2023-04-13T15:05:00Z">
              <w:r>
                <w:rPr>
                  <w:rFonts w:ascii="Arial" w:hAnsi="Arial" w:cs="Arial"/>
                  <w:sz w:val="16"/>
                  <w:szCs w:val="16"/>
                </w:rPr>
                <w:t>N</w:t>
              </w:r>
            </w:ins>
            <w:ins w:id="2022" w:author="Stig Syndergaard" w:date="2023-04-13T15:25:00Z">
              <w:r w:rsidR="00934635">
                <w:rPr>
                  <w:rFonts w:ascii="Arial" w:hAnsi="Arial" w:cs="Arial"/>
                  <w:sz w:val="16"/>
                  <w:szCs w:val="16"/>
                </w:rPr>
                <w:t>2</w:t>
              </w:r>
            </w:ins>
            <w:ins w:id="2023" w:author="Stig Syndergaard" w:date="2023-04-13T15:06:00Z">
              <w:r>
                <w:rPr>
                  <w:rFonts w:ascii="Arial" w:hAnsi="Arial" w:cs="Arial"/>
                  <w:sz w:val="16"/>
                  <w:szCs w:val="16"/>
                </w:rPr>
                <w:t>+</w:t>
              </w:r>
            </w:ins>
            <w:ins w:id="2024" w:author="Stig Syndergaard" w:date="2023-04-13T15:28:00Z">
              <w:r w:rsidR="00D875CA">
                <w:rPr>
                  <w:rFonts w:ascii="Arial" w:hAnsi="Arial" w:cs="Arial"/>
                  <w:sz w:val="16"/>
                  <w:szCs w:val="16"/>
                </w:rPr>
                <w:t>2</w:t>
              </w:r>
            </w:ins>
          </w:p>
        </w:tc>
        <w:tc>
          <w:tcPr>
            <w:tcW w:w="2085" w:type="dxa"/>
            <w:shd w:val="clear" w:color="auto" w:fill="F3F3F3"/>
            <w:tcMar>
              <w:top w:w="0" w:type="dxa"/>
              <w:left w:w="108" w:type="dxa"/>
              <w:bottom w:w="0" w:type="dxa"/>
              <w:right w:w="108" w:type="dxa"/>
            </w:tcMar>
          </w:tcPr>
          <w:p w14:paraId="0B97FE47" w14:textId="77777777" w:rsidR="007B445F" w:rsidRPr="00446C8C" w:rsidRDefault="007B445F" w:rsidP="00A761FC">
            <w:pPr>
              <w:pStyle w:val="Standard"/>
              <w:snapToGrid w:val="0"/>
              <w:rPr>
                <w:ins w:id="2025" w:author="Stig Syndergaard" w:date="2023-04-13T14:24:00Z"/>
                <w:rFonts w:ascii="Arial" w:hAnsi="Arial" w:cs="Arial"/>
                <w:b/>
                <w:color w:val="0000FF"/>
                <w:sz w:val="16"/>
                <w:szCs w:val="16"/>
                <w:rPrChange w:id="2026" w:author="Stig Syndergaard" w:date="2023-04-13T14:29:00Z">
                  <w:rPr>
                    <w:ins w:id="2027" w:author="Stig Syndergaard" w:date="2023-04-13T14:24:00Z"/>
                    <w:rFonts w:ascii="Arial" w:hAnsi="Arial" w:cs="Arial"/>
                    <w:sz w:val="16"/>
                    <w:szCs w:val="16"/>
                  </w:rPr>
                </w:rPrChange>
              </w:rPr>
            </w:pPr>
            <w:ins w:id="2028" w:author="Stig Syndergaard" w:date="2023-04-13T14:24:00Z">
              <w:r w:rsidRPr="00446C8C">
                <w:rPr>
                  <w:rFonts w:ascii="Arial" w:hAnsi="Arial" w:cs="Arial"/>
                  <w:b/>
                  <w:color w:val="0000FF"/>
                  <w:sz w:val="16"/>
                  <w:szCs w:val="16"/>
                  <w:rPrChange w:id="2029" w:author="Stig Syndergaard" w:date="2023-04-13T14:29:00Z">
                    <w:rPr>
                      <w:rFonts w:ascii="Arial" w:hAnsi="Arial" w:cs="Arial"/>
                      <w:b/>
                      <w:color w:val="FF0000"/>
                      <w:sz w:val="16"/>
                      <w:szCs w:val="16"/>
                    </w:rPr>
                  </w:rPrChange>
                </w:rPr>
                <w:t>Diagnostic type</w:t>
              </w:r>
            </w:ins>
          </w:p>
        </w:tc>
        <w:tc>
          <w:tcPr>
            <w:tcW w:w="1013" w:type="dxa"/>
            <w:shd w:val="clear" w:color="auto" w:fill="F3F3F3"/>
            <w:tcMar>
              <w:top w:w="0" w:type="dxa"/>
              <w:left w:w="108" w:type="dxa"/>
              <w:bottom w:w="0" w:type="dxa"/>
              <w:right w:w="108" w:type="dxa"/>
            </w:tcMar>
          </w:tcPr>
          <w:p w14:paraId="61029374" w14:textId="77777777" w:rsidR="007B445F" w:rsidRPr="00446C8C" w:rsidRDefault="007B445F" w:rsidP="00A761FC">
            <w:pPr>
              <w:pStyle w:val="Standard"/>
              <w:snapToGrid w:val="0"/>
              <w:jc w:val="center"/>
              <w:rPr>
                <w:ins w:id="2030" w:author="Stig Syndergaard" w:date="2023-04-13T14:24:00Z"/>
                <w:rFonts w:ascii="Arial" w:hAnsi="Arial" w:cs="Arial"/>
                <w:b/>
                <w:color w:val="0000FF"/>
                <w:sz w:val="16"/>
                <w:szCs w:val="16"/>
                <w:rPrChange w:id="2031" w:author="Stig Syndergaard" w:date="2023-04-13T14:29:00Z">
                  <w:rPr>
                    <w:ins w:id="2032" w:author="Stig Syndergaard" w:date="2023-04-13T14:24:00Z"/>
                    <w:rFonts w:ascii="Arial" w:hAnsi="Arial" w:cs="Arial"/>
                    <w:b/>
                    <w:sz w:val="16"/>
                    <w:szCs w:val="16"/>
                  </w:rPr>
                </w:rPrChange>
              </w:rPr>
            </w:pPr>
            <w:ins w:id="2033" w:author="Stig Syndergaard" w:date="2023-04-13T14:24:00Z">
              <w:r w:rsidRPr="00446C8C">
                <w:rPr>
                  <w:rFonts w:ascii="Arial" w:hAnsi="Arial" w:cs="Arial"/>
                  <w:b/>
                  <w:color w:val="0000FF"/>
                  <w:sz w:val="16"/>
                  <w:szCs w:val="16"/>
                  <w:rPrChange w:id="2034" w:author="Stig Syndergaard" w:date="2023-04-13T14:29:00Z">
                    <w:rPr>
                      <w:rFonts w:ascii="Arial" w:hAnsi="Arial" w:cs="Arial"/>
                      <w:b/>
                      <w:color w:val="FF0000"/>
                      <w:sz w:val="16"/>
                      <w:szCs w:val="16"/>
                    </w:rPr>
                  </w:rPrChange>
                </w:rPr>
                <w:t>0 08 027 (New)</w:t>
              </w:r>
            </w:ins>
          </w:p>
        </w:tc>
        <w:tc>
          <w:tcPr>
            <w:tcW w:w="845" w:type="dxa"/>
            <w:shd w:val="clear" w:color="auto" w:fill="F3F3F3"/>
            <w:tcMar>
              <w:top w:w="0" w:type="dxa"/>
              <w:left w:w="108" w:type="dxa"/>
              <w:bottom w:w="0" w:type="dxa"/>
              <w:right w:w="108" w:type="dxa"/>
            </w:tcMar>
          </w:tcPr>
          <w:p w14:paraId="3ADFA2AE" w14:textId="77777777" w:rsidR="007B445F" w:rsidRPr="00446C8C" w:rsidRDefault="007B445F" w:rsidP="00A761FC">
            <w:pPr>
              <w:pStyle w:val="Standard"/>
              <w:snapToGrid w:val="0"/>
              <w:jc w:val="right"/>
              <w:rPr>
                <w:ins w:id="2035" w:author="Stig Syndergaard" w:date="2023-04-13T14:24:00Z"/>
                <w:rFonts w:ascii="Arial" w:hAnsi="Arial" w:cs="Arial"/>
                <w:b/>
                <w:color w:val="0000FF"/>
                <w:sz w:val="16"/>
                <w:szCs w:val="16"/>
                <w:rPrChange w:id="2036" w:author="Stig Syndergaard" w:date="2023-04-13T14:29:00Z">
                  <w:rPr>
                    <w:ins w:id="2037" w:author="Stig Syndergaard" w:date="2023-04-13T14:24:00Z"/>
                    <w:rFonts w:ascii="Arial" w:hAnsi="Arial" w:cs="Arial"/>
                    <w:bCs/>
                    <w:sz w:val="16"/>
                    <w:szCs w:val="16"/>
                  </w:rPr>
                </w:rPrChange>
              </w:rPr>
            </w:pPr>
            <w:ins w:id="2038" w:author="Stig Syndergaard" w:date="2023-04-13T14:24:00Z">
              <w:r w:rsidRPr="00446C8C">
                <w:rPr>
                  <w:rFonts w:ascii="Arial" w:hAnsi="Arial" w:cs="Arial"/>
                  <w:b/>
                  <w:color w:val="0000FF"/>
                  <w:sz w:val="16"/>
                  <w:szCs w:val="16"/>
                  <w:rPrChange w:id="2039" w:author="Stig Syndergaard" w:date="2023-04-13T14:29:00Z">
                    <w:rPr>
                      <w:rFonts w:ascii="Arial" w:hAnsi="Arial" w:cs="Arial"/>
                      <w:bCs/>
                      <w:color w:val="FF0000"/>
                      <w:sz w:val="16"/>
                      <w:szCs w:val="16"/>
                    </w:rPr>
                  </w:rPrChange>
                </w:rPr>
                <w:t>0</w:t>
              </w:r>
            </w:ins>
          </w:p>
        </w:tc>
        <w:tc>
          <w:tcPr>
            <w:tcW w:w="1265" w:type="dxa"/>
            <w:shd w:val="clear" w:color="auto" w:fill="F3F3F3"/>
            <w:tcMar>
              <w:top w:w="0" w:type="dxa"/>
              <w:left w:w="108" w:type="dxa"/>
              <w:bottom w:w="0" w:type="dxa"/>
              <w:right w:w="108" w:type="dxa"/>
            </w:tcMar>
          </w:tcPr>
          <w:p w14:paraId="3070C960" w14:textId="77777777" w:rsidR="007B445F" w:rsidRPr="00446C8C" w:rsidRDefault="007B445F" w:rsidP="00A761FC">
            <w:pPr>
              <w:pStyle w:val="Standard"/>
              <w:snapToGrid w:val="0"/>
              <w:jc w:val="right"/>
              <w:rPr>
                <w:ins w:id="2040" w:author="Stig Syndergaard" w:date="2023-04-13T14:24:00Z"/>
                <w:rFonts w:ascii="Arial" w:hAnsi="Arial" w:cs="Arial"/>
                <w:b/>
                <w:color w:val="0000FF"/>
                <w:sz w:val="16"/>
                <w:szCs w:val="16"/>
                <w:rPrChange w:id="2041" w:author="Stig Syndergaard" w:date="2023-04-13T14:29:00Z">
                  <w:rPr>
                    <w:ins w:id="2042" w:author="Stig Syndergaard" w:date="2023-04-13T14:24:00Z"/>
                    <w:rFonts w:ascii="Arial" w:hAnsi="Arial" w:cs="Arial"/>
                    <w:bCs/>
                    <w:sz w:val="16"/>
                    <w:szCs w:val="16"/>
                  </w:rPr>
                </w:rPrChange>
              </w:rPr>
            </w:pPr>
            <w:ins w:id="2043" w:author="Stig Syndergaard" w:date="2023-04-13T14:24:00Z">
              <w:r w:rsidRPr="00446C8C">
                <w:rPr>
                  <w:rFonts w:ascii="Arial" w:hAnsi="Arial" w:cs="Arial"/>
                  <w:b/>
                  <w:color w:val="0000FF"/>
                  <w:sz w:val="16"/>
                  <w:szCs w:val="16"/>
                  <w:rPrChange w:id="2044" w:author="Stig Syndergaard" w:date="2023-04-13T14:29:00Z">
                    <w:rPr>
                      <w:rFonts w:ascii="Arial" w:hAnsi="Arial" w:cs="Arial"/>
                      <w:bCs/>
                      <w:color w:val="FF0000"/>
                      <w:sz w:val="16"/>
                      <w:szCs w:val="16"/>
                    </w:rPr>
                  </w:rPrChange>
                </w:rPr>
                <w:t>0</w:t>
              </w:r>
            </w:ins>
          </w:p>
        </w:tc>
        <w:tc>
          <w:tcPr>
            <w:tcW w:w="887" w:type="dxa"/>
            <w:shd w:val="clear" w:color="auto" w:fill="F3F3F3"/>
            <w:tcMar>
              <w:top w:w="0" w:type="dxa"/>
              <w:left w:w="108" w:type="dxa"/>
              <w:bottom w:w="0" w:type="dxa"/>
              <w:right w:w="108" w:type="dxa"/>
            </w:tcMar>
          </w:tcPr>
          <w:p w14:paraId="71EA2B62" w14:textId="77777777" w:rsidR="007B445F" w:rsidRPr="00446C8C" w:rsidRDefault="007B445F" w:rsidP="00A761FC">
            <w:pPr>
              <w:pStyle w:val="Standard"/>
              <w:snapToGrid w:val="0"/>
              <w:jc w:val="right"/>
              <w:rPr>
                <w:ins w:id="2045" w:author="Stig Syndergaard" w:date="2023-04-13T14:24:00Z"/>
                <w:rFonts w:ascii="Arial" w:hAnsi="Arial" w:cs="Arial"/>
                <w:b/>
                <w:color w:val="0000FF"/>
                <w:sz w:val="16"/>
                <w:szCs w:val="16"/>
                <w:rPrChange w:id="2046" w:author="Stig Syndergaard" w:date="2023-04-13T14:29:00Z">
                  <w:rPr>
                    <w:ins w:id="2047" w:author="Stig Syndergaard" w:date="2023-04-13T14:24:00Z"/>
                    <w:rFonts w:ascii="Arial" w:hAnsi="Arial" w:cs="Arial"/>
                    <w:bCs/>
                    <w:sz w:val="16"/>
                    <w:szCs w:val="16"/>
                  </w:rPr>
                </w:rPrChange>
              </w:rPr>
            </w:pPr>
            <w:ins w:id="2048" w:author="Stig Syndergaard" w:date="2023-04-13T14:24:00Z">
              <w:r w:rsidRPr="00446C8C">
                <w:rPr>
                  <w:rFonts w:ascii="Arial" w:hAnsi="Arial" w:cs="Arial"/>
                  <w:b/>
                  <w:color w:val="0000FF"/>
                  <w:sz w:val="16"/>
                  <w:szCs w:val="16"/>
                  <w:rPrChange w:id="2049" w:author="Stig Syndergaard" w:date="2023-04-13T14:29:00Z">
                    <w:rPr>
                      <w:rFonts w:ascii="Arial" w:hAnsi="Arial" w:cs="Arial"/>
                      <w:bCs/>
                      <w:color w:val="FF0000"/>
                      <w:sz w:val="16"/>
                      <w:szCs w:val="16"/>
                    </w:rPr>
                  </w:rPrChange>
                </w:rPr>
                <w:t>8</w:t>
              </w:r>
            </w:ins>
          </w:p>
        </w:tc>
        <w:tc>
          <w:tcPr>
            <w:tcW w:w="1063" w:type="dxa"/>
            <w:shd w:val="clear" w:color="auto" w:fill="F3F3F3"/>
            <w:tcMar>
              <w:top w:w="0" w:type="dxa"/>
              <w:left w:w="108" w:type="dxa"/>
              <w:bottom w:w="0" w:type="dxa"/>
              <w:right w:w="108" w:type="dxa"/>
            </w:tcMar>
          </w:tcPr>
          <w:p w14:paraId="3F8F41B1" w14:textId="77777777" w:rsidR="007B445F" w:rsidRPr="00446C8C" w:rsidRDefault="007B445F" w:rsidP="00A761FC">
            <w:pPr>
              <w:pStyle w:val="Standard"/>
              <w:snapToGrid w:val="0"/>
              <w:rPr>
                <w:ins w:id="2050" w:author="Stig Syndergaard" w:date="2023-04-13T14:24:00Z"/>
                <w:rFonts w:ascii="Arial" w:hAnsi="Arial" w:cs="Arial"/>
                <w:b/>
                <w:color w:val="0000FF"/>
                <w:sz w:val="16"/>
                <w:szCs w:val="16"/>
                <w:rPrChange w:id="2051" w:author="Stig Syndergaard" w:date="2023-04-13T14:29:00Z">
                  <w:rPr>
                    <w:ins w:id="2052" w:author="Stig Syndergaard" w:date="2023-04-13T14:24:00Z"/>
                    <w:rFonts w:ascii="Arial" w:hAnsi="Arial" w:cs="Arial"/>
                    <w:bCs/>
                    <w:sz w:val="16"/>
                    <w:szCs w:val="16"/>
                  </w:rPr>
                </w:rPrChange>
              </w:rPr>
            </w:pPr>
            <w:ins w:id="2053" w:author="Stig Syndergaard" w:date="2023-04-13T14:24:00Z">
              <w:r w:rsidRPr="00446C8C">
                <w:rPr>
                  <w:rFonts w:ascii="Arial" w:hAnsi="Arial" w:cs="Arial"/>
                  <w:b/>
                  <w:color w:val="0000FF"/>
                  <w:sz w:val="16"/>
                  <w:szCs w:val="16"/>
                  <w:rPrChange w:id="2054" w:author="Stig Syndergaard" w:date="2023-04-13T14:29:00Z">
                    <w:rPr>
                      <w:rFonts w:ascii="Arial" w:hAnsi="Arial" w:cs="Arial"/>
                      <w:bCs/>
                      <w:color w:val="FF0000"/>
                      <w:sz w:val="16"/>
                      <w:szCs w:val="16"/>
                    </w:rPr>
                  </w:rPrChange>
                </w:rPr>
                <w:t>Code Table</w:t>
              </w:r>
            </w:ins>
          </w:p>
        </w:tc>
        <w:tc>
          <w:tcPr>
            <w:tcW w:w="2481" w:type="dxa"/>
            <w:shd w:val="clear" w:color="auto" w:fill="F3F3F3"/>
            <w:tcMar>
              <w:top w:w="0" w:type="dxa"/>
              <w:left w:w="108" w:type="dxa"/>
              <w:bottom w:w="0" w:type="dxa"/>
              <w:right w:w="108" w:type="dxa"/>
            </w:tcMar>
          </w:tcPr>
          <w:p w14:paraId="75D7FD23" w14:textId="77777777" w:rsidR="007B445F" w:rsidRPr="00446C8C" w:rsidRDefault="007B445F" w:rsidP="00A761FC">
            <w:pPr>
              <w:pStyle w:val="Standard"/>
              <w:snapToGrid w:val="0"/>
              <w:rPr>
                <w:ins w:id="2055" w:author="Stig Syndergaard" w:date="2023-04-13T14:24:00Z"/>
                <w:rFonts w:ascii="Arial" w:hAnsi="Arial" w:cs="Arial"/>
                <w:b/>
                <w:color w:val="0000FF"/>
                <w:sz w:val="16"/>
                <w:szCs w:val="16"/>
                <w:rPrChange w:id="2056" w:author="Stig Syndergaard" w:date="2023-04-13T14:29:00Z">
                  <w:rPr>
                    <w:ins w:id="2057" w:author="Stig Syndergaard" w:date="2023-04-13T14:24:00Z"/>
                    <w:rFonts w:ascii="Arial" w:hAnsi="Arial" w:cs="Arial"/>
                    <w:bCs/>
                    <w:sz w:val="16"/>
                    <w:szCs w:val="16"/>
                  </w:rPr>
                </w:rPrChange>
              </w:rPr>
            </w:pPr>
            <w:ins w:id="2058" w:author="Stig Syndergaard" w:date="2023-04-13T14:24:00Z">
              <w:r w:rsidRPr="00446C8C">
                <w:rPr>
                  <w:rFonts w:ascii="Arial" w:hAnsi="Arial" w:cs="Arial"/>
                  <w:b/>
                  <w:color w:val="0000FF"/>
                  <w:sz w:val="16"/>
                  <w:szCs w:val="16"/>
                  <w:rPrChange w:id="2059" w:author="Stig Syndergaard" w:date="2023-04-13T14:29:00Z">
                    <w:rPr>
                      <w:rFonts w:ascii="Arial" w:hAnsi="Arial" w:cs="Arial"/>
                      <w:bCs/>
                      <w:color w:val="FF0000"/>
                      <w:sz w:val="16"/>
                      <w:szCs w:val="16"/>
                    </w:rPr>
                  </w:rPrChange>
                </w:rPr>
                <w:t>See Table 9</w:t>
              </w:r>
            </w:ins>
          </w:p>
        </w:tc>
      </w:tr>
      <w:tr w:rsidR="007B445F" w:rsidRPr="000A7684" w14:paraId="2AF32D03" w14:textId="77777777" w:rsidTr="00A761FC">
        <w:trPr>
          <w:cantSplit/>
          <w:jc w:val="center"/>
          <w:ins w:id="2060" w:author="Stig Syndergaard" w:date="2023-04-13T14:24:00Z"/>
        </w:trPr>
        <w:tc>
          <w:tcPr>
            <w:tcW w:w="709" w:type="dxa"/>
            <w:shd w:val="clear" w:color="auto" w:fill="E0E0E0"/>
            <w:tcMar>
              <w:top w:w="0" w:type="dxa"/>
              <w:left w:w="108" w:type="dxa"/>
              <w:bottom w:w="0" w:type="dxa"/>
              <w:right w:w="108" w:type="dxa"/>
            </w:tcMar>
          </w:tcPr>
          <w:p w14:paraId="6429E24A" w14:textId="5B639DDC" w:rsidR="007B445F" w:rsidRDefault="00154AF8" w:rsidP="00A761FC">
            <w:pPr>
              <w:pStyle w:val="Standard"/>
              <w:snapToGrid w:val="0"/>
              <w:jc w:val="right"/>
              <w:rPr>
                <w:ins w:id="2061" w:author="Stig Syndergaard" w:date="2023-04-13T14:24:00Z"/>
                <w:rFonts w:ascii="Arial" w:hAnsi="Arial" w:cs="Arial"/>
                <w:sz w:val="16"/>
                <w:szCs w:val="16"/>
              </w:rPr>
            </w:pPr>
            <w:ins w:id="2062" w:author="Stig Syndergaard" w:date="2023-04-13T15:06:00Z">
              <w:r>
                <w:rPr>
                  <w:rFonts w:ascii="Arial" w:hAnsi="Arial" w:cs="Arial"/>
                  <w:sz w:val="16"/>
                  <w:szCs w:val="16"/>
                </w:rPr>
                <w:t>N</w:t>
              </w:r>
            </w:ins>
            <w:ins w:id="2063" w:author="Stig Syndergaard" w:date="2023-04-13T15:25:00Z">
              <w:r w:rsidR="00934635">
                <w:rPr>
                  <w:rFonts w:ascii="Arial" w:hAnsi="Arial" w:cs="Arial"/>
                  <w:sz w:val="16"/>
                  <w:szCs w:val="16"/>
                </w:rPr>
                <w:t>2</w:t>
              </w:r>
            </w:ins>
            <w:ins w:id="2064" w:author="Stig Syndergaard" w:date="2023-04-13T15:06:00Z">
              <w:r>
                <w:rPr>
                  <w:rFonts w:ascii="Arial" w:hAnsi="Arial" w:cs="Arial"/>
                  <w:sz w:val="16"/>
                  <w:szCs w:val="16"/>
                </w:rPr>
                <w:t>+</w:t>
              </w:r>
            </w:ins>
            <w:ins w:id="2065" w:author="Stig Syndergaard" w:date="2023-04-13T15:28:00Z">
              <w:r w:rsidR="00D875CA">
                <w:rPr>
                  <w:rFonts w:ascii="Arial" w:hAnsi="Arial" w:cs="Arial"/>
                  <w:sz w:val="16"/>
                  <w:szCs w:val="16"/>
                </w:rPr>
                <w:t>3</w:t>
              </w:r>
            </w:ins>
          </w:p>
        </w:tc>
        <w:tc>
          <w:tcPr>
            <w:tcW w:w="2085" w:type="dxa"/>
            <w:shd w:val="clear" w:color="auto" w:fill="E0E0E0"/>
            <w:tcMar>
              <w:top w:w="0" w:type="dxa"/>
              <w:left w:w="108" w:type="dxa"/>
              <w:bottom w:w="0" w:type="dxa"/>
              <w:right w:w="108" w:type="dxa"/>
            </w:tcMar>
          </w:tcPr>
          <w:p w14:paraId="35DB0D1F" w14:textId="77777777" w:rsidR="007B445F" w:rsidRPr="007B445F" w:rsidRDefault="007B445F" w:rsidP="00A761FC">
            <w:pPr>
              <w:pStyle w:val="Standard"/>
              <w:snapToGrid w:val="0"/>
              <w:rPr>
                <w:ins w:id="2066" w:author="Stig Syndergaard" w:date="2023-04-13T14:24:00Z"/>
                <w:rFonts w:ascii="Arial" w:hAnsi="Arial" w:cs="Arial"/>
                <w:b/>
                <w:color w:val="000000" w:themeColor="text1"/>
                <w:sz w:val="16"/>
                <w:szCs w:val="16"/>
                <w:rPrChange w:id="2067" w:author="Stig Syndergaard" w:date="2023-04-13T14:25:00Z">
                  <w:rPr>
                    <w:ins w:id="2068" w:author="Stig Syndergaard" w:date="2023-04-13T14:24:00Z"/>
                    <w:rFonts w:ascii="Arial" w:hAnsi="Arial" w:cs="Arial"/>
                    <w:b/>
                    <w:sz w:val="16"/>
                    <w:szCs w:val="16"/>
                  </w:rPr>
                </w:rPrChange>
              </w:rPr>
            </w:pPr>
            <w:ins w:id="2069" w:author="Stig Syndergaard" w:date="2023-04-13T14:24:00Z">
              <w:r w:rsidRPr="007B445F">
                <w:rPr>
                  <w:rFonts w:ascii="Arial" w:hAnsi="Arial" w:cs="Arial"/>
                  <w:b/>
                  <w:color w:val="000000" w:themeColor="text1"/>
                  <w:sz w:val="16"/>
                  <w:szCs w:val="16"/>
                  <w:rPrChange w:id="2070" w:author="Stig Syndergaard" w:date="2023-04-13T14:25:00Z">
                    <w:rPr>
                      <w:rFonts w:ascii="Arial" w:hAnsi="Arial" w:cs="Arial"/>
                      <w:b/>
                      <w:color w:val="FF0000"/>
                      <w:sz w:val="16"/>
                      <w:szCs w:val="16"/>
                    </w:rPr>
                  </w:rPrChange>
                </w:rPr>
                <w:t>Decimal scale of following significands</w:t>
              </w:r>
            </w:ins>
          </w:p>
        </w:tc>
        <w:tc>
          <w:tcPr>
            <w:tcW w:w="1013" w:type="dxa"/>
            <w:shd w:val="clear" w:color="auto" w:fill="E0E0E0"/>
            <w:tcMar>
              <w:top w:w="0" w:type="dxa"/>
              <w:left w:w="108" w:type="dxa"/>
              <w:bottom w:w="0" w:type="dxa"/>
              <w:right w:w="108" w:type="dxa"/>
            </w:tcMar>
          </w:tcPr>
          <w:p w14:paraId="2F9328BE" w14:textId="77777777" w:rsidR="007B445F" w:rsidRPr="007B445F" w:rsidRDefault="007B445F" w:rsidP="00A761FC">
            <w:pPr>
              <w:pStyle w:val="Standard"/>
              <w:snapToGrid w:val="0"/>
              <w:jc w:val="center"/>
              <w:rPr>
                <w:ins w:id="2071" w:author="Stig Syndergaard" w:date="2023-04-13T14:24:00Z"/>
                <w:rFonts w:ascii="Arial" w:hAnsi="Arial" w:cs="Arial"/>
                <w:b/>
                <w:color w:val="000000" w:themeColor="text1"/>
                <w:sz w:val="16"/>
                <w:szCs w:val="16"/>
                <w:rPrChange w:id="2072" w:author="Stig Syndergaard" w:date="2023-04-13T14:25:00Z">
                  <w:rPr>
                    <w:ins w:id="2073" w:author="Stig Syndergaard" w:date="2023-04-13T14:24:00Z"/>
                    <w:rFonts w:ascii="Arial" w:hAnsi="Arial" w:cs="Arial"/>
                    <w:b/>
                    <w:sz w:val="16"/>
                    <w:szCs w:val="16"/>
                  </w:rPr>
                </w:rPrChange>
              </w:rPr>
            </w:pPr>
            <w:ins w:id="2074" w:author="Stig Syndergaard" w:date="2023-04-13T14:24:00Z">
              <w:r w:rsidRPr="007B445F">
                <w:rPr>
                  <w:rFonts w:ascii="Arial" w:hAnsi="Arial" w:cs="Arial"/>
                  <w:b/>
                  <w:color w:val="000000" w:themeColor="text1"/>
                  <w:sz w:val="16"/>
                  <w:szCs w:val="16"/>
                  <w:rPrChange w:id="2075" w:author="Stig Syndergaard" w:date="2023-04-13T14:25:00Z">
                    <w:rPr>
                      <w:rFonts w:ascii="Arial" w:hAnsi="Arial" w:cs="Arial"/>
                      <w:b/>
                      <w:color w:val="FF0000"/>
                      <w:sz w:val="16"/>
                      <w:szCs w:val="16"/>
                    </w:rPr>
                  </w:rPrChange>
                </w:rPr>
                <w:t>0</w:t>
              </w:r>
              <w:r w:rsidRPr="007B445F">
                <w:rPr>
                  <w:rFonts w:ascii="Arial" w:eastAsia="Arial" w:hAnsi="Arial" w:cs="Arial"/>
                  <w:b/>
                  <w:color w:val="000000" w:themeColor="text1"/>
                  <w:sz w:val="16"/>
                  <w:szCs w:val="16"/>
                  <w:rPrChange w:id="2076" w:author="Stig Syndergaard" w:date="2023-04-13T14:25: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2077" w:author="Stig Syndergaard" w:date="2023-04-13T14:25:00Z">
                    <w:rPr>
                      <w:rFonts w:ascii="Arial" w:hAnsi="Arial" w:cs="Arial"/>
                      <w:b/>
                      <w:color w:val="FF0000"/>
                      <w:sz w:val="16"/>
                      <w:szCs w:val="16"/>
                    </w:rPr>
                  </w:rPrChange>
                </w:rPr>
                <w:t>08</w:t>
              </w:r>
              <w:r w:rsidRPr="007B445F">
                <w:rPr>
                  <w:rFonts w:ascii="Arial" w:eastAsia="Arial" w:hAnsi="Arial" w:cs="Arial"/>
                  <w:b/>
                  <w:color w:val="000000" w:themeColor="text1"/>
                  <w:sz w:val="16"/>
                  <w:szCs w:val="16"/>
                  <w:rPrChange w:id="2078" w:author="Stig Syndergaard" w:date="2023-04-13T14:25: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2079" w:author="Stig Syndergaard" w:date="2023-04-13T14:25:00Z">
                    <w:rPr>
                      <w:rFonts w:ascii="Arial" w:hAnsi="Arial" w:cs="Arial"/>
                      <w:b/>
                      <w:color w:val="FF0000"/>
                      <w:sz w:val="16"/>
                      <w:szCs w:val="16"/>
                    </w:rPr>
                  </w:rPrChange>
                </w:rPr>
                <w:t>090</w:t>
              </w:r>
            </w:ins>
          </w:p>
        </w:tc>
        <w:tc>
          <w:tcPr>
            <w:tcW w:w="845" w:type="dxa"/>
            <w:shd w:val="clear" w:color="auto" w:fill="E0E0E0"/>
            <w:tcMar>
              <w:top w:w="0" w:type="dxa"/>
              <w:left w:w="108" w:type="dxa"/>
              <w:bottom w:w="0" w:type="dxa"/>
              <w:right w:w="108" w:type="dxa"/>
            </w:tcMar>
          </w:tcPr>
          <w:p w14:paraId="3B8EC9A1" w14:textId="77777777" w:rsidR="007B445F" w:rsidRPr="007B445F" w:rsidRDefault="007B445F" w:rsidP="00A761FC">
            <w:pPr>
              <w:pStyle w:val="Standard"/>
              <w:snapToGrid w:val="0"/>
              <w:jc w:val="right"/>
              <w:rPr>
                <w:ins w:id="2080" w:author="Stig Syndergaard" w:date="2023-04-13T14:24:00Z"/>
                <w:rFonts w:ascii="Arial" w:hAnsi="Arial" w:cs="Arial"/>
                <w:bCs/>
                <w:color w:val="000000" w:themeColor="text1"/>
                <w:sz w:val="16"/>
                <w:szCs w:val="16"/>
                <w:rPrChange w:id="2081" w:author="Stig Syndergaard" w:date="2023-04-13T14:25:00Z">
                  <w:rPr>
                    <w:ins w:id="2082" w:author="Stig Syndergaard" w:date="2023-04-13T14:24:00Z"/>
                    <w:rFonts w:ascii="Arial" w:hAnsi="Arial" w:cs="Arial"/>
                    <w:bCs/>
                    <w:sz w:val="16"/>
                    <w:szCs w:val="16"/>
                  </w:rPr>
                </w:rPrChange>
              </w:rPr>
            </w:pPr>
            <w:ins w:id="2083" w:author="Stig Syndergaard" w:date="2023-04-13T14:24:00Z">
              <w:r w:rsidRPr="007B445F">
                <w:rPr>
                  <w:rFonts w:ascii="Arial" w:hAnsi="Arial" w:cs="Arial"/>
                  <w:bCs/>
                  <w:color w:val="000000" w:themeColor="text1"/>
                  <w:sz w:val="16"/>
                  <w:szCs w:val="16"/>
                  <w:rPrChange w:id="2084" w:author="Stig Syndergaard" w:date="2023-04-13T14:25:00Z">
                    <w:rPr>
                      <w:rFonts w:ascii="Arial" w:hAnsi="Arial" w:cs="Arial"/>
                      <w:bCs/>
                      <w:color w:val="FF0000"/>
                      <w:sz w:val="16"/>
                      <w:szCs w:val="16"/>
                    </w:rPr>
                  </w:rPrChange>
                </w:rPr>
                <w:t>0</w:t>
              </w:r>
            </w:ins>
          </w:p>
        </w:tc>
        <w:tc>
          <w:tcPr>
            <w:tcW w:w="1265" w:type="dxa"/>
            <w:shd w:val="clear" w:color="auto" w:fill="E0E0E0"/>
            <w:tcMar>
              <w:top w:w="0" w:type="dxa"/>
              <w:left w:w="108" w:type="dxa"/>
              <w:bottom w:w="0" w:type="dxa"/>
              <w:right w:w="108" w:type="dxa"/>
            </w:tcMar>
          </w:tcPr>
          <w:p w14:paraId="6FD9FFB3" w14:textId="77777777" w:rsidR="007B445F" w:rsidRPr="007B445F" w:rsidRDefault="007B445F" w:rsidP="00A761FC">
            <w:pPr>
              <w:pStyle w:val="Standard"/>
              <w:snapToGrid w:val="0"/>
              <w:jc w:val="right"/>
              <w:rPr>
                <w:ins w:id="2085" w:author="Stig Syndergaard" w:date="2023-04-13T14:24:00Z"/>
                <w:rFonts w:ascii="Arial" w:hAnsi="Arial" w:cs="Arial"/>
                <w:bCs/>
                <w:color w:val="000000" w:themeColor="text1"/>
                <w:sz w:val="16"/>
                <w:szCs w:val="16"/>
                <w:rPrChange w:id="2086" w:author="Stig Syndergaard" w:date="2023-04-13T14:25:00Z">
                  <w:rPr>
                    <w:ins w:id="2087" w:author="Stig Syndergaard" w:date="2023-04-13T14:24:00Z"/>
                    <w:rFonts w:ascii="Arial" w:hAnsi="Arial" w:cs="Arial"/>
                    <w:bCs/>
                    <w:sz w:val="16"/>
                    <w:szCs w:val="16"/>
                  </w:rPr>
                </w:rPrChange>
              </w:rPr>
            </w:pPr>
            <w:ins w:id="2088" w:author="Stig Syndergaard" w:date="2023-04-13T14:24:00Z">
              <w:r w:rsidRPr="007B445F">
                <w:rPr>
                  <w:rFonts w:ascii="Arial" w:hAnsi="Arial" w:cs="Arial"/>
                  <w:bCs/>
                  <w:color w:val="000000" w:themeColor="text1"/>
                  <w:sz w:val="16"/>
                  <w:szCs w:val="16"/>
                  <w:rPrChange w:id="2089" w:author="Stig Syndergaard" w:date="2023-04-13T14:25:00Z">
                    <w:rPr>
                      <w:rFonts w:ascii="Arial" w:hAnsi="Arial" w:cs="Arial"/>
                      <w:bCs/>
                      <w:color w:val="FF0000"/>
                      <w:sz w:val="16"/>
                      <w:szCs w:val="16"/>
                    </w:rPr>
                  </w:rPrChange>
                </w:rPr>
                <w:t>-127</w:t>
              </w:r>
            </w:ins>
          </w:p>
        </w:tc>
        <w:tc>
          <w:tcPr>
            <w:tcW w:w="887" w:type="dxa"/>
            <w:shd w:val="clear" w:color="auto" w:fill="E0E0E0"/>
            <w:tcMar>
              <w:top w:w="0" w:type="dxa"/>
              <w:left w:w="108" w:type="dxa"/>
              <w:bottom w:w="0" w:type="dxa"/>
              <w:right w:w="108" w:type="dxa"/>
            </w:tcMar>
          </w:tcPr>
          <w:p w14:paraId="19336A8B" w14:textId="77777777" w:rsidR="007B445F" w:rsidRPr="007B445F" w:rsidRDefault="007B445F" w:rsidP="00A761FC">
            <w:pPr>
              <w:pStyle w:val="Standard"/>
              <w:snapToGrid w:val="0"/>
              <w:jc w:val="right"/>
              <w:rPr>
                <w:ins w:id="2090" w:author="Stig Syndergaard" w:date="2023-04-13T14:24:00Z"/>
                <w:rFonts w:ascii="Arial" w:hAnsi="Arial" w:cs="Arial"/>
                <w:bCs/>
                <w:color w:val="000000" w:themeColor="text1"/>
                <w:sz w:val="16"/>
                <w:szCs w:val="16"/>
                <w:rPrChange w:id="2091" w:author="Stig Syndergaard" w:date="2023-04-13T14:25:00Z">
                  <w:rPr>
                    <w:ins w:id="2092" w:author="Stig Syndergaard" w:date="2023-04-13T14:24:00Z"/>
                    <w:rFonts w:ascii="Arial" w:hAnsi="Arial" w:cs="Arial"/>
                    <w:bCs/>
                    <w:sz w:val="16"/>
                    <w:szCs w:val="16"/>
                  </w:rPr>
                </w:rPrChange>
              </w:rPr>
            </w:pPr>
            <w:ins w:id="2093" w:author="Stig Syndergaard" w:date="2023-04-13T14:24:00Z">
              <w:r w:rsidRPr="007B445F">
                <w:rPr>
                  <w:rFonts w:ascii="Arial" w:hAnsi="Arial" w:cs="Arial"/>
                  <w:bCs/>
                  <w:color w:val="000000" w:themeColor="text1"/>
                  <w:sz w:val="16"/>
                  <w:szCs w:val="16"/>
                  <w:rPrChange w:id="2094" w:author="Stig Syndergaard" w:date="2023-04-13T14:25:00Z">
                    <w:rPr>
                      <w:rFonts w:ascii="Arial" w:hAnsi="Arial" w:cs="Arial"/>
                      <w:bCs/>
                      <w:color w:val="FF0000"/>
                      <w:sz w:val="16"/>
                      <w:szCs w:val="16"/>
                    </w:rPr>
                  </w:rPrChange>
                </w:rPr>
                <w:t>8</w:t>
              </w:r>
            </w:ins>
          </w:p>
        </w:tc>
        <w:tc>
          <w:tcPr>
            <w:tcW w:w="1063" w:type="dxa"/>
            <w:shd w:val="clear" w:color="auto" w:fill="E0E0E0"/>
            <w:tcMar>
              <w:top w:w="0" w:type="dxa"/>
              <w:left w:w="108" w:type="dxa"/>
              <w:bottom w:w="0" w:type="dxa"/>
              <w:right w:w="108" w:type="dxa"/>
            </w:tcMar>
          </w:tcPr>
          <w:p w14:paraId="648B1B5A" w14:textId="77777777" w:rsidR="007B445F" w:rsidRPr="007B445F" w:rsidRDefault="007B445F" w:rsidP="00A761FC">
            <w:pPr>
              <w:pStyle w:val="Standard"/>
              <w:snapToGrid w:val="0"/>
              <w:rPr>
                <w:ins w:id="2095" w:author="Stig Syndergaard" w:date="2023-04-13T14:24:00Z"/>
                <w:rFonts w:ascii="Arial" w:hAnsi="Arial" w:cs="Arial"/>
                <w:bCs/>
                <w:color w:val="000000" w:themeColor="text1"/>
                <w:sz w:val="16"/>
                <w:szCs w:val="16"/>
                <w:rPrChange w:id="2096" w:author="Stig Syndergaard" w:date="2023-04-13T14:25:00Z">
                  <w:rPr>
                    <w:ins w:id="2097" w:author="Stig Syndergaard" w:date="2023-04-13T14:24:00Z"/>
                    <w:rFonts w:ascii="Arial" w:hAnsi="Arial" w:cs="Arial"/>
                    <w:bCs/>
                    <w:sz w:val="16"/>
                    <w:szCs w:val="16"/>
                  </w:rPr>
                </w:rPrChange>
              </w:rPr>
            </w:pPr>
            <w:ins w:id="2098" w:author="Stig Syndergaard" w:date="2023-04-13T14:24:00Z">
              <w:r w:rsidRPr="007B445F">
                <w:rPr>
                  <w:rFonts w:ascii="Arial" w:hAnsi="Arial" w:cs="Arial"/>
                  <w:bCs/>
                  <w:color w:val="000000" w:themeColor="text1"/>
                  <w:sz w:val="16"/>
                  <w:szCs w:val="16"/>
                  <w:rPrChange w:id="2099" w:author="Stig Syndergaard" w:date="2023-04-13T14:25:00Z">
                    <w:rPr>
                      <w:rFonts w:ascii="Arial" w:hAnsi="Arial" w:cs="Arial"/>
                      <w:bCs/>
                      <w:color w:val="FF0000"/>
                      <w:sz w:val="16"/>
                      <w:szCs w:val="16"/>
                    </w:rPr>
                  </w:rPrChange>
                </w:rPr>
                <w:t>Numeric</w:t>
              </w:r>
            </w:ins>
          </w:p>
        </w:tc>
        <w:tc>
          <w:tcPr>
            <w:tcW w:w="2481" w:type="dxa"/>
            <w:shd w:val="clear" w:color="auto" w:fill="E0E0E0"/>
            <w:tcMar>
              <w:top w:w="0" w:type="dxa"/>
              <w:left w:w="108" w:type="dxa"/>
              <w:bottom w:w="0" w:type="dxa"/>
              <w:right w:w="108" w:type="dxa"/>
            </w:tcMar>
          </w:tcPr>
          <w:p w14:paraId="47A54920" w14:textId="77777777" w:rsidR="007B445F" w:rsidRPr="007B445F" w:rsidRDefault="007B445F" w:rsidP="00A761FC">
            <w:pPr>
              <w:pStyle w:val="Standard"/>
              <w:snapToGrid w:val="0"/>
              <w:rPr>
                <w:ins w:id="2100" w:author="Stig Syndergaard" w:date="2023-04-13T14:24:00Z"/>
                <w:rFonts w:ascii="Arial" w:hAnsi="Arial" w:cs="Arial"/>
                <w:bCs/>
                <w:color w:val="000000" w:themeColor="text1"/>
                <w:sz w:val="16"/>
                <w:szCs w:val="16"/>
                <w:rPrChange w:id="2101" w:author="Stig Syndergaard" w:date="2023-04-13T14:25:00Z">
                  <w:rPr>
                    <w:ins w:id="2102" w:author="Stig Syndergaard" w:date="2023-04-13T14:24:00Z"/>
                    <w:rFonts w:ascii="Arial" w:hAnsi="Arial" w:cs="Arial"/>
                    <w:bCs/>
                    <w:sz w:val="16"/>
                    <w:szCs w:val="16"/>
                  </w:rPr>
                </w:rPrChange>
              </w:rPr>
            </w:pPr>
            <w:ins w:id="2103" w:author="Stig Syndergaard" w:date="2023-04-13T14:24:00Z">
              <w:r w:rsidRPr="007B445F">
                <w:rPr>
                  <w:rFonts w:ascii="Arial" w:hAnsi="Arial" w:cs="Arial"/>
                  <w:bCs/>
                  <w:color w:val="000000" w:themeColor="text1"/>
                  <w:sz w:val="16"/>
                  <w:szCs w:val="16"/>
                  <w:rPrChange w:id="2104" w:author="Stig Syndergaard" w:date="2023-04-13T14:25:00Z">
                    <w:rPr>
                      <w:rFonts w:ascii="Arial" w:hAnsi="Arial" w:cs="Arial"/>
                      <w:bCs/>
                      <w:color w:val="FF0000"/>
                      <w:sz w:val="16"/>
                      <w:szCs w:val="16"/>
                    </w:rPr>
                  </w:rPrChange>
                </w:rPr>
                <w:t>Decimal scale (see next descriptor)</w:t>
              </w:r>
            </w:ins>
          </w:p>
        </w:tc>
      </w:tr>
      <w:tr w:rsidR="007B445F" w:rsidRPr="000A7684" w14:paraId="769EE0F1" w14:textId="77777777" w:rsidTr="00A761FC">
        <w:trPr>
          <w:cantSplit/>
          <w:jc w:val="center"/>
          <w:ins w:id="2105" w:author="Stig Syndergaard" w:date="2023-04-13T14:24:00Z"/>
        </w:trPr>
        <w:tc>
          <w:tcPr>
            <w:tcW w:w="709" w:type="dxa"/>
            <w:shd w:val="clear" w:color="auto" w:fill="F3F3F3"/>
            <w:tcMar>
              <w:top w:w="0" w:type="dxa"/>
              <w:left w:w="108" w:type="dxa"/>
              <w:bottom w:w="0" w:type="dxa"/>
              <w:right w:w="108" w:type="dxa"/>
            </w:tcMar>
          </w:tcPr>
          <w:p w14:paraId="4E12A481" w14:textId="1DC3A3A4" w:rsidR="007B445F" w:rsidRDefault="00154AF8" w:rsidP="00A761FC">
            <w:pPr>
              <w:pStyle w:val="Standard"/>
              <w:snapToGrid w:val="0"/>
              <w:jc w:val="right"/>
              <w:rPr>
                <w:ins w:id="2106" w:author="Stig Syndergaard" w:date="2023-04-13T14:24:00Z"/>
                <w:rFonts w:ascii="Arial" w:hAnsi="Arial" w:cs="Arial"/>
                <w:sz w:val="16"/>
                <w:szCs w:val="16"/>
              </w:rPr>
            </w:pPr>
            <w:ins w:id="2107" w:author="Stig Syndergaard" w:date="2023-04-13T15:06:00Z">
              <w:r>
                <w:rPr>
                  <w:rFonts w:ascii="Arial" w:hAnsi="Arial" w:cs="Arial"/>
                  <w:sz w:val="16"/>
                  <w:szCs w:val="16"/>
                </w:rPr>
                <w:t>N</w:t>
              </w:r>
            </w:ins>
            <w:ins w:id="2108" w:author="Stig Syndergaard" w:date="2023-04-13T15:25:00Z">
              <w:r w:rsidR="00934635">
                <w:rPr>
                  <w:rFonts w:ascii="Arial" w:hAnsi="Arial" w:cs="Arial"/>
                  <w:sz w:val="16"/>
                  <w:szCs w:val="16"/>
                </w:rPr>
                <w:t>2</w:t>
              </w:r>
            </w:ins>
            <w:ins w:id="2109" w:author="Stig Syndergaard" w:date="2023-04-13T15:06:00Z">
              <w:r>
                <w:rPr>
                  <w:rFonts w:ascii="Arial" w:hAnsi="Arial" w:cs="Arial"/>
                  <w:sz w:val="16"/>
                  <w:szCs w:val="16"/>
                </w:rPr>
                <w:t>+</w:t>
              </w:r>
            </w:ins>
            <w:ins w:id="2110" w:author="Stig Syndergaard" w:date="2023-04-13T15:28:00Z">
              <w:r w:rsidR="00D875CA">
                <w:rPr>
                  <w:rFonts w:ascii="Arial" w:hAnsi="Arial" w:cs="Arial"/>
                  <w:sz w:val="16"/>
                  <w:szCs w:val="16"/>
                </w:rPr>
                <w:t>4</w:t>
              </w:r>
            </w:ins>
          </w:p>
        </w:tc>
        <w:tc>
          <w:tcPr>
            <w:tcW w:w="2085" w:type="dxa"/>
            <w:shd w:val="clear" w:color="auto" w:fill="F3F3F3"/>
            <w:tcMar>
              <w:top w:w="0" w:type="dxa"/>
              <w:left w:w="108" w:type="dxa"/>
              <w:bottom w:w="0" w:type="dxa"/>
              <w:right w:w="108" w:type="dxa"/>
            </w:tcMar>
          </w:tcPr>
          <w:p w14:paraId="3C3DCF97" w14:textId="77777777" w:rsidR="007B445F" w:rsidRPr="00446C8C" w:rsidRDefault="007B445F" w:rsidP="00A761FC">
            <w:pPr>
              <w:pStyle w:val="Standard"/>
              <w:snapToGrid w:val="0"/>
              <w:rPr>
                <w:ins w:id="2111" w:author="Stig Syndergaard" w:date="2023-04-13T14:24:00Z"/>
                <w:rFonts w:ascii="Arial" w:hAnsi="Arial" w:cs="Arial"/>
                <w:b/>
                <w:bCs/>
                <w:color w:val="0000FF"/>
                <w:sz w:val="16"/>
                <w:szCs w:val="16"/>
                <w:rPrChange w:id="2112" w:author="Stig Syndergaard" w:date="2023-04-13T14:29:00Z">
                  <w:rPr>
                    <w:ins w:id="2113" w:author="Stig Syndergaard" w:date="2023-04-13T14:24:00Z"/>
                    <w:rFonts w:ascii="Arial" w:hAnsi="Arial" w:cs="Arial"/>
                    <w:sz w:val="16"/>
                    <w:szCs w:val="16"/>
                  </w:rPr>
                </w:rPrChange>
              </w:rPr>
            </w:pPr>
            <w:ins w:id="2114" w:author="Stig Syndergaard" w:date="2023-04-13T14:24:00Z">
              <w:r w:rsidRPr="00446C8C">
                <w:rPr>
                  <w:rFonts w:ascii="Arial" w:hAnsi="Arial" w:cs="Arial"/>
                  <w:b/>
                  <w:bCs/>
                  <w:color w:val="0000FF"/>
                  <w:sz w:val="16"/>
                  <w:szCs w:val="16"/>
                  <w:rPrChange w:id="2115" w:author="Stig Syndergaard" w:date="2023-04-13T14:29:00Z">
                    <w:rPr>
                      <w:rFonts w:ascii="Arial" w:hAnsi="Arial" w:cs="Arial"/>
                      <w:b/>
                      <w:bCs/>
                      <w:color w:val="FF0000"/>
                      <w:sz w:val="16"/>
                      <w:szCs w:val="16"/>
                    </w:rPr>
                  </w:rPrChange>
                </w:rPr>
                <w:t>Scaled diagnostic</w:t>
              </w:r>
            </w:ins>
          </w:p>
        </w:tc>
        <w:tc>
          <w:tcPr>
            <w:tcW w:w="1013" w:type="dxa"/>
            <w:shd w:val="clear" w:color="auto" w:fill="F3F3F3"/>
            <w:tcMar>
              <w:top w:w="0" w:type="dxa"/>
              <w:left w:w="108" w:type="dxa"/>
              <w:bottom w:w="0" w:type="dxa"/>
              <w:right w:w="108" w:type="dxa"/>
            </w:tcMar>
          </w:tcPr>
          <w:p w14:paraId="2A51AED2" w14:textId="77777777" w:rsidR="007B445F" w:rsidRPr="00446C8C" w:rsidRDefault="007B445F" w:rsidP="00A761FC">
            <w:pPr>
              <w:pStyle w:val="Standard"/>
              <w:snapToGrid w:val="0"/>
              <w:jc w:val="center"/>
              <w:rPr>
                <w:ins w:id="2116" w:author="Stig Syndergaard" w:date="2023-04-13T14:24:00Z"/>
                <w:rFonts w:ascii="Arial" w:hAnsi="Arial" w:cs="Arial"/>
                <w:b/>
                <w:bCs/>
                <w:color w:val="0000FF"/>
                <w:sz w:val="16"/>
                <w:szCs w:val="16"/>
                <w:rPrChange w:id="2117" w:author="Stig Syndergaard" w:date="2023-04-13T14:29:00Z">
                  <w:rPr>
                    <w:ins w:id="2118" w:author="Stig Syndergaard" w:date="2023-04-13T14:24:00Z"/>
                    <w:rFonts w:ascii="Arial" w:hAnsi="Arial" w:cs="Arial"/>
                    <w:b/>
                    <w:sz w:val="16"/>
                    <w:szCs w:val="16"/>
                  </w:rPr>
                </w:rPrChange>
              </w:rPr>
            </w:pPr>
            <w:ins w:id="2119" w:author="Stig Syndergaard" w:date="2023-04-13T14:24:00Z">
              <w:r w:rsidRPr="00446C8C">
                <w:rPr>
                  <w:rFonts w:ascii="Arial" w:hAnsi="Arial" w:cs="Arial"/>
                  <w:b/>
                  <w:bCs/>
                  <w:color w:val="0000FF"/>
                  <w:sz w:val="16"/>
                  <w:szCs w:val="16"/>
                  <w:rPrChange w:id="2120" w:author="Stig Syndergaard" w:date="2023-04-13T14:29:00Z">
                    <w:rPr>
                      <w:rFonts w:ascii="Arial" w:hAnsi="Arial" w:cs="Arial"/>
                      <w:b/>
                      <w:bCs/>
                      <w:color w:val="FF0000"/>
                      <w:sz w:val="16"/>
                      <w:szCs w:val="16"/>
                    </w:rPr>
                  </w:rPrChange>
                </w:rPr>
                <w:t xml:space="preserve">0 33 008 (New) </w:t>
              </w:r>
            </w:ins>
          </w:p>
        </w:tc>
        <w:tc>
          <w:tcPr>
            <w:tcW w:w="845" w:type="dxa"/>
            <w:shd w:val="clear" w:color="auto" w:fill="F3F3F3"/>
            <w:tcMar>
              <w:top w:w="0" w:type="dxa"/>
              <w:left w:w="108" w:type="dxa"/>
              <w:bottom w:w="0" w:type="dxa"/>
              <w:right w:w="108" w:type="dxa"/>
            </w:tcMar>
          </w:tcPr>
          <w:p w14:paraId="1AAC7566" w14:textId="77777777" w:rsidR="007B445F" w:rsidRPr="00446C8C" w:rsidRDefault="007B445F" w:rsidP="00A761FC">
            <w:pPr>
              <w:pStyle w:val="Standard"/>
              <w:snapToGrid w:val="0"/>
              <w:jc w:val="right"/>
              <w:rPr>
                <w:ins w:id="2121" w:author="Stig Syndergaard" w:date="2023-04-13T14:24:00Z"/>
                <w:rFonts w:ascii="Arial" w:hAnsi="Arial" w:cs="Arial"/>
                <w:b/>
                <w:bCs/>
                <w:color w:val="0000FF"/>
                <w:sz w:val="16"/>
                <w:szCs w:val="16"/>
                <w:rPrChange w:id="2122" w:author="Stig Syndergaard" w:date="2023-04-13T14:29:00Z">
                  <w:rPr>
                    <w:ins w:id="2123" w:author="Stig Syndergaard" w:date="2023-04-13T14:24:00Z"/>
                    <w:rFonts w:ascii="Arial" w:hAnsi="Arial" w:cs="Arial"/>
                    <w:bCs/>
                    <w:sz w:val="16"/>
                    <w:szCs w:val="16"/>
                  </w:rPr>
                </w:rPrChange>
              </w:rPr>
            </w:pPr>
            <w:ins w:id="2124" w:author="Stig Syndergaard" w:date="2023-04-13T14:24:00Z">
              <w:r w:rsidRPr="00446C8C">
                <w:rPr>
                  <w:rFonts w:ascii="Arial" w:hAnsi="Arial" w:cs="Arial"/>
                  <w:b/>
                  <w:bCs/>
                  <w:color w:val="0000FF"/>
                  <w:sz w:val="16"/>
                  <w:szCs w:val="16"/>
                  <w:rPrChange w:id="2125" w:author="Stig Syndergaard" w:date="2023-04-13T14:29:00Z">
                    <w:rPr>
                      <w:rFonts w:ascii="Arial" w:hAnsi="Arial" w:cs="Arial"/>
                      <w:bCs/>
                      <w:color w:val="FF0000"/>
                      <w:sz w:val="16"/>
                      <w:szCs w:val="16"/>
                    </w:rPr>
                  </w:rPrChange>
                </w:rPr>
                <w:t>0</w:t>
              </w:r>
            </w:ins>
          </w:p>
        </w:tc>
        <w:tc>
          <w:tcPr>
            <w:tcW w:w="1265" w:type="dxa"/>
            <w:shd w:val="clear" w:color="auto" w:fill="F3F3F3"/>
            <w:tcMar>
              <w:top w:w="0" w:type="dxa"/>
              <w:left w:w="108" w:type="dxa"/>
              <w:bottom w:w="0" w:type="dxa"/>
              <w:right w:w="108" w:type="dxa"/>
            </w:tcMar>
          </w:tcPr>
          <w:p w14:paraId="65208BFD" w14:textId="77777777" w:rsidR="007B445F" w:rsidRPr="00446C8C" w:rsidRDefault="007B445F" w:rsidP="00A761FC">
            <w:pPr>
              <w:pStyle w:val="Standard"/>
              <w:snapToGrid w:val="0"/>
              <w:jc w:val="right"/>
              <w:rPr>
                <w:ins w:id="2126" w:author="Stig Syndergaard" w:date="2023-04-13T14:24:00Z"/>
                <w:rFonts w:ascii="Arial" w:hAnsi="Arial" w:cs="Arial"/>
                <w:b/>
                <w:bCs/>
                <w:color w:val="0000FF"/>
                <w:sz w:val="16"/>
                <w:szCs w:val="16"/>
                <w:rPrChange w:id="2127" w:author="Stig Syndergaard" w:date="2023-04-13T14:29:00Z">
                  <w:rPr>
                    <w:ins w:id="2128" w:author="Stig Syndergaard" w:date="2023-04-13T14:24:00Z"/>
                    <w:rFonts w:ascii="Arial" w:hAnsi="Arial" w:cs="Arial"/>
                    <w:bCs/>
                    <w:sz w:val="16"/>
                    <w:szCs w:val="16"/>
                  </w:rPr>
                </w:rPrChange>
              </w:rPr>
            </w:pPr>
            <w:ins w:id="2129" w:author="Stig Syndergaard" w:date="2023-04-13T14:24:00Z">
              <w:r w:rsidRPr="00446C8C">
                <w:rPr>
                  <w:rFonts w:ascii="Arial" w:hAnsi="Arial" w:cs="Arial"/>
                  <w:b/>
                  <w:bCs/>
                  <w:color w:val="0000FF"/>
                  <w:sz w:val="16"/>
                  <w:szCs w:val="16"/>
                  <w:rPrChange w:id="2130" w:author="Stig Syndergaard" w:date="2023-04-13T14:29:00Z">
                    <w:rPr>
                      <w:rFonts w:ascii="Arial" w:hAnsi="Arial" w:cs="Arial"/>
                      <w:bCs/>
                      <w:color w:val="FF0000"/>
                      <w:sz w:val="16"/>
                      <w:szCs w:val="16"/>
                    </w:rPr>
                  </w:rPrChange>
                </w:rPr>
                <w:t>-131 071</w:t>
              </w:r>
            </w:ins>
          </w:p>
        </w:tc>
        <w:tc>
          <w:tcPr>
            <w:tcW w:w="887" w:type="dxa"/>
            <w:shd w:val="clear" w:color="auto" w:fill="F3F3F3"/>
            <w:tcMar>
              <w:top w:w="0" w:type="dxa"/>
              <w:left w:w="108" w:type="dxa"/>
              <w:bottom w:w="0" w:type="dxa"/>
              <w:right w:w="108" w:type="dxa"/>
            </w:tcMar>
          </w:tcPr>
          <w:p w14:paraId="2CA7631F" w14:textId="77777777" w:rsidR="007B445F" w:rsidRPr="00446C8C" w:rsidRDefault="007B445F" w:rsidP="00A761FC">
            <w:pPr>
              <w:pStyle w:val="Standard"/>
              <w:snapToGrid w:val="0"/>
              <w:jc w:val="right"/>
              <w:rPr>
                <w:ins w:id="2131" w:author="Stig Syndergaard" w:date="2023-04-13T14:24:00Z"/>
                <w:rFonts w:ascii="Arial" w:hAnsi="Arial" w:cs="Arial"/>
                <w:b/>
                <w:bCs/>
                <w:color w:val="0000FF"/>
                <w:sz w:val="16"/>
                <w:szCs w:val="16"/>
                <w:rPrChange w:id="2132" w:author="Stig Syndergaard" w:date="2023-04-13T14:29:00Z">
                  <w:rPr>
                    <w:ins w:id="2133" w:author="Stig Syndergaard" w:date="2023-04-13T14:24:00Z"/>
                    <w:rFonts w:ascii="Arial" w:hAnsi="Arial" w:cs="Arial"/>
                    <w:bCs/>
                    <w:sz w:val="16"/>
                    <w:szCs w:val="16"/>
                  </w:rPr>
                </w:rPrChange>
              </w:rPr>
            </w:pPr>
            <w:ins w:id="2134" w:author="Stig Syndergaard" w:date="2023-04-13T14:24:00Z">
              <w:r w:rsidRPr="00446C8C">
                <w:rPr>
                  <w:rFonts w:ascii="Arial" w:hAnsi="Arial" w:cs="Arial"/>
                  <w:b/>
                  <w:bCs/>
                  <w:color w:val="0000FF"/>
                  <w:sz w:val="16"/>
                  <w:szCs w:val="16"/>
                  <w:rPrChange w:id="2135" w:author="Stig Syndergaard" w:date="2023-04-13T14:29:00Z">
                    <w:rPr>
                      <w:rFonts w:ascii="Arial" w:hAnsi="Arial" w:cs="Arial"/>
                      <w:bCs/>
                      <w:color w:val="FF0000"/>
                      <w:sz w:val="16"/>
                      <w:szCs w:val="16"/>
                    </w:rPr>
                  </w:rPrChange>
                </w:rPr>
                <w:t>18</w:t>
              </w:r>
            </w:ins>
          </w:p>
        </w:tc>
        <w:tc>
          <w:tcPr>
            <w:tcW w:w="1063" w:type="dxa"/>
            <w:shd w:val="clear" w:color="auto" w:fill="F3F3F3"/>
            <w:tcMar>
              <w:top w:w="0" w:type="dxa"/>
              <w:left w:w="108" w:type="dxa"/>
              <w:bottom w:w="0" w:type="dxa"/>
              <w:right w:w="108" w:type="dxa"/>
            </w:tcMar>
          </w:tcPr>
          <w:p w14:paraId="2C92598E" w14:textId="77777777" w:rsidR="007B445F" w:rsidRPr="00446C8C" w:rsidRDefault="007B445F" w:rsidP="00A761FC">
            <w:pPr>
              <w:pStyle w:val="Standard"/>
              <w:snapToGrid w:val="0"/>
              <w:rPr>
                <w:ins w:id="2136" w:author="Stig Syndergaard" w:date="2023-04-13T14:24:00Z"/>
                <w:rFonts w:ascii="Arial" w:hAnsi="Arial" w:cs="Arial"/>
                <w:b/>
                <w:bCs/>
                <w:color w:val="0000FF"/>
                <w:sz w:val="16"/>
                <w:szCs w:val="16"/>
                <w:rPrChange w:id="2137" w:author="Stig Syndergaard" w:date="2023-04-13T14:29:00Z">
                  <w:rPr>
                    <w:ins w:id="2138" w:author="Stig Syndergaard" w:date="2023-04-13T14:24:00Z"/>
                    <w:rFonts w:ascii="Arial" w:hAnsi="Arial" w:cs="Arial"/>
                    <w:bCs/>
                    <w:sz w:val="16"/>
                    <w:szCs w:val="16"/>
                  </w:rPr>
                </w:rPrChange>
              </w:rPr>
            </w:pPr>
            <w:ins w:id="2139" w:author="Stig Syndergaard" w:date="2023-04-13T14:24:00Z">
              <w:r w:rsidRPr="00446C8C">
                <w:rPr>
                  <w:rFonts w:ascii="Arial" w:hAnsi="Arial" w:cs="Arial"/>
                  <w:b/>
                  <w:bCs/>
                  <w:color w:val="0000FF"/>
                  <w:sz w:val="16"/>
                  <w:szCs w:val="16"/>
                  <w:rPrChange w:id="2140" w:author="Stig Syndergaard" w:date="2023-04-13T14:29:00Z">
                    <w:rPr>
                      <w:rFonts w:ascii="Arial" w:hAnsi="Arial" w:cs="Arial"/>
                      <w:bCs/>
                      <w:color w:val="FF0000"/>
                      <w:sz w:val="16"/>
                      <w:szCs w:val="16"/>
                    </w:rPr>
                  </w:rPrChange>
                </w:rPr>
                <w:t>Numeric</w:t>
              </w:r>
            </w:ins>
          </w:p>
        </w:tc>
        <w:tc>
          <w:tcPr>
            <w:tcW w:w="2481" w:type="dxa"/>
            <w:shd w:val="clear" w:color="auto" w:fill="F3F3F3"/>
            <w:tcMar>
              <w:top w:w="0" w:type="dxa"/>
              <w:left w:w="108" w:type="dxa"/>
              <w:bottom w:w="0" w:type="dxa"/>
              <w:right w:w="108" w:type="dxa"/>
            </w:tcMar>
          </w:tcPr>
          <w:p w14:paraId="05826665" w14:textId="77777777" w:rsidR="007B445F" w:rsidRPr="00446C8C" w:rsidRDefault="007B445F" w:rsidP="00A761FC">
            <w:pPr>
              <w:pStyle w:val="Standard"/>
              <w:snapToGrid w:val="0"/>
              <w:rPr>
                <w:ins w:id="2141" w:author="Stig Syndergaard" w:date="2023-04-13T14:24:00Z"/>
                <w:rFonts w:ascii="Arial" w:hAnsi="Arial" w:cs="Arial"/>
                <w:b/>
                <w:bCs/>
                <w:color w:val="0000FF"/>
                <w:sz w:val="16"/>
                <w:szCs w:val="16"/>
                <w:rPrChange w:id="2142" w:author="Stig Syndergaard" w:date="2023-04-13T14:29:00Z">
                  <w:rPr>
                    <w:ins w:id="2143" w:author="Stig Syndergaard" w:date="2023-04-13T14:24:00Z"/>
                    <w:rFonts w:ascii="Arial" w:hAnsi="Arial" w:cs="Arial"/>
                    <w:bCs/>
                    <w:sz w:val="16"/>
                    <w:szCs w:val="16"/>
                  </w:rPr>
                </w:rPrChange>
              </w:rPr>
            </w:pPr>
            <w:ins w:id="2144" w:author="Stig Syndergaard" w:date="2023-04-13T14:24:00Z">
              <w:r w:rsidRPr="00446C8C">
                <w:rPr>
                  <w:rFonts w:ascii="Arial" w:hAnsi="Arial" w:cs="Arial"/>
                  <w:b/>
                  <w:bCs/>
                  <w:color w:val="0000FF"/>
                  <w:sz w:val="16"/>
                  <w:szCs w:val="16"/>
                  <w:rPrChange w:id="2145" w:author="Stig Syndergaard" w:date="2023-04-13T14:29:00Z">
                    <w:rPr>
                      <w:rFonts w:ascii="Arial" w:hAnsi="Arial" w:cs="Arial"/>
                      <w:bCs/>
                      <w:color w:val="FF0000"/>
                      <w:sz w:val="16"/>
                      <w:szCs w:val="16"/>
                    </w:rPr>
                  </w:rPrChange>
                </w:rPr>
                <w:t>Scaled value (actual value = scaled value x 10</w:t>
              </w:r>
              <w:r w:rsidRPr="00446C8C">
                <w:rPr>
                  <w:rFonts w:ascii="Arial" w:hAnsi="Arial" w:cs="Arial"/>
                  <w:b/>
                  <w:bCs/>
                  <w:color w:val="0000FF"/>
                  <w:sz w:val="16"/>
                  <w:szCs w:val="16"/>
                  <w:vertAlign w:val="superscript"/>
                  <w:rPrChange w:id="2146" w:author="Stig Syndergaard" w:date="2023-04-13T14:29:00Z">
                    <w:rPr>
                      <w:rFonts w:ascii="Arial" w:hAnsi="Arial" w:cs="Arial"/>
                      <w:bCs/>
                      <w:color w:val="FF0000"/>
                      <w:sz w:val="16"/>
                      <w:szCs w:val="16"/>
                      <w:vertAlign w:val="superscript"/>
                    </w:rPr>
                  </w:rPrChange>
                </w:rPr>
                <w:t>decimal scale</w:t>
              </w:r>
              <w:r w:rsidRPr="00446C8C">
                <w:rPr>
                  <w:rFonts w:ascii="Arial" w:hAnsi="Arial" w:cs="Arial"/>
                  <w:b/>
                  <w:bCs/>
                  <w:color w:val="0000FF"/>
                  <w:sz w:val="16"/>
                  <w:szCs w:val="16"/>
                  <w:rPrChange w:id="2147" w:author="Stig Syndergaard" w:date="2023-04-13T14:29:00Z">
                    <w:rPr>
                      <w:rFonts w:ascii="Arial" w:hAnsi="Arial" w:cs="Arial"/>
                      <w:bCs/>
                      <w:color w:val="FF0000"/>
                      <w:sz w:val="16"/>
                      <w:szCs w:val="16"/>
                    </w:rPr>
                  </w:rPrChange>
                </w:rPr>
                <w:t>)</w:t>
              </w:r>
            </w:ins>
          </w:p>
        </w:tc>
      </w:tr>
      <w:tr w:rsidR="007B445F" w:rsidRPr="000A7684" w14:paraId="376AB128" w14:textId="77777777" w:rsidTr="00A761FC">
        <w:trPr>
          <w:cantSplit/>
          <w:jc w:val="center"/>
          <w:ins w:id="2148" w:author="Stig Syndergaard" w:date="2023-04-13T14:24:00Z"/>
        </w:trPr>
        <w:tc>
          <w:tcPr>
            <w:tcW w:w="709" w:type="dxa"/>
            <w:shd w:val="clear" w:color="auto" w:fill="E0E0E0"/>
            <w:tcMar>
              <w:top w:w="0" w:type="dxa"/>
              <w:left w:w="108" w:type="dxa"/>
              <w:bottom w:w="0" w:type="dxa"/>
              <w:right w:w="108" w:type="dxa"/>
            </w:tcMar>
          </w:tcPr>
          <w:p w14:paraId="48287CDB" w14:textId="2D9C416B" w:rsidR="007B445F" w:rsidRPr="000D502C" w:rsidRDefault="00154AF8" w:rsidP="00A761FC">
            <w:pPr>
              <w:pStyle w:val="Standard"/>
              <w:snapToGrid w:val="0"/>
              <w:jc w:val="right"/>
              <w:rPr>
                <w:ins w:id="2149" w:author="Stig Syndergaard" w:date="2023-04-13T14:24:00Z"/>
                <w:rFonts w:ascii="Arial" w:hAnsi="Arial" w:cs="Arial"/>
                <w:sz w:val="16"/>
                <w:szCs w:val="16"/>
              </w:rPr>
            </w:pPr>
            <w:ins w:id="2150" w:author="Stig Syndergaard" w:date="2023-04-13T15:06:00Z">
              <w:r>
                <w:rPr>
                  <w:rFonts w:ascii="Arial" w:hAnsi="Arial" w:cs="Arial"/>
                  <w:sz w:val="16"/>
                  <w:szCs w:val="16"/>
                </w:rPr>
                <w:t>N</w:t>
              </w:r>
            </w:ins>
            <w:ins w:id="2151" w:author="Stig Syndergaard" w:date="2023-04-13T15:25:00Z">
              <w:r w:rsidR="00934635">
                <w:rPr>
                  <w:rFonts w:ascii="Arial" w:hAnsi="Arial" w:cs="Arial"/>
                  <w:sz w:val="16"/>
                  <w:szCs w:val="16"/>
                </w:rPr>
                <w:t>2</w:t>
              </w:r>
            </w:ins>
            <w:ins w:id="2152" w:author="Stig Syndergaard" w:date="2023-04-13T15:06:00Z">
              <w:r>
                <w:rPr>
                  <w:rFonts w:ascii="Arial" w:hAnsi="Arial" w:cs="Arial"/>
                  <w:sz w:val="16"/>
                  <w:szCs w:val="16"/>
                </w:rPr>
                <w:t>+</w:t>
              </w:r>
            </w:ins>
            <w:ins w:id="2153" w:author="Stig Syndergaard" w:date="2023-04-13T15:28:00Z">
              <w:r w:rsidR="00D875CA">
                <w:rPr>
                  <w:rFonts w:ascii="Arial" w:hAnsi="Arial" w:cs="Arial"/>
                  <w:sz w:val="16"/>
                  <w:szCs w:val="16"/>
                </w:rPr>
                <w:t>5</w:t>
              </w:r>
            </w:ins>
          </w:p>
        </w:tc>
        <w:tc>
          <w:tcPr>
            <w:tcW w:w="2085" w:type="dxa"/>
            <w:shd w:val="clear" w:color="auto" w:fill="E0E0E0"/>
            <w:tcMar>
              <w:top w:w="0" w:type="dxa"/>
              <w:left w:w="108" w:type="dxa"/>
              <w:bottom w:w="0" w:type="dxa"/>
              <w:right w:w="108" w:type="dxa"/>
            </w:tcMar>
          </w:tcPr>
          <w:p w14:paraId="544AA869" w14:textId="77777777" w:rsidR="007B445F" w:rsidRPr="007B445F" w:rsidRDefault="007B445F" w:rsidP="00A761FC">
            <w:pPr>
              <w:pStyle w:val="Standard"/>
              <w:snapToGrid w:val="0"/>
              <w:rPr>
                <w:ins w:id="2154" w:author="Stig Syndergaard" w:date="2023-04-13T14:24:00Z"/>
                <w:rFonts w:ascii="Arial" w:hAnsi="Arial" w:cs="Arial"/>
                <w:b/>
                <w:color w:val="000000" w:themeColor="text1"/>
                <w:sz w:val="16"/>
                <w:szCs w:val="16"/>
                <w:rPrChange w:id="2155" w:author="Stig Syndergaard" w:date="2023-04-13T14:26:00Z">
                  <w:rPr>
                    <w:ins w:id="2156" w:author="Stig Syndergaard" w:date="2023-04-13T14:24:00Z"/>
                    <w:rFonts w:ascii="Arial" w:hAnsi="Arial" w:cs="Arial"/>
                    <w:b/>
                    <w:sz w:val="16"/>
                    <w:szCs w:val="16"/>
                  </w:rPr>
                </w:rPrChange>
              </w:rPr>
            </w:pPr>
            <w:ins w:id="2157" w:author="Stig Syndergaard" w:date="2023-04-13T14:24:00Z">
              <w:r w:rsidRPr="007B445F">
                <w:rPr>
                  <w:rFonts w:ascii="Arial" w:hAnsi="Arial" w:cs="Arial"/>
                  <w:b/>
                  <w:color w:val="000000" w:themeColor="text1"/>
                  <w:sz w:val="16"/>
                  <w:szCs w:val="16"/>
                  <w:rPrChange w:id="2158" w:author="Stig Syndergaard" w:date="2023-04-13T14:26:00Z">
                    <w:rPr>
                      <w:rFonts w:ascii="Arial" w:hAnsi="Arial" w:cs="Arial"/>
                      <w:b/>
                      <w:color w:val="FF0000"/>
                      <w:sz w:val="16"/>
                      <w:szCs w:val="16"/>
                    </w:rPr>
                  </w:rPrChange>
                </w:rPr>
                <w:t>Decimal scale of following significands</w:t>
              </w:r>
            </w:ins>
          </w:p>
        </w:tc>
        <w:tc>
          <w:tcPr>
            <w:tcW w:w="1013" w:type="dxa"/>
            <w:shd w:val="clear" w:color="auto" w:fill="E0E0E0"/>
            <w:tcMar>
              <w:top w:w="0" w:type="dxa"/>
              <w:left w:w="108" w:type="dxa"/>
              <w:bottom w:w="0" w:type="dxa"/>
              <w:right w:w="108" w:type="dxa"/>
            </w:tcMar>
          </w:tcPr>
          <w:p w14:paraId="4F2BAF97" w14:textId="77777777" w:rsidR="007B445F" w:rsidRPr="007B445F" w:rsidRDefault="007B445F" w:rsidP="00A761FC">
            <w:pPr>
              <w:pStyle w:val="Standard"/>
              <w:snapToGrid w:val="0"/>
              <w:jc w:val="center"/>
              <w:rPr>
                <w:ins w:id="2159" w:author="Stig Syndergaard" w:date="2023-04-13T14:24:00Z"/>
                <w:rFonts w:ascii="Arial" w:hAnsi="Arial" w:cs="Arial"/>
                <w:b/>
                <w:color w:val="000000" w:themeColor="text1"/>
                <w:sz w:val="16"/>
                <w:szCs w:val="16"/>
                <w:rPrChange w:id="2160" w:author="Stig Syndergaard" w:date="2023-04-13T14:26:00Z">
                  <w:rPr>
                    <w:ins w:id="2161" w:author="Stig Syndergaard" w:date="2023-04-13T14:24:00Z"/>
                    <w:rFonts w:ascii="Arial" w:hAnsi="Arial" w:cs="Arial"/>
                    <w:b/>
                    <w:sz w:val="16"/>
                    <w:szCs w:val="16"/>
                  </w:rPr>
                </w:rPrChange>
              </w:rPr>
            </w:pPr>
            <w:ins w:id="2162" w:author="Stig Syndergaard" w:date="2023-04-13T14:24:00Z">
              <w:r w:rsidRPr="007B445F">
                <w:rPr>
                  <w:rFonts w:ascii="Arial" w:hAnsi="Arial" w:cs="Arial"/>
                  <w:b/>
                  <w:color w:val="000000" w:themeColor="text1"/>
                  <w:sz w:val="16"/>
                  <w:szCs w:val="16"/>
                  <w:rPrChange w:id="2163" w:author="Stig Syndergaard" w:date="2023-04-13T14:26:00Z">
                    <w:rPr>
                      <w:rFonts w:ascii="Arial" w:hAnsi="Arial" w:cs="Arial"/>
                      <w:b/>
                      <w:color w:val="FF0000"/>
                      <w:sz w:val="16"/>
                      <w:szCs w:val="16"/>
                    </w:rPr>
                  </w:rPrChange>
                </w:rPr>
                <w:t>0</w:t>
              </w:r>
              <w:r w:rsidRPr="007B445F">
                <w:rPr>
                  <w:rFonts w:ascii="Arial" w:eastAsia="Arial" w:hAnsi="Arial" w:cs="Arial"/>
                  <w:b/>
                  <w:color w:val="000000" w:themeColor="text1"/>
                  <w:sz w:val="16"/>
                  <w:szCs w:val="16"/>
                  <w:rPrChange w:id="2164" w:author="Stig Syndergaard" w:date="2023-04-13T14:26: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2165" w:author="Stig Syndergaard" w:date="2023-04-13T14:26:00Z">
                    <w:rPr>
                      <w:rFonts w:ascii="Arial" w:hAnsi="Arial" w:cs="Arial"/>
                      <w:b/>
                      <w:color w:val="FF0000"/>
                      <w:sz w:val="16"/>
                      <w:szCs w:val="16"/>
                    </w:rPr>
                  </w:rPrChange>
                </w:rPr>
                <w:t>08</w:t>
              </w:r>
              <w:r w:rsidRPr="007B445F">
                <w:rPr>
                  <w:rFonts w:ascii="Arial" w:eastAsia="Arial" w:hAnsi="Arial" w:cs="Arial"/>
                  <w:b/>
                  <w:color w:val="000000" w:themeColor="text1"/>
                  <w:sz w:val="16"/>
                  <w:szCs w:val="16"/>
                  <w:rPrChange w:id="2166" w:author="Stig Syndergaard" w:date="2023-04-13T14:26:00Z">
                    <w:rPr>
                      <w:rFonts w:ascii="Arial" w:eastAsia="Arial" w:hAnsi="Arial" w:cs="Arial"/>
                      <w:b/>
                      <w:color w:val="FF0000"/>
                      <w:sz w:val="16"/>
                      <w:szCs w:val="16"/>
                    </w:rPr>
                  </w:rPrChange>
                </w:rPr>
                <w:t xml:space="preserve"> </w:t>
              </w:r>
              <w:r w:rsidRPr="007B445F">
                <w:rPr>
                  <w:rFonts w:ascii="Arial" w:hAnsi="Arial" w:cs="Arial"/>
                  <w:b/>
                  <w:color w:val="000000" w:themeColor="text1"/>
                  <w:sz w:val="16"/>
                  <w:szCs w:val="16"/>
                  <w:rPrChange w:id="2167" w:author="Stig Syndergaard" w:date="2023-04-13T14:26:00Z">
                    <w:rPr>
                      <w:rFonts w:ascii="Arial" w:hAnsi="Arial" w:cs="Arial"/>
                      <w:b/>
                      <w:color w:val="FF0000"/>
                      <w:sz w:val="16"/>
                      <w:szCs w:val="16"/>
                    </w:rPr>
                  </w:rPrChange>
                </w:rPr>
                <w:t>090</w:t>
              </w:r>
            </w:ins>
          </w:p>
        </w:tc>
        <w:tc>
          <w:tcPr>
            <w:tcW w:w="845" w:type="dxa"/>
            <w:shd w:val="clear" w:color="auto" w:fill="E0E0E0"/>
            <w:tcMar>
              <w:top w:w="0" w:type="dxa"/>
              <w:left w:w="108" w:type="dxa"/>
              <w:bottom w:w="0" w:type="dxa"/>
              <w:right w:w="108" w:type="dxa"/>
            </w:tcMar>
          </w:tcPr>
          <w:p w14:paraId="59FC1FD3" w14:textId="77777777" w:rsidR="007B445F" w:rsidRPr="007B445F" w:rsidRDefault="007B445F" w:rsidP="00A761FC">
            <w:pPr>
              <w:pStyle w:val="Standard"/>
              <w:snapToGrid w:val="0"/>
              <w:jc w:val="right"/>
              <w:rPr>
                <w:ins w:id="2168" w:author="Stig Syndergaard" w:date="2023-04-13T14:24:00Z"/>
                <w:rFonts w:ascii="Arial" w:hAnsi="Arial" w:cs="Arial"/>
                <w:bCs/>
                <w:color w:val="000000" w:themeColor="text1"/>
                <w:sz w:val="16"/>
                <w:szCs w:val="16"/>
                <w:rPrChange w:id="2169" w:author="Stig Syndergaard" w:date="2023-04-13T14:26:00Z">
                  <w:rPr>
                    <w:ins w:id="2170" w:author="Stig Syndergaard" w:date="2023-04-13T14:24:00Z"/>
                    <w:rFonts w:ascii="Arial" w:hAnsi="Arial" w:cs="Arial"/>
                    <w:bCs/>
                    <w:sz w:val="16"/>
                    <w:szCs w:val="16"/>
                  </w:rPr>
                </w:rPrChange>
              </w:rPr>
            </w:pPr>
            <w:ins w:id="2171" w:author="Stig Syndergaard" w:date="2023-04-13T14:24:00Z">
              <w:r w:rsidRPr="007B445F">
                <w:rPr>
                  <w:rFonts w:ascii="Arial" w:hAnsi="Arial" w:cs="Arial"/>
                  <w:bCs/>
                  <w:color w:val="000000" w:themeColor="text1"/>
                  <w:sz w:val="16"/>
                  <w:szCs w:val="16"/>
                  <w:rPrChange w:id="2172" w:author="Stig Syndergaard" w:date="2023-04-13T14:26:00Z">
                    <w:rPr>
                      <w:rFonts w:ascii="Arial" w:hAnsi="Arial" w:cs="Arial"/>
                      <w:bCs/>
                      <w:color w:val="FF0000"/>
                      <w:sz w:val="16"/>
                      <w:szCs w:val="16"/>
                    </w:rPr>
                  </w:rPrChange>
                </w:rPr>
                <w:t>0</w:t>
              </w:r>
            </w:ins>
          </w:p>
        </w:tc>
        <w:tc>
          <w:tcPr>
            <w:tcW w:w="1265" w:type="dxa"/>
            <w:shd w:val="clear" w:color="auto" w:fill="E0E0E0"/>
            <w:tcMar>
              <w:top w:w="0" w:type="dxa"/>
              <w:left w:w="108" w:type="dxa"/>
              <w:bottom w:w="0" w:type="dxa"/>
              <w:right w:w="108" w:type="dxa"/>
            </w:tcMar>
          </w:tcPr>
          <w:p w14:paraId="385DD80A" w14:textId="77777777" w:rsidR="007B445F" w:rsidRPr="007B445F" w:rsidRDefault="007B445F" w:rsidP="00A761FC">
            <w:pPr>
              <w:pStyle w:val="Standard"/>
              <w:snapToGrid w:val="0"/>
              <w:jc w:val="right"/>
              <w:rPr>
                <w:ins w:id="2173" w:author="Stig Syndergaard" w:date="2023-04-13T14:24:00Z"/>
                <w:rFonts w:ascii="Arial" w:hAnsi="Arial" w:cs="Arial"/>
                <w:bCs/>
                <w:color w:val="000000" w:themeColor="text1"/>
                <w:sz w:val="16"/>
                <w:szCs w:val="16"/>
                <w:rPrChange w:id="2174" w:author="Stig Syndergaard" w:date="2023-04-13T14:26:00Z">
                  <w:rPr>
                    <w:ins w:id="2175" w:author="Stig Syndergaard" w:date="2023-04-13T14:24:00Z"/>
                    <w:rFonts w:ascii="Arial" w:hAnsi="Arial" w:cs="Arial"/>
                    <w:bCs/>
                    <w:sz w:val="16"/>
                    <w:szCs w:val="16"/>
                  </w:rPr>
                </w:rPrChange>
              </w:rPr>
            </w:pPr>
            <w:ins w:id="2176" w:author="Stig Syndergaard" w:date="2023-04-13T14:24:00Z">
              <w:r w:rsidRPr="007B445F">
                <w:rPr>
                  <w:rFonts w:ascii="Arial" w:hAnsi="Arial" w:cs="Arial"/>
                  <w:bCs/>
                  <w:color w:val="000000" w:themeColor="text1"/>
                  <w:sz w:val="16"/>
                  <w:szCs w:val="16"/>
                  <w:rPrChange w:id="2177" w:author="Stig Syndergaard" w:date="2023-04-13T14:26:00Z">
                    <w:rPr>
                      <w:rFonts w:ascii="Arial" w:hAnsi="Arial" w:cs="Arial"/>
                      <w:bCs/>
                      <w:color w:val="FF0000"/>
                      <w:sz w:val="16"/>
                      <w:szCs w:val="16"/>
                    </w:rPr>
                  </w:rPrChange>
                </w:rPr>
                <w:t>-127</w:t>
              </w:r>
            </w:ins>
          </w:p>
        </w:tc>
        <w:tc>
          <w:tcPr>
            <w:tcW w:w="887" w:type="dxa"/>
            <w:shd w:val="clear" w:color="auto" w:fill="E0E0E0"/>
            <w:tcMar>
              <w:top w:w="0" w:type="dxa"/>
              <w:left w:w="108" w:type="dxa"/>
              <w:bottom w:w="0" w:type="dxa"/>
              <w:right w:w="108" w:type="dxa"/>
            </w:tcMar>
          </w:tcPr>
          <w:p w14:paraId="0335D12D" w14:textId="77777777" w:rsidR="007B445F" w:rsidRPr="007B445F" w:rsidRDefault="007B445F" w:rsidP="00A761FC">
            <w:pPr>
              <w:pStyle w:val="Standard"/>
              <w:snapToGrid w:val="0"/>
              <w:jc w:val="right"/>
              <w:rPr>
                <w:ins w:id="2178" w:author="Stig Syndergaard" w:date="2023-04-13T14:24:00Z"/>
                <w:rFonts w:ascii="Arial" w:hAnsi="Arial" w:cs="Arial"/>
                <w:bCs/>
                <w:color w:val="000000" w:themeColor="text1"/>
                <w:sz w:val="16"/>
                <w:szCs w:val="16"/>
                <w:rPrChange w:id="2179" w:author="Stig Syndergaard" w:date="2023-04-13T14:26:00Z">
                  <w:rPr>
                    <w:ins w:id="2180" w:author="Stig Syndergaard" w:date="2023-04-13T14:24:00Z"/>
                    <w:rFonts w:ascii="Arial" w:hAnsi="Arial" w:cs="Arial"/>
                    <w:bCs/>
                    <w:sz w:val="16"/>
                    <w:szCs w:val="16"/>
                  </w:rPr>
                </w:rPrChange>
              </w:rPr>
            </w:pPr>
            <w:ins w:id="2181" w:author="Stig Syndergaard" w:date="2023-04-13T14:24:00Z">
              <w:r w:rsidRPr="007B445F">
                <w:rPr>
                  <w:rFonts w:ascii="Arial" w:hAnsi="Arial" w:cs="Arial"/>
                  <w:bCs/>
                  <w:color w:val="000000" w:themeColor="text1"/>
                  <w:sz w:val="16"/>
                  <w:szCs w:val="16"/>
                  <w:rPrChange w:id="2182" w:author="Stig Syndergaard" w:date="2023-04-13T14:26:00Z">
                    <w:rPr>
                      <w:rFonts w:ascii="Arial" w:hAnsi="Arial" w:cs="Arial"/>
                      <w:bCs/>
                      <w:color w:val="FF0000"/>
                      <w:sz w:val="16"/>
                      <w:szCs w:val="16"/>
                    </w:rPr>
                  </w:rPrChange>
                </w:rPr>
                <w:t>8</w:t>
              </w:r>
            </w:ins>
          </w:p>
        </w:tc>
        <w:tc>
          <w:tcPr>
            <w:tcW w:w="1063" w:type="dxa"/>
            <w:shd w:val="clear" w:color="auto" w:fill="E0E0E0"/>
            <w:tcMar>
              <w:top w:w="0" w:type="dxa"/>
              <w:left w:w="108" w:type="dxa"/>
              <w:bottom w:w="0" w:type="dxa"/>
              <w:right w:w="108" w:type="dxa"/>
            </w:tcMar>
          </w:tcPr>
          <w:p w14:paraId="42A66125" w14:textId="77777777" w:rsidR="007B445F" w:rsidRPr="007B445F" w:rsidRDefault="007B445F" w:rsidP="00A761FC">
            <w:pPr>
              <w:pStyle w:val="Standard"/>
              <w:snapToGrid w:val="0"/>
              <w:rPr>
                <w:ins w:id="2183" w:author="Stig Syndergaard" w:date="2023-04-13T14:24:00Z"/>
                <w:rFonts w:ascii="Arial" w:hAnsi="Arial" w:cs="Arial"/>
                <w:bCs/>
                <w:color w:val="000000" w:themeColor="text1"/>
                <w:sz w:val="16"/>
                <w:szCs w:val="16"/>
                <w:rPrChange w:id="2184" w:author="Stig Syndergaard" w:date="2023-04-13T14:26:00Z">
                  <w:rPr>
                    <w:ins w:id="2185" w:author="Stig Syndergaard" w:date="2023-04-13T14:24:00Z"/>
                    <w:rFonts w:ascii="Arial" w:hAnsi="Arial" w:cs="Arial"/>
                    <w:bCs/>
                    <w:sz w:val="16"/>
                    <w:szCs w:val="16"/>
                  </w:rPr>
                </w:rPrChange>
              </w:rPr>
            </w:pPr>
            <w:ins w:id="2186" w:author="Stig Syndergaard" w:date="2023-04-13T14:24:00Z">
              <w:r w:rsidRPr="007B445F">
                <w:rPr>
                  <w:rFonts w:ascii="Arial" w:hAnsi="Arial" w:cs="Arial"/>
                  <w:bCs/>
                  <w:color w:val="000000" w:themeColor="text1"/>
                  <w:sz w:val="16"/>
                  <w:szCs w:val="16"/>
                  <w:rPrChange w:id="2187" w:author="Stig Syndergaard" w:date="2023-04-13T14:26:00Z">
                    <w:rPr>
                      <w:rFonts w:ascii="Arial" w:hAnsi="Arial" w:cs="Arial"/>
                      <w:bCs/>
                      <w:color w:val="FF0000"/>
                      <w:sz w:val="16"/>
                      <w:szCs w:val="16"/>
                    </w:rPr>
                  </w:rPrChange>
                </w:rPr>
                <w:t>Numeric</w:t>
              </w:r>
            </w:ins>
          </w:p>
        </w:tc>
        <w:tc>
          <w:tcPr>
            <w:tcW w:w="2481" w:type="dxa"/>
            <w:shd w:val="clear" w:color="auto" w:fill="E0E0E0"/>
            <w:tcMar>
              <w:top w:w="0" w:type="dxa"/>
              <w:left w:w="108" w:type="dxa"/>
              <w:bottom w:w="0" w:type="dxa"/>
              <w:right w:w="108" w:type="dxa"/>
            </w:tcMar>
          </w:tcPr>
          <w:p w14:paraId="03E9B252" w14:textId="77777777" w:rsidR="007B445F" w:rsidRPr="007B445F" w:rsidRDefault="007B445F" w:rsidP="00A761FC">
            <w:pPr>
              <w:pStyle w:val="Standard"/>
              <w:snapToGrid w:val="0"/>
              <w:rPr>
                <w:ins w:id="2188" w:author="Stig Syndergaard" w:date="2023-04-13T14:24:00Z"/>
                <w:rFonts w:ascii="Arial" w:hAnsi="Arial" w:cs="Arial"/>
                <w:bCs/>
                <w:color w:val="000000" w:themeColor="text1"/>
                <w:sz w:val="16"/>
                <w:szCs w:val="16"/>
                <w:rPrChange w:id="2189" w:author="Stig Syndergaard" w:date="2023-04-13T14:26:00Z">
                  <w:rPr>
                    <w:ins w:id="2190" w:author="Stig Syndergaard" w:date="2023-04-13T14:24:00Z"/>
                    <w:rFonts w:ascii="Arial" w:hAnsi="Arial" w:cs="Arial"/>
                    <w:bCs/>
                    <w:sz w:val="16"/>
                    <w:szCs w:val="16"/>
                  </w:rPr>
                </w:rPrChange>
              </w:rPr>
            </w:pPr>
            <w:ins w:id="2191" w:author="Stig Syndergaard" w:date="2023-04-13T14:24:00Z">
              <w:r w:rsidRPr="007B445F">
                <w:rPr>
                  <w:rFonts w:ascii="Arial" w:hAnsi="Arial" w:cs="Arial"/>
                  <w:bCs/>
                  <w:color w:val="000000" w:themeColor="text1"/>
                  <w:sz w:val="16"/>
                  <w:szCs w:val="16"/>
                  <w:rPrChange w:id="2192" w:author="Stig Syndergaard" w:date="2023-04-13T14:26:00Z">
                    <w:rPr>
                      <w:rFonts w:ascii="Arial" w:hAnsi="Arial" w:cs="Arial"/>
                      <w:bCs/>
                      <w:color w:val="FF0000"/>
                      <w:sz w:val="16"/>
                      <w:szCs w:val="16"/>
                    </w:rPr>
                  </w:rPrChange>
                </w:rPr>
                <w:t>Missing = off</w:t>
              </w:r>
            </w:ins>
          </w:p>
        </w:tc>
      </w:tr>
      <w:tr w:rsidR="007B445F" w14:paraId="5B64A700" w14:textId="77777777" w:rsidTr="00A761FC">
        <w:trPr>
          <w:cantSplit/>
          <w:jc w:val="center"/>
          <w:ins w:id="2193" w:author="Stig Syndergaard" w:date="2023-04-13T14:24:00Z"/>
        </w:trPr>
        <w:tc>
          <w:tcPr>
            <w:tcW w:w="709" w:type="dxa"/>
            <w:shd w:val="clear" w:color="auto" w:fill="F3F3F3"/>
            <w:tcMar>
              <w:top w:w="0" w:type="dxa"/>
              <w:left w:w="108" w:type="dxa"/>
              <w:bottom w:w="0" w:type="dxa"/>
              <w:right w:w="108" w:type="dxa"/>
            </w:tcMar>
          </w:tcPr>
          <w:p w14:paraId="131B1C4F" w14:textId="6B0638D4" w:rsidR="007B445F" w:rsidRDefault="007B445F" w:rsidP="00A761FC">
            <w:pPr>
              <w:pStyle w:val="Standard"/>
              <w:snapToGrid w:val="0"/>
              <w:jc w:val="right"/>
              <w:rPr>
                <w:ins w:id="2194" w:author="Stig Syndergaard" w:date="2023-04-13T14:24:00Z"/>
                <w:rFonts w:ascii="Arial" w:hAnsi="Arial" w:cs="Arial"/>
                <w:i/>
                <w:sz w:val="16"/>
                <w:szCs w:val="16"/>
              </w:rPr>
            </w:pPr>
            <w:ins w:id="2195" w:author="Stig Syndergaard" w:date="2023-04-13T14:24:00Z">
              <w:r w:rsidRPr="003B66F9">
                <w:rPr>
                  <w:rFonts w:ascii="Arial" w:hAnsi="Arial" w:cs="Arial"/>
                  <w:i/>
                  <w:iCs/>
                  <w:sz w:val="16"/>
                  <w:szCs w:val="16"/>
                </w:rPr>
                <w:t>N</w:t>
              </w:r>
            </w:ins>
            <w:ins w:id="2196" w:author="Stig Syndergaard" w:date="2023-04-13T15:26:00Z">
              <w:r w:rsidR="00934635">
                <w:rPr>
                  <w:rFonts w:ascii="Arial" w:hAnsi="Arial" w:cs="Arial"/>
                  <w:i/>
                  <w:iCs/>
                  <w:sz w:val="16"/>
                  <w:szCs w:val="16"/>
                </w:rPr>
                <w:t>3</w:t>
              </w:r>
            </w:ins>
          </w:p>
        </w:tc>
        <w:tc>
          <w:tcPr>
            <w:tcW w:w="2085" w:type="dxa"/>
            <w:shd w:val="clear" w:color="auto" w:fill="F3F3F3"/>
            <w:tcMar>
              <w:top w:w="0" w:type="dxa"/>
              <w:left w:w="108" w:type="dxa"/>
              <w:bottom w:w="0" w:type="dxa"/>
              <w:right w:w="108" w:type="dxa"/>
            </w:tcMar>
          </w:tcPr>
          <w:p w14:paraId="1219AED6" w14:textId="77777777" w:rsidR="007B445F" w:rsidRPr="007B445F" w:rsidRDefault="007B445F" w:rsidP="00A761FC">
            <w:pPr>
              <w:pStyle w:val="Standard"/>
              <w:snapToGrid w:val="0"/>
              <w:rPr>
                <w:ins w:id="2197" w:author="Stig Syndergaard" w:date="2023-04-13T14:24:00Z"/>
                <w:rFonts w:ascii="Arial" w:hAnsi="Arial" w:cs="Arial"/>
                <w:i/>
                <w:color w:val="000000" w:themeColor="text1"/>
                <w:sz w:val="16"/>
                <w:szCs w:val="16"/>
                <w:rPrChange w:id="2198" w:author="Stig Syndergaard" w:date="2023-04-13T14:26:00Z">
                  <w:rPr>
                    <w:ins w:id="2199" w:author="Stig Syndergaard" w:date="2023-04-13T14:24:00Z"/>
                    <w:rFonts w:ascii="Arial" w:hAnsi="Arial" w:cs="Arial"/>
                    <w:i/>
                    <w:sz w:val="16"/>
                    <w:szCs w:val="16"/>
                  </w:rPr>
                </w:rPrChange>
              </w:rPr>
            </w:pPr>
            <w:ins w:id="2200" w:author="Stig Syndergaard" w:date="2023-04-13T14:24:00Z">
              <w:r w:rsidRPr="007B445F">
                <w:rPr>
                  <w:rFonts w:ascii="Arial" w:hAnsi="Arial" w:cs="Arial"/>
                  <w:bCs/>
                  <w:color w:val="000000" w:themeColor="text1"/>
                  <w:sz w:val="16"/>
                  <w:szCs w:val="16"/>
                  <w:rPrChange w:id="2201" w:author="Stig Syndergaard" w:date="2023-04-13T14:26:00Z">
                    <w:rPr>
                      <w:rFonts w:ascii="Arial" w:hAnsi="Arial" w:cs="Arial"/>
                      <w:bCs/>
                      <w:color w:val="FF0000"/>
                      <w:sz w:val="16"/>
                      <w:szCs w:val="16"/>
                    </w:rPr>
                  </w:rPrChange>
                </w:rPr>
                <w:t>(</w:t>
              </w:r>
              <w:r w:rsidRPr="007B445F">
                <w:rPr>
                  <w:rFonts w:ascii="Arial" w:hAnsi="Arial" w:cs="Arial"/>
                  <w:bCs/>
                  <w:i/>
                  <w:iCs/>
                  <w:color w:val="000000" w:themeColor="text1"/>
                  <w:sz w:val="16"/>
                  <w:szCs w:val="16"/>
                  <w:rPrChange w:id="2202" w:author="Stig Syndergaard" w:date="2023-04-13T14:26:00Z">
                    <w:rPr>
                      <w:rFonts w:ascii="Arial" w:hAnsi="Arial" w:cs="Arial"/>
                      <w:bCs/>
                      <w:i/>
                      <w:iCs/>
                      <w:color w:val="FF0000"/>
                      <w:sz w:val="16"/>
                      <w:szCs w:val="16"/>
                    </w:rPr>
                  </w:rPrChange>
                </w:rPr>
                <w:t>end delayed replication</w:t>
              </w:r>
              <w:r w:rsidRPr="007B445F">
                <w:rPr>
                  <w:rFonts w:ascii="Arial" w:hAnsi="Arial" w:cs="Arial"/>
                  <w:bCs/>
                  <w:color w:val="000000" w:themeColor="text1"/>
                  <w:sz w:val="16"/>
                  <w:szCs w:val="16"/>
                  <w:rPrChange w:id="2203" w:author="Stig Syndergaard" w:date="2023-04-13T14:26:00Z">
                    <w:rPr>
                      <w:rFonts w:ascii="Arial" w:hAnsi="Arial" w:cs="Arial"/>
                      <w:bCs/>
                      <w:color w:val="FF0000"/>
                      <w:sz w:val="16"/>
                      <w:szCs w:val="16"/>
                    </w:rPr>
                  </w:rPrChange>
                </w:rPr>
                <w:t>)</w:t>
              </w:r>
            </w:ins>
          </w:p>
        </w:tc>
        <w:tc>
          <w:tcPr>
            <w:tcW w:w="1013" w:type="dxa"/>
            <w:shd w:val="clear" w:color="auto" w:fill="F3F3F3"/>
            <w:tcMar>
              <w:top w:w="0" w:type="dxa"/>
              <w:left w:w="108" w:type="dxa"/>
              <w:bottom w:w="0" w:type="dxa"/>
              <w:right w:w="108" w:type="dxa"/>
            </w:tcMar>
          </w:tcPr>
          <w:p w14:paraId="7E54FAB1" w14:textId="77777777" w:rsidR="007B445F" w:rsidRPr="007B445F" w:rsidRDefault="007B445F" w:rsidP="00A761FC">
            <w:pPr>
              <w:pStyle w:val="Standard"/>
              <w:snapToGrid w:val="0"/>
              <w:rPr>
                <w:ins w:id="2204" w:author="Stig Syndergaard" w:date="2023-04-13T14:24:00Z"/>
                <w:rFonts w:ascii="Arial" w:hAnsi="Arial" w:cs="Arial"/>
                <w:b/>
                <w:i/>
                <w:color w:val="000000" w:themeColor="text1"/>
                <w:sz w:val="16"/>
                <w:szCs w:val="16"/>
                <w:rPrChange w:id="2205" w:author="Stig Syndergaard" w:date="2023-04-13T14:26:00Z">
                  <w:rPr>
                    <w:ins w:id="2206" w:author="Stig Syndergaard" w:date="2023-04-13T14:24:00Z"/>
                    <w:rFonts w:ascii="Arial" w:hAnsi="Arial" w:cs="Arial"/>
                    <w:b/>
                    <w:i/>
                    <w:sz w:val="16"/>
                    <w:szCs w:val="16"/>
                  </w:rPr>
                </w:rPrChange>
              </w:rPr>
            </w:pPr>
          </w:p>
        </w:tc>
        <w:tc>
          <w:tcPr>
            <w:tcW w:w="845" w:type="dxa"/>
            <w:shd w:val="clear" w:color="auto" w:fill="F3F3F3"/>
            <w:tcMar>
              <w:top w:w="0" w:type="dxa"/>
              <w:left w:w="108" w:type="dxa"/>
              <w:bottom w:w="0" w:type="dxa"/>
              <w:right w:w="108" w:type="dxa"/>
            </w:tcMar>
          </w:tcPr>
          <w:p w14:paraId="1D2245EC" w14:textId="77777777" w:rsidR="007B445F" w:rsidRPr="007B445F" w:rsidRDefault="007B445F" w:rsidP="00A761FC">
            <w:pPr>
              <w:pStyle w:val="Standard"/>
              <w:snapToGrid w:val="0"/>
              <w:jc w:val="right"/>
              <w:rPr>
                <w:ins w:id="2207" w:author="Stig Syndergaard" w:date="2023-04-13T14:24:00Z"/>
                <w:rFonts w:ascii="Arial" w:hAnsi="Arial" w:cs="Arial"/>
                <w:i/>
                <w:color w:val="000000" w:themeColor="text1"/>
                <w:sz w:val="16"/>
                <w:szCs w:val="16"/>
                <w:rPrChange w:id="2208" w:author="Stig Syndergaard" w:date="2023-04-13T14:26:00Z">
                  <w:rPr>
                    <w:ins w:id="2209" w:author="Stig Syndergaard" w:date="2023-04-13T14:24:00Z"/>
                    <w:rFonts w:ascii="Arial" w:hAnsi="Arial" w:cs="Arial"/>
                    <w:i/>
                    <w:sz w:val="16"/>
                    <w:szCs w:val="16"/>
                  </w:rPr>
                </w:rPrChange>
              </w:rPr>
            </w:pPr>
          </w:p>
        </w:tc>
        <w:tc>
          <w:tcPr>
            <w:tcW w:w="1265" w:type="dxa"/>
            <w:shd w:val="clear" w:color="auto" w:fill="F3F3F3"/>
            <w:tcMar>
              <w:top w:w="0" w:type="dxa"/>
              <w:left w:w="108" w:type="dxa"/>
              <w:bottom w:w="0" w:type="dxa"/>
              <w:right w:w="108" w:type="dxa"/>
            </w:tcMar>
          </w:tcPr>
          <w:p w14:paraId="46E13EAF" w14:textId="77777777" w:rsidR="007B445F" w:rsidRPr="007B445F" w:rsidRDefault="007B445F" w:rsidP="00A761FC">
            <w:pPr>
              <w:pStyle w:val="Standard"/>
              <w:snapToGrid w:val="0"/>
              <w:jc w:val="right"/>
              <w:rPr>
                <w:ins w:id="2210" w:author="Stig Syndergaard" w:date="2023-04-13T14:24:00Z"/>
                <w:rFonts w:ascii="Arial" w:hAnsi="Arial" w:cs="Arial"/>
                <w:i/>
                <w:color w:val="000000" w:themeColor="text1"/>
                <w:sz w:val="16"/>
                <w:szCs w:val="16"/>
                <w:rPrChange w:id="2211" w:author="Stig Syndergaard" w:date="2023-04-13T14:26:00Z">
                  <w:rPr>
                    <w:ins w:id="2212" w:author="Stig Syndergaard" w:date="2023-04-13T14:24:00Z"/>
                    <w:rFonts w:ascii="Arial" w:hAnsi="Arial" w:cs="Arial"/>
                    <w:i/>
                    <w:sz w:val="16"/>
                    <w:szCs w:val="16"/>
                  </w:rPr>
                </w:rPrChange>
              </w:rPr>
            </w:pPr>
          </w:p>
        </w:tc>
        <w:tc>
          <w:tcPr>
            <w:tcW w:w="887" w:type="dxa"/>
            <w:shd w:val="clear" w:color="auto" w:fill="F3F3F3"/>
            <w:tcMar>
              <w:top w:w="0" w:type="dxa"/>
              <w:left w:w="108" w:type="dxa"/>
              <w:bottom w:w="0" w:type="dxa"/>
              <w:right w:w="108" w:type="dxa"/>
            </w:tcMar>
          </w:tcPr>
          <w:p w14:paraId="4A2E9225" w14:textId="77777777" w:rsidR="007B445F" w:rsidRPr="007B445F" w:rsidRDefault="007B445F" w:rsidP="00A761FC">
            <w:pPr>
              <w:pStyle w:val="Standard"/>
              <w:snapToGrid w:val="0"/>
              <w:jc w:val="right"/>
              <w:rPr>
                <w:ins w:id="2213" w:author="Stig Syndergaard" w:date="2023-04-13T14:24:00Z"/>
                <w:rFonts w:ascii="Arial" w:hAnsi="Arial" w:cs="Arial"/>
                <w:i/>
                <w:color w:val="000000" w:themeColor="text1"/>
                <w:sz w:val="16"/>
                <w:szCs w:val="16"/>
                <w:rPrChange w:id="2214" w:author="Stig Syndergaard" w:date="2023-04-13T14:26:00Z">
                  <w:rPr>
                    <w:ins w:id="2215" w:author="Stig Syndergaard" w:date="2023-04-13T14:24:00Z"/>
                    <w:rFonts w:ascii="Arial" w:hAnsi="Arial" w:cs="Arial"/>
                    <w:i/>
                    <w:sz w:val="16"/>
                    <w:szCs w:val="16"/>
                  </w:rPr>
                </w:rPrChange>
              </w:rPr>
            </w:pPr>
          </w:p>
        </w:tc>
        <w:tc>
          <w:tcPr>
            <w:tcW w:w="1063" w:type="dxa"/>
            <w:shd w:val="clear" w:color="auto" w:fill="F3F3F3"/>
            <w:tcMar>
              <w:top w:w="0" w:type="dxa"/>
              <w:left w:w="108" w:type="dxa"/>
              <w:bottom w:w="0" w:type="dxa"/>
              <w:right w:w="108" w:type="dxa"/>
            </w:tcMar>
          </w:tcPr>
          <w:p w14:paraId="77A975B9" w14:textId="77777777" w:rsidR="007B445F" w:rsidRPr="007B445F" w:rsidRDefault="007B445F" w:rsidP="00A761FC">
            <w:pPr>
              <w:pStyle w:val="Standard"/>
              <w:snapToGrid w:val="0"/>
              <w:rPr>
                <w:ins w:id="2216" w:author="Stig Syndergaard" w:date="2023-04-13T14:24:00Z"/>
                <w:rFonts w:ascii="Arial" w:hAnsi="Arial" w:cs="Arial"/>
                <w:i/>
                <w:color w:val="000000" w:themeColor="text1"/>
                <w:sz w:val="16"/>
                <w:szCs w:val="16"/>
                <w:rPrChange w:id="2217" w:author="Stig Syndergaard" w:date="2023-04-13T14:26:00Z">
                  <w:rPr>
                    <w:ins w:id="2218" w:author="Stig Syndergaard" w:date="2023-04-13T14:24:00Z"/>
                    <w:rFonts w:ascii="Arial" w:hAnsi="Arial" w:cs="Arial"/>
                    <w:i/>
                    <w:sz w:val="16"/>
                    <w:szCs w:val="16"/>
                  </w:rPr>
                </w:rPrChange>
              </w:rPr>
            </w:pPr>
          </w:p>
        </w:tc>
        <w:tc>
          <w:tcPr>
            <w:tcW w:w="2481" w:type="dxa"/>
            <w:shd w:val="clear" w:color="auto" w:fill="F3F3F3"/>
            <w:tcMar>
              <w:top w:w="0" w:type="dxa"/>
              <w:left w:w="108" w:type="dxa"/>
              <w:bottom w:w="0" w:type="dxa"/>
              <w:right w:w="108" w:type="dxa"/>
            </w:tcMar>
          </w:tcPr>
          <w:p w14:paraId="3B1623B5" w14:textId="5C10C72A" w:rsidR="007B445F" w:rsidRPr="007B445F" w:rsidRDefault="007B445F" w:rsidP="00A761FC">
            <w:pPr>
              <w:pStyle w:val="Standard"/>
              <w:snapToGrid w:val="0"/>
              <w:rPr>
                <w:ins w:id="2219" w:author="Stig Syndergaard" w:date="2023-04-13T14:24:00Z"/>
                <w:rFonts w:ascii="Arial" w:hAnsi="Arial" w:cs="Arial"/>
                <w:i/>
                <w:color w:val="000000" w:themeColor="text1"/>
                <w:sz w:val="16"/>
                <w:szCs w:val="16"/>
                <w:rPrChange w:id="2220" w:author="Stig Syndergaard" w:date="2023-04-13T14:26:00Z">
                  <w:rPr>
                    <w:ins w:id="2221" w:author="Stig Syndergaard" w:date="2023-04-13T14:24:00Z"/>
                    <w:rFonts w:ascii="Arial" w:hAnsi="Arial" w:cs="Arial"/>
                    <w:i/>
                    <w:sz w:val="16"/>
                    <w:szCs w:val="16"/>
                  </w:rPr>
                </w:rPrChange>
              </w:rPr>
            </w:pPr>
            <w:ins w:id="2222" w:author="Stig Syndergaard" w:date="2023-04-13T14:24:00Z">
              <w:r w:rsidRPr="007B445F">
                <w:rPr>
                  <w:rFonts w:ascii="Arial" w:hAnsi="Arial" w:cs="Arial"/>
                  <w:i/>
                  <w:iCs/>
                  <w:color w:val="000000" w:themeColor="text1"/>
                  <w:sz w:val="16"/>
                  <w:szCs w:val="16"/>
                  <w:rPrChange w:id="2223" w:author="Stig Syndergaard" w:date="2023-04-13T14:26:00Z">
                    <w:rPr>
                      <w:rFonts w:ascii="Arial" w:hAnsi="Arial" w:cs="Arial"/>
                      <w:i/>
                      <w:iCs/>
                      <w:color w:val="FF0000"/>
                      <w:sz w:val="16"/>
                      <w:szCs w:val="16"/>
                    </w:rPr>
                  </w:rPrChange>
                </w:rPr>
                <w:t>N</w:t>
              </w:r>
            </w:ins>
            <w:ins w:id="2224" w:author="Stig Syndergaard" w:date="2023-04-13T15:26:00Z">
              <w:r w:rsidR="00934635">
                <w:rPr>
                  <w:rFonts w:ascii="Arial" w:hAnsi="Arial" w:cs="Arial"/>
                  <w:i/>
                  <w:iCs/>
                  <w:color w:val="000000" w:themeColor="text1"/>
                  <w:sz w:val="16"/>
                  <w:szCs w:val="16"/>
                </w:rPr>
                <w:t>3</w:t>
              </w:r>
            </w:ins>
            <w:ins w:id="2225" w:author="Stig Syndergaard" w:date="2023-04-13T14:24:00Z">
              <w:r w:rsidRPr="007B445F">
                <w:rPr>
                  <w:rFonts w:ascii="Arial" w:hAnsi="Arial" w:cs="Arial"/>
                  <w:i/>
                  <w:iCs/>
                  <w:color w:val="000000" w:themeColor="text1"/>
                  <w:sz w:val="16"/>
                  <w:szCs w:val="16"/>
                  <w:rPrChange w:id="2226" w:author="Stig Syndergaard" w:date="2023-04-13T14:26:00Z">
                    <w:rPr>
                      <w:rFonts w:ascii="Arial" w:hAnsi="Arial" w:cs="Arial"/>
                      <w:i/>
                      <w:iCs/>
                      <w:color w:val="FF0000"/>
                      <w:sz w:val="16"/>
                      <w:szCs w:val="16"/>
                    </w:rPr>
                  </w:rPrChange>
                </w:rPr>
                <w:t xml:space="preserve"> = </w:t>
              </w:r>
            </w:ins>
            <w:ins w:id="2227" w:author="Stig Syndergaard" w:date="2023-04-13T15:10:00Z">
              <w:r w:rsidR="00091FCF">
                <w:rPr>
                  <w:rFonts w:ascii="Arial" w:hAnsi="Arial" w:cs="Arial"/>
                  <w:i/>
                  <w:iCs/>
                  <w:color w:val="000000" w:themeColor="text1"/>
                  <w:sz w:val="16"/>
                  <w:szCs w:val="16"/>
                </w:rPr>
                <w:t>N</w:t>
              </w:r>
            </w:ins>
            <w:ins w:id="2228" w:author="Stig Syndergaard" w:date="2023-04-13T15:26:00Z">
              <w:r w:rsidR="00934635">
                <w:rPr>
                  <w:rFonts w:ascii="Arial" w:hAnsi="Arial" w:cs="Arial"/>
                  <w:i/>
                  <w:iCs/>
                  <w:color w:val="000000" w:themeColor="text1"/>
                  <w:sz w:val="16"/>
                  <w:szCs w:val="16"/>
                </w:rPr>
                <w:t>2</w:t>
              </w:r>
            </w:ins>
            <w:ins w:id="2229" w:author="Stig Syndergaard" w:date="2023-04-13T14:24:00Z">
              <w:r w:rsidRPr="007B445F">
                <w:rPr>
                  <w:rFonts w:ascii="Arial" w:hAnsi="Arial" w:cs="Arial"/>
                  <w:i/>
                  <w:iCs/>
                  <w:color w:val="000000" w:themeColor="text1"/>
                  <w:sz w:val="16"/>
                  <w:szCs w:val="16"/>
                  <w:rPrChange w:id="2230" w:author="Stig Syndergaard" w:date="2023-04-13T14:26:00Z">
                    <w:rPr>
                      <w:rFonts w:ascii="Arial" w:hAnsi="Arial" w:cs="Arial"/>
                      <w:i/>
                      <w:iCs/>
                      <w:color w:val="FF0000"/>
                      <w:sz w:val="16"/>
                      <w:szCs w:val="16"/>
                    </w:rPr>
                  </w:rPrChange>
                </w:rPr>
                <w:t>+4.n</w:t>
              </w:r>
            </w:ins>
            <w:ins w:id="2231" w:author="Stig Syndergaard" w:date="2023-04-13T15:25:00Z">
              <w:r w:rsidR="00934635">
                <w:rPr>
                  <w:rFonts w:ascii="Arial" w:hAnsi="Arial" w:cs="Arial"/>
                  <w:i/>
                  <w:iCs/>
                  <w:color w:val="000000" w:themeColor="text1"/>
                  <w:sz w:val="16"/>
                  <w:szCs w:val="16"/>
                </w:rPr>
                <w:t>3</w:t>
              </w:r>
            </w:ins>
            <w:ins w:id="2232" w:author="Stig Syndergaard" w:date="2023-04-13T14:24:00Z">
              <w:r w:rsidRPr="007B445F">
                <w:rPr>
                  <w:rFonts w:ascii="Arial" w:hAnsi="Arial" w:cs="Arial"/>
                  <w:i/>
                  <w:iCs/>
                  <w:color w:val="000000" w:themeColor="text1"/>
                  <w:sz w:val="16"/>
                  <w:szCs w:val="16"/>
                  <w:rPrChange w:id="2233" w:author="Stig Syndergaard" w:date="2023-04-13T14:26:00Z">
                    <w:rPr>
                      <w:rFonts w:ascii="Arial" w:hAnsi="Arial" w:cs="Arial"/>
                      <w:i/>
                      <w:iCs/>
                      <w:color w:val="FF0000"/>
                      <w:sz w:val="16"/>
                      <w:szCs w:val="16"/>
                    </w:rPr>
                  </w:rPrChange>
                </w:rPr>
                <w:t xml:space="preserve"> elements</w:t>
              </w:r>
            </w:ins>
          </w:p>
        </w:tc>
      </w:tr>
      <w:tr w:rsidR="009B0C63" w:rsidDel="007B445F" w14:paraId="1DA91BBA" w14:textId="5C65D8C9">
        <w:trPr>
          <w:cantSplit/>
          <w:jc w:val="center"/>
          <w:ins w:id="2234" w:author="Bowler, Neill" w:date="2022-09-30T16:01:00Z"/>
          <w:del w:id="2235" w:author="Stig Syndergaard" w:date="2023-04-13T14:24:00Z"/>
        </w:trPr>
        <w:tc>
          <w:tcPr>
            <w:tcW w:w="709" w:type="dxa"/>
            <w:shd w:val="clear" w:color="auto" w:fill="E0E0E0"/>
            <w:tcMar>
              <w:top w:w="0" w:type="dxa"/>
              <w:left w:w="108" w:type="dxa"/>
              <w:bottom w:w="0" w:type="dxa"/>
              <w:right w:w="108" w:type="dxa"/>
            </w:tcMar>
          </w:tcPr>
          <w:p w14:paraId="3E49257C" w14:textId="21530A7B" w:rsidR="009B0C63" w:rsidDel="007B445F" w:rsidRDefault="009B0C63" w:rsidP="009B0C63">
            <w:pPr>
              <w:pStyle w:val="Standard"/>
              <w:snapToGrid w:val="0"/>
              <w:jc w:val="right"/>
              <w:rPr>
                <w:ins w:id="2236" w:author="Bowler, Neill" w:date="2022-09-30T16:01:00Z"/>
                <w:del w:id="2237" w:author="Stig Syndergaard" w:date="2023-04-13T14:24:00Z"/>
                <w:rFonts w:ascii="Arial" w:hAnsi="Arial" w:cs="Arial"/>
                <w:sz w:val="16"/>
                <w:szCs w:val="16"/>
              </w:rPr>
            </w:pPr>
            <w:ins w:id="2238" w:author="Bowler, Neill" w:date="2022-09-30T16:01:00Z">
              <w:del w:id="2239" w:author="Stig Syndergaard" w:date="2023-04-13T14:24:00Z">
                <w:r w:rsidDel="007B445F">
                  <w:rPr>
                    <w:rFonts w:ascii="Arial" w:hAnsi="Arial" w:cs="Arial"/>
                    <w:sz w:val="16"/>
                    <w:szCs w:val="16"/>
                  </w:rPr>
                  <w:delText>N0+1</w:delText>
                </w:r>
              </w:del>
            </w:ins>
            <w:ins w:id="2240" w:author="Bowler, Neill" w:date="2022-09-30T16:22:00Z">
              <w:del w:id="2241" w:author="Stig Syndergaard" w:date="2023-04-13T14:24:00Z">
                <w:r w:rsidDel="007B445F">
                  <w:rPr>
                    <w:rFonts w:ascii="Arial" w:hAnsi="Arial" w:cs="Arial"/>
                    <w:sz w:val="16"/>
                    <w:szCs w:val="16"/>
                  </w:rPr>
                  <w:delText>6</w:delText>
                </w:r>
              </w:del>
            </w:ins>
          </w:p>
        </w:tc>
        <w:tc>
          <w:tcPr>
            <w:tcW w:w="2085" w:type="dxa"/>
            <w:shd w:val="clear" w:color="auto" w:fill="E0E0E0"/>
            <w:tcMar>
              <w:top w:w="0" w:type="dxa"/>
              <w:left w:w="108" w:type="dxa"/>
              <w:bottom w:w="0" w:type="dxa"/>
              <w:right w:w="108" w:type="dxa"/>
            </w:tcMar>
          </w:tcPr>
          <w:p w14:paraId="172FE9EE" w14:textId="1561E64C" w:rsidR="009B0C63" w:rsidDel="007B445F" w:rsidRDefault="009B0C63" w:rsidP="009B0C63">
            <w:pPr>
              <w:pStyle w:val="Standard"/>
              <w:snapToGrid w:val="0"/>
              <w:rPr>
                <w:ins w:id="2242" w:author="Bowler, Neill" w:date="2022-09-30T16:01:00Z"/>
                <w:del w:id="2243" w:author="Stig Syndergaard" w:date="2023-04-13T14:24:00Z"/>
                <w:rFonts w:ascii="Arial" w:hAnsi="Arial" w:cs="Arial"/>
                <w:b/>
                <w:sz w:val="16"/>
                <w:szCs w:val="16"/>
              </w:rPr>
            </w:pPr>
            <w:ins w:id="2244" w:author="Bowler, Neill" w:date="2022-09-30T16:01:00Z">
              <w:del w:id="2245" w:author="Stig Syndergaard" w:date="2023-04-13T14:24:00Z">
                <w:r w:rsidDel="007B445F">
                  <w:rPr>
                    <w:rFonts w:ascii="Arial" w:hAnsi="Arial" w:cs="Arial"/>
                    <w:b/>
                    <w:sz w:val="16"/>
                    <w:szCs w:val="16"/>
                  </w:rPr>
                  <w:delText>R</w:delText>
                </w:r>
              </w:del>
            </w:ins>
            <w:ins w:id="2246" w:author="Bowler, Neill" w:date="2022-09-30T16:02:00Z">
              <w:del w:id="2247" w:author="Stig Syndergaard" w:date="2023-04-13T14:24:00Z">
                <w:r w:rsidDel="007B445F">
                  <w:rPr>
                    <w:rFonts w:ascii="Arial" w:hAnsi="Arial" w:cs="Arial"/>
                    <w:b/>
                    <w:sz w:val="16"/>
                    <w:szCs w:val="16"/>
                  </w:rPr>
                  <w:delText>eplication factor</w:delText>
                </w:r>
              </w:del>
            </w:ins>
          </w:p>
        </w:tc>
        <w:tc>
          <w:tcPr>
            <w:tcW w:w="1013" w:type="dxa"/>
            <w:shd w:val="clear" w:color="auto" w:fill="E0E0E0"/>
            <w:tcMar>
              <w:top w:w="0" w:type="dxa"/>
              <w:left w:w="108" w:type="dxa"/>
              <w:bottom w:w="0" w:type="dxa"/>
              <w:right w:w="108" w:type="dxa"/>
            </w:tcMar>
          </w:tcPr>
          <w:p w14:paraId="242E07CF" w14:textId="31EBA2E6" w:rsidR="009B0C63" w:rsidDel="007B445F" w:rsidRDefault="009B0C63" w:rsidP="009B0C63">
            <w:pPr>
              <w:pStyle w:val="Standard"/>
              <w:snapToGrid w:val="0"/>
              <w:jc w:val="center"/>
              <w:rPr>
                <w:ins w:id="2248" w:author="Bowler, Neill" w:date="2022-09-30T16:01:00Z"/>
                <w:del w:id="2249" w:author="Stig Syndergaard" w:date="2023-04-13T14:24:00Z"/>
                <w:rFonts w:ascii="Arial" w:hAnsi="Arial" w:cs="Arial"/>
                <w:b/>
                <w:sz w:val="16"/>
                <w:szCs w:val="16"/>
              </w:rPr>
            </w:pPr>
            <w:ins w:id="2250" w:author="Bowler, Neill" w:date="2022-09-30T16:10:00Z">
              <w:del w:id="2251" w:author="Stig Syndergaard" w:date="2023-04-13T14:24:00Z">
                <w:r w:rsidDel="007B445F">
                  <w:rPr>
                    <w:rFonts w:ascii="Arial" w:hAnsi="Arial" w:cs="Arial"/>
                    <w:b/>
                    <w:sz w:val="16"/>
                    <w:szCs w:val="16"/>
                  </w:rPr>
                  <w:delText>0 31 002</w:delText>
                </w:r>
              </w:del>
            </w:ins>
          </w:p>
        </w:tc>
        <w:tc>
          <w:tcPr>
            <w:tcW w:w="845" w:type="dxa"/>
            <w:shd w:val="clear" w:color="auto" w:fill="E0E0E0"/>
            <w:tcMar>
              <w:top w:w="0" w:type="dxa"/>
              <w:left w:w="108" w:type="dxa"/>
              <w:bottom w:w="0" w:type="dxa"/>
              <w:right w:w="108" w:type="dxa"/>
            </w:tcMar>
          </w:tcPr>
          <w:p w14:paraId="14EE5A75" w14:textId="0368277C" w:rsidR="009B0C63" w:rsidDel="007B445F" w:rsidRDefault="009B0C63" w:rsidP="009B0C63">
            <w:pPr>
              <w:pStyle w:val="Standard"/>
              <w:snapToGrid w:val="0"/>
              <w:jc w:val="right"/>
              <w:rPr>
                <w:ins w:id="2252" w:author="Bowler, Neill" w:date="2022-09-30T16:01:00Z"/>
                <w:del w:id="2253" w:author="Stig Syndergaard" w:date="2023-04-13T14:24:00Z"/>
                <w:rFonts w:ascii="Arial" w:hAnsi="Arial" w:cs="Arial"/>
                <w:sz w:val="16"/>
                <w:szCs w:val="16"/>
              </w:rPr>
            </w:pPr>
            <w:ins w:id="2254" w:author="Bowler, Neill" w:date="2022-09-30T16:11:00Z">
              <w:del w:id="2255" w:author="Stig Syndergaard" w:date="2023-04-13T14:24:00Z">
                <w:r w:rsidDel="007B445F">
                  <w:rPr>
                    <w:rFonts w:ascii="Arial" w:hAnsi="Arial" w:cs="Arial"/>
                    <w:sz w:val="16"/>
                    <w:szCs w:val="16"/>
                  </w:rPr>
                  <w:delText>0</w:delText>
                </w:r>
              </w:del>
            </w:ins>
          </w:p>
        </w:tc>
        <w:tc>
          <w:tcPr>
            <w:tcW w:w="1265" w:type="dxa"/>
            <w:shd w:val="clear" w:color="auto" w:fill="E0E0E0"/>
            <w:tcMar>
              <w:top w:w="0" w:type="dxa"/>
              <w:left w:w="108" w:type="dxa"/>
              <w:bottom w:w="0" w:type="dxa"/>
              <w:right w:w="108" w:type="dxa"/>
            </w:tcMar>
          </w:tcPr>
          <w:p w14:paraId="1710EE35" w14:textId="465ABADC" w:rsidR="009B0C63" w:rsidDel="007B445F" w:rsidRDefault="009B0C63" w:rsidP="009B0C63">
            <w:pPr>
              <w:pStyle w:val="Standard"/>
              <w:snapToGrid w:val="0"/>
              <w:jc w:val="right"/>
              <w:rPr>
                <w:ins w:id="2256" w:author="Bowler, Neill" w:date="2022-09-30T16:01:00Z"/>
                <w:del w:id="2257" w:author="Stig Syndergaard" w:date="2023-04-13T14:24:00Z"/>
                <w:rFonts w:ascii="Arial" w:hAnsi="Arial" w:cs="Arial"/>
                <w:sz w:val="16"/>
                <w:szCs w:val="16"/>
              </w:rPr>
            </w:pPr>
            <w:ins w:id="2258" w:author="Bowler, Neill" w:date="2022-09-30T16:11:00Z">
              <w:del w:id="2259" w:author="Stig Syndergaard" w:date="2023-04-13T14:24:00Z">
                <w:r w:rsidDel="007B445F">
                  <w:rPr>
                    <w:rFonts w:ascii="Arial" w:hAnsi="Arial" w:cs="Arial"/>
                    <w:sz w:val="16"/>
                    <w:szCs w:val="16"/>
                  </w:rPr>
                  <w:delText>0</w:delText>
                </w:r>
              </w:del>
            </w:ins>
          </w:p>
        </w:tc>
        <w:tc>
          <w:tcPr>
            <w:tcW w:w="887" w:type="dxa"/>
            <w:shd w:val="clear" w:color="auto" w:fill="E0E0E0"/>
            <w:tcMar>
              <w:top w:w="0" w:type="dxa"/>
              <w:left w:w="108" w:type="dxa"/>
              <w:bottom w:w="0" w:type="dxa"/>
              <w:right w:w="108" w:type="dxa"/>
            </w:tcMar>
          </w:tcPr>
          <w:p w14:paraId="7F8F2777" w14:textId="443DFA37" w:rsidR="009B0C63" w:rsidDel="007B445F" w:rsidRDefault="009B0C63" w:rsidP="009B0C63">
            <w:pPr>
              <w:pStyle w:val="Standard"/>
              <w:snapToGrid w:val="0"/>
              <w:jc w:val="right"/>
              <w:rPr>
                <w:ins w:id="2260" w:author="Bowler, Neill" w:date="2022-09-30T16:01:00Z"/>
                <w:del w:id="2261" w:author="Stig Syndergaard" w:date="2023-04-13T14:24:00Z"/>
                <w:rFonts w:ascii="Arial" w:hAnsi="Arial" w:cs="Arial"/>
                <w:sz w:val="16"/>
                <w:szCs w:val="16"/>
              </w:rPr>
            </w:pPr>
            <w:ins w:id="2262" w:author="Bowler, Neill" w:date="2022-09-30T16:11:00Z">
              <w:del w:id="2263" w:author="Stig Syndergaard" w:date="2023-04-13T14:24:00Z">
                <w:r w:rsidDel="007B445F">
                  <w:rPr>
                    <w:rFonts w:ascii="Arial" w:hAnsi="Arial" w:cs="Arial"/>
                    <w:sz w:val="16"/>
                    <w:szCs w:val="16"/>
                  </w:rPr>
                  <w:delText>8</w:delText>
                </w:r>
              </w:del>
            </w:ins>
          </w:p>
        </w:tc>
        <w:tc>
          <w:tcPr>
            <w:tcW w:w="1063" w:type="dxa"/>
            <w:shd w:val="clear" w:color="auto" w:fill="E0E0E0"/>
            <w:tcMar>
              <w:top w:w="0" w:type="dxa"/>
              <w:left w:w="108" w:type="dxa"/>
              <w:bottom w:w="0" w:type="dxa"/>
              <w:right w:w="108" w:type="dxa"/>
            </w:tcMar>
          </w:tcPr>
          <w:p w14:paraId="31E9F39F" w14:textId="6CA3AFAE" w:rsidR="009B0C63" w:rsidDel="007B445F" w:rsidRDefault="009B0C63" w:rsidP="009B0C63">
            <w:pPr>
              <w:pStyle w:val="Standard"/>
              <w:snapToGrid w:val="0"/>
              <w:rPr>
                <w:ins w:id="2264" w:author="Bowler, Neill" w:date="2022-09-30T16:01:00Z"/>
                <w:del w:id="2265" w:author="Stig Syndergaard" w:date="2023-04-13T14:24:00Z"/>
                <w:rFonts w:ascii="Arial" w:hAnsi="Arial" w:cs="Arial"/>
                <w:sz w:val="16"/>
                <w:szCs w:val="16"/>
              </w:rPr>
            </w:pPr>
            <w:ins w:id="2266" w:author="Bowler, Neill" w:date="2022-09-30T16:11:00Z">
              <w:del w:id="2267" w:author="Stig Syndergaard" w:date="2023-04-13T14:24:00Z">
                <w:r w:rsidDel="007B445F">
                  <w:rPr>
                    <w:rFonts w:ascii="Arial" w:hAnsi="Arial" w:cs="Arial"/>
                    <w:sz w:val="16"/>
                    <w:szCs w:val="16"/>
                  </w:rPr>
                  <w:delText>Numeric</w:delText>
                </w:r>
              </w:del>
            </w:ins>
          </w:p>
        </w:tc>
        <w:tc>
          <w:tcPr>
            <w:tcW w:w="2481" w:type="dxa"/>
            <w:shd w:val="clear" w:color="auto" w:fill="E0E0E0"/>
            <w:tcMar>
              <w:top w:w="0" w:type="dxa"/>
              <w:left w:w="108" w:type="dxa"/>
              <w:bottom w:w="0" w:type="dxa"/>
              <w:right w:w="108" w:type="dxa"/>
            </w:tcMar>
          </w:tcPr>
          <w:p w14:paraId="7733EA1C" w14:textId="760C9966" w:rsidR="009B0C63" w:rsidDel="007B445F" w:rsidRDefault="009B0C63" w:rsidP="009B0C63">
            <w:pPr>
              <w:pStyle w:val="Standard"/>
              <w:snapToGrid w:val="0"/>
              <w:rPr>
                <w:ins w:id="2268" w:author="Bowler, Neill" w:date="2022-09-30T16:01:00Z"/>
                <w:del w:id="2269" w:author="Stig Syndergaard" w:date="2023-04-13T14:24:00Z"/>
                <w:rFonts w:ascii="Arial" w:hAnsi="Arial" w:cs="Arial"/>
                <w:sz w:val="16"/>
                <w:szCs w:val="16"/>
              </w:rPr>
            </w:pPr>
            <w:ins w:id="2270" w:author="Bowler, Neill" w:date="2022-09-30T16:11:00Z">
              <w:del w:id="2271" w:author="Stig Syndergaard" w:date="2023-04-13T14:24:00Z">
                <w:r w:rsidDel="007B445F">
                  <w:rPr>
                    <w:rFonts w:ascii="Arial" w:hAnsi="Arial" w:cs="Arial"/>
                    <w:sz w:val="16"/>
                    <w:szCs w:val="16"/>
                  </w:rPr>
                  <w:delText>Number of diagnostic entries</w:delText>
                </w:r>
              </w:del>
            </w:ins>
          </w:p>
        </w:tc>
      </w:tr>
      <w:tr w:rsidR="009B0C63" w:rsidDel="007B445F" w14:paraId="21C9B834" w14:textId="3155752E">
        <w:trPr>
          <w:cantSplit/>
          <w:jc w:val="center"/>
          <w:ins w:id="2272" w:author="Bowler, Neill" w:date="2022-09-30T16:01:00Z"/>
          <w:del w:id="2273" w:author="Stig Syndergaard" w:date="2023-04-13T14:24:00Z"/>
        </w:trPr>
        <w:tc>
          <w:tcPr>
            <w:tcW w:w="709" w:type="dxa"/>
            <w:shd w:val="clear" w:color="auto" w:fill="E0E0E0"/>
            <w:tcMar>
              <w:top w:w="0" w:type="dxa"/>
              <w:left w:w="108" w:type="dxa"/>
              <w:bottom w:w="0" w:type="dxa"/>
              <w:right w:w="108" w:type="dxa"/>
            </w:tcMar>
          </w:tcPr>
          <w:p w14:paraId="1A5F6B0C" w14:textId="6DFE17DE" w:rsidR="009B0C63" w:rsidDel="007B445F" w:rsidRDefault="009B0C63" w:rsidP="009B0C63">
            <w:pPr>
              <w:pStyle w:val="Standard"/>
              <w:snapToGrid w:val="0"/>
              <w:jc w:val="right"/>
              <w:rPr>
                <w:ins w:id="2274" w:author="Bowler, Neill" w:date="2022-09-30T16:01:00Z"/>
                <w:del w:id="2275" w:author="Stig Syndergaard" w:date="2023-04-13T14:24:00Z"/>
                <w:rFonts w:ascii="Arial" w:hAnsi="Arial" w:cs="Arial"/>
                <w:sz w:val="16"/>
                <w:szCs w:val="16"/>
              </w:rPr>
            </w:pPr>
            <w:ins w:id="2276" w:author="Bowler, Neill" w:date="2022-09-30T16:08:00Z">
              <w:del w:id="2277" w:author="Stig Syndergaard" w:date="2023-04-13T14:24:00Z">
                <w:r w:rsidDel="007B445F">
                  <w:rPr>
                    <w:rFonts w:ascii="Arial" w:hAnsi="Arial" w:cs="Arial"/>
                    <w:sz w:val="16"/>
                    <w:szCs w:val="16"/>
                  </w:rPr>
                  <w:delText>N0+1</w:delText>
                </w:r>
              </w:del>
            </w:ins>
            <w:ins w:id="2278" w:author="Bowler, Neill" w:date="2022-09-30T16:22:00Z">
              <w:del w:id="2279" w:author="Stig Syndergaard" w:date="2023-04-13T14:24:00Z">
                <w:r w:rsidDel="007B445F">
                  <w:rPr>
                    <w:rFonts w:ascii="Arial" w:hAnsi="Arial" w:cs="Arial"/>
                    <w:sz w:val="16"/>
                    <w:szCs w:val="16"/>
                  </w:rPr>
                  <w:delText>7</w:delText>
                </w:r>
              </w:del>
            </w:ins>
          </w:p>
        </w:tc>
        <w:tc>
          <w:tcPr>
            <w:tcW w:w="2085" w:type="dxa"/>
            <w:shd w:val="clear" w:color="auto" w:fill="E0E0E0"/>
            <w:tcMar>
              <w:top w:w="0" w:type="dxa"/>
              <w:left w:w="108" w:type="dxa"/>
              <w:bottom w:w="0" w:type="dxa"/>
              <w:right w:w="108" w:type="dxa"/>
            </w:tcMar>
          </w:tcPr>
          <w:p w14:paraId="599A75FD" w14:textId="71D7CAAC" w:rsidR="009B0C63" w:rsidDel="007B445F" w:rsidRDefault="009B0C63" w:rsidP="009B0C63">
            <w:pPr>
              <w:pStyle w:val="Standard"/>
              <w:snapToGrid w:val="0"/>
              <w:rPr>
                <w:ins w:id="2280" w:author="Bowler, Neill" w:date="2022-09-30T16:01:00Z"/>
                <w:del w:id="2281" w:author="Stig Syndergaard" w:date="2023-04-13T14:24:00Z"/>
                <w:rFonts w:ascii="Arial" w:hAnsi="Arial" w:cs="Arial"/>
                <w:b/>
                <w:sz w:val="16"/>
                <w:szCs w:val="16"/>
              </w:rPr>
            </w:pPr>
            <w:ins w:id="2282" w:author="Bowler, Neill" w:date="2022-09-30T16:07:00Z">
              <w:del w:id="2283" w:author="Stig Syndergaard" w:date="2023-04-13T14:24:00Z">
                <w:r w:rsidDel="007B445F">
                  <w:rPr>
                    <w:rFonts w:ascii="Arial" w:hAnsi="Arial" w:cs="Arial"/>
                    <w:b/>
                    <w:sz w:val="16"/>
                    <w:szCs w:val="16"/>
                  </w:rPr>
                  <w:delText>Diagnostic statistic type</w:delText>
                </w:r>
              </w:del>
            </w:ins>
          </w:p>
        </w:tc>
        <w:tc>
          <w:tcPr>
            <w:tcW w:w="1013" w:type="dxa"/>
            <w:shd w:val="clear" w:color="auto" w:fill="E0E0E0"/>
            <w:tcMar>
              <w:top w:w="0" w:type="dxa"/>
              <w:left w:w="108" w:type="dxa"/>
              <w:bottom w:w="0" w:type="dxa"/>
              <w:right w:w="108" w:type="dxa"/>
            </w:tcMar>
          </w:tcPr>
          <w:p w14:paraId="15AD4175" w14:textId="1F92F7E5" w:rsidR="009B0C63" w:rsidDel="007B445F" w:rsidRDefault="009B0C63" w:rsidP="009B0C63">
            <w:pPr>
              <w:pStyle w:val="Standard"/>
              <w:snapToGrid w:val="0"/>
              <w:jc w:val="center"/>
              <w:rPr>
                <w:ins w:id="2284" w:author="Bowler, Neill" w:date="2022-09-30T16:01:00Z"/>
                <w:del w:id="2285" w:author="Stig Syndergaard" w:date="2023-04-13T14:24:00Z"/>
                <w:rFonts w:ascii="Arial" w:hAnsi="Arial" w:cs="Arial"/>
                <w:b/>
                <w:sz w:val="16"/>
                <w:szCs w:val="16"/>
              </w:rPr>
            </w:pPr>
            <w:ins w:id="2286" w:author="Bowler, Neill" w:date="2022-09-30T16:07:00Z">
              <w:del w:id="2287" w:author="Stig Syndergaard" w:date="2023-04-13T14:24:00Z">
                <w:r w:rsidDel="007B445F">
                  <w:rPr>
                    <w:rFonts w:ascii="Arial" w:hAnsi="Arial" w:cs="Arial"/>
                    <w:b/>
                    <w:sz w:val="16"/>
                    <w:szCs w:val="16"/>
                  </w:rPr>
                  <w:delText>New</w:delText>
                </w:r>
              </w:del>
            </w:ins>
          </w:p>
        </w:tc>
        <w:tc>
          <w:tcPr>
            <w:tcW w:w="845" w:type="dxa"/>
            <w:shd w:val="clear" w:color="auto" w:fill="E0E0E0"/>
            <w:tcMar>
              <w:top w:w="0" w:type="dxa"/>
              <w:left w:w="108" w:type="dxa"/>
              <w:bottom w:w="0" w:type="dxa"/>
              <w:right w:w="108" w:type="dxa"/>
            </w:tcMar>
          </w:tcPr>
          <w:p w14:paraId="32B4D11D" w14:textId="0BC53B73" w:rsidR="009B0C63" w:rsidDel="007B445F" w:rsidRDefault="009B0C63" w:rsidP="009B0C63">
            <w:pPr>
              <w:pStyle w:val="Standard"/>
              <w:snapToGrid w:val="0"/>
              <w:jc w:val="right"/>
              <w:rPr>
                <w:ins w:id="2288" w:author="Bowler, Neill" w:date="2022-09-30T16:01:00Z"/>
                <w:del w:id="2289" w:author="Stig Syndergaard" w:date="2023-04-13T14:24:00Z"/>
                <w:rFonts w:ascii="Arial" w:hAnsi="Arial" w:cs="Arial"/>
                <w:sz w:val="16"/>
                <w:szCs w:val="16"/>
              </w:rPr>
            </w:pPr>
            <w:ins w:id="2290" w:author="Bowler, Neill" w:date="2022-09-30T16:07:00Z">
              <w:del w:id="2291" w:author="Stig Syndergaard" w:date="2023-04-13T14:24:00Z">
                <w:r w:rsidDel="007B445F">
                  <w:rPr>
                    <w:rFonts w:ascii="Arial" w:hAnsi="Arial" w:cs="Arial"/>
                    <w:sz w:val="16"/>
                    <w:szCs w:val="16"/>
                  </w:rPr>
                  <w:delText>0</w:delText>
                </w:r>
              </w:del>
            </w:ins>
          </w:p>
        </w:tc>
        <w:tc>
          <w:tcPr>
            <w:tcW w:w="1265" w:type="dxa"/>
            <w:shd w:val="clear" w:color="auto" w:fill="E0E0E0"/>
            <w:tcMar>
              <w:top w:w="0" w:type="dxa"/>
              <w:left w:w="108" w:type="dxa"/>
              <w:bottom w:w="0" w:type="dxa"/>
              <w:right w:w="108" w:type="dxa"/>
            </w:tcMar>
          </w:tcPr>
          <w:p w14:paraId="5DC7146F" w14:textId="4578F9AF" w:rsidR="009B0C63" w:rsidDel="007B445F" w:rsidRDefault="009B0C63" w:rsidP="009B0C63">
            <w:pPr>
              <w:pStyle w:val="Standard"/>
              <w:snapToGrid w:val="0"/>
              <w:jc w:val="right"/>
              <w:rPr>
                <w:ins w:id="2292" w:author="Bowler, Neill" w:date="2022-09-30T16:01:00Z"/>
                <w:del w:id="2293" w:author="Stig Syndergaard" w:date="2023-04-13T14:24:00Z"/>
                <w:rFonts w:ascii="Arial" w:hAnsi="Arial" w:cs="Arial"/>
                <w:sz w:val="16"/>
                <w:szCs w:val="16"/>
              </w:rPr>
            </w:pPr>
            <w:ins w:id="2294" w:author="Bowler, Neill" w:date="2022-09-30T16:07:00Z">
              <w:del w:id="2295" w:author="Stig Syndergaard" w:date="2023-04-13T14:24:00Z">
                <w:r w:rsidDel="007B445F">
                  <w:rPr>
                    <w:rFonts w:ascii="Arial" w:hAnsi="Arial" w:cs="Arial"/>
                    <w:sz w:val="16"/>
                    <w:szCs w:val="16"/>
                  </w:rPr>
                  <w:delText>0</w:delText>
                </w:r>
              </w:del>
            </w:ins>
          </w:p>
        </w:tc>
        <w:tc>
          <w:tcPr>
            <w:tcW w:w="887" w:type="dxa"/>
            <w:shd w:val="clear" w:color="auto" w:fill="E0E0E0"/>
            <w:tcMar>
              <w:top w:w="0" w:type="dxa"/>
              <w:left w:w="108" w:type="dxa"/>
              <w:bottom w:w="0" w:type="dxa"/>
              <w:right w:w="108" w:type="dxa"/>
            </w:tcMar>
          </w:tcPr>
          <w:p w14:paraId="3967CA6E" w14:textId="65E033F9" w:rsidR="009B0C63" w:rsidDel="007B445F" w:rsidRDefault="009B0C63" w:rsidP="009B0C63">
            <w:pPr>
              <w:pStyle w:val="Standard"/>
              <w:snapToGrid w:val="0"/>
              <w:jc w:val="right"/>
              <w:rPr>
                <w:ins w:id="2296" w:author="Bowler, Neill" w:date="2022-09-30T16:01:00Z"/>
                <w:del w:id="2297" w:author="Stig Syndergaard" w:date="2023-04-13T14:24:00Z"/>
                <w:rFonts w:ascii="Arial" w:hAnsi="Arial" w:cs="Arial"/>
                <w:sz w:val="16"/>
                <w:szCs w:val="16"/>
              </w:rPr>
            </w:pPr>
            <w:ins w:id="2298" w:author="Bowler, Neill" w:date="2022-09-30T16:07:00Z">
              <w:del w:id="2299" w:author="Stig Syndergaard" w:date="2023-04-13T14:24:00Z">
                <w:r w:rsidDel="007B445F">
                  <w:rPr>
                    <w:rFonts w:ascii="Arial" w:hAnsi="Arial" w:cs="Arial"/>
                    <w:sz w:val="16"/>
                    <w:szCs w:val="16"/>
                  </w:rPr>
                  <w:delText>6</w:delText>
                </w:r>
              </w:del>
            </w:ins>
          </w:p>
        </w:tc>
        <w:tc>
          <w:tcPr>
            <w:tcW w:w="1063" w:type="dxa"/>
            <w:shd w:val="clear" w:color="auto" w:fill="E0E0E0"/>
            <w:tcMar>
              <w:top w:w="0" w:type="dxa"/>
              <w:left w:w="108" w:type="dxa"/>
              <w:bottom w:w="0" w:type="dxa"/>
              <w:right w:w="108" w:type="dxa"/>
            </w:tcMar>
          </w:tcPr>
          <w:p w14:paraId="5DCDAB36" w14:textId="0292105E" w:rsidR="009B0C63" w:rsidDel="007B445F" w:rsidRDefault="009B0C63" w:rsidP="009B0C63">
            <w:pPr>
              <w:pStyle w:val="Standard"/>
              <w:snapToGrid w:val="0"/>
              <w:rPr>
                <w:ins w:id="2300" w:author="Bowler, Neill" w:date="2022-09-30T16:01:00Z"/>
                <w:del w:id="2301" w:author="Stig Syndergaard" w:date="2023-04-13T14:24:00Z"/>
                <w:rFonts w:ascii="Arial" w:hAnsi="Arial" w:cs="Arial"/>
                <w:sz w:val="16"/>
                <w:szCs w:val="16"/>
              </w:rPr>
            </w:pPr>
            <w:ins w:id="2302" w:author="Bowler, Neill" w:date="2022-09-30T16:07:00Z">
              <w:del w:id="2303" w:author="Stig Syndergaard" w:date="2023-04-13T14:24:00Z">
                <w:r w:rsidDel="007B445F">
                  <w:rPr>
                    <w:rFonts w:ascii="Arial" w:hAnsi="Arial" w:cs="Arial"/>
                    <w:sz w:val="16"/>
                    <w:szCs w:val="16"/>
                  </w:rPr>
                  <w:delText>Code Table</w:delText>
                </w:r>
              </w:del>
            </w:ins>
          </w:p>
        </w:tc>
        <w:tc>
          <w:tcPr>
            <w:tcW w:w="2481" w:type="dxa"/>
            <w:shd w:val="clear" w:color="auto" w:fill="E0E0E0"/>
            <w:tcMar>
              <w:top w:w="0" w:type="dxa"/>
              <w:left w:w="108" w:type="dxa"/>
              <w:bottom w:w="0" w:type="dxa"/>
              <w:right w:w="108" w:type="dxa"/>
            </w:tcMar>
          </w:tcPr>
          <w:p w14:paraId="362E1ADF" w14:textId="3577005B" w:rsidR="009B0C63" w:rsidDel="007B445F" w:rsidRDefault="009B0C63" w:rsidP="009B0C63">
            <w:pPr>
              <w:pStyle w:val="Standard"/>
              <w:snapToGrid w:val="0"/>
              <w:rPr>
                <w:ins w:id="2304" w:author="Bowler, Neill" w:date="2022-09-30T16:01:00Z"/>
                <w:del w:id="2305" w:author="Stig Syndergaard" w:date="2023-04-13T14:24:00Z"/>
                <w:rFonts w:ascii="Arial" w:hAnsi="Arial" w:cs="Arial"/>
                <w:sz w:val="16"/>
                <w:szCs w:val="16"/>
              </w:rPr>
            </w:pPr>
            <w:ins w:id="2306" w:author="Bowler, Neill" w:date="2022-09-30T16:07:00Z">
              <w:del w:id="2307" w:author="Stig Syndergaard" w:date="2023-04-13T14:24:00Z">
                <w:r w:rsidDel="007B445F">
                  <w:rPr>
                    <w:rFonts w:ascii="Arial" w:hAnsi="Arial" w:cs="Arial"/>
                    <w:sz w:val="16"/>
                    <w:szCs w:val="16"/>
                  </w:rPr>
                  <w:delText>See Table 9</w:delText>
                </w:r>
              </w:del>
            </w:ins>
          </w:p>
        </w:tc>
      </w:tr>
      <w:tr w:rsidR="009B0C63" w:rsidDel="007B445F" w14:paraId="7F49AC7B" w14:textId="074629C9">
        <w:trPr>
          <w:cantSplit/>
          <w:jc w:val="center"/>
          <w:ins w:id="2308" w:author="Bowler, Neill" w:date="2022-09-30T16:01:00Z"/>
          <w:del w:id="2309" w:author="Stig Syndergaard" w:date="2023-04-13T14:24:00Z"/>
        </w:trPr>
        <w:tc>
          <w:tcPr>
            <w:tcW w:w="709" w:type="dxa"/>
            <w:shd w:val="clear" w:color="auto" w:fill="E0E0E0"/>
            <w:tcMar>
              <w:top w:w="0" w:type="dxa"/>
              <w:left w:w="108" w:type="dxa"/>
              <w:bottom w:w="0" w:type="dxa"/>
              <w:right w:w="108" w:type="dxa"/>
            </w:tcMar>
          </w:tcPr>
          <w:p w14:paraId="02383A0C" w14:textId="7C4A1734" w:rsidR="009B0C63" w:rsidDel="007B445F" w:rsidRDefault="009B0C63" w:rsidP="009B0C63">
            <w:pPr>
              <w:pStyle w:val="Standard"/>
              <w:snapToGrid w:val="0"/>
              <w:jc w:val="right"/>
              <w:rPr>
                <w:ins w:id="2310" w:author="Bowler, Neill" w:date="2022-09-30T16:01:00Z"/>
                <w:del w:id="2311" w:author="Stig Syndergaard" w:date="2023-04-13T14:24:00Z"/>
                <w:rFonts w:ascii="Arial" w:hAnsi="Arial" w:cs="Arial"/>
                <w:sz w:val="16"/>
                <w:szCs w:val="16"/>
              </w:rPr>
            </w:pPr>
            <w:ins w:id="2312" w:author="Bowler, Neill" w:date="2022-09-30T16:08:00Z">
              <w:del w:id="2313" w:author="Stig Syndergaard" w:date="2023-04-13T14:24:00Z">
                <w:r w:rsidDel="007B445F">
                  <w:rPr>
                    <w:rFonts w:ascii="Arial" w:hAnsi="Arial" w:cs="Arial"/>
                    <w:sz w:val="16"/>
                    <w:szCs w:val="16"/>
                  </w:rPr>
                  <w:delText>N0+1</w:delText>
                </w:r>
              </w:del>
            </w:ins>
            <w:ins w:id="2314" w:author="Bowler, Neill" w:date="2022-09-30T16:22:00Z">
              <w:del w:id="2315" w:author="Stig Syndergaard" w:date="2023-04-13T14:24:00Z">
                <w:r w:rsidDel="007B445F">
                  <w:rPr>
                    <w:rFonts w:ascii="Arial" w:hAnsi="Arial" w:cs="Arial"/>
                    <w:sz w:val="16"/>
                    <w:szCs w:val="16"/>
                  </w:rPr>
                  <w:delText>8</w:delText>
                </w:r>
              </w:del>
            </w:ins>
          </w:p>
        </w:tc>
        <w:tc>
          <w:tcPr>
            <w:tcW w:w="2085" w:type="dxa"/>
            <w:shd w:val="clear" w:color="auto" w:fill="E0E0E0"/>
            <w:tcMar>
              <w:top w:w="0" w:type="dxa"/>
              <w:left w:w="108" w:type="dxa"/>
              <w:bottom w:w="0" w:type="dxa"/>
              <w:right w:w="108" w:type="dxa"/>
            </w:tcMar>
          </w:tcPr>
          <w:p w14:paraId="42178360" w14:textId="7A6B7283" w:rsidR="009B0C63" w:rsidDel="007B445F" w:rsidRDefault="009B0C63" w:rsidP="009B0C63">
            <w:pPr>
              <w:pStyle w:val="Standard"/>
              <w:snapToGrid w:val="0"/>
              <w:rPr>
                <w:ins w:id="2316" w:author="Bowler, Neill" w:date="2022-09-30T16:01:00Z"/>
                <w:del w:id="2317" w:author="Stig Syndergaard" w:date="2023-04-13T14:24:00Z"/>
                <w:rFonts w:ascii="Arial" w:hAnsi="Arial" w:cs="Arial"/>
                <w:b/>
                <w:sz w:val="16"/>
                <w:szCs w:val="16"/>
              </w:rPr>
            </w:pPr>
            <w:ins w:id="2318" w:author="Bowler, Neill" w:date="2022-09-30T16:08:00Z">
              <w:del w:id="2319" w:author="Stig Syndergaard" w:date="2023-04-13T14:24:00Z">
                <w:r w:rsidDel="007B445F">
                  <w:rPr>
                    <w:rFonts w:ascii="Arial" w:hAnsi="Arial" w:cs="Arial"/>
                    <w:b/>
                    <w:sz w:val="16"/>
                    <w:szCs w:val="16"/>
                  </w:rPr>
                  <w:delText>Diagnostic fraction</w:delText>
                </w:r>
              </w:del>
            </w:ins>
          </w:p>
        </w:tc>
        <w:tc>
          <w:tcPr>
            <w:tcW w:w="1013" w:type="dxa"/>
            <w:shd w:val="clear" w:color="auto" w:fill="E0E0E0"/>
            <w:tcMar>
              <w:top w:w="0" w:type="dxa"/>
              <w:left w:w="108" w:type="dxa"/>
              <w:bottom w:w="0" w:type="dxa"/>
              <w:right w:w="108" w:type="dxa"/>
            </w:tcMar>
          </w:tcPr>
          <w:p w14:paraId="1B17C961" w14:textId="4EC28D49" w:rsidR="009B0C63" w:rsidDel="007B445F" w:rsidRDefault="009B0C63" w:rsidP="009B0C63">
            <w:pPr>
              <w:pStyle w:val="Standard"/>
              <w:snapToGrid w:val="0"/>
              <w:jc w:val="center"/>
              <w:rPr>
                <w:ins w:id="2320" w:author="Bowler, Neill" w:date="2022-09-30T16:01:00Z"/>
                <w:del w:id="2321" w:author="Stig Syndergaard" w:date="2023-04-13T14:24:00Z"/>
                <w:rFonts w:ascii="Arial" w:hAnsi="Arial" w:cs="Arial"/>
                <w:b/>
                <w:sz w:val="16"/>
                <w:szCs w:val="16"/>
              </w:rPr>
            </w:pPr>
            <w:ins w:id="2322" w:author="Bowler, Neill" w:date="2022-09-30T16:08:00Z">
              <w:del w:id="2323" w:author="Stig Syndergaard" w:date="2023-04-13T14:24:00Z">
                <w:r w:rsidDel="007B445F">
                  <w:rPr>
                    <w:rFonts w:ascii="Arial" w:hAnsi="Arial" w:cs="Arial"/>
                    <w:b/>
                    <w:sz w:val="16"/>
                    <w:szCs w:val="16"/>
                  </w:rPr>
                  <w:delText>New</w:delText>
                </w:r>
              </w:del>
            </w:ins>
          </w:p>
        </w:tc>
        <w:tc>
          <w:tcPr>
            <w:tcW w:w="845" w:type="dxa"/>
            <w:shd w:val="clear" w:color="auto" w:fill="E0E0E0"/>
            <w:tcMar>
              <w:top w:w="0" w:type="dxa"/>
              <w:left w:w="108" w:type="dxa"/>
              <w:bottom w:w="0" w:type="dxa"/>
              <w:right w:w="108" w:type="dxa"/>
            </w:tcMar>
          </w:tcPr>
          <w:p w14:paraId="7A954E00" w14:textId="28FEB64A" w:rsidR="009B0C63" w:rsidDel="007B445F" w:rsidRDefault="009B0C63" w:rsidP="009B0C63">
            <w:pPr>
              <w:pStyle w:val="Standard"/>
              <w:snapToGrid w:val="0"/>
              <w:jc w:val="right"/>
              <w:rPr>
                <w:ins w:id="2324" w:author="Bowler, Neill" w:date="2022-09-30T16:01:00Z"/>
                <w:del w:id="2325" w:author="Stig Syndergaard" w:date="2023-04-13T14:24:00Z"/>
                <w:rFonts w:ascii="Arial" w:hAnsi="Arial" w:cs="Arial"/>
                <w:sz w:val="16"/>
                <w:szCs w:val="16"/>
              </w:rPr>
            </w:pPr>
            <w:ins w:id="2326" w:author="Bowler, Neill" w:date="2022-09-30T16:29:00Z">
              <w:del w:id="2327" w:author="Stig Syndergaard" w:date="2023-04-13T14:24:00Z">
                <w:r w:rsidDel="007B445F">
                  <w:rPr>
                    <w:rFonts w:ascii="Arial" w:hAnsi="Arial" w:cs="Arial"/>
                    <w:sz w:val="16"/>
                    <w:szCs w:val="16"/>
                  </w:rPr>
                  <w:delText>3</w:delText>
                </w:r>
              </w:del>
            </w:ins>
          </w:p>
        </w:tc>
        <w:tc>
          <w:tcPr>
            <w:tcW w:w="1265" w:type="dxa"/>
            <w:shd w:val="clear" w:color="auto" w:fill="E0E0E0"/>
            <w:tcMar>
              <w:top w:w="0" w:type="dxa"/>
              <w:left w:w="108" w:type="dxa"/>
              <w:bottom w:w="0" w:type="dxa"/>
              <w:right w:w="108" w:type="dxa"/>
            </w:tcMar>
          </w:tcPr>
          <w:p w14:paraId="4CDE45F1" w14:textId="063787FF" w:rsidR="009B0C63" w:rsidDel="007B445F" w:rsidRDefault="009B0C63" w:rsidP="009B0C63">
            <w:pPr>
              <w:pStyle w:val="Standard"/>
              <w:snapToGrid w:val="0"/>
              <w:jc w:val="right"/>
              <w:rPr>
                <w:ins w:id="2328" w:author="Bowler, Neill" w:date="2022-09-30T16:01:00Z"/>
                <w:del w:id="2329" w:author="Stig Syndergaard" w:date="2023-04-13T14:24:00Z"/>
                <w:rFonts w:ascii="Arial" w:hAnsi="Arial" w:cs="Arial"/>
                <w:sz w:val="16"/>
                <w:szCs w:val="16"/>
              </w:rPr>
            </w:pPr>
            <w:ins w:id="2330" w:author="Bowler, Neill" w:date="2022-09-30T16:08:00Z">
              <w:del w:id="2331" w:author="Stig Syndergaard" w:date="2023-04-13T14:24:00Z">
                <w:r w:rsidDel="007B445F">
                  <w:rPr>
                    <w:rFonts w:ascii="Arial" w:hAnsi="Arial" w:cs="Arial"/>
                    <w:sz w:val="16"/>
                    <w:szCs w:val="16"/>
                  </w:rPr>
                  <w:delText>0</w:delText>
                </w:r>
              </w:del>
            </w:ins>
          </w:p>
        </w:tc>
        <w:tc>
          <w:tcPr>
            <w:tcW w:w="887" w:type="dxa"/>
            <w:shd w:val="clear" w:color="auto" w:fill="E0E0E0"/>
            <w:tcMar>
              <w:top w:w="0" w:type="dxa"/>
              <w:left w:w="108" w:type="dxa"/>
              <w:bottom w:w="0" w:type="dxa"/>
              <w:right w:w="108" w:type="dxa"/>
            </w:tcMar>
          </w:tcPr>
          <w:p w14:paraId="062E16C8" w14:textId="23F7D210" w:rsidR="009B0C63" w:rsidDel="007B445F" w:rsidRDefault="009B0C63" w:rsidP="009B0C63">
            <w:pPr>
              <w:pStyle w:val="Standard"/>
              <w:snapToGrid w:val="0"/>
              <w:jc w:val="right"/>
              <w:rPr>
                <w:ins w:id="2332" w:author="Bowler, Neill" w:date="2022-09-30T16:01:00Z"/>
                <w:del w:id="2333" w:author="Stig Syndergaard" w:date="2023-04-13T14:24:00Z"/>
                <w:rFonts w:ascii="Arial" w:hAnsi="Arial" w:cs="Arial"/>
                <w:sz w:val="16"/>
                <w:szCs w:val="16"/>
              </w:rPr>
            </w:pPr>
            <w:ins w:id="2334" w:author="Bowler, Neill" w:date="2022-09-30T16:09:00Z">
              <w:del w:id="2335" w:author="Stig Syndergaard" w:date="2023-04-13T14:24:00Z">
                <w:r w:rsidDel="007B445F">
                  <w:rPr>
                    <w:rFonts w:ascii="Arial" w:hAnsi="Arial" w:cs="Arial"/>
                    <w:sz w:val="16"/>
                    <w:szCs w:val="16"/>
                  </w:rPr>
                  <w:delText>16</w:delText>
                </w:r>
              </w:del>
            </w:ins>
          </w:p>
        </w:tc>
        <w:tc>
          <w:tcPr>
            <w:tcW w:w="1063" w:type="dxa"/>
            <w:shd w:val="clear" w:color="auto" w:fill="E0E0E0"/>
            <w:tcMar>
              <w:top w:w="0" w:type="dxa"/>
              <w:left w:w="108" w:type="dxa"/>
              <w:bottom w:w="0" w:type="dxa"/>
              <w:right w:w="108" w:type="dxa"/>
            </w:tcMar>
          </w:tcPr>
          <w:p w14:paraId="312C9D2C" w14:textId="46767FE4" w:rsidR="009B0C63" w:rsidDel="007B445F" w:rsidRDefault="009B0C63" w:rsidP="009B0C63">
            <w:pPr>
              <w:pStyle w:val="Standard"/>
              <w:snapToGrid w:val="0"/>
              <w:rPr>
                <w:ins w:id="2336" w:author="Bowler, Neill" w:date="2022-09-30T16:01:00Z"/>
                <w:del w:id="2337" w:author="Stig Syndergaard" w:date="2023-04-13T14:24:00Z"/>
                <w:rFonts w:ascii="Arial" w:hAnsi="Arial" w:cs="Arial"/>
                <w:sz w:val="16"/>
                <w:szCs w:val="16"/>
              </w:rPr>
            </w:pPr>
            <w:commentRangeStart w:id="2338"/>
            <w:ins w:id="2339" w:author="Bowler, Neill" w:date="2022-09-30T16:09:00Z">
              <w:del w:id="2340" w:author="Stig Syndergaard" w:date="2023-04-13T14:24:00Z">
                <w:r w:rsidDel="007B445F">
                  <w:rPr>
                    <w:rFonts w:ascii="Arial" w:hAnsi="Arial" w:cs="Arial"/>
                    <w:sz w:val="16"/>
                    <w:szCs w:val="16"/>
                  </w:rPr>
                  <w:delText>%</w:delText>
                </w:r>
              </w:del>
            </w:ins>
            <w:commentRangeEnd w:id="2338"/>
            <w:del w:id="2341" w:author="Stig Syndergaard" w:date="2023-04-13T14:24:00Z">
              <w:r w:rsidDel="007B445F">
                <w:rPr>
                  <w:rStyle w:val="CommentReference"/>
                </w:rPr>
                <w:commentReference w:id="2338"/>
              </w:r>
            </w:del>
          </w:p>
        </w:tc>
        <w:tc>
          <w:tcPr>
            <w:tcW w:w="2481" w:type="dxa"/>
            <w:shd w:val="clear" w:color="auto" w:fill="E0E0E0"/>
            <w:tcMar>
              <w:top w:w="0" w:type="dxa"/>
              <w:left w:w="108" w:type="dxa"/>
              <w:bottom w:w="0" w:type="dxa"/>
              <w:right w:w="108" w:type="dxa"/>
            </w:tcMar>
          </w:tcPr>
          <w:p w14:paraId="17966266" w14:textId="4B1532AE" w:rsidR="009B0C63" w:rsidDel="007B445F" w:rsidRDefault="009B0C63" w:rsidP="009B0C63">
            <w:pPr>
              <w:pStyle w:val="Standard"/>
              <w:snapToGrid w:val="0"/>
              <w:rPr>
                <w:ins w:id="2342" w:author="Bowler, Neill" w:date="2022-09-30T16:01:00Z"/>
                <w:del w:id="2343" w:author="Stig Syndergaard" w:date="2023-04-13T14:24:00Z"/>
                <w:rFonts w:ascii="Arial" w:hAnsi="Arial" w:cs="Arial"/>
                <w:sz w:val="16"/>
                <w:szCs w:val="16"/>
              </w:rPr>
            </w:pPr>
          </w:p>
        </w:tc>
      </w:tr>
      <w:tr w:rsidR="009B0C63" w:rsidDel="007B445F" w14:paraId="639BD124" w14:textId="03EFF2C9">
        <w:trPr>
          <w:cantSplit/>
          <w:jc w:val="center"/>
          <w:ins w:id="2344" w:author="Bowler, Neill" w:date="2022-09-30T16:01:00Z"/>
          <w:del w:id="2345" w:author="Stig Syndergaard" w:date="2023-04-13T14:24:00Z"/>
        </w:trPr>
        <w:tc>
          <w:tcPr>
            <w:tcW w:w="709" w:type="dxa"/>
            <w:shd w:val="clear" w:color="auto" w:fill="E0E0E0"/>
            <w:tcMar>
              <w:top w:w="0" w:type="dxa"/>
              <w:left w:w="108" w:type="dxa"/>
              <w:bottom w:w="0" w:type="dxa"/>
              <w:right w:w="108" w:type="dxa"/>
            </w:tcMar>
          </w:tcPr>
          <w:p w14:paraId="24FC1E33" w14:textId="10CB298D" w:rsidR="009B0C63" w:rsidDel="007B445F" w:rsidRDefault="009B0C63" w:rsidP="009B0C63">
            <w:pPr>
              <w:pStyle w:val="Standard"/>
              <w:snapToGrid w:val="0"/>
              <w:jc w:val="right"/>
              <w:rPr>
                <w:ins w:id="2346" w:author="Bowler, Neill" w:date="2022-09-30T16:01:00Z"/>
                <w:del w:id="2347" w:author="Stig Syndergaard" w:date="2023-04-13T14:24:00Z"/>
                <w:rFonts w:ascii="Arial" w:hAnsi="Arial" w:cs="Arial"/>
                <w:sz w:val="16"/>
                <w:szCs w:val="16"/>
              </w:rPr>
            </w:pPr>
            <w:ins w:id="2348" w:author="Bowler, Neill" w:date="2022-09-30T16:10:00Z">
              <w:del w:id="2349" w:author="Stig Syndergaard" w:date="2023-04-13T14:24:00Z">
                <w:r w:rsidDel="007B445F">
                  <w:rPr>
                    <w:rFonts w:ascii="Arial" w:hAnsi="Arial" w:cs="Arial"/>
                    <w:sz w:val="16"/>
                    <w:szCs w:val="16"/>
                  </w:rPr>
                  <w:delText>N0+1</w:delText>
                </w:r>
              </w:del>
            </w:ins>
            <w:ins w:id="2350" w:author="Bowler, Neill" w:date="2022-09-30T16:22:00Z">
              <w:del w:id="2351" w:author="Stig Syndergaard" w:date="2023-04-13T14:24:00Z">
                <w:r w:rsidDel="007B445F">
                  <w:rPr>
                    <w:rFonts w:ascii="Arial" w:hAnsi="Arial" w:cs="Arial"/>
                    <w:sz w:val="16"/>
                    <w:szCs w:val="16"/>
                  </w:rPr>
                  <w:delText>9</w:delText>
                </w:r>
              </w:del>
            </w:ins>
          </w:p>
        </w:tc>
        <w:tc>
          <w:tcPr>
            <w:tcW w:w="2085" w:type="dxa"/>
            <w:shd w:val="clear" w:color="auto" w:fill="E0E0E0"/>
            <w:tcMar>
              <w:top w:w="0" w:type="dxa"/>
              <w:left w:w="108" w:type="dxa"/>
              <w:bottom w:w="0" w:type="dxa"/>
              <w:right w:w="108" w:type="dxa"/>
            </w:tcMar>
          </w:tcPr>
          <w:p w14:paraId="771F5C59" w14:textId="3DE5EE64" w:rsidR="009B0C63" w:rsidDel="007B445F" w:rsidRDefault="009B0C63" w:rsidP="009B0C63">
            <w:pPr>
              <w:pStyle w:val="Standard"/>
              <w:snapToGrid w:val="0"/>
              <w:rPr>
                <w:ins w:id="2352" w:author="Bowler, Neill" w:date="2022-09-30T16:01:00Z"/>
                <w:del w:id="2353" w:author="Stig Syndergaard" w:date="2023-04-13T14:24:00Z"/>
                <w:rFonts w:ascii="Arial" w:hAnsi="Arial" w:cs="Arial"/>
                <w:b/>
                <w:sz w:val="16"/>
                <w:szCs w:val="16"/>
              </w:rPr>
            </w:pPr>
            <w:ins w:id="2354" w:author="Bowler, Neill" w:date="2022-09-30T16:10:00Z">
              <w:del w:id="2355" w:author="Stig Syndergaard" w:date="2023-04-13T14:24:00Z">
                <w:r w:rsidDel="007B445F">
                  <w:rPr>
                    <w:rFonts w:ascii="Arial" w:hAnsi="Arial" w:cs="Arial"/>
                    <w:b/>
                    <w:sz w:val="16"/>
                    <w:szCs w:val="16"/>
                  </w:rPr>
                  <w:delText>(end delayed replication)</w:delText>
                </w:r>
              </w:del>
            </w:ins>
          </w:p>
        </w:tc>
        <w:tc>
          <w:tcPr>
            <w:tcW w:w="1013" w:type="dxa"/>
            <w:shd w:val="clear" w:color="auto" w:fill="E0E0E0"/>
            <w:tcMar>
              <w:top w:w="0" w:type="dxa"/>
              <w:left w:w="108" w:type="dxa"/>
              <w:bottom w:w="0" w:type="dxa"/>
              <w:right w:w="108" w:type="dxa"/>
            </w:tcMar>
          </w:tcPr>
          <w:p w14:paraId="0926A9A9" w14:textId="38F752E9" w:rsidR="009B0C63" w:rsidDel="007B445F" w:rsidRDefault="009B0C63" w:rsidP="009B0C63">
            <w:pPr>
              <w:pStyle w:val="Standard"/>
              <w:snapToGrid w:val="0"/>
              <w:jc w:val="center"/>
              <w:rPr>
                <w:ins w:id="2356" w:author="Bowler, Neill" w:date="2022-09-30T16:01:00Z"/>
                <w:del w:id="2357" w:author="Stig Syndergaard" w:date="2023-04-13T14:24:00Z"/>
                <w:rFonts w:ascii="Arial" w:hAnsi="Arial" w:cs="Arial"/>
                <w:b/>
                <w:sz w:val="16"/>
                <w:szCs w:val="16"/>
              </w:rPr>
            </w:pPr>
          </w:p>
        </w:tc>
        <w:tc>
          <w:tcPr>
            <w:tcW w:w="845" w:type="dxa"/>
            <w:shd w:val="clear" w:color="auto" w:fill="E0E0E0"/>
            <w:tcMar>
              <w:top w:w="0" w:type="dxa"/>
              <w:left w:w="108" w:type="dxa"/>
              <w:bottom w:w="0" w:type="dxa"/>
              <w:right w:w="108" w:type="dxa"/>
            </w:tcMar>
          </w:tcPr>
          <w:p w14:paraId="2B477E74" w14:textId="033493A8" w:rsidR="009B0C63" w:rsidDel="007B445F" w:rsidRDefault="009B0C63" w:rsidP="009B0C63">
            <w:pPr>
              <w:pStyle w:val="Standard"/>
              <w:snapToGrid w:val="0"/>
              <w:jc w:val="right"/>
              <w:rPr>
                <w:ins w:id="2358" w:author="Bowler, Neill" w:date="2022-09-30T16:01:00Z"/>
                <w:del w:id="2359" w:author="Stig Syndergaard" w:date="2023-04-13T14:24:00Z"/>
                <w:rFonts w:ascii="Arial" w:hAnsi="Arial" w:cs="Arial"/>
                <w:sz w:val="16"/>
                <w:szCs w:val="16"/>
              </w:rPr>
            </w:pPr>
          </w:p>
        </w:tc>
        <w:tc>
          <w:tcPr>
            <w:tcW w:w="1265" w:type="dxa"/>
            <w:shd w:val="clear" w:color="auto" w:fill="E0E0E0"/>
            <w:tcMar>
              <w:top w:w="0" w:type="dxa"/>
              <w:left w:w="108" w:type="dxa"/>
              <w:bottom w:w="0" w:type="dxa"/>
              <w:right w:w="108" w:type="dxa"/>
            </w:tcMar>
          </w:tcPr>
          <w:p w14:paraId="70CAFB9C" w14:textId="131153CC" w:rsidR="009B0C63" w:rsidDel="007B445F" w:rsidRDefault="009B0C63" w:rsidP="009B0C63">
            <w:pPr>
              <w:pStyle w:val="Standard"/>
              <w:snapToGrid w:val="0"/>
              <w:jc w:val="right"/>
              <w:rPr>
                <w:ins w:id="2360" w:author="Bowler, Neill" w:date="2022-09-30T16:01:00Z"/>
                <w:del w:id="2361" w:author="Stig Syndergaard" w:date="2023-04-13T14:24:00Z"/>
                <w:rFonts w:ascii="Arial" w:hAnsi="Arial" w:cs="Arial"/>
                <w:sz w:val="16"/>
                <w:szCs w:val="16"/>
              </w:rPr>
            </w:pPr>
          </w:p>
        </w:tc>
        <w:tc>
          <w:tcPr>
            <w:tcW w:w="887" w:type="dxa"/>
            <w:shd w:val="clear" w:color="auto" w:fill="E0E0E0"/>
            <w:tcMar>
              <w:top w:w="0" w:type="dxa"/>
              <w:left w:w="108" w:type="dxa"/>
              <w:bottom w:w="0" w:type="dxa"/>
              <w:right w:w="108" w:type="dxa"/>
            </w:tcMar>
          </w:tcPr>
          <w:p w14:paraId="362376D9" w14:textId="1AC882B2" w:rsidR="009B0C63" w:rsidDel="007B445F" w:rsidRDefault="009B0C63" w:rsidP="009B0C63">
            <w:pPr>
              <w:pStyle w:val="Standard"/>
              <w:snapToGrid w:val="0"/>
              <w:jc w:val="right"/>
              <w:rPr>
                <w:ins w:id="2362" w:author="Bowler, Neill" w:date="2022-09-30T16:01:00Z"/>
                <w:del w:id="2363" w:author="Stig Syndergaard" w:date="2023-04-13T14:24:00Z"/>
                <w:rFonts w:ascii="Arial" w:hAnsi="Arial" w:cs="Arial"/>
                <w:sz w:val="16"/>
                <w:szCs w:val="16"/>
              </w:rPr>
            </w:pPr>
          </w:p>
        </w:tc>
        <w:tc>
          <w:tcPr>
            <w:tcW w:w="1063" w:type="dxa"/>
            <w:shd w:val="clear" w:color="auto" w:fill="E0E0E0"/>
            <w:tcMar>
              <w:top w:w="0" w:type="dxa"/>
              <w:left w:w="108" w:type="dxa"/>
              <w:bottom w:w="0" w:type="dxa"/>
              <w:right w:w="108" w:type="dxa"/>
            </w:tcMar>
          </w:tcPr>
          <w:p w14:paraId="09934152" w14:textId="194A9905" w:rsidR="009B0C63" w:rsidDel="007B445F" w:rsidRDefault="009B0C63" w:rsidP="009B0C63">
            <w:pPr>
              <w:pStyle w:val="Standard"/>
              <w:snapToGrid w:val="0"/>
              <w:rPr>
                <w:ins w:id="2364" w:author="Bowler, Neill" w:date="2022-09-30T16:01:00Z"/>
                <w:del w:id="2365" w:author="Stig Syndergaard" w:date="2023-04-13T14:24:00Z"/>
                <w:rFonts w:ascii="Arial" w:hAnsi="Arial" w:cs="Arial"/>
                <w:sz w:val="16"/>
                <w:szCs w:val="16"/>
              </w:rPr>
            </w:pPr>
          </w:p>
        </w:tc>
        <w:tc>
          <w:tcPr>
            <w:tcW w:w="2481" w:type="dxa"/>
            <w:shd w:val="clear" w:color="auto" w:fill="E0E0E0"/>
            <w:tcMar>
              <w:top w:w="0" w:type="dxa"/>
              <w:left w:w="108" w:type="dxa"/>
              <w:bottom w:w="0" w:type="dxa"/>
              <w:right w:w="108" w:type="dxa"/>
            </w:tcMar>
          </w:tcPr>
          <w:p w14:paraId="713D9C23" w14:textId="5DDD0AB0" w:rsidR="009B0C63" w:rsidDel="007B445F" w:rsidRDefault="009B0C63" w:rsidP="009B0C63">
            <w:pPr>
              <w:pStyle w:val="Standard"/>
              <w:snapToGrid w:val="0"/>
              <w:rPr>
                <w:ins w:id="2366" w:author="Bowler, Neill" w:date="2022-09-30T16:01:00Z"/>
                <w:del w:id="2367" w:author="Stig Syndergaard" w:date="2023-04-13T14:24:00Z"/>
                <w:rFonts w:ascii="Arial" w:hAnsi="Arial" w:cs="Arial"/>
                <w:sz w:val="16"/>
                <w:szCs w:val="16"/>
              </w:rPr>
            </w:pPr>
          </w:p>
        </w:tc>
      </w:tr>
      <w:tr w:rsidR="009B0C63" w14:paraId="768095BD" w14:textId="77777777">
        <w:trPr>
          <w:cantSplit/>
          <w:jc w:val="center"/>
        </w:trPr>
        <w:tc>
          <w:tcPr>
            <w:tcW w:w="709" w:type="dxa"/>
            <w:shd w:val="clear" w:color="auto" w:fill="F3F3F3"/>
            <w:tcMar>
              <w:top w:w="0" w:type="dxa"/>
              <w:left w:w="108" w:type="dxa"/>
              <w:bottom w:w="0" w:type="dxa"/>
              <w:right w:w="108" w:type="dxa"/>
            </w:tcMar>
          </w:tcPr>
          <w:p w14:paraId="768095B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N1</w:t>
            </w:r>
          </w:p>
        </w:tc>
        <w:tc>
          <w:tcPr>
            <w:tcW w:w="2085" w:type="dxa"/>
            <w:shd w:val="clear" w:color="auto" w:fill="F3F3F3"/>
            <w:tcMar>
              <w:top w:w="0" w:type="dxa"/>
              <w:left w:w="108" w:type="dxa"/>
              <w:bottom w:w="0" w:type="dxa"/>
              <w:right w:w="108" w:type="dxa"/>
            </w:tcMar>
          </w:tcPr>
          <w:p w14:paraId="768095B6"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B7"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5B8"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B9"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BA"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BB"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BC" w14:textId="77777777" w:rsidR="009B0C63" w:rsidRDefault="009B0C63" w:rsidP="009B0C63">
            <w:pPr>
              <w:pStyle w:val="Standard"/>
              <w:snapToGrid w:val="0"/>
            </w:pPr>
            <w:r>
              <w:rPr>
                <w:rFonts w:ascii="Arial" w:hAnsi="Arial" w:cs="Arial"/>
                <w:i/>
                <w:sz w:val="16"/>
                <w:szCs w:val="16"/>
              </w:rPr>
              <w:t>N1</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38+(5+6.n0).n1</w:t>
            </w:r>
            <w:r>
              <w:rPr>
                <w:rFonts w:ascii="Arial" w:eastAsia="Arial" w:hAnsi="Arial" w:cs="Arial"/>
                <w:i/>
                <w:sz w:val="16"/>
                <w:szCs w:val="16"/>
              </w:rPr>
              <w:t xml:space="preserve"> </w:t>
            </w:r>
            <w:r>
              <w:rPr>
                <w:rFonts w:ascii="Arial" w:hAnsi="Arial" w:cs="Arial"/>
                <w:i/>
                <w:sz w:val="16"/>
                <w:szCs w:val="16"/>
              </w:rPr>
              <w:t>elements</w:t>
            </w:r>
          </w:p>
        </w:tc>
      </w:tr>
      <w:tr w:rsidR="009B0C63" w14:paraId="768095BF" w14:textId="77777777">
        <w:trPr>
          <w:cantSplit/>
          <w:trHeight w:val="148"/>
          <w:jc w:val="center"/>
        </w:trPr>
        <w:tc>
          <w:tcPr>
            <w:tcW w:w="10348" w:type="dxa"/>
            <w:gridSpan w:val="8"/>
            <w:shd w:val="clear" w:color="auto" w:fill="CCFFCC"/>
            <w:tcMar>
              <w:top w:w="0" w:type="dxa"/>
              <w:left w:w="108" w:type="dxa"/>
              <w:bottom w:w="0" w:type="dxa"/>
              <w:right w:w="108" w:type="dxa"/>
            </w:tcMar>
          </w:tcPr>
          <w:p w14:paraId="768095BE" w14:textId="3C6897F8"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2a'</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ins w:id="2368" w:author="Stig Syndergaard" w:date="2023-04-13T13:49:00Z">
              <w:r w:rsidR="00384908">
                <w:rPr>
                  <w:rFonts w:ascii="Arial" w:hAnsi="Arial" w:cs="Arial"/>
                  <w:i/>
                  <w:sz w:val="16"/>
                  <w:szCs w:val="16"/>
                </w:rPr>
                <w:t xml:space="preserve"> &amp; 11</w:t>
              </w:r>
            </w:ins>
            <w:r>
              <w:rPr>
                <w:rFonts w:ascii="Arial" w:hAnsi="Arial" w:cs="Arial"/>
                <w:i/>
                <w:sz w:val="16"/>
                <w:szCs w:val="16"/>
              </w:rPr>
              <w:t>)</w:t>
            </w:r>
          </w:p>
        </w:tc>
      </w:tr>
      <w:tr w:rsidR="009B0C63" w14:paraId="768095C8" w14:textId="77777777">
        <w:trPr>
          <w:cantSplit/>
          <w:jc w:val="center"/>
        </w:trPr>
        <w:tc>
          <w:tcPr>
            <w:tcW w:w="709" w:type="dxa"/>
            <w:shd w:val="clear" w:color="auto" w:fill="F3F3F3"/>
            <w:tcMar>
              <w:top w:w="0" w:type="dxa"/>
              <w:left w:w="108" w:type="dxa"/>
              <w:bottom w:w="0" w:type="dxa"/>
              <w:right w:w="108" w:type="dxa"/>
            </w:tcMar>
          </w:tcPr>
          <w:p w14:paraId="768095C0"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C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C2" w14:textId="35D8E48E"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ins w:id="2369" w:author="Stig Syndergaard" w:date="2023-04-13T11:34:00Z">
              <w:r w:rsidR="00285A00">
                <w:rPr>
                  <w:rFonts w:ascii="Arial" w:hAnsi="Arial" w:cs="Arial"/>
                  <w:b/>
                  <w:sz w:val="16"/>
                  <w:szCs w:val="16"/>
                </w:rPr>
                <w:t>1</w:t>
              </w:r>
            </w:ins>
            <w:ins w:id="2370" w:author="Stig Syndergaard" w:date="2023-04-13T16:27:00Z">
              <w:r w:rsidR="00CB5539">
                <w:rPr>
                  <w:rFonts w:ascii="Arial" w:hAnsi="Arial" w:cs="Arial"/>
                  <w:b/>
                  <w:sz w:val="16"/>
                  <w:szCs w:val="16"/>
                </w:rPr>
                <w:t>2</w:t>
              </w:r>
            </w:ins>
            <w:del w:id="2371" w:author="Stig Syndergaard" w:date="2023-04-13T11:34:00Z">
              <w:r w:rsidDel="00285A00">
                <w:rPr>
                  <w:rFonts w:ascii="Arial" w:hAnsi="Arial" w:cs="Arial"/>
                  <w:b/>
                  <w:sz w:val="16"/>
                  <w:szCs w:val="16"/>
                </w:rPr>
                <w:delText>08</w:delText>
              </w:r>
            </w:del>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C3" w14:textId="77777777" w:rsidR="009B0C63" w:rsidRDefault="009B0C63" w:rsidP="009B0C63">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5C4"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5C5" w14:textId="77777777" w:rsidR="009B0C63" w:rsidRDefault="009B0C63" w:rsidP="009B0C63">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5C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C7" w14:textId="014DB0BE" w:rsidR="009B0C63" w:rsidRDefault="009B0C63" w:rsidP="009B0C63">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ins w:id="2372" w:author="Stig Syndergaard" w:date="2023-04-13T11:34:00Z">
              <w:r w:rsidR="00285A00">
                <w:rPr>
                  <w:rFonts w:ascii="Arial" w:hAnsi="Arial" w:cs="Arial"/>
                  <w:sz w:val="16"/>
                  <w:szCs w:val="16"/>
                </w:rPr>
                <w:t>1</w:t>
              </w:r>
            </w:ins>
            <w:ins w:id="2373" w:author="Stig Syndergaard" w:date="2023-04-13T16:27:00Z">
              <w:r w:rsidR="00CB5539">
                <w:rPr>
                  <w:rFonts w:ascii="Arial" w:hAnsi="Arial" w:cs="Arial"/>
                  <w:sz w:val="16"/>
                  <w:szCs w:val="16"/>
                </w:rPr>
                <w:t>2</w:t>
              </w:r>
            </w:ins>
            <w:del w:id="2374" w:author="Stig Syndergaard" w:date="2023-04-13T11:34:00Z">
              <w:r w:rsidDel="00285A00">
                <w:rPr>
                  <w:rFonts w:ascii="Arial" w:hAnsi="Arial" w:cs="Arial"/>
                  <w:sz w:val="16"/>
                  <w:szCs w:val="16"/>
                </w:rPr>
                <w:delText>8</w:delText>
              </w:r>
            </w:del>
            <w:r>
              <w:rPr>
                <w:rFonts w:ascii="Arial" w:eastAsia="Arial" w:hAnsi="Arial" w:cs="Arial"/>
                <w:sz w:val="16"/>
                <w:szCs w:val="16"/>
              </w:rPr>
              <w:t xml:space="preserve"> </w:t>
            </w:r>
            <w:r>
              <w:rPr>
                <w:rFonts w:ascii="Arial" w:hAnsi="Arial" w:cs="Arial"/>
                <w:sz w:val="16"/>
                <w:szCs w:val="16"/>
              </w:rPr>
              <w:t>descriptors</w:t>
            </w:r>
          </w:p>
        </w:tc>
      </w:tr>
      <w:tr w:rsidR="009B0C63" w14:paraId="768095D1" w14:textId="77777777">
        <w:trPr>
          <w:cantSplit/>
          <w:jc w:val="center"/>
        </w:trPr>
        <w:tc>
          <w:tcPr>
            <w:tcW w:w="709" w:type="dxa"/>
            <w:shd w:val="clear" w:color="auto" w:fill="E0E0E0"/>
            <w:tcMar>
              <w:top w:w="0" w:type="dxa"/>
              <w:left w:w="108" w:type="dxa"/>
              <w:bottom w:w="0" w:type="dxa"/>
              <w:right w:w="108" w:type="dxa"/>
            </w:tcMar>
          </w:tcPr>
          <w:p w14:paraId="768095C9" w14:textId="58B069C3" w:rsidR="009B0C63" w:rsidRDefault="009B0C63" w:rsidP="009B0C63">
            <w:pPr>
              <w:pStyle w:val="Standard"/>
              <w:snapToGrid w:val="0"/>
              <w:jc w:val="right"/>
              <w:rPr>
                <w:rFonts w:ascii="Arial" w:hAnsi="Arial" w:cs="Arial"/>
                <w:sz w:val="16"/>
                <w:szCs w:val="16"/>
              </w:rPr>
            </w:pPr>
            <w:r>
              <w:rPr>
                <w:rFonts w:ascii="Arial" w:hAnsi="Arial" w:cs="Arial"/>
                <w:sz w:val="16"/>
                <w:szCs w:val="16"/>
              </w:rPr>
              <w:t>N1+1</w:t>
            </w:r>
          </w:p>
        </w:tc>
        <w:tc>
          <w:tcPr>
            <w:tcW w:w="2085" w:type="dxa"/>
            <w:shd w:val="clear" w:color="auto" w:fill="E0E0E0"/>
            <w:tcMar>
              <w:top w:w="0" w:type="dxa"/>
              <w:left w:w="108" w:type="dxa"/>
              <w:bottom w:w="0" w:type="dxa"/>
              <w:right w:w="108" w:type="dxa"/>
            </w:tcMar>
          </w:tcPr>
          <w:p w14:paraId="768095C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C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C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C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C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D0" w14:textId="30AA9683"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2a</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ins w:id="2375" w:author="Stig Syndergaard" w:date="2023-04-13T11:52:00Z">
              <w:r w:rsidR="00A17A27">
                <w:rPr>
                  <w:rFonts w:ascii="Arial" w:hAnsi="Arial" w:cs="Arial"/>
                  <w:i/>
                  <w:sz w:val="16"/>
                  <w:szCs w:val="16"/>
                </w:rPr>
                <w:t>n</w:t>
              </w:r>
            </w:ins>
            <w:ins w:id="2376" w:author="Stig Syndergaard" w:date="2023-04-13T16:03:00Z">
              <w:r w:rsidR="00A660F9">
                <w:rPr>
                  <w:rFonts w:ascii="Arial" w:hAnsi="Arial" w:cs="Arial"/>
                  <w:i/>
                  <w:sz w:val="16"/>
                  <w:szCs w:val="16"/>
                </w:rPr>
                <w:t>5</w:t>
              </w:r>
            </w:ins>
            <w:del w:id="2377" w:author="Stig Syndergaard" w:date="2023-04-13T11:52:00Z">
              <w:r w:rsidDel="00A17A27">
                <w:rPr>
                  <w:rFonts w:ascii="Arial" w:hAnsi="Arial" w:cs="Arial"/>
                  <w:i/>
                  <w:sz w:val="16"/>
                  <w:szCs w:val="16"/>
                </w:rPr>
                <w:delText>n2</w:delText>
              </w:r>
            </w:del>
          </w:p>
        </w:tc>
      </w:tr>
      <w:tr w:rsidR="009B0C63" w14:paraId="768095DA" w14:textId="77777777">
        <w:trPr>
          <w:cantSplit/>
          <w:jc w:val="center"/>
        </w:trPr>
        <w:tc>
          <w:tcPr>
            <w:tcW w:w="709" w:type="dxa"/>
            <w:shd w:val="clear" w:color="auto" w:fill="F3F3F3"/>
            <w:tcMar>
              <w:top w:w="0" w:type="dxa"/>
              <w:left w:w="108" w:type="dxa"/>
              <w:bottom w:w="0" w:type="dxa"/>
              <w:right w:w="108" w:type="dxa"/>
            </w:tcMar>
          </w:tcPr>
          <w:p w14:paraId="768095D2" w14:textId="4D2EDB28" w:rsidR="009B0C63" w:rsidRDefault="009B0C63" w:rsidP="009B0C63">
            <w:pPr>
              <w:pStyle w:val="Standard"/>
              <w:snapToGrid w:val="0"/>
              <w:jc w:val="right"/>
              <w:rPr>
                <w:rFonts w:ascii="Arial" w:hAnsi="Arial" w:cs="Arial"/>
                <w:sz w:val="16"/>
                <w:szCs w:val="16"/>
              </w:rPr>
            </w:pPr>
            <w:r>
              <w:rPr>
                <w:rFonts w:ascii="Arial" w:hAnsi="Arial" w:cs="Arial"/>
                <w:sz w:val="16"/>
                <w:szCs w:val="16"/>
              </w:rPr>
              <w:t>N1+2</w:t>
            </w:r>
          </w:p>
        </w:tc>
        <w:tc>
          <w:tcPr>
            <w:tcW w:w="2085" w:type="dxa"/>
            <w:shd w:val="clear" w:color="auto" w:fill="F3F3F3"/>
            <w:tcMar>
              <w:top w:w="0" w:type="dxa"/>
              <w:left w:w="108" w:type="dxa"/>
              <w:bottom w:w="0" w:type="dxa"/>
              <w:right w:w="108" w:type="dxa"/>
            </w:tcMar>
          </w:tcPr>
          <w:p w14:paraId="768095D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Height</w:t>
            </w:r>
          </w:p>
        </w:tc>
        <w:tc>
          <w:tcPr>
            <w:tcW w:w="1013" w:type="dxa"/>
            <w:shd w:val="clear" w:color="auto" w:fill="F3F3F3"/>
            <w:tcMar>
              <w:top w:w="0" w:type="dxa"/>
              <w:left w:w="108" w:type="dxa"/>
              <w:bottom w:w="0" w:type="dxa"/>
              <w:right w:w="108" w:type="dxa"/>
            </w:tcMar>
          </w:tcPr>
          <w:p w14:paraId="768095D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5D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5D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F3F3F3"/>
            <w:tcMar>
              <w:top w:w="0" w:type="dxa"/>
              <w:left w:w="108" w:type="dxa"/>
              <w:bottom w:w="0" w:type="dxa"/>
              <w:right w:w="108" w:type="dxa"/>
            </w:tcMar>
          </w:tcPr>
          <w:p w14:paraId="768095D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F3F3F3"/>
            <w:tcMar>
              <w:top w:w="0" w:type="dxa"/>
              <w:left w:w="108" w:type="dxa"/>
              <w:bottom w:w="0" w:type="dxa"/>
              <w:right w:w="108" w:type="dxa"/>
            </w:tcMar>
          </w:tcPr>
          <w:p w14:paraId="768095D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5D9" w14:textId="77777777" w:rsidR="009B0C63" w:rsidRDefault="009B0C63" w:rsidP="009B0C63">
            <w:pPr>
              <w:pStyle w:val="Standard"/>
              <w:snapToGrid w:val="0"/>
            </w:pPr>
            <w:r>
              <w:rPr>
                <w:rFonts w:ascii="Arial" w:hAnsi="Arial" w:cs="Arial"/>
                <w:sz w:val="16"/>
                <w:szCs w:val="16"/>
              </w:rPr>
              <w:t>Geometric</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285A00" w:rsidRPr="000A7684" w14:paraId="6C5827BF" w14:textId="77777777" w:rsidTr="00A761FC">
        <w:trPr>
          <w:cantSplit/>
          <w:jc w:val="center"/>
          <w:ins w:id="2378" w:author="Stig Syndergaard" w:date="2023-04-13T11:34:00Z"/>
        </w:trPr>
        <w:tc>
          <w:tcPr>
            <w:tcW w:w="709" w:type="dxa"/>
            <w:shd w:val="clear" w:color="auto" w:fill="E0E0E0"/>
            <w:tcMar>
              <w:top w:w="0" w:type="dxa"/>
              <w:left w:w="108" w:type="dxa"/>
              <w:bottom w:w="0" w:type="dxa"/>
              <w:right w:w="108" w:type="dxa"/>
            </w:tcMar>
          </w:tcPr>
          <w:p w14:paraId="4A8A2E4B" w14:textId="31DF59B2" w:rsidR="00285A00" w:rsidRDefault="00285A00" w:rsidP="00A761FC">
            <w:pPr>
              <w:pStyle w:val="Standard"/>
              <w:snapToGrid w:val="0"/>
              <w:jc w:val="right"/>
              <w:rPr>
                <w:ins w:id="2379" w:author="Stig Syndergaard" w:date="2023-04-13T11:34:00Z"/>
                <w:rFonts w:ascii="Arial" w:hAnsi="Arial" w:cs="Arial"/>
                <w:sz w:val="16"/>
                <w:szCs w:val="16"/>
              </w:rPr>
            </w:pPr>
            <w:ins w:id="2380" w:author="Stig Syndergaard" w:date="2023-04-13T11:34:00Z">
              <w:r>
                <w:rPr>
                  <w:rFonts w:ascii="Arial" w:hAnsi="Arial" w:cs="Arial"/>
                  <w:sz w:val="16"/>
                  <w:szCs w:val="16"/>
                </w:rPr>
                <w:t>N</w:t>
              </w:r>
            </w:ins>
            <w:ins w:id="2381" w:author="Stig Syndergaard" w:date="2023-04-13T16:02:00Z">
              <w:r w:rsidR="00A660F9">
                <w:rPr>
                  <w:rFonts w:ascii="Arial" w:hAnsi="Arial" w:cs="Arial"/>
                  <w:sz w:val="16"/>
                  <w:szCs w:val="16"/>
                </w:rPr>
                <w:t>1</w:t>
              </w:r>
            </w:ins>
            <w:ins w:id="2382" w:author="Stig Syndergaard" w:date="2023-04-13T11:34:00Z">
              <w:r>
                <w:rPr>
                  <w:rFonts w:ascii="Arial" w:hAnsi="Arial" w:cs="Arial"/>
                  <w:sz w:val="16"/>
                  <w:szCs w:val="16"/>
                </w:rPr>
                <w:t>+3</w:t>
              </w:r>
            </w:ins>
          </w:p>
        </w:tc>
        <w:tc>
          <w:tcPr>
            <w:tcW w:w="2085" w:type="dxa"/>
            <w:shd w:val="clear" w:color="auto" w:fill="E0E0E0"/>
            <w:tcMar>
              <w:top w:w="0" w:type="dxa"/>
              <w:left w:w="108" w:type="dxa"/>
              <w:bottom w:w="0" w:type="dxa"/>
              <w:right w:w="108" w:type="dxa"/>
            </w:tcMar>
          </w:tcPr>
          <w:p w14:paraId="321EC7B1" w14:textId="77777777" w:rsidR="00285A00" w:rsidRPr="00070EAC" w:rsidRDefault="00285A00" w:rsidP="00A761FC">
            <w:pPr>
              <w:pStyle w:val="Standard"/>
              <w:snapToGrid w:val="0"/>
              <w:rPr>
                <w:ins w:id="2383" w:author="Stig Syndergaard" w:date="2023-04-13T11:34:00Z"/>
                <w:color w:val="000000" w:themeColor="text1"/>
                <w:rPrChange w:id="2384" w:author="Stig Syndergaard" w:date="2023-04-13T11:39:00Z">
                  <w:rPr>
                    <w:ins w:id="2385" w:author="Stig Syndergaard" w:date="2023-04-13T11:34:00Z"/>
                    <w:color w:val="FF0000"/>
                  </w:rPr>
                </w:rPrChange>
              </w:rPr>
            </w:pPr>
            <w:ins w:id="2386" w:author="Stig Syndergaard" w:date="2023-04-13T11:34:00Z">
              <w:r w:rsidRPr="00070EAC">
                <w:rPr>
                  <w:rFonts w:ascii="Arial" w:hAnsi="Arial" w:cs="Arial"/>
                  <w:b/>
                  <w:color w:val="000000" w:themeColor="text1"/>
                  <w:sz w:val="16"/>
                  <w:szCs w:val="16"/>
                  <w:rPrChange w:id="2387" w:author="Stig Syndergaard" w:date="2023-04-13T11:39:00Z">
                    <w:rPr>
                      <w:rFonts w:ascii="Arial" w:hAnsi="Arial" w:cs="Arial"/>
                      <w:b/>
                      <w:color w:val="FF0000"/>
                      <w:sz w:val="16"/>
                      <w:szCs w:val="16"/>
                    </w:rPr>
                  </w:rPrChange>
                </w:rPr>
                <w:t>Geopotential height</w:t>
              </w:r>
            </w:ins>
          </w:p>
        </w:tc>
        <w:tc>
          <w:tcPr>
            <w:tcW w:w="1013" w:type="dxa"/>
            <w:shd w:val="clear" w:color="auto" w:fill="E0E0E0"/>
            <w:tcMar>
              <w:top w:w="0" w:type="dxa"/>
              <w:left w:w="108" w:type="dxa"/>
              <w:bottom w:w="0" w:type="dxa"/>
              <w:right w:w="108" w:type="dxa"/>
            </w:tcMar>
          </w:tcPr>
          <w:p w14:paraId="61DF9FF9" w14:textId="77777777" w:rsidR="00285A00" w:rsidRPr="00070EAC" w:rsidRDefault="00285A00" w:rsidP="00A761FC">
            <w:pPr>
              <w:pStyle w:val="Standard"/>
              <w:snapToGrid w:val="0"/>
              <w:jc w:val="center"/>
              <w:rPr>
                <w:ins w:id="2388" w:author="Stig Syndergaard" w:date="2023-04-13T11:34:00Z"/>
                <w:rFonts w:ascii="Arial" w:hAnsi="Arial" w:cs="Arial"/>
                <w:b/>
                <w:color w:val="000000" w:themeColor="text1"/>
                <w:sz w:val="16"/>
                <w:szCs w:val="16"/>
                <w:rPrChange w:id="2389" w:author="Stig Syndergaard" w:date="2023-04-13T11:39:00Z">
                  <w:rPr>
                    <w:ins w:id="2390" w:author="Stig Syndergaard" w:date="2023-04-13T11:34:00Z"/>
                    <w:rFonts w:ascii="Arial" w:hAnsi="Arial" w:cs="Arial"/>
                    <w:b/>
                    <w:color w:val="FF0000"/>
                    <w:sz w:val="16"/>
                    <w:szCs w:val="16"/>
                  </w:rPr>
                </w:rPrChange>
              </w:rPr>
            </w:pPr>
            <w:ins w:id="2391" w:author="Stig Syndergaard" w:date="2023-04-13T11:34:00Z">
              <w:r w:rsidRPr="00070EAC">
                <w:rPr>
                  <w:rFonts w:ascii="Arial" w:hAnsi="Arial" w:cs="Arial"/>
                  <w:b/>
                  <w:color w:val="000000" w:themeColor="text1"/>
                  <w:sz w:val="16"/>
                  <w:szCs w:val="16"/>
                  <w:rPrChange w:id="2392" w:author="Stig Syndergaard" w:date="2023-04-13T11:39:00Z">
                    <w:rPr>
                      <w:rFonts w:ascii="Arial" w:hAnsi="Arial" w:cs="Arial"/>
                      <w:b/>
                      <w:color w:val="FF0000"/>
                      <w:sz w:val="16"/>
                      <w:szCs w:val="16"/>
                    </w:rPr>
                  </w:rPrChange>
                </w:rPr>
                <w:t>0</w:t>
              </w:r>
              <w:r w:rsidRPr="00070EAC">
                <w:rPr>
                  <w:rFonts w:ascii="Arial" w:eastAsia="Arial" w:hAnsi="Arial" w:cs="Arial"/>
                  <w:b/>
                  <w:color w:val="000000" w:themeColor="text1"/>
                  <w:sz w:val="16"/>
                  <w:szCs w:val="16"/>
                  <w:rPrChange w:id="2393"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00" w:themeColor="text1"/>
                  <w:sz w:val="16"/>
                  <w:szCs w:val="16"/>
                  <w:rPrChange w:id="2394" w:author="Stig Syndergaard" w:date="2023-04-13T11:39:00Z">
                    <w:rPr>
                      <w:rFonts w:ascii="Arial" w:hAnsi="Arial" w:cs="Arial"/>
                      <w:b/>
                      <w:color w:val="FF0000"/>
                      <w:sz w:val="16"/>
                      <w:szCs w:val="16"/>
                    </w:rPr>
                  </w:rPrChange>
                </w:rPr>
                <w:t>07</w:t>
              </w:r>
              <w:r w:rsidRPr="00070EAC">
                <w:rPr>
                  <w:rFonts w:ascii="Arial" w:eastAsia="Arial" w:hAnsi="Arial" w:cs="Arial"/>
                  <w:b/>
                  <w:color w:val="000000" w:themeColor="text1"/>
                  <w:sz w:val="16"/>
                  <w:szCs w:val="16"/>
                  <w:rPrChange w:id="2395"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00" w:themeColor="text1"/>
                  <w:sz w:val="16"/>
                  <w:szCs w:val="16"/>
                  <w:rPrChange w:id="2396" w:author="Stig Syndergaard" w:date="2023-04-13T11:39:00Z">
                    <w:rPr>
                      <w:rFonts w:ascii="Arial" w:hAnsi="Arial" w:cs="Arial"/>
                      <w:b/>
                      <w:color w:val="FF0000"/>
                      <w:sz w:val="16"/>
                      <w:szCs w:val="16"/>
                    </w:rPr>
                  </w:rPrChange>
                </w:rPr>
                <w:t>009</w:t>
              </w:r>
            </w:ins>
          </w:p>
        </w:tc>
        <w:tc>
          <w:tcPr>
            <w:tcW w:w="845" w:type="dxa"/>
            <w:shd w:val="clear" w:color="auto" w:fill="E0E0E0"/>
            <w:tcMar>
              <w:top w:w="0" w:type="dxa"/>
              <w:left w:w="108" w:type="dxa"/>
              <w:bottom w:w="0" w:type="dxa"/>
              <w:right w:w="108" w:type="dxa"/>
            </w:tcMar>
          </w:tcPr>
          <w:p w14:paraId="5B090905" w14:textId="77777777" w:rsidR="00285A00" w:rsidRPr="00070EAC" w:rsidRDefault="00285A00" w:rsidP="00A761FC">
            <w:pPr>
              <w:pStyle w:val="Standard"/>
              <w:snapToGrid w:val="0"/>
              <w:jc w:val="right"/>
              <w:rPr>
                <w:ins w:id="2397" w:author="Stig Syndergaard" w:date="2023-04-13T11:34:00Z"/>
                <w:rFonts w:ascii="Arial" w:hAnsi="Arial" w:cs="Arial"/>
                <w:bCs/>
                <w:color w:val="000000" w:themeColor="text1"/>
                <w:sz w:val="16"/>
                <w:szCs w:val="16"/>
                <w:rPrChange w:id="2398" w:author="Stig Syndergaard" w:date="2023-04-13T11:39:00Z">
                  <w:rPr>
                    <w:ins w:id="2399" w:author="Stig Syndergaard" w:date="2023-04-13T11:34:00Z"/>
                    <w:rFonts w:ascii="Arial" w:hAnsi="Arial" w:cs="Arial"/>
                    <w:bCs/>
                    <w:color w:val="FF0000"/>
                    <w:sz w:val="16"/>
                    <w:szCs w:val="16"/>
                  </w:rPr>
                </w:rPrChange>
              </w:rPr>
            </w:pPr>
            <w:ins w:id="2400" w:author="Stig Syndergaard" w:date="2023-04-13T11:34:00Z">
              <w:r w:rsidRPr="00070EAC">
                <w:rPr>
                  <w:rFonts w:ascii="Arial" w:hAnsi="Arial" w:cs="Arial"/>
                  <w:bCs/>
                  <w:color w:val="000000" w:themeColor="text1"/>
                  <w:sz w:val="16"/>
                  <w:szCs w:val="16"/>
                  <w:rPrChange w:id="2401" w:author="Stig Syndergaard" w:date="2023-04-13T11:39:00Z">
                    <w:rPr>
                      <w:rFonts w:ascii="Arial" w:hAnsi="Arial" w:cs="Arial"/>
                      <w:bCs/>
                      <w:color w:val="FF0000"/>
                      <w:sz w:val="16"/>
                      <w:szCs w:val="16"/>
                    </w:rPr>
                  </w:rPrChange>
                </w:rPr>
                <w:t>0</w:t>
              </w:r>
            </w:ins>
          </w:p>
        </w:tc>
        <w:tc>
          <w:tcPr>
            <w:tcW w:w="1265" w:type="dxa"/>
            <w:shd w:val="clear" w:color="auto" w:fill="E0E0E0"/>
            <w:tcMar>
              <w:top w:w="0" w:type="dxa"/>
              <w:left w:w="108" w:type="dxa"/>
              <w:bottom w:w="0" w:type="dxa"/>
              <w:right w:w="108" w:type="dxa"/>
            </w:tcMar>
          </w:tcPr>
          <w:p w14:paraId="04ABDE6F" w14:textId="77777777" w:rsidR="00285A00" w:rsidRPr="00070EAC" w:rsidRDefault="00285A00" w:rsidP="00A761FC">
            <w:pPr>
              <w:pStyle w:val="Standard"/>
              <w:snapToGrid w:val="0"/>
              <w:jc w:val="right"/>
              <w:rPr>
                <w:ins w:id="2402" w:author="Stig Syndergaard" w:date="2023-04-13T11:34:00Z"/>
                <w:rFonts w:ascii="Arial" w:hAnsi="Arial" w:cs="Arial"/>
                <w:bCs/>
                <w:color w:val="000000" w:themeColor="text1"/>
                <w:sz w:val="16"/>
                <w:szCs w:val="16"/>
                <w:rPrChange w:id="2403" w:author="Stig Syndergaard" w:date="2023-04-13T11:39:00Z">
                  <w:rPr>
                    <w:ins w:id="2404" w:author="Stig Syndergaard" w:date="2023-04-13T11:34:00Z"/>
                    <w:rFonts w:ascii="Arial" w:hAnsi="Arial" w:cs="Arial"/>
                    <w:bCs/>
                    <w:color w:val="FF0000"/>
                    <w:sz w:val="16"/>
                    <w:szCs w:val="16"/>
                  </w:rPr>
                </w:rPrChange>
              </w:rPr>
            </w:pPr>
            <w:ins w:id="2405" w:author="Stig Syndergaard" w:date="2023-04-13T11:34:00Z">
              <w:r w:rsidRPr="00070EAC">
                <w:rPr>
                  <w:rFonts w:ascii="Arial" w:hAnsi="Arial" w:cs="Arial"/>
                  <w:bCs/>
                  <w:color w:val="000000" w:themeColor="text1"/>
                  <w:sz w:val="16"/>
                  <w:szCs w:val="16"/>
                  <w:rPrChange w:id="2406" w:author="Stig Syndergaard" w:date="2023-04-13T11:39:00Z">
                    <w:rPr>
                      <w:rFonts w:ascii="Arial" w:hAnsi="Arial" w:cs="Arial"/>
                      <w:bCs/>
                      <w:color w:val="FF0000"/>
                      <w:sz w:val="16"/>
                      <w:szCs w:val="16"/>
                    </w:rPr>
                  </w:rPrChange>
                </w:rPr>
                <w:t>-1 000</w:t>
              </w:r>
            </w:ins>
          </w:p>
        </w:tc>
        <w:tc>
          <w:tcPr>
            <w:tcW w:w="887" w:type="dxa"/>
            <w:shd w:val="clear" w:color="auto" w:fill="E0E0E0"/>
            <w:tcMar>
              <w:top w:w="0" w:type="dxa"/>
              <w:left w:w="108" w:type="dxa"/>
              <w:bottom w:w="0" w:type="dxa"/>
              <w:right w:w="108" w:type="dxa"/>
            </w:tcMar>
          </w:tcPr>
          <w:p w14:paraId="50810517" w14:textId="77777777" w:rsidR="00285A00" w:rsidRPr="00070EAC" w:rsidRDefault="00285A00" w:rsidP="00A761FC">
            <w:pPr>
              <w:pStyle w:val="Standard"/>
              <w:snapToGrid w:val="0"/>
              <w:jc w:val="right"/>
              <w:rPr>
                <w:ins w:id="2407" w:author="Stig Syndergaard" w:date="2023-04-13T11:34:00Z"/>
                <w:rFonts w:ascii="Arial" w:hAnsi="Arial" w:cs="Arial"/>
                <w:bCs/>
                <w:color w:val="000000" w:themeColor="text1"/>
                <w:sz w:val="16"/>
                <w:szCs w:val="16"/>
                <w:rPrChange w:id="2408" w:author="Stig Syndergaard" w:date="2023-04-13T11:39:00Z">
                  <w:rPr>
                    <w:ins w:id="2409" w:author="Stig Syndergaard" w:date="2023-04-13T11:34:00Z"/>
                    <w:rFonts w:ascii="Arial" w:hAnsi="Arial" w:cs="Arial"/>
                    <w:bCs/>
                    <w:color w:val="FF0000"/>
                    <w:sz w:val="16"/>
                    <w:szCs w:val="16"/>
                  </w:rPr>
                </w:rPrChange>
              </w:rPr>
            </w:pPr>
            <w:ins w:id="2410" w:author="Stig Syndergaard" w:date="2023-04-13T11:34:00Z">
              <w:r w:rsidRPr="00070EAC">
                <w:rPr>
                  <w:rFonts w:ascii="Arial" w:hAnsi="Arial" w:cs="Arial"/>
                  <w:bCs/>
                  <w:color w:val="000000" w:themeColor="text1"/>
                  <w:sz w:val="16"/>
                  <w:szCs w:val="16"/>
                  <w:rPrChange w:id="2411" w:author="Stig Syndergaard" w:date="2023-04-13T11:39:00Z">
                    <w:rPr>
                      <w:rFonts w:ascii="Arial" w:hAnsi="Arial" w:cs="Arial"/>
                      <w:bCs/>
                      <w:color w:val="FF0000"/>
                      <w:sz w:val="16"/>
                      <w:szCs w:val="16"/>
                    </w:rPr>
                  </w:rPrChange>
                </w:rPr>
                <w:t>17</w:t>
              </w:r>
            </w:ins>
          </w:p>
        </w:tc>
        <w:tc>
          <w:tcPr>
            <w:tcW w:w="1063" w:type="dxa"/>
            <w:shd w:val="clear" w:color="auto" w:fill="E0E0E0"/>
            <w:tcMar>
              <w:top w:w="0" w:type="dxa"/>
              <w:left w:w="108" w:type="dxa"/>
              <w:bottom w:w="0" w:type="dxa"/>
              <w:right w:w="108" w:type="dxa"/>
            </w:tcMar>
          </w:tcPr>
          <w:p w14:paraId="00AD291D" w14:textId="77777777" w:rsidR="00285A00" w:rsidRPr="00070EAC" w:rsidRDefault="00285A00" w:rsidP="00A761FC">
            <w:pPr>
              <w:pStyle w:val="Standard"/>
              <w:snapToGrid w:val="0"/>
              <w:rPr>
                <w:ins w:id="2412" w:author="Stig Syndergaard" w:date="2023-04-13T11:34:00Z"/>
                <w:rFonts w:ascii="Arial" w:hAnsi="Arial" w:cs="Arial"/>
                <w:bCs/>
                <w:noProof/>
                <w:color w:val="000000" w:themeColor="text1"/>
                <w:sz w:val="16"/>
                <w:szCs w:val="16"/>
                <w:rPrChange w:id="2413" w:author="Stig Syndergaard" w:date="2023-04-13T11:39:00Z">
                  <w:rPr>
                    <w:ins w:id="2414" w:author="Stig Syndergaard" w:date="2023-04-13T11:34:00Z"/>
                    <w:rFonts w:ascii="Arial" w:hAnsi="Arial" w:cs="Arial"/>
                    <w:bCs/>
                    <w:noProof/>
                    <w:color w:val="FF0000"/>
                    <w:sz w:val="16"/>
                    <w:szCs w:val="16"/>
                  </w:rPr>
                </w:rPrChange>
              </w:rPr>
            </w:pPr>
            <w:ins w:id="2415" w:author="Stig Syndergaard" w:date="2023-04-13T11:34:00Z">
              <w:r w:rsidRPr="00070EAC">
                <w:rPr>
                  <w:rFonts w:ascii="Arial" w:hAnsi="Arial" w:cs="Arial"/>
                  <w:bCs/>
                  <w:noProof/>
                  <w:color w:val="000000" w:themeColor="text1"/>
                  <w:sz w:val="16"/>
                  <w:szCs w:val="16"/>
                  <w:rPrChange w:id="2416" w:author="Stig Syndergaard" w:date="2023-04-13T11:39:00Z">
                    <w:rPr>
                      <w:rFonts w:ascii="Arial" w:hAnsi="Arial" w:cs="Arial"/>
                      <w:bCs/>
                      <w:noProof/>
                      <w:color w:val="FF0000"/>
                      <w:sz w:val="16"/>
                      <w:szCs w:val="16"/>
                    </w:rPr>
                  </w:rPrChange>
                </w:rPr>
                <w:t>gpm</w:t>
              </w:r>
            </w:ins>
          </w:p>
        </w:tc>
        <w:tc>
          <w:tcPr>
            <w:tcW w:w="2481" w:type="dxa"/>
            <w:shd w:val="clear" w:color="auto" w:fill="E0E0E0"/>
            <w:tcMar>
              <w:top w:w="0" w:type="dxa"/>
              <w:left w:w="108" w:type="dxa"/>
              <w:bottom w:w="0" w:type="dxa"/>
              <w:right w:w="108" w:type="dxa"/>
            </w:tcMar>
          </w:tcPr>
          <w:p w14:paraId="0E0EE447" w14:textId="0AB94104" w:rsidR="00285A00" w:rsidRPr="00070EAC" w:rsidRDefault="00285A00" w:rsidP="00A761FC">
            <w:pPr>
              <w:pStyle w:val="Standard"/>
              <w:snapToGrid w:val="0"/>
              <w:rPr>
                <w:ins w:id="2417" w:author="Stig Syndergaard" w:date="2023-04-13T11:34:00Z"/>
                <w:bCs/>
                <w:noProof/>
                <w:color w:val="000000" w:themeColor="text1"/>
                <w:rPrChange w:id="2418" w:author="Stig Syndergaard" w:date="2023-04-13T11:39:00Z">
                  <w:rPr>
                    <w:ins w:id="2419" w:author="Stig Syndergaard" w:date="2023-04-13T11:34:00Z"/>
                    <w:bCs/>
                    <w:noProof/>
                    <w:color w:val="FF0000"/>
                  </w:rPr>
                </w:rPrChange>
              </w:rPr>
            </w:pPr>
            <w:ins w:id="2420" w:author="Stig Syndergaard" w:date="2023-04-13T11:34:00Z">
              <w:r w:rsidRPr="00070EAC">
                <w:rPr>
                  <w:rFonts w:ascii="Arial" w:hAnsi="Arial" w:cs="Arial"/>
                  <w:bCs/>
                  <w:noProof/>
                  <w:color w:val="000000" w:themeColor="text1"/>
                  <w:sz w:val="16"/>
                  <w:szCs w:val="16"/>
                  <w:rPrChange w:id="2421" w:author="Stig Syndergaard" w:date="2023-04-13T11:39:00Z">
                    <w:rPr>
                      <w:rFonts w:ascii="Arial" w:hAnsi="Arial" w:cs="Arial"/>
                      <w:bCs/>
                      <w:noProof/>
                      <w:color w:val="FF0000"/>
                      <w:sz w:val="16"/>
                      <w:szCs w:val="16"/>
                    </w:rPr>
                  </w:rPrChange>
                </w:rPr>
                <w:t>Geopot.</w:t>
              </w:r>
              <w:r w:rsidRPr="00070EAC">
                <w:rPr>
                  <w:rFonts w:ascii="Arial" w:eastAsia="Arial" w:hAnsi="Arial" w:cs="Arial"/>
                  <w:bCs/>
                  <w:noProof/>
                  <w:color w:val="000000" w:themeColor="text1"/>
                  <w:sz w:val="16"/>
                  <w:szCs w:val="16"/>
                  <w:rPrChange w:id="2422"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23" w:author="Stig Syndergaard" w:date="2023-04-13T11:39:00Z">
                    <w:rPr>
                      <w:rFonts w:ascii="Arial" w:hAnsi="Arial" w:cs="Arial"/>
                      <w:bCs/>
                      <w:noProof/>
                      <w:color w:val="FF0000"/>
                      <w:sz w:val="16"/>
                      <w:szCs w:val="16"/>
                    </w:rPr>
                  </w:rPrChange>
                </w:rPr>
                <w:t>altitude,</w:t>
              </w:r>
              <w:r w:rsidRPr="00070EAC">
                <w:rPr>
                  <w:rFonts w:ascii="Arial" w:eastAsia="Arial" w:hAnsi="Arial" w:cs="Arial"/>
                  <w:bCs/>
                  <w:noProof/>
                  <w:color w:val="000000" w:themeColor="text1"/>
                  <w:sz w:val="16"/>
                  <w:szCs w:val="16"/>
                  <w:rPrChange w:id="2424"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25" w:author="Stig Syndergaard" w:date="2023-04-13T11:39:00Z">
                    <w:rPr>
                      <w:rFonts w:ascii="Arial" w:hAnsi="Arial" w:cs="Arial"/>
                      <w:bCs/>
                      <w:noProof/>
                      <w:color w:val="FF0000"/>
                      <w:sz w:val="16"/>
                      <w:szCs w:val="16"/>
                    </w:rPr>
                  </w:rPrChange>
                </w:rPr>
                <w:t>-1km</w:t>
              </w:r>
              <w:r w:rsidRPr="00070EAC">
                <w:rPr>
                  <w:rFonts w:ascii="Arial" w:eastAsia="Arial" w:hAnsi="Arial" w:cs="Arial"/>
                  <w:bCs/>
                  <w:noProof/>
                  <w:color w:val="000000" w:themeColor="text1"/>
                  <w:sz w:val="16"/>
                  <w:szCs w:val="16"/>
                  <w:rPrChange w:id="2426"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27" w:author="Stig Syndergaard" w:date="2023-04-13T11:39:00Z">
                    <w:rPr>
                      <w:rFonts w:ascii="Arial" w:hAnsi="Arial" w:cs="Arial"/>
                      <w:bCs/>
                      <w:noProof/>
                      <w:color w:val="FF0000"/>
                      <w:sz w:val="16"/>
                      <w:szCs w:val="16"/>
                    </w:rPr>
                  </w:rPrChange>
                </w:rPr>
                <w:t>to</w:t>
              </w:r>
              <w:r w:rsidRPr="00070EAC">
                <w:rPr>
                  <w:rFonts w:ascii="Arial" w:eastAsia="Arial" w:hAnsi="Arial" w:cs="Arial"/>
                  <w:bCs/>
                  <w:noProof/>
                  <w:color w:val="000000" w:themeColor="text1"/>
                  <w:sz w:val="16"/>
                  <w:szCs w:val="16"/>
                  <w:rPrChange w:id="2428"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29" w:author="Stig Syndergaard" w:date="2023-04-13T11:39:00Z">
                    <w:rPr>
                      <w:rFonts w:ascii="Arial" w:hAnsi="Arial" w:cs="Arial"/>
                      <w:bCs/>
                      <w:noProof/>
                      <w:color w:val="FF0000"/>
                      <w:sz w:val="16"/>
                      <w:szCs w:val="16"/>
                    </w:rPr>
                  </w:rPrChange>
                </w:rPr>
                <w:t>100km,</w:t>
              </w:r>
              <w:r w:rsidRPr="00070EAC">
                <w:rPr>
                  <w:rFonts w:ascii="Arial" w:eastAsia="Arial" w:hAnsi="Arial" w:cs="Arial"/>
                  <w:bCs/>
                  <w:noProof/>
                  <w:color w:val="000000" w:themeColor="text1"/>
                  <w:sz w:val="16"/>
                  <w:szCs w:val="16"/>
                  <w:rPrChange w:id="2430"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31" w:author="Stig Syndergaard" w:date="2023-04-13T11:39:00Z">
                    <w:rPr>
                      <w:rFonts w:ascii="Arial" w:hAnsi="Arial" w:cs="Arial"/>
                      <w:bCs/>
                      <w:noProof/>
                      <w:color w:val="FF0000"/>
                      <w:sz w:val="16"/>
                      <w:szCs w:val="16"/>
                    </w:rPr>
                  </w:rPrChange>
                </w:rPr>
                <w:t>wrt</w:t>
              </w:r>
              <w:r w:rsidRPr="00070EAC">
                <w:rPr>
                  <w:rFonts w:ascii="Arial" w:eastAsia="Arial" w:hAnsi="Arial" w:cs="Arial"/>
                  <w:bCs/>
                  <w:noProof/>
                  <w:color w:val="000000" w:themeColor="text1"/>
                  <w:sz w:val="16"/>
                  <w:szCs w:val="16"/>
                  <w:rPrChange w:id="2432" w:author="Stig Syndergaard" w:date="2023-04-13T11:39:00Z">
                    <w:rPr>
                      <w:rFonts w:ascii="Arial" w:eastAsia="Arial" w:hAnsi="Arial" w:cs="Arial"/>
                      <w:bCs/>
                      <w:noProof/>
                      <w:color w:val="FF0000"/>
                      <w:sz w:val="16"/>
                      <w:szCs w:val="16"/>
                    </w:rPr>
                  </w:rPrChange>
                </w:rPr>
                <w:t xml:space="preserve"> EGM-96 </w:t>
              </w:r>
              <w:r w:rsidRPr="00070EAC">
                <w:rPr>
                  <w:rFonts w:ascii="Arial" w:hAnsi="Arial" w:cs="Arial"/>
                  <w:bCs/>
                  <w:noProof/>
                  <w:color w:val="000000" w:themeColor="text1"/>
                  <w:sz w:val="16"/>
                  <w:szCs w:val="16"/>
                  <w:rPrChange w:id="2433" w:author="Stig Syndergaard" w:date="2023-04-13T11:39:00Z">
                    <w:rPr>
                      <w:rFonts w:ascii="Arial" w:hAnsi="Arial" w:cs="Arial"/>
                      <w:bCs/>
                      <w:noProof/>
                      <w:color w:val="FF0000"/>
                      <w:sz w:val="16"/>
                      <w:szCs w:val="16"/>
                    </w:rPr>
                  </w:rPrChange>
                </w:rPr>
                <w:t>geoid</w:t>
              </w:r>
              <w:r w:rsidRPr="00070EAC">
                <w:rPr>
                  <w:rFonts w:ascii="Arial" w:eastAsia="Arial" w:hAnsi="Arial" w:cs="Arial"/>
                  <w:bCs/>
                  <w:noProof/>
                  <w:color w:val="000000" w:themeColor="text1"/>
                  <w:sz w:val="16"/>
                  <w:szCs w:val="16"/>
                  <w:rPrChange w:id="2434" w:author="Stig Syndergaard" w:date="2023-04-13T11:39:00Z">
                    <w:rPr>
                      <w:rFonts w:ascii="Arial" w:eastAsia="Arial" w:hAnsi="Arial" w:cs="Arial"/>
                      <w:bCs/>
                      <w:noProof/>
                      <w:color w:val="FF0000"/>
                      <w:sz w:val="16"/>
                      <w:szCs w:val="16"/>
                    </w:rPr>
                  </w:rPrChange>
                </w:rPr>
                <w:t xml:space="preserve"> </w:t>
              </w:r>
              <w:r w:rsidRPr="00070EAC">
                <w:rPr>
                  <w:rFonts w:ascii="Arial" w:hAnsi="Arial" w:cs="Arial"/>
                  <w:bCs/>
                  <w:noProof/>
                  <w:color w:val="000000" w:themeColor="text1"/>
                  <w:sz w:val="16"/>
                  <w:szCs w:val="16"/>
                  <w:rPrChange w:id="2435" w:author="Stig Syndergaard" w:date="2023-04-13T11:39:00Z">
                    <w:rPr>
                      <w:rFonts w:ascii="Arial" w:hAnsi="Arial" w:cs="Arial"/>
                      <w:bCs/>
                      <w:noProof/>
                      <w:color w:val="FF0000"/>
                      <w:sz w:val="16"/>
                      <w:szCs w:val="16"/>
                    </w:rPr>
                  </w:rPrChange>
                </w:rPr>
                <w:t>(MSL)</w:t>
              </w:r>
            </w:ins>
          </w:p>
        </w:tc>
      </w:tr>
      <w:tr w:rsidR="009B0C63" w14:paraId="768095E3" w14:textId="77777777">
        <w:trPr>
          <w:cantSplit/>
          <w:jc w:val="center"/>
        </w:trPr>
        <w:tc>
          <w:tcPr>
            <w:tcW w:w="709" w:type="dxa"/>
            <w:shd w:val="clear" w:color="auto" w:fill="E0E0E0"/>
            <w:tcMar>
              <w:top w:w="0" w:type="dxa"/>
              <w:left w:w="108" w:type="dxa"/>
              <w:bottom w:w="0" w:type="dxa"/>
              <w:right w:w="108" w:type="dxa"/>
            </w:tcMar>
          </w:tcPr>
          <w:p w14:paraId="768095DB" w14:textId="385B9A8E" w:rsidR="009B0C63" w:rsidRDefault="009B0C63" w:rsidP="009B0C63">
            <w:pPr>
              <w:pStyle w:val="Standard"/>
              <w:snapToGrid w:val="0"/>
              <w:jc w:val="right"/>
              <w:rPr>
                <w:rFonts w:ascii="Arial" w:hAnsi="Arial" w:cs="Arial"/>
                <w:sz w:val="16"/>
                <w:szCs w:val="16"/>
              </w:rPr>
            </w:pPr>
            <w:del w:id="2436" w:author="Stig Syndergaard" w:date="2023-04-13T11:51:00Z">
              <w:r w:rsidDel="00A17A27">
                <w:rPr>
                  <w:rFonts w:ascii="Arial" w:hAnsi="Arial" w:cs="Arial"/>
                  <w:sz w:val="16"/>
                  <w:szCs w:val="16"/>
                </w:rPr>
                <w:delText>N1+3</w:delText>
              </w:r>
            </w:del>
            <w:ins w:id="2437" w:author="Stig Syndergaard" w:date="2023-04-13T11:51:00Z">
              <w:r w:rsidR="00A17A27">
                <w:rPr>
                  <w:rFonts w:ascii="Arial" w:hAnsi="Arial" w:cs="Arial"/>
                  <w:sz w:val="16"/>
                  <w:szCs w:val="16"/>
                </w:rPr>
                <w:t>N</w:t>
              </w:r>
            </w:ins>
            <w:ins w:id="2438" w:author="Stig Syndergaard" w:date="2023-04-13T16:02:00Z">
              <w:r w:rsidR="00A660F9">
                <w:rPr>
                  <w:rFonts w:ascii="Arial" w:hAnsi="Arial" w:cs="Arial"/>
                  <w:sz w:val="16"/>
                  <w:szCs w:val="16"/>
                </w:rPr>
                <w:t>1</w:t>
              </w:r>
            </w:ins>
            <w:ins w:id="2439" w:author="Stig Syndergaard" w:date="2023-04-13T11:51:00Z">
              <w:r w:rsidR="00A17A27">
                <w:rPr>
                  <w:rFonts w:ascii="Arial" w:hAnsi="Arial" w:cs="Arial"/>
                  <w:sz w:val="16"/>
                  <w:szCs w:val="16"/>
                </w:rPr>
                <w:t>+4</w:t>
              </w:r>
            </w:ins>
          </w:p>
        </w:tc>
        <w:tc>
          <w:tcPr>
            <w:tcW w:w="2085" w:type="dxa"/>
            <w:shd w:val="clear" w:color="auto" w:fill="E0E0E0"/>
            <w:tcMar>
              <w:top w:w="0" w:type="dxa"/>
              <w:left w:w="108" w:type="dxa"/>
              <w:bottom w:w="0" w:type="dxa"/>
              <w:right w:w="108" w:type="dxa"/>
            </w:tcMar>
          </w:tcPr>
          <w:p w14:paraId="768095DC" w14:textId="77777777" w:rsidR="009B0C63" w:rsidRDefault="009B0C63" w:rsidP="009B0C63">
            <w:pPr>
              <w:pStyle w:val="Standard"/>
              <w:snapToGrid w:val="0"/>
            </w:pPr>
            <w:r>
              <w:rPr>
                <w:rFonts w:ascii="Arial" w:hAnsi="Arial" w:cs="Arial"/>
                <w:b/>
                <w:color w:val="0000FF"/>
                <w:sz w:val="16"/>
                <w:szCs w:val="16"/>
              </w:rPr>
              <w:t>Atmospheric</w:t>
            </w:r>
            <w:r>
              <w:rPr>
                <w:rFonts w:ascii="Arial" w:eastAsia="Arial" w:hAnsi="Arial" w:cs="Arial"/>
                <w:b/>
                <w:color w:val="0000FF"/>
                <w:sz w:val="16"/>
                <w:szCs w:val="16"/>
              </w:rPr>
              <w:t xml:space="preserve"> </w:t>
            </w:r>
            <w:r>
              <w:rPr>
                <w:rFonts w:ascii="Arial" w:hAnsi="Arial" w:cs="Arial"/>
                <w:b/>
                <w:color w:val="0000FF"/>
                <w:sz w:val="16"/>
                <w:szCs w:val="16"/>
              </w:rPr>
              <w:t>refractivity</w:t>
            </w:r>
          </w:p>
        </w:tc>
        <w:tc>
          <w:tcPr>
            <w:tcW w:w="1013" w:type="dxa"/>
            <w:shd w:val="clear" w:color="auto" w:fill="E0E0E0"/>
            <w:tcMar>
              <w:top w:w="0" w:type="dxa"/>
              <w:left w:w="108" w:type="dxa"/>
              <w:bottom w:w="0" w:type="dxa"/>
              <w:right w:w="108" w:type="dxa"/>
            </w:tcMar>
          </w:tcPr>
          <w:p w14:paraId="768095D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E0E0E0"/>
            <w:tcMar>
              <w:top w:w="0" w:type="dxa"/>
              <w:left w:w="108" w:type="dxa"/>
              <w:bottom w:w="0" w:type="dxa"/>
              <w:right w:w="108" w:type="dxa"/>
            </w:tcMar>
          </w:tcPr>
          <w:p w14:paraId="768095DE"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E0E0E0"/>
            <w:tcMar>
              <w:top w:w="0" w:type="dxa"/>
              <w:left w:w="108" w:type="dxa"/>
              <w:bottom w:w="0" w:type="dxa"/>
              <w:right w:w="108" w:type="dxa"/>
            </w:tcMar>
          </w:tcPr>
          <w:p w14:paraId="768095D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E0E0E0"/>
            <w:tcMar>
              <w:top w:w="0" w:type="dxa"/>
              <w:left w:w="108" w:type="dxa"/>
              <w:bottom w:w="0" w:type="dxa"/>
              <w:right w:w="108" w:type="dxa"/>
            </w:tcMar>
          </w:tcPr>
          <w:p w14:paraId="768095E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19</w:t>
            </w:r>
          </w:p>
        </w:tc>
        <w:tc>
          <w:tcPr>
            <w:tcW w:w="1063" w:type="dxa"/>
            <w:shd w:val="clear" w:color="auto" w:fill="E0E0E0"/>
            <w:tcMar>
              <w:top w:w="0" w:type="dxa"/>
              <w:left w:w="108" w:type="dxa"/>
              <w:bottom w:w="0" w:type="dxa"/>
              <w:right w:w="108" w:type="dxa"/>
            </w:tcMar>
          </w:tcPr>
          <w:p w14:paraId="768095E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N-units</w:t>
            </w:r>
          </w:p>
        </w:tc>
        <w:tc>
          <w:tcPr>
            <w:tcW w:w="2481" w:type="dxa"/>
            <w:shd w:val="clear" w:color="auto" w:fill="E0E0E0"/>
            <w:tcMar>
              <w:top w:w="0" w:type="dxa"/>
              <w:left w:w="108" w:type="dxa"/>
              <w:bottom w:w="0" w:type="dxa"/>
              <w:right w:w="108" w:type="dxa"/>
            </w:tcMar>
          </w:tcPr>
          <w:p w14:paraId="768095E2" w14:textId="77777777" w:rsidR="009B0C63" w:rsidRDefault="009B0C63" w:rsidP="009B0C63">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500,</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N-units</w:t>
            </w:r>
          </w:p>
        </w:tc>
      </w:tr>
      <w:tr w:rsidR="00070EAC" w:rsidRPr="000A7684" w14:paraId="41D7B54A" w14:textId="77777777" w:rsidTr="00A761FC">
        <w:trPr>
          <w:cantSplit/>
          <w:jc w:val="center"/>
          <w:ins w:id="2440" w:author="Stig Syndergaard" w:date="2023-04-13T11:38:00Z"/>
        </w:trPr>
        <w:tc>
          <w:tcPr>
            <w:tcW w:w="709" w:type="dxa"/>
            <w:shd w:val="clear" w:color="auto" w:fill="E0E0E0"/>
            <w:tcMar>
              <w:top w:w="0" w:type="dxa"/>
              <w:left w:w="108" w:type="dxa"/>
              <w:bottom w:w="0" w:type="dxa"/>
              <w:right w:w="108" w:type="dxa"/>
            </w:tcMar>
          </w:tcPr>
          <w:p w14:paraId="076314F2" w14:textId="36A13685" w:rsidR="00070EAC" w:rsidRDefault="00070EAC" w:rsidP="00A761FC">
            <w:pPr>
              <w:pStyle w:val="Standard"/>
              <w:snapToGrid w:val="0"/>
              <w:jc w:val="right"/>
              <w:rPr>
                <w:ins w:id="2441" w:author="Stig Syndergaard" w:date="2023-04-13T11:38:00Z"/>
                <w:rFonts w:ascii="Arial" w:hAnsi="Arial" w:cs="Arial"/>
                <w:sz w:val="16"/>
                <w:szCs w:val="16"/>
              </w:rPr>
            </w:pPr>
            <w:ins w:id="2442" w:author="Stig Syndergaard" w:date="2023-04-13T11:38:00Z">
              <w:r>
                <w:rPr>
                  <w:rFonts w:ascii="Arial" w:hAnsi="Arial" w:cs="Arial"/>
                  <w:sz w:val="16"/>
                  <w:szCs w:val="16"/>
                </w:rPr>
                <w:t>N</w:t>
              </w:r>
            </w:ins>
            <w:ins w:id="2443" w:author="Stig Syndergaard" w:date="2023-04-13T16:02:00Z">
              <w:r w:rsidR="00A660F9">
                <w:rPr>
                  <w:rFonts w:ascii="Arial" w:hAnsi="Arial" w:cs="Arial"/>
                  <w:sz w:val="16"/>
                  <w:szCs w:val="16"/>
                </w:rPr>
                <w:t>1</w:t>
              </w:r>
            </w:ins>
            <w:ins w:id="2444" w:author="Stig Syndergaard" w:date="2023-04-13T11:38:00Z">
              <w:r>
                <w:rPr>
                  <w:rFonts w:ascii="Arial" w:hAnsi="Arial" w:cs="Arial"/>
                  <w:sz w:val="16"/>
                  <w:szCs w:val="16"/>
                </w:rPr>
                <w:t>+5</w:t>
              </w:r>
            </w:ins>
          </w:p>
        </w:tc>
        <w:tc>
          <w:tcPr>
            <w:tcW w:w="2085" w:type="dxa"/>
            <w:shd w:val="clear" w:color="auto" w:fill="E0E0E0"/>
            <w:tcMar>
              <w:top w:w="0" w:type="dxa"/>
              <w:left w:w="108" w:type="dxa"/>
              <w:bottom w:w="0" w:type="dxa"/>
              <w:right w:w="108" w:type="dxa"/>
            </w:tcMar>
          </w:tcPr>
          <w:p w14:paraId="7F274D7B" w14:textId="77777777" w:rsidR="00070EAC" w:rsidRPr="00070EAC" w:rsidRDefault="00070EAC" w:rsidP="00A761FC">
            <w:pPr>
              <w:pStyle w:val="Standard"/>
              <w:snapToGrid w:val="0"/>
              <w:rPr>
                <w:ins w:id="2445" w:author="Stig Syndergaard" w:date="2023-04-13T11:38:00Z"/>
                <w:color w:val="0000FF"/>
                <w:rPrChange w:id="2446" w:author="Stig Syndergaard" w:date="2023-04-13T11:39:00Z">
                  <w:rPr>
                    <w:ins w:id="2447" w:author="Stig Syndergaard" w:date="2023-04-13T11:38:00Z"/>
                    <w:color w:val="FF0000"/>
                  </w:rPr>
                </w:rPrChange>
              </w:rPr>
            </w:pPr>
            <w:ins w:id="2448" w:author="Stig Syndergaard" w:date="2023-04-13T11:38:00Z">
              <w:r w:rsidRPr="00070EAC">
                <w:rPr>
                  <w:rFonts w:ascii="Arial" w:hAnsi="Arial" w:cs="Arial"/>
                  <w:b/>
                  <w:color w:val="0000FF"/>
                  <w:sz w:val="16"/>
                  <w:szCs w:val="16"/>
                  <w:rPrChange w:id="2449" w:author="Stig Syndergaard" w:date="2023-04-13T11:39:00Z">
                    <w:rPr>
                      <w:rFonts w:ascii="Arial" w:hAnsi="Arial" w:cs="Arial"/>
                      <w:b/>
                      <w:color w:val="FF0000"/>
                      <w:sz w:val="16"/>
                      <w:szCs w:val="16"/>
                    </w:rPr>
                  </w:rPrChange>
                </w:rPr>
                <w:t>Estimated error in atmospheric refractivity</w:t>
              </w:r>
            </w:ins>
          </w:p>
        </w:tc>
        <w:tc>
          <w:tcPr>
            <w:tcW w:w="1013" w:type="dxa"/>
            <w:shd w:val="clear" w:color="auto" w:fill="E0E0E0"/>
            <w:tcMar>
              <w:top w:w="0" w:type="dxa"/>
              <w:left w:w="108" w:type="dxa"/>
              <w:bottom w:w="0" w:type="dxa"/>
              <w:right w:w="108" w:type="dxa"/>
            </w:tcMar>
          </w:tcPr>
          <w:p w14:paraId="21D46DC5" w14:textId="77777777" w:rsidR="00070EAC" w:rsidRPr="00070EAC" w:rsidRDefault="00070EAC" w:rsidP="00A761FC">
            <w:pPr>
              <w:pStyle w:val="Standard"/>
              <w:snapToGrid w:val="0"/>
              <w:jc w:val="center"/>
              <w:rPr>
                <w:ins w:id="2450" w:author="Stig Syndergaard" w:date="2023-04-13T11:38:00Z"/>
                <w:rFonts w:ascii="Arial" w:hAnsi="Arial" w:cs="Arial"/>
                <w:b/>
                <w:color w:val="0000FF"/>
                <w:sz w:val="16"/>
                <w:szCs w:val="16"/>
                <w:rPrChange w:id="2451" w:author="Stig Syndergaard" w:date="2023-04-13T11:39:00Z">
                  <w:rPr>
                    <w:ins w:id="2452" w:author="Stig Syndergaard" w:date="2023-04-13T11:38:00Z"/>
                    <w:rFonts w:ascii="Arial" w:hAnsi="Arial" w:cs="Arial"/>
                    <w:b/>
                    <w:color w:val="FF0000"/>
                    <w:sz w:val="16"/>
                    <w:szCs w:val="16"/>
                  </w:rPr>
                </w:rPrChange>
              </w:rPr>
            </w:pPr>
            <w:ins w:id="2453" w:author="Stig Syndergaard" w:date="2023-04-13T11:38:00Z">
              <w:r w:rsidRPr="00070EAC">
                <w:rPr>
                  <w:rFonts w:ascii="Arial" w:hAnsi="Arial" w:cs="Arial"/>
                  <w:b/>
                  <w:color w:val="0000FF"/>
                  <w:sz w:val="16"/>
                  <w:szCs w:val="16"/>
                  <w:rPrChange w:id="2454" w:author="Stig Syndergaard" w:date="2023-04-13T11:39:00Z">
                    <w:rPr>
                      <w:rFonts w:ascii="Arial" w:hAnsi="Arial" w:cs="Arial"/>
                      <w:b/>
                      <w:color w:val="FF0000"/>
                      <w:sz w:val="16"/>
                      <w:szCs w:val="16"/>
                    </w:rPr>
                  </w:rPrChange>
                </w:rPr>
                <w:t>0</w:t>
              </w:r>
              <w:r w:rsidRPr="00070EAC">
                <w:rPr>
                  <w:rFonts w:ascii="Arial" w:eastAsia="Arial" w:hAnsi="Arial" w:cs="Arial"/>
                  <w:b/>
                  <w:color w:val="0000FF"/>
                  <w:sz w:val="16"/>
                  <w:szCs w:val="16"/>
                  <w:rPrChange w:id="2455"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FF"/>
                  <w:sz w:val="16"/>
                  <w:szCs w:val="16"/>
                  <w:rPrChange w:id="2456" w:author="Stig Syndergaard" w:date="2023-04-13T11:39:00Z">
                    <w:rPr>
                      <w:rFonts w:ascii="Arial" w:hAnsi="Arial" w:cs="Arial"/>
                      <w:b/>
                      <w:color w:val="FF0000"/>
                      <w:sz w:val="16"/>
                      <w:szCs w:val="16"/>
                    </w:rPr>
                  </w:rPrChange>
                </w:rPr>
                <w:t>15</w:t>
              </w:r>
              <w:r w:rsidRPr="00070EAC">
                <w:rPr>
                  <w:rFonts w:ascii="Arial" w:eastAsia="Arial" w:hAnsi="Arial" w:cs="Arial"/>
                  <w:b/>
                  <w:color w:val="0000FF"/>
                  <w:sz w:val="16"/>
                  <w:szCs w:val="16"/>
                  <w:rPrChange w:id="2457"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FF"/>
                  <w:sz w:val="16"/>
                  <w:szCs w:val="16"/>
                  <w:rPrChange w:id="2458" w:author="Stig Syndergaard" w:date="2023-04-13T11:39:00Z">
                    <w:rPr>
                      <w:rFonts w:ascii="Arial" w:hAnsi="Arial" w:cs="Arial"/>
                      <w:b/>
                      <w:color w:val="FF0000"/>
                      <w:sz w:val="16"/>
                      <w:szCs w:val="16"/>
                    </w:rPr>
                  </w:rPrChange>
                </w:rPr>
                <w:t>040 (New)</w:t>
              </w:r>
            </w:ins>
          </w:p>
        </w:tc>
        <w:tc>
          <w:tcPr>
            <w:tcW w:w="845" w:type="dxa"/>
            <w:shd w:val="clear" w:color="auto" w:fill="E0E0E0"/>
            <w:tcMar>
              <w:top w:w="0" w:type="dxa"/>
              <w:left w:w="108" w:type="dxa"/>
              <w:bottom w:w="0" w:type="dxa"/>
              <w:right w:w="108" w:type="dxa"/>
            </w:tcMar>
          </w:tcPr>
          <w:p w14:paraId="6D83E705" w14:textId="77777777" w:rsidR="00070EAC" w:rsidRPr="00A65075" w:rsidRDefault="00070EAC" w:rsidP="00A761FC">
            <w:pPr>
              <w:pStyle w:val="Standard"/>
              <w:snapToGrid w:val="0"/>
              <w:jc w:val="right"/>
              <w:rPr>
                <w:ins w:id="2459" w:author="Stig Syndergaard" w:date="2023-04-13T11:38:00Z"/>
                <w:rFonts w:ascii="Arial" w:hAnsi="Arial" w:cs="Arial"/>
                <w:b/>
                <w:color w:val="0000FF"/>
                <w:sz w:val="16"/>
                <w:szCs w:val="16"/>
                <w:rPrChange w:id="2460" w:author="Stig Syndergaard" w:date="2023-04-13T11:46:00Z">
                  <w:rPr>
                    <w:ins w:id="2461" w:author="Stig Syndergaard" w:date="2023-04-13T11:38:00Z"/>
                    <w:rFonts w:ascii="Arial" w:hAnsi="Arial" w:cs="Arial"/>
                    <w:bCs/>
                    <w:color w:val="FF0000"/>
                    <w:sz w:val="16"/>
                    <w:szCs w:val="16"/>
                  </w:rPr>
                </w:rPrChange>
              </w:rPr>
            </w:pPr>
            <w:ins w:id="2462" w:author="Stig Syndergaard" w:date="2023-04-13T11:38:00Z">
              <w:r w:rsidRPr="00A65075">
                <w:rPr>
                  <w:rFonts w:ascii="Arial" w:hAnsi="Arial" w:cs="Arial"/>
                  <w:b/>
                  <w:color w:val="0000FF"/>
                  <w:sz w:val="16"/>
                  <w:szCs w:val="16"/>
                  <w:rPrChange w:id="2463" w:author="Stig Syndergaard" w:date="2023-04-13T11:46:00Z">
                    <w:rPr>
                      <w:rFonts w:ascii="Arial" w:hAnsi="Arial" w:cs="Arial"/>
                      <w:bCs/>
                      <w:color w:val="FF0000"/>
                      <w:sz w:val="16"/>
                      <w:szCs w:val="16"/>
                    </w:rPr>
                  </w:rPrChange>
                </w:rPr>
                <w:t>3</w:t>
              </w:r>
            </w:ins>
          </w:p>
        </w:tc>
        <w:tc>
          <w:tcPr>
            <w:tcW w:w="1265" w:type="dxa"/>
            <w:shd w:val="clear" w:color="auto" w:fill="E0E0E0"/>
            <w:tcMar>
              <w:top w:w="0" w:type="dxa"/>
              <w:left w:w="108" w:type="dxa"/>
              <w:bottom w:w="0" w:type="dxa"/>
              <w:right w:w="108" w:type="dxa"/>
            </w:tcMar>
          </w:tcPr>
          <w:p w14:paraId="78429D74" w14:textId="77777777" w:rsidR="00070EAC" w:rsidRPr="00A65075" w:rsidRDefault="00070EAC" w:rsidP="00A761FC">
            <w:pPr>
              <w:pStyle w:val="Standard"/>
              <w:snapToGrid w:val="0"/>
              <w:jc w:val="right"/>
              <w:rPr>
                <w:ins w:id="2464" w:author="Stig Syndergaard" w:date="2023-04-13T11:38:00Z"/>
                <w:rFonts w:ascii="Arial" w:hAnsi="Arial" w:cs="Arial"/>
                <w:b/>
                <w:color w:val="0000FF"/>
                <w:sz w:val="16"/>
                <w:szCs w:val="16"/>
                <w:rPrChange w:id="2465" w:author="Stig Syndergaard" w:date="2023-04-13T11:46:00Z">
                  <w:rPr>
                    <w:ins w:id="2466" w:author="Stig Syndergaard" w:date="2023-04-13T11:38:00Z"/>
                    <w:rFonts w:ascii="Arial" w:hAnsi="Arial" w:cs="Arial"/>
                    <w:bCs/>
                    <w:color w:val="FF0000"/>
                    <w:sz w:val="16"/>
                    <w:szCs w:val="16"/>
                  </w:rPr>
                </w:rPrChange>
              </w:rPr>
            </w:pPr>
            <w:ins w:id="2467" w:author="Stig Syndergaard" w:date="2023-04-13T11:38:00Z">
              <w:r w:rsidRPr="00A65075">
                <w:rPr>
                  <w:rFonts w:ascii="Arial" w:hAnsi="Arial" w:cs="Arial"/>
                  <w:b/>
                  <w:color w:val="0000FF"/>
                  <w:sz w:val="16"/>
                  <w:szCs w:val="16"/>
                  <w:rPrChange w:id="2468" w:author="Stig Syndergaard" w:date="2023-04-13T11:46:00Z">
                    <w:rPr>
                      <w:rFonts w:ascii="Arial" w:hAnsi="Arial" w:cs="Arial"/>
                      <w:bCs/>
                      <w:color w:val="FF0000"/>
                      <w:sz w:val="16"/>
                      <w:szCs w:val="16"/>
                    </w:rPr>
                  </w:rPrChange>
                </w:rPr>
                <w:t>0</w:t>
              </w:r>
            </w:ins>
          </w:p>
        </w:tc>
        <w:tc>
          <w:tcPr>
            <w:tcW w:w="887" w:type="dxa"/>
            <w:shd w:val="clear" w:color="auto" w:fill="E0E0E0"/>
            <w:tcMar>
              <w:top w:w="0" w:type="dxa"/>
              <w:left w:w="108" w:type="dxa"/>
              <w:bottom w:w="0" w:type="dxa"/>
              <w:right w:w="108" w:type="dxa"/>
            </w:tcMar>
          </w:tcPr>
          <w:p w14:paraId="2E9F680C" w14:textId="77777777" w:rsidR="00070EAC" w:rsidRPr="00A65075" w:rsidRDefault="00070EAC" w:rsidP="00A761FC">
            <w:pPr>
              <w:pStyle w:val="Standard"/>
              <w:snapToGrid w:val="0"/>
              <w:jc w:val="right"/>
              <w:rPr>
                <w:ins w:id="2469" w:author="Stig Syndergaard" w:date="2023-04-13T11:38:00Z"/>
                <w:rFonts w:ascii="Arial" w:hAnsi="Arial" w:cs="Arial"/>
                <w:b/>
                <w:color w:val="0000FF"/>
                <w:sz w:val="16"/>
                <w:szCs w:val="16"/>
                <w:rPrChange w:id="2470" w:author="Stig Syndergaard" w:date="2023-04-13T11:46:00Z">
                  <w:rPr>
                    <w:ins w:id="2471" w:author="Stig Syndergaard" w:date="2023-04-13T11:38:00Z"/>
                    <w:rFonts w:ascii="Arial" w:hAnsi="Arial" w:cs="Arial"/>
                    <w:bCs/>
                    <w:color w:val="FF0000"/>
                    <w:sz w:val="16"/>
                    <w:szCs w:val="16"/>
                  </w:rPr>
                </w:rPrChange>
              </w:rPr>
            </w:pPr>
            <w:ins w:id="2472" w:author="Stig Syndergaard" w:date="2023-04-13T11:38:00Z">
              <w:r w:rsidRPr="00A65075">
                <w:rPr>
                  <w:rFonts w:ascii="Arial" w:hAnsi="Arial" w:cs="Arial"/>
                  <w:b/>
                  <w:color w:val="0000FF"/>
                  <w:sz w:val="16"/>
                  <w:szCs w:val="16"/>
                  <w:rPrChange w:id="2473" w:author="Stig Syndergaard" w:date="2023-04-13T11:46:00Z">
                    <w:rPr>
                      <w:rFonts w:ascii="Arial" w:hAnsi="Arial" w:cs="Arial"/>
                      <w:bCs/>
                      <w:color w:val="FF0000"/>
                      <w:sz w:val="16"/>
                      <w:szCs w:val="16"/>
                    </w:rPr>
                  </w:rPrChange>
                </w:rPr>
                <w:t>16</w:t>
              </w:r>
            </w:ins>
          </w:p>
        </w:tc>
        <w:tc>
          <w:tcPr>
            <w:tcW w:w="1063" w:type="dxa"/>
            <w:shd w:val="clear" w:color="auto" w:fill="E0E0E0"/>
            <w:tcMar>
              <w:top w:w="0" w:type="dxa"/>
              <w:left w:w="108" w:type="dxa"/>
              <w:bottom w:w="0" w:type="dxa"/>
              <w:right w:w="108" w:type="dxa"/>
            </w:tcMar>
          </w:tcPr>
          <w:p w14:paraId="34676668" w14:textId="77777777" w:rsidR="00070EAC" w:rsidRPr="00A65075" w:rsidRDefault="00070EAC" w:rsidP="00A761FC">
            <w:pPr>
              <w:pStyle w:val="Standard"/>
              <w:snapToGrid w:val="0"/>
              <w:rPr>
                <w:ins w:id="2474" w:author="Stig Syndergaard" w:date="2023-04-13T11:38:00Z"/>
                <w:rFonts w:ascii="Arial" w:hAnsi="Arial" w:cs="Arial"/>
                <w:b/>
                <w:color w:val="0000FF"/>
                <w:sz w:val="16"/>
                <w:szCs w:val="16"/>
                <w:rPrChange w:id="2475" w:author="Stig Syndergaard" w:date="2023-04-13T11:46:00Z">
                  <w:rPr>
                    <w:ins w:id="2476" w:author="Stig Syndergaard" w:date="2023-04-13T11:38:00Z"/>
                    <w:rFonts w:ascii="Arial" w:hAnsi="Arial" w:cs="Arial"/>
                    <w:bCs/>
                    <w:color w:val="FF0000"/>
                    <w:sz w:val="16"/>
                    <w:szCs w:val="16"/>
                  </w:rPr>
                </w:rPrChange>
              </w:rPr>
            </w:pPr>
            <w:ins w:id="2477" w:author="Stig Syndergaard" w:date="2023-04-13T11:38:00Z">
              <w:r w:rsidRPr="00A65075">
                <w:rPr>
                  <w:rFonts w:ascii="Arial" w:hAnsi="Arial" w:cs="Arial"/>
                  <w:b/>
                  <w:color w:val="0000FF"/>
                  <w:sz w:val="16"/>
                  <w:szCs w:val="16"/>
                  <w:rPrChange w:id="2478" w:author="Stig Syndergaard" w:date="2023-04-13T11:46:00Z">
                    <w:rPr>
                      <w:rFonts w:ascii="Arial" w:hAnsi="Arial" w:cs="Arial"/>
                      <w:bCs/>
                      <w:color w:val="FF0000"/>
                      <w:sz w:val="16"/>
                      <w:szCs w:val="16"/>
                    </w:rPr>
                  </w:rPrChange>
                </w:rPr>
                <w:t>N-units</w:t>
              </w:r>
            </w:ins>
          </w:p>
        </w:tc>
        <w:tc>
          <w:tcPr>
            <w:tcW w:w="2481" w:type="dxa"/>
            <w:shd w:val="clear" w:color="auto" w:fill="E0E0E0"/>
            <w:tcMar>
              <w:top w:w="0" w:type="dxa"/>
              <w:left w:w="108" w:type="dxa"/>
              <w:bottom w:w="0" w:type="dxa"/>
              <w:right w:w="108" w:type="dxa"/>
            </w:tcMar>
          </w:tcPr>
          <w:p w14:paraId="7DD079A5" w14:textId="77777777" w:rsidR="00070EAC" w:rsidRPr="00A65075" w:rsidRDefault="00070EAC" w:rsidP="00A761FC">
            <w:pPr>
              <w:pStyle w:val="Standard"/>
              <w:snapToGrid w:val="0"/>
              <w:rPr>
                <w:ins w:id="2479" w:author="Stig Syndergaard" w:date="2023-04-13T11:38:00Z"/>
                <w:b/>
                <w:color w:val="0000FF"/>
                <w:rPrChange w:id="2480" w:author="Stig Syndergaard" w:date="2023-04-13T11:46:00Z">
                  <w:rPr>
                    <w:ins w:id="2481" w:author="Stig Syndergaard" w:date="2023-04-13T11:38:00Z"/>
                    <w:bCs/>
                    <w:color w:val="FF0000"/>
                  </w:rPr>
                </w:rPrChange>
              </w:rPr>
            </w:pPr>
            <w:ins w:id="2482" w:author="Stig Syndergaard" w:date="2023-04-13T11:38:00Z">
              <w:r w:rsidRPr="00A65075">
                <w:rPr>
                  <w:rFonts w:ascii="Arial" w:hAnsi="Arial" w:cs="Arial"/>
                  <w:b/>
                  <w:color w:val="0000FF"/>
                  <w:sz w:val="16"/>
                  <w:szCs w:val="16"/>
                  <w:rPrChange w:id="2483" w:author="Stig Syndergaard" w:date="2023-04-13T11:46:00Z">
                    <w:rPr>
                      <w:rFonts w:ascii="Arial" w:hAnsi="Arial" w:cs="Arial"/>
                      <w:bCs/>
                      <w:color w:val="FF0000"/>
                      <w:sz w:val="16"/>
                      <w:szCs w:val="16"/>
                    </w:rPr>
                  </w:rPrChange>
                </w:rPr>
                <w:t>0</w:t>
              </w:r>
              <w:r w:rsidRPr="00A65075">
                <w:rPr>
                  <w:rFonts w:ascii="Arial" w:eastAsia="Arial" w:hAnsi="Arial" w:cs="Arial"/>
                  <w:b/>
                  <w:color w:val="0000FF"/>
                  <w:sz w:val="16"/>
                  <w:szCs w:val="16"/>
                  <w:rPrChange w:id="2484" w:author="Stig Syndergaard" w:date="2023-04-13T11:46:00Z">
                    <w:rPr>
                      <w:rFonts w:ascii="Arial" w:eastAsia="Arial" w:hAnsi="Arial" w:cs="Arial"/>
                      <w:bCs/>
                      <w:color w:val="FF0000"/>
                      <w:sz w:val="16"/>
                      <w:szCs w:val="16"/>
                    </w:rPr>
                  </w:rPrChange>
                </w:rPr>
                <w:t xml:space="preserve"> – </w:t>
              </w:r>
              <w:r w:rsidRPr="00A65075">
                <w:rPr>
                  <w:rFonts w:ascii="Arial" w:hAnsi="Arial" w:cs="Arial"/>
                  <w:b/>
                  <w:color w:val="0000FF"/>
                  <w:sz w:val="16"/>
                  <w:szCs w:val="16"/>
                  <w:rPrChange w:id="2485" w:author="Stig Syndergaard" w:date="2023-04-13T11:46:00Z">
                    <w:rPr>
                      <w:rFonts w:ascii="Arial" w:hAnsi="Arial" w:cs="Arial"/>
                      <w:bCs/>
                      <w:color w:val="FF0000"/>
                      <w:sz w:val="16"/>
                      <w:szCs w:val="16"/>
                    </w:rPr>
                  </w:rPrChange>
                </w:rPr>
                <w:t>65,</w:t>
              </w:r>
              <w:r w:rsidRPr="00A65075">
                <w:rPr>
                  <w:rFonts w:ascii="Arial" w:eastAsia="Arial" w:hAnsi="Arial" w:cs="Arial"/>
                  <w:b/>
                  <w:color w:val="0000FF"/>
                  <w:sz w:val="16"/>
                  <w:szCs w:val="16"/>
                  <w:rPrChange w:id="2486" w:author="Stig Syndergaard" w:date="2023-04-13T11:46:00Z">
                    <w:rPr>
                      <w:rFonts w:ascii="Arial" w:eastAsia="Arial" w:hAnsi="Arial" w:cs="Arial"/>
                      <w:bCs/>
                      <w:color w:val="FF0000"/>
                      <w:sz w:val="16"/>
                      <w:szCs w:val="16"/>
                    </w:rPr>
                  </w:rPrChange>
                </w:rPr>
                <w:t xml:space="preserve"> </w:t>
              </w:r>
              <w:r w:rsidRPr="00A65075">
                <w:rPr>
                  <w:rFonts w:ascii="Arial" w:hAnsi="Arial" w:cs="Arial"/>
                  <w:b/>
                  <w:color w:val="0000FF"/>
                  <w:sz w:val="16"/>
                  <w:szCs w:val="16"/>
                  <w:rPrChange w:id="2487" w:author="Stig Syndergaard" w:date="2023-04-13T11:46:00Z">
                    <w:rPr>
                      <w:rFonts w:ascii="Arial" w:hAnsi="Arial" w:cs="Arial"/>
                      <w:bCs/>
                      <w:color w:val="FF0000"/>
                      <w:sz w:val="16"/>
                      <w:szCs w:val="16"/>
                    </w:rPr>
                  </w:rPrChange>
                </w:rPr>
                <w:t>to</w:t>
              </w:r>
              <w:r w:rsidRPr="00A65075">
                <w:rPr>
                  <w:rFonts w:ascii="Arial" w:eastAsia="Arial" w:hAnsi="Arial" w:cs="Arial"/>
                  <w:b/>
                  <w:color w:val="0000FF"/>
                  <w:sz w:val="16"/>
                  <w:szCs w:val="16"/>
                  <w:rPrChange w:id="2488" w:author="Stig Syndergaard" w:date="2023-04-13T11:46:00Z">
                    <w:rPr>
                      <w:rFonts w:ascii="Arial" w:eastAsia="Arial" w:hAnsi="Arial" w:cs="Arial"/>
                      <w:bCs/>
                      <w:color w:val="FF0000"/>
                      <w:sz w:val="16"/>
                      <w:szCs w:val="16"/>
                    </w:rPr>
                  </w:rPrChange>
                </w:rPr>
                <w:t xml:space="preserve"> </w:t>
              </w:r>
              <w:r w:rsidRPr="00A65075">
                <w:rPr>
                  <w:rFonts w:ascii="Arial" w:hAnsi="Arial" w:cs="Arial"/>
                  <w:b/>
                  <w:color w:val="0000FF"/>
                  <w:sz w:val="16"/>
                  <w:szCs w:val="16"/>
                  <w:rPrChange w:id="2489" w:author="Stig Syndergaard" w:date="2023-04-13T11:46:00Z">
                    <w:rPr>
                      <w:rFonts w:ascii="Arial" w:hAnsi="Arial" w:cs="Arial"/>
                      <w:bCs/>
                      <w:color w:val="FF0000"/>
                      <w:sz w:val="16"/>
                      <w:szCs w:val="16"/>
                    </w:rPr>
                  </w:rPrChange>
                </w:rPr>
                <w:t>10</w:t>
              </w:r>
              <w:r w:rsidRPr="00A65075">
                <w:rPr>
                  <w:rFonts w:ascii="Arial" w:hAnsi="Arial" w:cs="Arial"/>
                  <w:b/>
                  <w:color w:val="0000FF"/>
                  <w:sz w:val="16"/>
                  <w:szCs w:val="16"/>
                  <w:vertAlign w:val="superscript"/>
                  <w:rPrChange w:id="2490" w:author="Stig Syndergaard" w:date="2023-04-13T11:46:00Z">
                    <w:rPr>
                      <w:rFonts w:ascii="Arial" w:hAnsi="Arial" w:cs="Arial"/>
                      <w:bCs/>
                      <w:color w:val="FF0000"/>
                      <w:sz w:val="16"/>
                      <w:szCs w:val="16"/>
                      <w:vertAlign w:val="superscript"/>
                    </w:rPr>
                  </w:rPrChange>
                </w:rPr>
                <w:t>-3</w:t>
              </w:r>
              <w:r w:rsidRPr="00A65075">
                <w:rPr>
                  <w:rFonts w:ascii="Arial" w:eastAsia="Arial" w:hAnsi="Arial" w:cs="Arial"/>
                  <w:b/>
                  <w:color w:val="0000FF"/>
                  <w:sz w:val="16"/>
                  <w:szCs w:val="16"/>
                  <w:rPrChange w:id="2491" w:author="Stig Syndergaard" w:date="2023-04-13T11:46:00Z">
                    <w:rPr>
                      <w:rFonts w:ascii="Arial" w:eastAsia="Arial" w:hAnsi="Arial" w:cs="Arial"/>
                      <w:bCs/>
                      <w:color w:val="FF0000"/>
                      <w:sz w:val="16"/>
                      <w:szCs w:val="16"/>
                    </w:rPr>
                  </w:rPrChange>
                </w:rPr>
                <w:t xml:space="preserve"> </w:t>
              </w:r>
              <w:r w:rsidRPr="00A65075">
                <w:rPr>
                  <w:rFonts w:ascii="Arial" w:hAnsi="Arial" w:cs="Arial"/>
                  <w:b/>
                  <w:color w:val="0000FF"/>
                  <w:sz w:val="16"/>
                  <w:szCs w:val="16"/>
                  <w:rPrChange w:id="2492" w:author="Stig Syndergaard" w:date="2023-04-13T11:46:00Z">
                    <w:rPr>
                      <w:rFonts w:ascii="Arial" w:hAnsi="Arial" w:cs="Arial"/>
                      <w:bCs/>
                      <w:color w:val="FF0000"/>
                      <w:sz w:val="16"/>
                      <w:szCs w:val="16"/>
                    </w:rPr>
                  </w:rPrChange>
                </w:rPr>
                <w:t>N-units</w:t>
              </w:r>
            </w:ins>
          </w:p>
        </w:tc>
      </w:tr>
      <w:tr w:rsidR="00070EAC" w:rsidRPr="000A7684" w14:paraId="60EE796E" w14:textId="77777777" w:rsidTr="00A761FC">
        <w:trPr>
          <w:cantSplit/>
          <w:jc w:val="center"/>
          <w:ins w:id="2493" w:author="Stig Syndergaard" w:date="2023-04-13T11:38:00Z"/>
        </w:trPr>
        <w:tc>
          <w:tcPr>
            <w:tcW w:w="709" w:type="dxa"/>
            <w:shd w:val="clear" w:color="auto" w:fill="F3F3F3"/>
            <w:tcMar>
              <w:top w:w="0" w:type="dxa"/>
              <w:left w:w="108" w:type="dxa"/>
              <w:bottom w:w="0" w:type="dxa"/>
              <w:right w:w="108" w:type="dxa"/>
            </w:tcMar>
          </w:tcPr>
          <w:p w14:paraId="0B52A596" w14:textId="476AA757" w:rsidR="00070EAC" w:rsidRDefault="00070EAC" w:rsidP="00A761FC">
            <w:pPr>
              <w:pStyle w:val="Standard"/>
              <w:snapToGrid w:val="0"/>
              <w:jc w:val="right"/>
              <w:rPr>
                <w:ins w:id="2494" w:author="Stig Syndergaard" w:date="2023-04-13T11:38:00Z"/>
                <w:rFonts w:ascii="Arial" w:hAnsi="Arial" w:cs="Arial"/>
                <w:sz w:val="16"/>
                <w:szCs w:val="16"/>
              </w:rPr>
            </w:pPr>
            <w:ins w:id="2495" w:author="Stig Syndergaard" w:date="2023-04-13T11:38:00Z">
              <w:r>
                <w:rPr>
                  <w:rFonts w:ascii="Arial" w:hAnsi="Arial" w:cs="Arial"/>
                  <w:sz w:val="16"/>
                  <w:szCs w:val="16"/>
                </w:rPr>
                <w:t>N</w:t>
              </w:r>
            </w:ins>
            <w:ins w:id="2496" w:author="Stig Syndergaard" w:date="2023-04-13T16:02:00Z">
              <w:r w:rsidR="00A660F9">
                <w:rPr>
                  <w:rFonts w:ascii="Arial" w:hAnsi="Arial" w:cs="Arial"/>
                  <w:sz w:val="16"/>
                  <w:szCs w:val="16"/>
                </w:rPr>
                <w:t>1</w:t>
              </w:r>
            </w:ins>
            <w:ins w:id="2497" w:author="Stig Syndergaard" w:date="2023-04-13T11:38:00Z">
              <w:r>
                <w:rPr>
                  <w:rFonts w:ascii="Arial" w:hAnsi="Arial" w:cs="Arial"/>
                  <w:sz w:val="16"/>
                  <w:szCs w:val="16"/>
                </w:rPr>
                <w:t>+6</w:t>
              </w:r>
            </w:ins>
          </w:p>
        </w:tc>
        <w:tc>
          <w:tcPr>
            <w:tcW w:w="2085" w:type="dxa"/>
            <w:shd w:val="clear" w:color="auto" w:fill="F3F3F3"/>
            <w:tcMar>
              <w:top w:w="0" w:type="dxa"/>
              <w:left w:w="108" w:type="dxa"/>
              <w:bottom w:w="0" w:type="dxa"/>
              <w:right w:w="108" w:type="dxa"/>
            </w:tcMar>
          </w:tcPr>
          <w:p w14:paraId="7CA72CD4" w14:textId="77777777" w:rsidR="00070EAC" w:rsidRPr="00070EAC" w:rsidRDefault="00070EAC" w:rsidP="00A761FC">
            <w:pPr>
              <w:pStyle w:val="Standard"/>
              <w:snapToGrid w:val="0"/>
              <w:rPr>
                <w:ins w:id="2498" w:author="Stig Syndergaard" w:date="2023-04-13T11:38:00Z"/>
                <w:rFonts w:ascii="Arial" w:hAnsi="Arial" w:cs="Arial"/>
                <w:b/>
                <w:color w:val="0000FF"/>
                <w:sz w:val="16"/>
                <w:szCs w:val="16"/>
                <w:rPrChange w:id="2499" w:author="Stig Syndergaard" w:date="2023-04-13T11:39:00Z">
                  <w:rPr>
                    <w:ins w:id="2500" w:author="Stig Syndergaard" w:date="2023-04-13T11:38:00Z"/>
                    <w:rFonts w:ascii="Arial" w:hAnsi="Arial" w:cs="Arial"/>
                    <w:b/>
                    <w:color w:val="FF0000"/>
                    <w:sz w:val="16"/>
                    <w:szCs w:val="16"/>
                  </w:rPr>
                </w:rPrChange>
              </w:rPr>
            </w:pPr>
            <w:ins w:id="2501" w:author="Stig Syndergaard" w:date="2023-04-13T11:38:00Z">
              <w:r w:rsidRPr="00070EAC">
                <w:rPr>
                  <w:rFonts w:ascii="Arial" w:hAnsi="Arial" w:cs="Arial"/>
                  <w:b/>
                  <w:color w:val="0000FF"/>
                  <w:sz w:val="16"/>
                  <w:szCs w:val="16"/>
                  <w:rPrChange w:id="2502" w:author="Stig Syndergaard" w:date="2023-04-13T11:39:00Z">
                    <w:rPr>
                      <w:rFonts w:ascii="Arial" w:hAnsi="Arial" w:cs="Arial"/>
                      <w:b/>
                      <w:color w:val="FF0000"/>
                      <w:sz w:val="16"/>
                      <w:szCs w:val="16"/>
                    </w:rPr>
                  </w:rPrChange>
                </w:rPr>
                <w:t>Dry temperature</w:t>
              </w:r>
            </w:ins>
          </w:p>
        </w:tc>
        <w:tc>
          <w:tcPr>
            <w:tcW w:w="1013" w:type="dxa"/>
            <w:shd w:val="clear" w:color="auto" w:fill="F3F3F3"/>
            <w:tcMar>
              <w:top w:w="0" w:type="dxa"/>
              <w:left w:w="108" w:type="dxa"/>
              <w:bottom w:w="0" w:type="dxa"/>
              <w:right w:w="108" w:type="dxa"/>
            </w:tcMar>
          </w:tcPr>
          <w:p w14:paraId="346FA9D7" w14:textId="77777777" w:rsidR="00070EAC" w:rsidRPr="00070EAC" w:rsidRDefault="00070EAC" w:rsidP="00A761FC">
            <w:pPr>
              <w:pStyle w:val="Standard"/>
              <w:snapToGrid w:val="0"/>
              <w:jc w:val="center"/>
              <w:rPr>
                <w:ins w:id="2503" w:author="Stig Syndergaard" w:date="2023-04-13T11:38:00Z"/>
                <w:rFonts w:ascii="Arial" w:hAnsi="Arial" w:cs="Arial"/>
                <w:b/>
                <w:color w:val="0000FF"/>
                <w:sz w:val="16"/>
                <w:szCs w:val="16"/>
                <w:rPrChange w:id="2504" w:author="Stig Syndergaard" w:date="2023-04-13T11:39:00Z">
                  <w:rPr>
                    <w:ins w:id="2505" w:author="Stig Syndergaard" w:date="2023-04-13T11:38:00Z"/>
                    <w:rFonts w:ascii="Arial" w:hAnsi="Arial" w:cs="Arial"/>
                    <w:b/>
                    <w:color w:val="FF0000"/>
                    <w:sz w:val="16"/>
                    <w:szCs w:val="16"/>
                  </w:rPr>
                </w:rPrChange>
              </w:rPr>
            </w:pPr>
            <w:ins w:id="2506" w:author="Stig Syndergaard" w:date="2023-04-13T11:38:00Z">
              <w:r w:rsidRPr="00070EAC">
                <w:rPr>
                  <w:rFonts w:ascii="Arial" w:hAnsi="Arial" w:cs="Arial"/>
                  <w:b/>
                  <w:color w:val="0000FF"/>
                  <w:sz w:val="16"/>
                  <w:szCs w:val="16"/>
                  <w:rPrChange w:id="2507" w:author="Stig Syndergaard" w:date="2023-04-13T11:39:00Z">
                    <w:rPr>
                      <w:rFonts w:ascii="Arial" w:hAnsi="Arial" w:cs="Arial"/>
                      <w:b/>
                      <w:color w:val="FF0000"/>
                      <w:sz w:val="16"/>
                      <w:szCs w:val="16"/>
                    </w:rPr>
                  </w:rPrChange>
                </w:rPr>
                <w:t>0</w:t>
              </w:r>
              <w:r w:rsidRPr="00070EAC">
                <w:rPr>
                  <w:rFonts w:ascii="Arial" w:eastAsia="Arial" w:hAnsi="Arial" w:cs="Arial"/>
                  <w:b/>
                  <w:color w:val="0000FF"/>
                  <w:sz w:val="16"/>
                  <w:szCs w:val="16"/>
                  <w:rPrChange w:id="2508"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FF"/>
                  <w:sz w:val="16"/>
                  <w:szCs w:val="16"/>
                  <w:rPrChange w:id="2509" w:author="Stig Syndergaard" w:date="2023-04-13T11:39:00Z">
                    <w:rPr>
                      <w:rFonts w:ascii="Arial" w:hAnsi="Arial" w:cs="Arial"/>
                      <w:b/>
                      <w:color w:val="FF0000"/>
                      <w:sz w:val="16"/>
                      <w:szCs w:val="16"/>
                    </w:rPr>
                  </w:rPrChange>
                </w:rPr>
                <w:t>12</w:t>
              </w:r>
              <w:r w:rsidRPr="00070EAC">
                <w:rPr>
                  <w:rFonts w:ascii="Arial" w:eastAsia="Arial" w:hAnsi="Arial" w:cs="Arial"/>
                  <w:b/>
                  <w:color w:val="0000FF"/>
                  <w:sz w:val="16"/>
                  <w:szCs w:val="16"/>
                  <w:rPrChange w:id="2510" w:author="Stig Syndergaard" w:date="2023-04-13T11:39:00Z">
                    <w:rPr>
                      <w:rFonts w:ascii="Arial" w:eastAsia="Arial" w:hAnsi="Arial" w:cs="Arial"/>
                      <w:b/>
                      <w:color w:val="FF0000"/>
                      <w:sz w:val="16"/>
                      <w:szCs w:val="16"/>
                    </w:rPr>
                  </w:rPrChange>
                </w:rPr>
                <w:t xml:space="preserve"> </w:t>
              </w:r>
              <w:r w:rsidRPr="00070EAC">
                <w:rPr>
                  <w:rFonts w:ascii="Arial" w:hAnsi="Arial" w:cs="Arial"/>
                  <w:b/>
                  <w:color w:val="0000FF"/>
                  <w:sz w:val="16"/>
                  <w:szCs w:val="16"/>
                  <w:rPrChange w:id="2511" w:author="Stig Syndergaard" w:date="2023-04-13T11:39:00Z">
                    <w:rPr>
                      <w:rFonts w:ascii="Arial" w:hAnsi="Arial" w:cs="Arial"/>
                      <w:b/>
                      <w:color w:val="FF0000"/>
                      <w:sz w:val="16"/>
                      <w:szCs w:val="16"/>
                    </w:rPr>
                  </w:rPrChange>
                </w:rPr>
                <w:t>009 (New)</w:t>
              </w:r>
            </w:ins>
          </w:p>
        </w:tc>
        <w:tc>
          <w:tcPr>
            <w:tcW w:w="845" w:type="dxa"/>
            <w:shd w:val="clear" w:color="auto" w:fill="F3F3F3"/>
            <w:tcMar>
              <w:top w:w="0" w:type="dxa"/>
              <w:left w:w="108" w:type="dxa"/>
              <w:bottom w:w="0" w:type="dxa"/>
              <w:right w:w="108" w:type="dxa"/>
            </w:tcMar>
          </w:tcPr>
          <w:p w14:paraId="3AD37B71" w14:textId="77777777" w:rsidR="00070EAC" w:rsidRPr="00A65075" w:rsidRDefault="00070EAC" w:rsidP="00A761FC">
            <w:pPr>
              <w:pStyle w:val="Standard"/>
              <w:snapToGrid w:val="0"/>
              <w:jc w:val="right"/>
              <w:rPr>
                <w:ins w:id="2512" w:author="Stig Syndergaard" w:date="2023-04-13T11:38:00Z"/>
                <w:rFonts w:ascii="Arial" w:hAnsi="Arial" w:cs="Arial"/>
                <w:b/>
                <w:color w:val="0000FF"/>
                <w:sz w:val="16"/>
                <w:szCs w:val="16"/>
                <w:rPrChange w:id="2513" w:author="Stig Syndergaard" w:date="2023-04-13T11:46:00Z">
                  <w:rPr>
                    <w:ins w:id="2514" w:author="Stig Syndergaard" w:date="2023-04-13T11:38:00Z"/>
                    <w:rFonts w:ascii="Arial" w:hAnsi="Arial" w:cs="Arial"/>
                    <w:bCs/>
                    <w:color w:val="FF0000"/>
                    <w:sz w:val="16"/>
                    <w:szCs w:val="16"/>
                  </w:rPr>
                </w:rPrChange>
              </w:rPr>
            </w:pPr>
            <w:ins w:id="2515" w:author="Stig Syndergaard" w:date="2023-04-13T11:38:00Z">
              <w:r w:rsidRPr="00A65075">
                <w:rPr>
                  <w:rFonts w:ascii="Arial" w:hAnsi="Arial" w:cs="Arial"/>
                  <w:b/>
                  <w:color w:val="0000FF"/>
                  <w:sz w:val="16"/>
                  <w:szCs w:val="16"/>
                  <w:rPrChange w:id="2516" w:author="Stig Syndergaard" w:date="2023-04-13T11:46:00Z">
                    <w:rPr>
                      <w:rFonts w:ascii="Arial" w:hAnsi="Arial" w:cs="Arial"/>
                      <w:bCs/>
                      <w:color w:val="FF0000"/>
                      <w:sz w:val="16"/>
                      <w:szCs w:val="16"/>
                    </w:rPr>
                  </w:rPrChange>
                </w:rPr>
                <w:t>1</w:t>
              </w:r>
            </w:ins>
          </w:p>
        </w:tc>
        <w:tc>
          <w:tcPr>
            <w:tcW w:w="1265" w:type="dxa"/>
            <w:shd w:val="clear" w:color="auto" w:fill="F3F3F3"/>
            <w:tcMar>
              <w:top w:w="0" w:type="dxa"/>
              <w:left w:w="108" w:type="dxa"/>
              <w:bottom w:w="0" w:type="dxa"/>
              <w:right w:w="108" w:type="dxa"/>
            </w:tcMar>
          </w:tcPr>
          <w:p w14:paraId="5E336BD3" w14:textId="77777777" w:rsidR="00070EAC" w:rsidRPr="00A65075" w:rsidRDefault="00070EAC" w:rsidP="00A761FC">
            <w:pPr>
              <w:pStyle w:val="Standard"/>
              <w:snapToGrid w:val="0"/>
              <w:jc w:val="right"/>
              <w:rPr>
                <w:ins w:id="2517" w:author="Stig Syndergaard" w:date="2023-04-13T11:38:00Z"/>
                <w:rFonts w:ascii="Arial" w:hAnsi="Arial" w:cs="Arial"/>
                <w:b/>
                <w:color w:val="0000FF"/>
                <w:sz w:val="16"/>
                <w:szCs w:val="16"/>
                <w:rPrChange w:id="2518" w:author="Stig Syndergaard" w:date="2023-04-13T11:46:00Z">
                  <w:rPr>
                    <w:ins w:id="2519" w:author="Stig Syndergaard" w:date="2023-04-13T11:38:00Z"/>
                    <w:rFonts w:ascii="Arial" w:hAnsi="Arial" w:cs="Arial"/>
                    <w:bCs/>
                    <w:color w:val="FF0000"/>
                    <w:sz w:val="16"/>
                    <w:szCs w:val="16"/>
                  </w:rPr>
                </w:rPrChange>
              </w:rPr>
            </w:pPr>
            <w:ins w:id="2520" w:author="Stig Syndergaard" w:date="2023-04-13T11:38:00Z">
              <w:r w:rsidRPr="00A65075">
                <w:rPr>
                  <w:rFonts w:ascii="Arial" w:hAnsi="Arial" w:cs="Arial"/>
                  <w:b/>
                  <w:color w:val="0000FF"/>
                  <w:sz w:val="16"/>
                  <w:szCs w:val="16"/>
                  <w:rPrChange w:id="2521" w:author="Stig Syndergaard" w:date="2023-04-13T11:46:00Z">
                    <w:rPr>
                      <w:rFonts w:ascii="Arial" w:hAnsi="Arial" w:cs="Arial"/>
                      <w:bCs/>
                      <w:color w:val="FF0000"/>
                      <w:sz w:val="16"/>
                      <w:szCs w:val="16"/>
                    </w:rPr>
                  </w:rPrChange>
                </w:rPr>
                <w:t>0</w:t>
              </w:r>
            </w:ins>
          </w:p>
        </w:tc>
        <w:tc>
          <w:tcPr>
            <w:tcW w:w="887" w:type="dxa"/>
            <w:shd w:val="clear" w:color="auto" w:fill="F3F3F3"/>
            <w:tcMar>
              <w:top w:w="0" w:type="dxa"/>
              <w:left w:w="108" w:type="dxa"/>
              <w:bottom w:w="0" w:type="dxa"/>
              <w:right w:w="108" w:type="dxa"/>
            </w:tcMar>
          </w:tcPr>
          <w:p w14:paraId="75BC6C52" w14:textId="77777777" w:rsidR="00070EAC" w:rsidRPr="00A65075" w:rsidRDefault="00070EAC" w:rsidP="00A761FC">
            <w:pPr>
              <w:pStyle w:val="Standard"/>
              <w:snapToGrid w:val="0"/>
              <w:jc w:val="right"/>
              <w:rPr>
                <w:ins w:id="2522" w:author="Stig Syndergaard" w:date="2023-04-13T11:38:00Z"/>
                <w:rFonts w:ascii="Arial" w:hAnsi="Arial" w:cs="Arial"/>
                <w:b/>
                <w:color w:val="0000FF"/>
                <w:sz w:val="16"/>
                <w:szCs w:val="16"/>
                <w:rPrChange w:id="2523" w:author="Stig Syndergaard" w:date="2023-04-13T11:46:00Z">
                  <w:rPr>
                    <w:ins w:id="2524" w:author="Stig Syndergaard" w:date="2023-04-13T11:38:00Z"/>
                    <w:rFonts w:ascii="Arial" w:hAnsi="Arial" w:cs="Arial"/>
                    <w:bCs/>
                    <w:color w:val="FF0000"/>
                    <w:sz w:val="16"/>
                    <w:szCs w:val="16"/>
                  </w:rPr>
                </w:rPrChange>
              </w:rPr>
            </w:pPr>
            <w:ins w:id="2525" w:author="Stig Syndergaard" w:date="2023-04-13T11:38:00Z">
              <w:r w:rsidRPr="00A65075">
                <w:rPr>
                  <w:rFonts w:ascii="Arial" w:hAnsi="Arial" w:cs="Arial"/>
                  <w:b/>
                  <w:color w:val="0000FF"/>
                  <w:sz w:val="16"/>
                  <w:szCs w:val="16"/>
                  <w:rPrChange w:id="2526" w:author="Stig Syndergaard" w:date="2023-04-13T11:46:00Z">
                    <w:rPr>
                      <w:rFonts w:ascii="Arial" w:hAnsi="Arial" w:cs="Arial"/>
                      <w:bCs/>
                      <w:color w:val="FF0000"/>
                      <w:sz w:val="16"/>
                      <w:szCs w:val="16"/>
                    </w:rPr>
                  </w:rPrChange>
                </w:rPr>
                <w:t>12</w:t>
              </w:r>
            </w:ins>
          </w:p>
        </w:tc>
        <w:tc>
          <w:tcPr>
            <w:tcW w:w="1063" w:type="dxa"/>
            <w:shd w:val="clear" w:color="auto" w:fill="F3F3F3"/>
            <w:tcMar>
              <w:top w:w="0" w:type="dxa"/>
              <w:left w:w="108" w:type="dxa"/>
              <w:bottom w:w="0" w:type="dxa"/>
              <w:right w:w="108" w:type="dxa"/>
            </w:tcMar>
          </w:tcPr>
          <w:p w14:paraId="58946A7E" w14:textId="77777777" w:rsidR="00070EAC" w:rsidRPr="00A65075" w:rsidRDefault="00070EAC" w:rsidP="00A761FC">
            <w:pPr>
              <w:pStyle w:val="Standard"/>
              <w:snapToGrid w:val="0"/>
              <w:rPr>
                <w:ins w:id="2527" w:author="Stig Syndergaard" w:date="2023-04-13T11:38:00Z"/>
                <w:rFonts w:ascii="Arial" w:hAnsi="Arial" w:cs="Arial"/>
                <w:b/>
                <w:color w:val="0000FF"/>
                <w:sz w:val="16"/>
                <w:szCs w:val="16"/>
                <w:rPrChange w:id="2528" w:author="Stig Syndergaard" w:date="2023-04-13T11:46:00Z">
                  <w:rPr>
                    <w:ins w:id="2529" w:author="Stig Syndergaard" w:date="2023-04-13T11:38:00Z"/>
                    <w:rFonts w:ascii="Arial" w:hAnsi="Arial" w:cs="Arial"/>
                    <w:bCs/>
                    <w:color w:val="FF0000"/>
                    <w:sz w:val="16"/>
                    <w:szCs w:val="16"/>
                  </w:rPr>
                </w:rPrChange>
              </w:rPr>
            </w:pPr>
            <w:ins w:id="2530" w:author="Stig Syndergaard" w:date="2023-04-13T11:38:00Z">
              <w:r w:rsidRPr="00A65075">
                <w:rPr>
                  <w:rFonts w:ascii="Arial" w:hAnsi="Arial" w:cs="Arial"/>
                  <w:b/>
                  <w:color w:val="0000FF"/>
                  <w:sz w:val="16"/>
                  <w:szCs w:val="16"/>
                  <w:rPrChange w:id="2531" w:author="Stig Syndergaard" w:date="2023-04-13T11:46:00Z">
                    <w:rPr>
                      <w:rFonts w:ascii="Arial" w:hAnsi="Arial" w:cs="Arial"/>
                      <w:bCs/>
                      <w:color w:val="FF0000"/>
                      <w:sz w:val="16"/>
                      <w:szCs w:val="16"/>
                    </w:rPr>
                  </w:rPrChange>
                </w:rPr>
                <w:t>K</w:t>
              </w:r>
            </w:ins>
          </w:p>
        </w:tc>
        <w:tc>
          <w:tcPr>
            <w:tcW w:w="2481" w:type="dxa"/>
            <w:shd w:val="clear" w:color="auto" w:fill="F3F3F3"/>
            <w:tcMar>
              <w:top w:w="0" w:type="dxa"/>
              <w:left w:w="108" w:type="dxa"/>
              <w:bottom w:w="0" w:type="dxa"/>
              <w:right w:w="108" w:type="dxa"/>
            </w:tcMar>
          </w:tcPr>
          <w:p w14:paraId="50C64268" w14:textId="77777777" w:rsidR="00070EAC" w:rsidRPr="00A65075" w:rsidRDefault="00070EAC" w:rsidP="00A761FC">
            <w:pPr>
              <w:pStyle w:val="Standard"/>
              <w:snapToGrid w:val="0"/>
              <w:rPr>
                <w:ins w:id="2532" w:author="Stig Syndergaard" w:date="2023-04-13T11:38:00Z"/>
                <w:rFonts w:ascii="Arial" w:hAnsi="Arial" w:cs="Arial"/>
                <w:b/>
                <w:color w:val="0000FF"/>
                <w:sz w:val="16"/>
                <w:szCs w:val="16"/>
                <w:rPrChange w:id="2533" w:author="Stig Syndergaard" w:date="2023-04-13T11:46:00Z">
                  <w:rPr>
                    <w:ins w:id="2534" w:author="Stig Syndergaard" w:date="2023-04-13T11:38:00Z"/>
                    <w:rFonts w:ascii="Arial" w:hAnsi="Arial" w:cs="Arial"/>
                    <w:bCs/>
                    <w:color w:val="FF0000"/>
                    <w:sz w:val="16"/>
                    <w:szCs w:val="16"/>
                  </w:rPr>
                </w:rPrChange>
              </w:rPr>
            </w:pPr>
            <w:ins w:id="2535" w:author="Stig Syndergaard" w:date="2023-04-13T11:38:00Z">
              <w:r w:rsidRPr="00A65075">
                <w:rPr>
                  <w:rFonts w:ascii="Arial" w:hAnsi="Arial" w:cs="Arial"/>
                  <w:b/>
                  <w:color w:val="0000FF"/>
                  <w:sz w:val="16"/>
                  <w:szCs w:val="16"/>
                  <w:rPrChange w:id="2536" w:author="Stig Syndergaard" w:date="2023-04-13T11:46:00Z">
                    <w:rPr>
                      <w:rFonts w:ascii="Arial" w:hAnsi="Arial" w:cs="Arial"/>
                      <w:bCs/>
                      <w:color w:val="FF0000"/>
                      <w:sz w:val="16"/>
                      <w:szCs w:val="16"/>
                    </w:rPr>
                  </w:rPrChange>
                </w:rPr>
                <w:t>150</w:t>
              </w:r>
              <w:r w:rsidRPr="00A65075">
                <w:rPr>
                  <w:rFonts w:ascii="Arial" w:eastAsia="Arial" w:hAnsi="Arial" w:cs="Arial"/>
                  <w:b/>
                  <w:color w:val="0000FF"/>
                  <w:sz w:val="16"/>
                  <w:szCs w:val="16"/>
                  <w:rPrChange w:id="2537" w:author="Stig Syndergaard" w:date="2023-04-13T11:46:00Z">
                    <w:rPr>
                      <w:rFonts w:ascii="Arial" w:eastAsia="Arial" w:hAnsi="Arial" w:cs="Arial"/>
                      <w:bCs/>
                      <w:color w:val="FF0000"/>
                      <w:sz w:val="16"/>
                      <w:szCs w:val="16"/>
                    </w:rPr>
                  </w:rPrChange>
                </w:rPr>
                <w:t xml:space="preserve"> – </w:t>
              </w:r>
              <w:r w:rsidRPr="00A65075">
                <w:rPr>
                  <w:rFonts w:ascii="Arial" w:hAnsi="Arial" w:cs="Arial"/>
                  <w:b/>
                  <w:color w:val="0000FF"/>
                  <w:sz w:val="16"/>
                  <w:szCs w:val="16"/>
                  <w:rPrChange w:id="2538" w:author="Stig Syndergaard" w:date="2023-04-13T11:46:00Z">
                    <w:rPr>
                      <w:rFonts w:ascii="Arial" w:hAnsi="Arial" w:cs="Arial"/>
                      <w:bCs/>
                      <w:color w:val="FF0000"/>
                      <w:sz w:val="16"/>
                      <w:szCs w:val="16"/>
                    </w:rPr>
                  </w:rPrChange>
                </w:rPr>
                <w:t>350K,</w:t>
              </w:r>
              <w:r w:rsidRPr="00A65075">
                <w:rPr>
                  <w:rFonts w:ascii="Arial" w:eastAsia="Arial" w:hAnsi="Arial" w:cs="Arial"/>
                  <w:b/>
                  <w:color w:val="0000FF"/>
                  <w:sz w:val="16"/>
                  <w:szCs w:val="16"/>
                  <w:rPrChange w:id="2539" w:author="Stig Syndergaard" w:date="2023-04-13T11:46:00Z">
                    <w:rPr>
                      <w:rFonts w:ascii="Arial" w:eastAsia="Arial" w:hAnsi="Arial" w:cs="Arial"/>
                      <w:bCs/>
                      <w:color w:val="FF0000"/>
                      <w:sz w:val="16"/>
                      <w:szCs w:val="16"/>
                    </w:rPr>
                  </w:rPrChange>
                </w:rPr>
                <w:t xml:space="preserve"> </w:t>
              </w:r>
              <w:r w:rsidRPr="00A65075">
                <w:rPr>
                  <w:rFonts w:ascii="Arial" w:hAnsi="Arial" w:cs="Arial"/>
                  <w:b/>
                  <w:color w:val="0000FF"/>
                  <w:sz w:val="16"/>
                  <w:szCs w:val="16"/>
                  <w:rPrChange w:id="2540" w:author="Stig Syndergaard" w:date="2023-04-13T11:46:00Z">
                    <w:rPr>
                      <w:rFonts w:ascii="Arial" w:hAnsi="Arial" w:cs="Arial"/>
                      <w:bCs/>
                      <w:color w:val="FF0000"/>
                      <w:sz w:val="16"/>
                      <w:szCs w:val="16"/>
                    </w:rPr>
                  </w:rPrChange>
                </w:rPr>
                <w:t>to</w:t>
              </w:r>
              <w:r w:rsidRPr="00A65075">
                <w:rPr>
                  <w:rFonts w:ascii="Arial" w:eastAsia="Arial" w:hAnsi="Arial" w:cs="Arial"/>
                  <w:b/>
                  <w:color w:val="0000FF"/>
                  <w:sz w:val="16"/>
                  <w:szCs w:val="16"/>
                  <w:rPrChange w:id="2541" w:author="Stig Syndergaard" w:date="2023-04-13T11:46:00Z">
                    <w:rPr>
                      <w:rFonts w:ascii="Arial" w:eastAsia="Arial" w:hAnsi="Arial" w:cs="Arial"/>
                      <w:bCs/>
                      <w:color w:val="FF0000"/>
                      <w:sz w:val="16"/>
                      <w:szCs w:val="16"/>
                    </w:rPr>
                  </w:rPrChange>
                </w:rPr>
                <w:t xml:space="preserve"> </w:t>
              </w:r>
              <w:r w:rsidRPr="00A65075">
                <w:rPr>
                  <w:rFonts w:ascii="Arial" w:hAnsi="Arial" w:cs="Arial"/>
                  <w:b/>
                  <w:color w:val="0000FF"/>
                  <w:sz w:val="16"/>
                  <w:szCs w:val="16"/>
                  <w:rPrChange w:id="2542" w:author="Stig Syndergaard" w:date="2023-04-13T11:46:00Z">
                    <w:rPr>
                      <w:rFonts w:ascii="Arial" w:hAnsi="Arial" w:cs="Arial"/>
                      <w:bCs/>
                      <w:color w:val="FF0000"/>
                      <w:sz w:val="16"/>
                      <w:szCs w:val="16"/>
                    </w:rPr>
                  </w:rPrChange>
                </w:rPr>
                <w:t>0.1 K</w:t>
              </w:r>
            </w:ins>
          </w:p>
        </w:tc>
      </w:tr>
      <w:tr w:rsidR="009B0C63" w:rsidDel="00070EAC" w14:paraId="768095EC" w14:textId="63E5EDAD">
        <w:trPr>
          <w:cantSplit/>
          <w:jc w:val="center"/>
          <w:del w:id="2543" w:author="Stig Syndergaard" w:date="2023-04-13T11:41:00Z"/>
        </w:trPr>
        <w:tc>
          <w:tcPr>
            <w:tcW w:w="709" w:type="dxa"/>
            <w:shd w:val="clear" w:color="auto" w:fill="F3F3F3"/>
            <w:tcMar>
              <w:top w:w="0" w:type="dxa"/>
              <w:left w:w="108" w:type="dxa"/>
              <w:bottom w:w="0" w:type="dxa"/>
              <w:right w:w="108" w:type="dxa"/>
            </w:tcMar>
          </w:tcPr>
          <w:p w14:paraId="768095E4" w14:textId="31827608" w:rsidR="009B0C63" w:rsidDel="00070EAC" w:rsidRDefault="009B0C63" w:rsidP="009B0C63">
            <w:pPr>
              <w:pStyle w:val="Standard"/>
              <w:snapToGrid w:val="0"/>
              <w:jc w:val="right"/>
              <w:rPr>
                <w:del w:id="2544" w:author="Stig Syndergaard" w:date="2023-04-13T11:41:00Z"/>
                <w:rFonts w:ascii="Arial" w:hAnsi="Arial" w:cs="Arial"/>
                <w:sz w:val="16"/>
                <w:szCs w:val="16"/>
              </w:rPr>
            </w:pPr>
            <w:del w:id="2545" w:author="Stig Syndergaard" w:date="2023-04-13T11:41:00Z">
              <w:r w:rsidDel="00070EAC">
                <w:rPr>
                  <w:rFonts w:ascii="Arial" w:hAnsi="Arial" w:cs="Arial"/>
                  <w:sz w:val="16"/>
                  <w:szCs w:val="16"/>
                </w:rPr>
                <w:delText>N1+4</w:delText>
              </w:r>
            </w:del>
          </w:p>
        </w:tc>
        <w:tc>
          <w:tcPr>
            <w:tcW w:w="2085" w:type="dxa"/>
            <w:shd w:val="clear" w:color="auto" w:fill="F3F3F3"/>
            <w:tcMar>
              <w:top w:w="0" w:type="dxa"/>
              <w:left w:w="108" w:type="dxa"/>
              <w:bottom w:w="0" w:type="dxa"/>
              <w:right w:w="108" w:type="dxa"/>
            </w:tcMar>
          </w:tcPr>
          <w:p w14:paraId="768095E5" w14:textId="72D10774" w:rsidR="009B0C63" w:rsidDel="00070EAC" w:rsidRDefault="009B0C63" w:rsidP="009B0C63">
            <w:pPr>
              <w:pStyle w:val="Standard"/>
              <w:snapToGrid w:val="0"/>
              <w:rPr>
                <w:del w:id="2546" w:author="Stig Syndergaard" w:date="2023-04-13T11:41:00Z"/>
                <w:rFonts w:ascii="Arial" w:hAnsi="Arial" w:cs="Arial"/>
                <w:b/>
                <w:sz w:val="16"/>
                <w:szCs w:val="16"/>
              </w:rPr>
            </w:pPr>
            <w:del w:id="2547" w:author="Stig Syndergaard" w:date="2023-04-13T11:41:00Z">
              <w:r w:rsidDel="00070EAC">
                <w:rPr>
                  <w:rFonts w:ascii="Arial" w:hAnsi="Arial" w:cs="Arial"/>
                  <w:b/>
                  <w:sz w:val="16"/>
                  <w:szCs w:val="16"/>
                </w:rPr>
                <w:delText>First</w:delText>
              </w:r>
              <w:r w:rsidDel="00070EAC">
                <w:rPr>
                  <w:rFonts w:ascii="Arial" w:eastAsia="Arial" w:hAnsi="Arial" w:cs="Arial"/>
                  <w:b/>
                  <w:sz w:val="16"/>
                  <w:szCs w:val="16"/>
                </w:rPr>
                <w:delText xml:space="preserve"> </w:delText>
              </w:r>
              <w:r w:rsidDel="00070EAC">
                <w:rPr>
                  <w:rFonts w:ascii="Arial" w:hAnsi="Arial" w:cs="Arial"/>
                  <w:b/>
                  <w:sz w:val="16"/>
                  <w:szCs w:val="16"/>
                </w:rPr>
                <w:delText>order</w:delText>
              </w:r>
              <w:r w:rsidDel="00070EAC">
                <w:rPr>
                  <w:rFonts w:ascii="Arial" w:eastAsia="Arial" w:hAnsi="Arial" w:cs="Arial"/>
                  <w:b/>
                  <w:sz w:val="16"/>
                  <w:szCs w:val="16"/>
                </w:rPr>
                <w:delText xml:space="preserve"> </w:delText>
              </w:r>
              <w:r w:rsidDel="00070EAC">
                <w:rPr>
                  <w:rFonts w:ascii="Arial" w:hAnsi="Arial" w:cs="Arial"/>
                  <w:b/>
                  <w:sz w:val="16"/>
                  <w:szCs w:val="16"/>
                </w:rPr>
                <w:delText>statistics</w:delText>
              </w:r>
            </w:del>
          </w:p>
        </w:tc>
        <w:tc>
          <w:tcPr>
            <w:tcW w:w="1013" w:type="dxa"/>
            <w:shd w:val="clear" w:color="auto" w:fill="F3F3F3"/>
            <w:tcMar>
              <w:top w:w="0" w:type="dxa"/>
              <w:left w:w="108" w:type="dxa"/>
              <w:bottom w:w="0" w:type="dxa"/>
              <w:right w:w="108" w:type="dxa"/>
            </w:tcMar>
          </w:tcPr>
          <w:p w14:paraId="768095E6" w14:textId="17F22653" w:rsidR="009B0C63" w:rsidDel="00070EAC" w:rsidRDefault="009B0C63" w:rsidP="009B0C63">
            <w:pPr>
              <w:pStyle w:val="Standard"/>
              <w:snapToGrid w:val="0"/>
              <w:jc w:val="center"/>
              <w:rPr>
                <w:del w:id="2548" w:author="Stig Syndergaard" w:date="2023-04-13T11:41:00Z"/>
                <w:rFonts w:ascii="Arial" w:hAnsi="Arial" w:cs="Arial"/>
                <w:b/>
                <w:sz w:val="16"/>
                <w:szCs w:val="16"/>
              </w:rPr>
            </w:pPr>
            <w:del w:id="2549" w:author="Stig Syndergaard" w:date="2023-04-13T11:41:00Z">
              <w:r w:rsidDel="00070EAC">
                <w:rPr>
                  <w:rFonts w:ascii="Arial" w:hAnsi="Arial" w:cs="Arial"/>
                  <w:b/>
                  <w:sz w:val="16"/>
                  <w:szCs w:val="16"/>
                </w:rPr>
                <w:delText>0</w:delText>
              </w:r>
              <w:r w:rsidDel="00070EAC">
                <w:rPr>
                  <w:rFonts w:ascii="Arial" w:eastAsia="Arial" w:hAnsi="Arial" w:cs="Arial"/>
                  <w:b/>
                  <w:sz w:val="16"/>
                  <w:szCs w:val="16"/>
                </w:rPr>
                <w:delText xml:space="preserve"> </w:delText>
              </w:r>
              <w:r w:rsidDel="00070EAC">
                <w:rPr>
                  <w:rFonts w:ascii="Arial" w:hAnsi="Arial" w:cs="Arial"/>
                  <w:b/>
                  <w:sz w:val="16"/>
                  <w:szCs w:val="16"/>
                </w:rPr>
                <w:delText>08</w:delText>
              </w:r>
              <w:r w:rsidDel="00070EAC">
                <w:rPr>
                  <w:rFonts w:ascii="Arial" w:eastAsia="Arial" w:hAnsi="Arial" w:cs="Arial"/>
                  <w:b/>
                  <w:sz w:val="16"/>
                  <w:szCs w:val="16"/>
                </w:rPr>
                <w:delText xml:space="preserve"> </w:delText>
              </w:r>
              <w:r w:rsidDel="00070EAC">
                <w:rPr>
                  <w:rFonts w:ascii="Arial" w:hAnsi="Arial" w:cs="Arial"/>
                  <w:b/>
                  <w:sz w:val="16"/>
                  <w:szCs w:val="16"/>
                </w:rPr>
                <w:delText>023</w:delText>
              </w:r>
            </w:del>
          </w:p>
        </w:tc>
        <w:tc>
          <w:tcPr>
            <w:tcW w:w="845" w:type="dxa"/>
            <w:shd w:val="clear" w:color="auto" w:fill="F3F3F3"/>
            <w:tcMar>
              <w:top w:w="0" w:type="dxa"/>
              <w:left w:w="108" w:type="dxa"/>
              <w:bottom w:w="0" w:type="dxa"/>
              <w:right w:w="108" w:type="dxa"/>
            </w:tcMar>
          </w:tcPr>
          <w:p w14:paraId="768095E7" w14:textId="1EC87B15" w:rsidR="009B0C63" w:rsidDel="00070EAC" w:rsidRDefault="009B0C63" w:rsidP="009B0C63">
            <w:pPr>
              <w:pStyle w:val="Standard"/>
              <w:snapToGrid w:val="0"/>
              <w:jc w:val="right"/>
              <w:rPr>
                <w:del w:id="2550" w:author="Stig Syndergaard" w:date="2023-04-13T11:41:00Z"/>
                <w:rFonts w:ascii="Arial" w:hAnsi="Arial" w:cs="Arial"/>
                <w:sz w:val="16"/>
                <w:szCs w:val="16"/>
              </w:rPr>
            </w:pPr>
            <w:del w:id="2551" w:author="Stig Syndergaard" w:date="2023-04-13T11:41:00Z">
              <w:r w:rsidDel="00070EAC">
                <w:rPr>
                  <w:rFonts w:ascii="Arial" w:hAnsi="Arial" w:cs="Arial"/>
                  <w:sz w:val="16"/>
                  <w:szCs w:val="16"/>
                </w:rPr>
                <w:delText>0</w:delText>
              </w:r>
            </w:del>
          </w:p>
        </w:tc>
        <w:tc>
          <w:tcPr>
            <w:tcW w:w="1265" w:type="dxa"/>
            <w:shd w:val="clear" w:color="auto" w:fill="F3F3F3"/>
            <w:tcMar>
              <w:top w:w="0" w:type="dxa"/>
              <w:left w:w="108" w:type="dxa"/>
              <w:bottom w:w="0" w:type="dxa"/>
              <w:right w:w="108" w:type="dxa"/>
            </w:tcMar>
          </w:tcPr>
          <w:p w14:paraId="768095E8" w14:textId="3D5A2451" w:rsidR="009B0C63" w:rsidDel="00070EAC" w:rsidRDefault="009B0C63" w:rsidP="009B0C63">
            <w:pPr>
              <w:pStyle w:val="Standard"/>
              <w:snapToGrid w:val="0"/>
              <w:jc w:val="right"/>
              <w:rPr>
                <w:del w:id="2552" w:author="Stig Syndergaard" w:date="2023-04-13T11:41:00Z"/>
                <w:rFonts w:ascii="Arial" w:hAnsi="Arial" w:cs="Arial"/>
                <w:sz w:val="16"/>
                <w:szCs w:val="16"/>
              </w:rPr>
            </w:pPr>
            <w:del w:id="2553" w:author="Stig Syndergaard" w:date="2023-04-13T11:41:00Z">
              <w:r w:rsidDel="00070EAC">
                <w:rPr>
                  <w:rFonts w:ascii="Arial" w:hAnsi="Arial" w:cs="Arial"/>
                  <w:sz w:val="16"/>
                  <w:szCs w:val="16"/>
                </w:rPr>
                <w:delText>0</w:delText>
              </w:r>
            </w:del>
          </w:p>
        </w:tc>
        <w:tc>
          <w:tcPr>
            <w:tcW w:w="887" w:type="dxa"/>
            <w:shd w:val="clear" w:color="auto" w:fill="F3F3F3"/>
            <w:tcMar>
              <w:top w:w="0" w:type="dxa"/>
              <w:left w:w="108" w:type="dxa"/>
              <w:bottom w:w="0" w:type="dxa"/>
              <w:right w:w="108" w:type="dxa"/>
            </w:tcMar>
          </w:tcPr>
          <w:p w14:paraId="768095E9" w14:textId="3D32CDF4" w:rsidR="009B0C63" w:rsidDel="00070EAC" w:rsidRDefault="009B0C63" w:rsidP="009B0C63">
            <w:pPr>
              <w:pStyle w:val="Standard"/>
              <w:snapToGrid w:val="0"/>
              <w:jc w:val="right"/>
              <w:rPr>
                <w:del w:id="2554" w:author="Stig Syndergaard" w:date="2023-04-13T11:41:00Z"/>
                <w:rFonts w:ascii="Arial" w:hAnsi="Arial" w:cs="Arial"/>
                <w:sz w:val="16"/>
                <w:szCs w:val="16"/>
              </w:rPr>
            </w:pPr>
            <w:del w:id="2555" w:author="Stig Syndergaard" w:date="2023-04-13T11:41:00Z">
              <w:r w:rsidDel="00070EAC">
                <w:rPr>
                  <w:rFonts w:ascii="Arial" w:hAnsi="Arial" w:cs="Arial"/>
                  <w:sz w:val="16"/>
                  <w:szCs w:val="16"/>
                </w:rPr>
                <w:delText>6</w:delText>
              </w:r>
            </w:del>
          </w:p>
        </w:tc>
        <w:tc>
          <w:tcPr>
            <w:tcW w:w="1063" w:type="dxa"/>
            <w:shd w:val="clear" w:color="auto" w:fill="F3F3F3"/>
            <w:tcMar>
              <w:top w:w="0" w:type="dxa"/>
              <w:left w:w="108" w:type="dxa"/>
              <w:bottom w:w="0" w:type="dxa"/>
              <w:right w:w="108" w:type="dxa"/>
            </w:tcMar>
          </w:tcPr>
          <w:p w14:paraId="768095EA" w14:textId="4126C0EE" w:rsidR="009B0C63" w:rsidDel="00070EAC" w:rsidRDefault="009B0C63" w:rsidP="009B0C63">
            <w:pPr>
              <w:pStyle w:val="Standard"/>
              <w:snapToGrid w:val="0"/>
              <w:rPr>
                <w:del w:id="2556" w:author="Stig Syndergaard" w:date="2023-04-13T11:41:00Z"/>
                <w:rFonts w:ascii="Arial" w:hAnsi="Arial" w:cs="Arial"/>
                <w:sz w:val="16"/>
                <w:szCs w:val="16"/>
              </w:rPr>
            </w:pPr>
            <w:del w:id="2557" w:author="Stig Syndergaard" w:date="2023-04-13T11:41:00Z">
              <w:r w:rsidDel="00070EAC">
                <w:rPr>
                  <w:rFonts w:ascii="Arial" w:hAnsi="Arial" w:cs="Arial"/>
                  <w:sz w:val="16"/>
                  <w:szCs w:val="16"/>
                </w:rPr>
                <w:delText>Code</w:delText>
              </w:r>
              <w:r w:rsidDel="00070EAC">
                <w:rPr>
                  <w:rFonts w:ascii="Arial" w:eastAsia="Arial" w:hAnsi="Arial" w:cs="Arial"/>
                  <w:sz w:val="16"/>
                  <w:szCs w:val="16"/>
                </w:rPr>
                <w:delText xml:space="preserve"> </w:delText>
              </w:r>
              <w:r w:rsidDel="00070EAC">
                <w:rPr>
                  <w:rFonts w:ascii="Arial" w:hAnsi="Arial" w:cs="Arial"/>
                  <w:sz w:val="16"/>
                  <w:szCs w:val="16"/>
                </w:rPr>
                <w:delText>Table</w:delText>
              </w:r>
            </w:del>
          </w:p>
        </w:tc>
        <w:tc>
          <w:tcPr>
            <w:tcW w:w="2481" w:type="dxa"/>
            <w:shd w:val="clear" w:color="auto" w:fill="F3F3F3"/>
            <w:tcMar>
              <w:top w:w="0" w:type="dxa"/>
              <w:left w:w="108" w:type="dxa"/>
              <w:bottom w:w="0" w:type="dxa"/>
              <w:right w:w="108" w:type="dxa"/>
            </w:tcMar>
          </w:tcPr>
          <w:p w14:paraId="768095EB" w14:textId="4B6E5CAB" w:rsidR="009B0C63" w:rsidDel="00070EAC" w:rsidRDefault="009B0C63" w:rsidP="009B0C63">
            <w:pPr>
              <w:pStyle w:val="Standard"/>
              <w:snapToGrid w:val="0"/>
              <w:rPr>
                <w:del w:id="2558" w:author="Stig Syndergaard" w:date="2023-04-13T11:41:00Z"/>
                <w:rFonts w:ascii="Arial" w:hAnsi="Arial" w:cs="Arial"/>
                <w:sz w:val="16"/>
                <w:szCs w:val="16"/>
              </w:rPr>
            </w:pPr>
            <w:del w:id="2559" w:author="Stig Syndergaard" w:date="2023-04-13T11:41:00Z">
              <w:r w:rsidDel="00070EAC">
                <w:rPr>
                  <w:rFonts w:ascii="Arial" w:hAnsi="Arial" w:cs="Arial"/>
                  <w:sz w:val="16"/>
                  <w:szCs w:val="16"/>
                </w:rPr>
                <w:delText>13</w:delText>
              </w:r>
              <w:r w:rsidDel="00070EAC">
                <w:rPr>
                  <w:rFonts w:ascii="Arial" w:eastAsia="Arial" w:hAnsi="Arial" w:cs="Arial"/>
                  <w:sz w:val="16"/>
                  <w:szCs w:val="16"/>
                </w:rPr>
                <w:delText xml:space="preserve"> </w:delText>
              </w:r>
              <w:r w:rsidDel="00070EAC">
                <w:rPr>
                  <w:rFonts w:ascii="Arial" w:hAnsi="Arial" w:cs="Arial"/>
                  <w:sz w:val="16"/>
                  <w:szCs w:val="16"/>
                </w:rPr>
                <w:delText>=</w:delText>
              </w:r>
              <w:r w:rsidDel="00070EAC">
                <w:rPr>
                  <w:rFonts w:ascii="Arial" w:eastAsia="Arial" w:hAnsi="Arial" w:cs="Arial"/>
                  <w:sz w:val="16"/>
                  <w:szCs w:val="16"/>
                </w:rPr>
                <w:delText xml:space="preserve"> </w:delText>
              </w:r>
              <w:r w:rsidDel="00070EAC">
                <w:rPr>
                  <w:rFonts w:ascii="Arial" w:hAnsi="Arial" w:cs="Arial"/>
                  <w:sz w:val="16"/>
                  <w:szCs w:val="16"/>
                </w:rPr>
                <w:delText>RMS</w:delText>
              </w:r>
            </w:del>
          </w:p>
        </w:tc>
      </w:tr>
      <w:tr w:rsidR="009B0C63" w:rsidDel="00070EAC" w14:paraId="768095F5" w14:textId="465112E4">
        <w:trPr>
          <w:cantSplit/>
          <w:jc w:val="center"/>
          <w:del w:id="2560" w:author="Stig Syndergaard" w:date="2023-04-13T11:41:00Z"/>
        </w:trPr>
        <w:tc>
          <w:tcPr>
            <w:tcW w:w="709" w:type="dxa"/>
            <w:shd w:val="clear" w:color="auto" w:fill="E0E0E0"/>
            <w:tcMar>
              <w:top w:w="0" w:type="dxa"/>
              <w:left w:w="108" w:type="dxa"/>
              <w:bottom w:w="0" w:type="dxa"/>
              <w:right w:w="108" w:type="dxa"/>
            </w:tcMar>
          </w:tcPr>
          <w:p w14:paraId="768095ED" w14:textId="06DBF2B9" w:rsidR="009B0C63" w:rsidDel="00070EAC" w:rsidRDefault="009B0C63" w:rsidP="009B0C63">
            <w:pPr>
              <w:pStyle w:val="Standard"/>
              <w:snapToGrid w:val="0"/>
              <w:jc w:val="right"/>
              <w:rPr>
                <w:del w:id="2561" w:author="Stig Syndergaard" w:date="2023-04-13T11:41:00Z"/>
                <w:rFonts w:ascii="Arial" w:hAnsi="Arial" w:cs="Arial"/>
                <w:sz w:val="16"/>
                <w:szCs w:val="16"/>
              </w:rPr>
            </w:pPr>
          </w:p>
        </w:tc>
        <w:tc>
          <w:tcPr>
            <w:tcW w:w="2085" w:type="dxa"/>
            <w:shd w:val="clear" w:color="auto" w:fill="E0E0E0"/>
            <w:tcMar>
              <w:top w:w="0" w:type="dxa"/>
              <w:left w:w="108" w:type="dxa"/>
              <w:bottom w:w="0" w:type="dxa"/>
              <w:right w:w="108" w:type="dxa"/>
            </w:tcMar>
          </w:tcPr>
          <w:p w14:paraId="768095EE" w14:textId="67986995" w:rsidR="009B0C63" w:rsidDel="00070EAC" w:rsidRDefault="009B0C63" w:rsidP="009B0C63">
            <w:pPr>
              <w:pStyle w:val="Standard"/>
              <w:snapToGrid w:val="0"/>
              <w:rPr>
                <w:del w:id="2562" w:author="Stig Syndergaard" w:date="2023-04-13T11:41:00Z"/>
                <w:rFonts w:ascii="Arial" w:hAnsi="Arial" w:cs="Arial"/>
                <w:sz w:val="16"/>
                <w:szCs w:val="16"/>
              </w:rPr>
            </w:pPr>
            <w:del w:id="2563" w:author="Stig Syndergaard" w:date="2023-04-13T11:41:00Z">
              <w:r w:rsidDel="00070EAC">
                <w:rPr>
                  <w:rFonts w:ascii="Arial" w:hAnsi="Arial" w:cs="Arial"/>
                  <w:sz w:val="16"/>
                  <w:szCs w:val="16"/>
                </w:rPr>
                <w:delText>Change</w:delText>
              </w:r>
              <w:r w:rsidDel="00070EAC">
                <w:rPr>
                  <w:rFonts w:ascii="Arial" w:eastAsia="Arial" w:hAnsi="Arial" w:cs="Arial"/>
                  <w:sz w:val="16"/>
                  <w:szCs w:val="16"/>
                </w:rPr>
                <w:delText xml:space="preserve"> </w:delText>
              </w:r>
              <w:r w:rsidDel="00070EAC">
                <w:rPr>
                  <w:rFonts w:ascii="Arial" w:hAnsi="Arial" w:cs="Arial"/>
                  <w:sz w:val="16"/>
                  <w:szCs w:val="16"/>
                </w:rPr>
                <w:delText>Table</w:delText>
              </w:r>
              <w:r w:rsidDel="00070EAC">
                <w:rPr>
                  <w:rFonts w:ascii="Arial" w:eastAsia="Arial" w:hAnsi="Arial" w:cs="Arial"/>
                  <w:sz w:val="16"/>
                  <w:szCs w:val="16"/>
                </w:rPr>
                <w:delText xml:space="preserve"> </w:delText>
              </w:r>
              <w:r w:rsidDel="00070EAC">
                <w:rPr>
                  <w:rFonts w:ascii="Arial" w:hAnsi="Arial" w:cs="Arial"/>
                  <w:sz w:val="16"/>
                  <w:szCs w:val="16"/>
                </w:rPr>
                <w:delText>B</w:delText>
              </w:r>
              <w:r w:rsidDel="00070EAC">
                <w:rPr>
                  <w:rFonts w:ascii="Arial" w:eastAsia="Arial" w:hAnsi="Arial" w:cs="Arial"/>
                  <w:sz w:val="16"/>
                  <w:szCs w:val="16"/>
                </w:rPr>
                <w:delText xml:space="preserve"> </w:delText>
              </w:r>
              <w:r w:rsidDel="00070EAC">
                <w:rPr>
                  <w:rFonts w:ascii="Arial" w:hAnsi="Arial" w:cs="Arial"/>
                  <w:sz w:val="16"/>
                  <w:szCs w:val="16"/>
                </w:rPr>
                <w:delText>bit</w:delText>
              </w:r>
              <w:r w:rsidDel="00070EAC">
                <w:rPr>
                  <w:rFonts w:ascii="Arial" w:eastAsia="Arial" w:hAnsi="Arial" w:cs="Arial"/>
                  <w:sz w:val="16"/>
                  <w:szCs w:val="16"/>
                </w:rPr>
                <w:delText xml:space="preserve"> </w:delText>
              </w:r>
              <w:r w:rsidDel="00070EAC">
                <w:rPr>
                  <w:rFonts w:ascii="Arial" w:hAnsi="Arial" w:cs="Arial"/>
                  <w:sz w:val="16"/>
                  <w:szCs w:val="16"/>
                </w:rPr>
                <w:delText>width</w:delText>
              </w:r>
            </w:del>
          </w:p>
        </w:tc>
        <w:tc>
          <w:tcPr>
            <w:tcW w:w="1013" w:type="dxa"/>
            <w:shd w:val="clear" w:color="auto" w:fill="E0E0E0"/>
            <w:tcMar>
              <w:top w:w="0" w:type="dxa"/>
              <w:left w:w="108" w:type="dxa"/>
              <w:bottom w:w="0" w:type="dxa"/>
              <w:right w:w="108" w:type="dxa"/>
            </w:tcMar>
          </w:tcPr>
          <w:p w14:paraId="768095EF" w14:textId="48EA753D" w:rsidR="009B0C63" w:rsidDel="00070EAC" w:rsidRDefault="009B0C63" w:rsidP="009B0C63">
            <w:pPr>
              <w:pStyle w:val="Standard"/>
              <w:snapToGrid w:val="0"/>
              <w:jc w:val="center"/>
              <w:rPr>
                <w:del w:id="2564" w:author="Stig Syndergaard" w:date="2023-04-13T11:41:00Z"/>
                <w:rFonts w:ascii="Arial" w:hAnsi="Arial" w:cs="Arial"/>
                <w:b/>
                <w:sz w:val="16"/>
                <w:szCs w:val="16"/>
              </w:rPr>
            </w:pPr>
            <w:del w:id="2565" w:author="Stig Syndergaard" w:date="2023-04-13T11:41:00Z">
              <w:r w:rsidDel="00070EAC">
                <w:rPr>
                  <w:rFonts w:ascii="Arial" w:hAnsi="Arial" w:cs="Arial"/>
                  <w:b/>
                  <w:sz w:val="16"/>
                  <w:szCs w:val="16"/>
                </w:rPr>
                <w:delText>2</w:delText>
              </w:r>
              <w:r w:rsidDel="00070EAC">
                <w:rPr>
                  <w:rFonts w:ascii="Arial" w:eastAsia="Arial" w:hAnsi="Arial" w:cs="Arial"/>
                  <w:b/>
                  <w:sz w:val="16"/>
                  <w:szCs w:val="16"/>
                </w:rPr>
                <w:delText xml:space="preserve"> </w:delText>
              </w:r>
              <w:r w:rsidDel="00070EAC">
                <w:rPr>
                  <w:rFonts w:ascii="Arial" w:hAnsi="Arial" w:cs="Arial"/>
                  <w:b/>
                  <w:sz w:val="16"/>
                  <w:szCs w:val="16"/>
                </w:rPr>
                <w:delText>01</w:delText>
              </w:r>
              <w:r w:rsidDel="00070EAC">
                <w:rPr>
                  <w:rFonts w:ascii="Arial" w:eastAsia="Arial" w:hAnsi="Arial" w:cs="Arial"/>
                  <w:b/>
                  <w:sz w:val="16"/>
                  <w:szCs w:val="16"/>
                </w:rPr>
                <w:delText xml:space="preserve"> </w:delText>
              </w:r>
              <w:r w:rsidDel="00070EAC">
                <w:rPr>
                  <w:rFonts w:ascii="Arial" w:hAnsi="Arial" w:cs="Arial"/>
                  <w:b/>
                  <w:sz w:val="16"/>
                  <w:szCs w:val="16"/>
                </w:rPr>
                <w:delText>123</w:delText>
              </w:r>
            </w:del>
          </w:p>
        </w:tc>
        <w:tc>
          <w:tcPr>
            <w:tcW w:w="845" w:type="dxa"/>
            <w:shd w:val="clear" w:color="auto" w:fill="E0E0E0"/>
            <w:tcMar>
              <w:top w:w="0" w:type="dxa"/>
              <w:left w:w="108" w:type="dxa"/>
              <w:bottom w:w="0" w:type="dxa"/>
              <w:right w:w="108" w:type="dxa"/>
            </w:tcMar>
          </w:tcPr>
          <w:p w14:paraId="768095F0" w14:textId="65A0745B" w:rsidR="009B0C63" w:rsidDel="00070EAC" w:rsidRDefault="009B0C63" w:rsidP="009B0C63">
            <w:pPr>
              <w:pStyle w:val="Standard"/>
              <w:snapToGrid w:val="0"/>
              <w:jc w:val="right"/>
              <w:rPr>
                <w:del w:id="2566" w:author="Stig Syndergaard" w:date="2023-04-13T11:41:00Z"/>
                <w:rFonts w:ascii="Arial" w:hAnsi="Arial" w:cs="Arial"/>
                <w:sz w:val="16"/>
                <w:szCs w:val="16"/>
              </w:rPr>
            </w:pPr>
          </w:p>
        </w:tc>
        <w:tc>
          <w:tcPr>
            <w:tcW w:w="1265" w:type="dxa"/>
            <w:shd w:val="clear" w:color="auto" w:fill="E0E0E0"/>
            <w:tcMar>
              <w:top w:w="0" w:type="dxa"/>
              <w:left w:w="108" w:type="dxa"/>
              <w:bottom w:w="0" w:type="dxa"/>
              <w:right w:w="108" w:type="dxa"/>
            </w:tcMar>
          </w:tcPr>
          <w:p w14:paraId="768095F1" w14:textId="579CC709" w:rsidR="009B0C63" w:rsidDel="00070EAC" w:rsidRDefault="009B0C63" w:rsidP="009B0C63">
            <w:pPr>
              <w:pStyle w:val="Standard"/>
              <w:snapToGrid w:val="0"/>
              <w:jc w:val="right"/>
              <w:rPr>
                <w:del w:id="2567" w:author="Stig Syndergaard" w:date="2023-04-13T11:41:00Z"/>
                <w:rFonts w:ascii="Arial" w:hAnsi="Arial" w:cs="Arial"/>
                <w:sz w:val="16"/>
                <w:szCs w:val="16"/>
              </w:rPr>
            </w:pPr>
          </w:p>
        </w:tc>
        <w:tc>
          <w:tcPr>
            <w:tcW w:w="887" w:type="dxa"/>
            <w:shd w:val="clear" w:color="auto" w:fill="E0E0E0"/>
            <w:tcMar>
              <w:top w:w="0" w:type="dxa"/>
              <w:left w:w="108" w:type="dxa"/>
              <w:bottom w:w="0" w:type="dxa"/>
              <w:right w:w="108" w:type="dxa"/>
            </w:tcMar>
          </w:tcPr>
          <w:p w14:paraId="768095F2" w14:textId="348C8767" w:rsidR="009B0C63" w:rsidDel="00070EAC" w:rsidRDefault="009B0C63" w:rsidP="009B0C63">
            <w:pPr>
              <w:pStyle w:val="Standard"/>
              <w:snapToGrid w:val="0"/>
              <w:jc w:val="right"/>
              <w:rPr>
                <w:del w:id="2568" w:author="Stig Syndergaard" w:date="2023-04-13T11:41:00Z"/>
                <w:rFonts w:ascii="Arial" w:hAnsi="Arial" w:cs="Arial"/>
                <w:sz w:val="16"/>
                <w:szCs w:val="16"/>
              </w:rPr>
            </w:pPr>
          </w:p>
        </w:tc>
        <w:tc>
          <w:tcPr>
            <w:tcW w:w="1063" w:type="dxa"/>
            <w:shd w:val="clear" w:color="auto" w:fill="E0E0E0"/>
            <w:tcMar>
              <w:top w:w="0" w:type="dxa"/>
              <w:left w:w="108" w:type="dxa"/>
              <w:bottom w:w="0" w:type="dxa"/>
              <w:right w:w="108" w:type="dxa"/>
            </w:tcMar>
          </w:tcPr>
          <w:p w14:paraId="768095F3" w14:textId="0E3339D0" w:rsidR="009B0C63" w:rsidDel="00070EAC" w:rsidRDefault="009B0C63" w:rsidP="009B0C63">
            <w:pPr>
              <w:pStyle w:val="Standard"/>
              <w:snapToGrid w:val="0"/>
              <w:rPr>
                <w:del w:id="2569" w:author="Stig Syndergaard" w:date="2023-04-13T11:41:00Z"/>
                <w:rFonts w:ascii="Arial" w:hAnsi="Arial" w:cs="Arial"/>
                <w:sz w:val="16"/>
                <w:szCs w:val="16"/>
              </w:rPr>
            </w:pPr>
          </w:p>
        </w:tc>
        <w:tc>
          <w:tcPr>
            <w:tcW w:w="2481" w:type="dxa"/>
            <w:shd w:val="clear" w:color="auto" w:fill="E0E0E0"/>
            <w:tcMar>
              <w:top w:w="0" w:type="dxa"/>
              <w:left w:w="108" w:type="dxa"/>
              <w:bottom w:w="0" w:type="dxa"/>
              <w:right w:w="108" w:type="dxa"/>
            </w:tcMar>
          </w:tcPr>
          <w:p w14:paraId="768095F4" w14:textId="0B2284E6" w:rsidR="009B0C63" w:rsidDel="00070EAC" w:rsidRDefault="009B0C63" w:rsidP="009B0C63">
            <w:pPr>
              <w:pStyle w:val="Standard"/>
              <w:snapToGrid w:val="0"/>
              <w:rPr>
                <w:del w:id="2570" w:author="Stig Syndergaard" w:date="2023-04-13T11:41:00Z"/>
                <w:rFonts w:ascii="Arial" w:hAnsi="Arial" w:cs="Arial"/>
                <w:sz w:val="16"/>
                <w:szCs w:val="16"/>
              </w:rPr>
            </w:pPr>
            <w:del w:id="2571" w:author="Stig Syndergaard" w:date="2023-04-13T11:41:00Z">
              <w:r w:rsidDel="00070EAC">
                <w:rPr>
                  <w:rFonts w:ascii="Arial" w:hAnsi="Arial" w:cs="Arial"/>
                  <w:sz w:val="16"/>
                  <w:szCs w:val="16"/>
                </w:rPr>
                <w:delText>Subtract</w:delText>
              </w:r>
              <w:r w:rsidDel="00070EAC">
                <w:rPr>
                  <w:rFonts w:ascii="Arial" w:eastAsia="Arial" w:hAnsi="Arial" w:cs="Arial"/>
                  <w:sz w:val="16"/>
                  <w:szCs w:val="16"/>
                </w:rPr>
                <w:delText xml:space="preserve"> </w:delText>
              </w:r>
              <w:r w:rsidDel="00070EAC">
                <w:rPr>
                  <w:rFonts w:ascii="Arial" w:hAnsi="Arial" w:cs="Arial"/>
                  <w:sz w:val="16"/>
                  <w:szCs w:val="16"/>
                </w:rPr>
                <w:delText>5</w:delText>
              </w:r>
              <w:r w:rsidDel="00070EAC">
                <w:rPr>
                  <w:rFonts w:ascii="Arial" w:eastAsia="Arial" w:hAnsi="Arial" w:cs="Arial"/>
                  <w:sz w:val="16"/>
                  <w:szCs w:val="16"/>
                </w:rPr>
                <w:delText xml:space="preserve"> </w:delText>
              </w:r>
              <w:r w:rsidDel="00070EAC">
                <w:rPr>
                  <w:rFonts w:ascii="Arial" w:hAnsi="Arial" w:cs="Arial"/>
                  <w:sz w:val="16"/>
                  <w:szCs w:val="16"/>
                </w:rPr>
                <w:delText>from</w:delText>
              </w:r>
              <w:r w:rsidDel="00070EAC">
                <w:rPr>
                  <w:rFonts w:ascii="Arial" w:eastAsia="Arial" w:hAnsi="Arial" w:cs="Arial"/>
                  <w:sz w:val="16"/>
                  <w:szCs w:val="16"/>
                </w:rPr>
                <w:delText xml:space="preserve"> </w:delText>
              </w:r>
              <w:r w:rsidDel="00070EAC">
                <w:rPr>
                  <w:rFonts w:ascii="Arial" w:hAnsi="Arial" w:cs="Arial"/>
                  <w:sz w:val="16"/>
                  <w:szCs w:val="16"/>
                </w:rPr>
                <w:delText>bit</w:delText>
              </w:r>
              <w:r w:rsidDel="00070EAC">
                <w:rPr>
                  <w:rFonts w:ascii="Arial" w:eastAsia="Arial" w:hAnsi="Arial" w:cs="Arial"/>
                  <w:sz w:val="16"/>
                  <w:szCs w:val="16"/>
                </w:rPr>
                <w:delText xml:space="preserve"> </w:delText>
              </w:r>
              <w:r w:rsidDel="00070EAC">
                <w:rPr>
                  <w:rFonts w:ascii="Arial" w:hAnsi="Arial" w:cs="Arial"/>
                  <w:sz w:val="16"/>
                  <w:szCs w:val="16"/>
                </w:rPr>
                <w:delText>width</w:delText>
              </w:r>
            </w:del>
          </w:p>
        </w:tc>
      </w:tr>
      <w:tr w:rsidR="009B0C63" w:rsidDel="00070EAC" w14:paraId="768095FE" w14:textId="0492F101">
        <w:trPr>
          <w:cantSplit/>
          <w:jc w:val="center"/>
          <w:del w:id="2572" w:author="Stig Syndergaard" w:date="2023-04-13T11:41:00Z"/>
        </w:trPr>
        <w:tc>
          <w:tcPr>
            <w:tcW w:w="709" w:type="dxa"/>
            <w:shd w:val="clear" w:color="auto" w:fill="F3F3F3"/>
            <w:tcMar>
              <w:top w:w="0" w:type="dxa"/>
              <w:left w:w="108" w:type="dxa"/>
              <w:bottom w:w="0" w:type="dxa"/>
              <w:right w:w="108" w:type="dxa"/>
            </w:tcMar>
          </w:tcPr>
          <w:p w14:paraId="768095F6" w14:textId="75D7CFDD" w:rsidR="009B0C63" w:rsidDel="00070EAC" w:rsidRDefault="009B0C63" w:rsidP="009B0C63">
            <w:pPr>
              <w:pStyle w:val="Standard"/>
              <w:snapToGrid w:val="0"/>
              <w:jc w:val="right"/>
              <w:rPr>
                <w:del w:id="2573" w:author="Stig Syndergaard" w:date="2023-04-13T11:41:00Z"/>
                <w:rFonts w:ascii="Arial" w:hAnsi="Arial" w:cs="Arial"/>
                <w:sz w:val="16"/>
                <w:szCs w:val="16"/>
              </w:rPr>
            </w:pPr>
            <w:del w:id="2574" w:author="Stig Syndergaard" w:date="2023-04-13T11:41:00Z">
              <w:r w:rsidDel="00070EAC">
                <w:rPr>
                  <w:rFonts w:ascii="Arial" w:hAnsi="Arial" w:cs="Arial"/>
                  <w:sz w:val="16"/>
                  <w:szCs w:val="16"/>
                </w:rPr>
                <w:delText>N1+5</w:delText>
              </w:r>
            </w:del>
          </w:p>
        </w:tc>
        <w:tc>
          <w:tcPr>
            <w:tcW w:w="2085" w:type="dxa"/>
            <w:shd w:val="clear" w:color="auto" w:fill="F3F3F3"/>
            <w:tcMar>
              <w:top w:w="0" w:type="dxa"/>
              <w:left w:w="108" w:type="dxa"/>
              <w:bottom w:w="0" w:type="dxa"/>
              <w:right w:w="108" w:type="dxa"/>
            </w:tcMar>
          </w:tcPr>
          <w:p w14:paraId="768095F7" w14:textId="00CA9C3A" w:rsidR="009B0C63" w:rsidDel="00070EAC" w:rsidRDefault="009B0C63" w:rsidP="009B0C63">
            <w:pPr>
              <w:pStyle w:val="Standard"/>
              <w:snapToGrid w:val="0"/>
              <w:rPr>
                <w:del w:id="2575" w:author="Stig Syndergaard" w:date="2023-04-13T11:41:00Z"/>
                <w:rFonts w:ascii="Arial" w:hAnsi="Arial" w:cs="Arial"/>
                <w:b/>
                <w:color w:val="0000FF"/>
                <w:sz w:val="16"/>
                <w:szCs w:val="16"/>
              </w:rPr>
            </w:pPr>
            <w:commentRangeStart w:id="2576"/>
            <w:del w:id="2577" w:author="Stig Syndergaard" w:date="2023-04-13T11:41:00Z">
              <w:r w:rsidDel="00070EAC">
                <w:rPr>
                  <w:rFonts w:ascii="Arial" w:hAnsi="Arial" w:cs="Arial"/>
                  <w:b/>
                  <w:color w:val="0000FF"/>
                  <w:sz w:val="16"/>
                  <w:szCs w:val="16"/>
                </w:rPr>
                <w:delText>(Error</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in)</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refractivity</w:delText>
              </w:r>
            </w:del>
          </w:p>
        </w:tc>
        <w:tc>
          <w:tcPr>
            <w:tcW w:w="1013" w:type="dxa"/>
            <w:shd w:val="clear" w:color="auto" w:fill="F3F3F3"/>
            <w:tcMar>
              <w:top w:w="0" w:type="dxa"/>
              <w:left w:w="108" w:type="dxa"/>
              <w:bottom w:w="0" w:type="dxa"/>
              <w:right w:w="108" w:type="dxa"/>
            </w:tcMar>
          </w:tcPr>
          <w:p w14:paraId="768095F8" w14:textId="5F475D35" w:rsidR="009B0C63" w:rsidDel="00070EAC" w:rsidRDefault="009B0C63" w:rsidP="009B0C63">
            <w:pPr>
              <w:pStyle w:val="Standard"/>
              <w:snapToGrid w:val="0"/>
              <w:jc w:val="center"/>
              <w:rPr>
                <w:del w:id="2578" w:author="Stig Syndergaard" w:date="2023-04-13T11:41:00Z"/>
                <w:rFonts w:ascii="Arial" w:hAnsi="Arial" w:cs="Arial"/>
                <w:b/>
                <w:color w:val="0000FF"/>
                <w:sz w:val="16"/>
                <w:szCs w:val="16"/>
              </w:rPr>
            </w:pPr>
            <w:del w:id="2579" w:author="Stig Syndergaard" w:date="2023-04-13T11:41:00Z">
              <w:r w:rsidDel="00070EAC">
                <w:rPr>
                  <w:rFonts w:ascii="Arial" w:hAnsi="Arial" w:cs="Arial"/>
                  <w:b/>
                  <w:color w:val="0000FF"/>
                  <w:sz w:val="16"/>
                  <w:szCs w:val="16"/>
                </w:rPr>
                <w:delText>0</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15</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036</w:delText>
              </w:r>
            </w:del>
          </w:p>
        </w:tc>
        <w:tc>
          <w:tcPr>
            <w:tcW w:w="845" w:type="dxa"/>
            <w:shd w:val="clear" w:color="auto" w:fill="F3F3F3"/>
            <w:tcMar>
              <w:top w:w="0" w:type="dxa"/>
              <w:left w:w="108" w:type="dxa"/>
              <w:bottom w:w="0" w:type="dxa"/>
              <w:right w:w="108" w:type="dxa"/>
            </w:tcMar>
          </w:tcPr>
          <w:p w14:paraId="768095F9" w14:textId="6931F13C" w:rsidR="009B0C63" w:rsidDel="00070EAC" w:rsidRDefault="009B0C63" w:rsidP="009B0C63">
            <w:pPr>
              <w:pStyle w:val="Standard"/>
              <w:snapToGrid w:val="0"/>
              <w:jc w:val="right"/>
              <w:rPr>
                <w:del w:id="2580" w:author="Stig Syndergaard" w:date="2023-04-13T11:41:00Z"/>
                <w:rFonts w:ascii="Arial" w:hAnsi="Arial" w:cs="Arial"/>
                <w:b/>
                <w:color w:val="0000FF"/>
                <w:sz w:val="16"/>
                <w:szCs w:val="16"/>
              </w:rPr>
            </w:pPr>
            <w:del w:id="2581" w:author="Stig Syndergaard" w:date="2023-04-13T11:41:00Z">
              <w:r w:rsidDel="00070EAC">
                <w:rPr>
                  <w:rFonts w:ascii="Arial" w:hAnsi="Arial" w:cs="Arial"/>
                  <w:b/>
                  <w:color w:val="0000FF"/>
                  <w:sz w:val="16"/>
                  <w:szCs w:val="16"/>
                </w:rPr>
                <w:delText>3</w:delText>
              </w:r>
            </w:del>
          </w:p>
        </w:tc>
        <w:tc>
          <w:tcPr>
            <w:tcW w:w="1265" w:type="dxa"/>
            <w:shd w:val="clear" w:color="auto" w:fill="F3F3F3"/>
            <w:tcMar>
              <w:top w:w="0" w:type="dxa"/>
              <w:left w:w="108" w:type="dxa"/>
              <w:bottom w:w="0" w:type="dxa"/>
              <w:right w:w="108" w:type="dxa"/>
            </w:tcMar>
          </w:tcPr>
          <w:p w14:paraId="768095FA" w14:textId="7826FB9B" w:rsidR="009B0C63" w:rsidDel="00070EAC" w:rsidRDefault="009B0C63" w:rsidP="009B0C63">
            <w:pPr>
              <w:pStyle w:val="Standard"/>
              <w:snapToGrid w:val="0"/>
              <w:jc w:val="right"/>
              <w:rPr>
                <w:del w:id="2582" w:author="Stig Syndergaard" w:date="2023-04-13T11:41:00Z"/>
                <w:rFonts w:ascii="Arial" w:hAnsi="Arial" w:cs="Arial"/>
                <w:b/>
                <w:color w:val="0000FF"/>
                <w:sz w:val="16"/>
                <w:szCs w:val="16"/>
              </w:rPr>
            </w:pPr>
            <w:del w:id="2583" w:author="Stig Syndergaard" w:date="2023-04-13T11:41:00Z">
              <w:r w:rsidDel="00070EAC">
                <w:rPr>
                  <w:rFonts w:ascii="Arial" w:hAnsi="Arial" w:cs="Arial"/>
                  <w:b/>
                  <w:color w:val="0000FF"/>
                  <w:sz w:val="16"/>
                  <w:szCs w:val="16"/>
                </w:rPr>
                <w:delText>0</w:delText>
              </w:r>
            </w:del>
          </w:p>
        </w:tc>
        <w:tc>
          <w:tcPr>
            <w:tcW w:w="887" w:type="dxa"/>
            <w:shd w:val="clear" w:color="auto" w:fill="F3F3F3"/>
            <w:tcMar>
              <w:top w:w="0" w:type="dxa"/>
              <w:left w:w="108" w:type="dxa"/>
              <w:bottom w:w="0" w:type="dxa"/>
              <w:right w:w="108" w:type="dxa"/>
            </w:tcMar>
          </w:tcPr>
          <w:p w14:paraId="768095FB" w14:textId="539848F5" w:rsidR="009B0C63" w:rsidDel="00070EAC" w:rsidRDefault="009B0C63" w:rsidP="009B0C63">
            <w:pPr>
              <w:pStyle w:val="Standard"/>
              <w:snapToGrid w:val="0"/>
              <w:jc w:val="right"/>
              <w:rPr>
                <w:del w:id="2584" w:author="Stig Syndergaard" w:date="2023-04-13T11:41:00Z"/>
                <w:rFonts w:ascii="Arial" w:hAnsi="Arial" w:cs="Arial"/>
                <w:b/>
                <w:color w:val="0000FF"/>
                <w:sz w:val="16"/>
                <w:szCs w:val="16"/>
              </w:rPr>
            </w:pPr>
            <w:del w:id="2585" w:author="Stig Syndergaard" w:date="2023-04-13T11:41:00Z">
              <w:r w:rsidDel="00070EAC">
                <w:rPr>
                  <w:rFonts w:ascii="Arial" w:hAnsi="Arial" w:cs="Arial"/>
                  <w:b/>
                  <w:color w:val="0000FF"/>
                  <w:sz w:val="16"/>
                  <w:szCs w:val="16"/>
                </w:rPr>
                <w:delText>(14)</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19</w:delText>
              </w:r>
            </w:del>
          </w:p>
        </w:tc>
        <w:tc>
          <w:tcPr>
            <w:tcW w:w="1063" w:type="dxa"/>
            <w:shd w:val="clear" w:color="auto" w:fill="F3F3F3"/>
            <w:tcMar>
              <w:top w:w="0" w:type="dxa"/>
              <w:left w:w="108" w:type="dxa"/>
              <w:bottom w:w="0" w:type="dxa"/>
              <w:right w:w="108" w:type="dxa"/>
            </w:tcMar>
          </w:tcPr>
          <w:p w14:paraId="768095FC" w14:textId="1F2D294F" w:rsidR="009B0C63" w:rsidDel="00070EAC" w:rsidRDefault="009B0C63" w:rsidP="009B0C63">
            <w:pPr>
              <w:pStyle w:val="Standard"/>
              <w:snapToGrid w:val="0"/>
              <w:rPr>
                <w:del w:id="2586" w:author="Stig Syndergaard" w:date="2023-04-13T11:41:00Z"/>
                <w:rFonts w:ascii="Arial" w:hAnsi="Arial" w:cs="Arial"/>
                <w:b/>
                <w:color w:val="0000FF"/>
                <w:sz w:val="16"/>
                <w:szCs w:val="16"/>
              </w:rPr>
            </w:pPr>
            <w:del w:id="2587" w:author="Stig Syndergaard" w:date="2023-04-13T11:41:00Z">
              <w:r w:rsidDel="00070EAC">
                <w:rPr>
                  <w:rFonts w:ascii="Arial" w:hAnsi="Arial" w:cs="Arial"/>
                  <w:b/>
                  <w:color w:val="0000FF"/>
                  <w:sz w:val="16"/>
                  <w:szCs w:val="16"/>
                </w:rPr>
                <w:delText>N-units</w:delText>
              </w:r>
            </w:del>
          </w:p>
        </w:tc>
        <w:tc>
          <w:tcPr>
            <w:tcW w:w="2481" w:type="dxa"/>
            <w:shd w:val="clear" w:color="auto" w:fill="F3F3F3"/>
            <w:tcMar>
              <w:top w:w="0" w:type="dxa"/>
              <w:left w:w="108" w:type="dxa"/>
              <w:bottom w:w="0" w:type="dxa"/>
              <w:right w:w="108" w:type="dxa"/>
            </w:tcMar>
          </w:tcPr>
          <w:p w14:paraId="768095FD" w14:textId="652CD923" w:rsidR="009B0C63" w:rsidDel="00070EAC" w:rsidRDefault="009B0C63" w:rsidP="009B0C63">
            <w:pPr>
              <w:pStyle w:val="Standard"/>
              <w:snapToGrid w:val="0"/>
              <w:rPr>
                <w:del w:id="2588" w:author="Stig Syndergaard" w:date="2023-04-13T11:41:00Z"/>
              </w:rPr>
            </w:pPr>
            <w:del w:id="2589" w:author="Stig Syndergaard" w:date="2023-04-13T11:41:00Z">
              <w:r w:rsidDel="00070EAC">
                <w:rPr>
                  <w:rFonts w:ascii="Arial" w:hAnsi="Arial" w:cs="Arial"/>
                  <w:b/>
                  <w:color w:val="0000FF"/>
                  <w:sz w:val="16"/>
                  <w:szCs w:val="16"/>
                </w:rPr>
                <w:delText>0</w:delText>
              </w:r>
              <w:r w:rsidDel="00070EAC">
                <w:rPr>
                  <w:rFonts w:ascii="Arial" w:eastAsia="Arial" w:hAnsi="Arial" w:cs="Arial"/>
                  <w:b/>
                  <w:color w:val="0000FF"/>
                  <w:sz w:val="16"/>
                  <w:szCs w:val="16"/>
                </w:rPr>
                <w:delText xml:space="preserve"> – </w:delText>
              </w:r>
              <w:r w:rsidDel="00070EAC">
                <w:rPr>
                  <w:rFonts w:ascii="Arial" w:hAnsi="Arial" w:cs="Arial"/>
                  <w:b/>
                  <w:color w:val="0000FF"/>
                  <w:sz w:val="16"/>
                  <w:szCs w:val="16"/>
                </w:rPr>
                <w:delText>10,</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to</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10</w:delText>
              </w:r>
              <w:r w:rsidDel="00070EAC">
                <w:rPr>
                  <w:rFonts w:ascii="Arial" w:hAnsi="Arial" w:cs="Arial"/>
                  <w:b/>
                  <w:color w:val="0000FF"/>
                  <w:sz w:val="16"/>
                  <w:szCs w:val="16"/>
                  <w:vertAlign w:val="superscript"/>
                </w:rPr>
                <w:delText>-3</w:delText>
              </w:r>
              <w:r w:rsidDel="00070EAC">
                <w:rPr>
                  <w:rFonts w:ascii="Arial" w:eastAsia="Arial" w:hAnsi="Arial" w:cs="Arial"/>
                  <w:b/>
                  <w:color w:val="0000FF"/>
                  <w:sz w:val="16"/>
                  <w:szCs w:val="16"/>
                </w:rPr>
                <w:delText xml:space="preserve"> </w:delText>
              </w:r>
              <w:r w:rsidDel="00070EAC">
                <w:rPr>
                  <w:rFonts w:ascii="Arial" w:hAnsi="Arial" w:cs="Arial"/>
                  <w:b/>
                  <w:color w:val="0000FF"/>
                  <w:sz w:val="16"/>
                  <w:szCs w:val="16"/>
                </w:rPr>
                <w:delText>N-units</w:delText>
              </w:r>
              <w:commentRangeEnd w:id="2576"/>
              <w:r w:rsidDel="00070EAC">
                <w:rPr>
                  <w:rStyle w:val="CommentReference"/>
                </w:rPr>
                <w:commentReference w:id="2576"/>
              </w:r>
            </w:del>
          </w:p>
        </w:tc>
      </w:tr>
      <w:tr w:rsidR="009B0C63" w:rsidDel="00070EAC" w14:paraId="76809607" w14:textId="28DDBDB5">
        <w:trPr>
          <w:cantSplit/>
          <w:trHeight w:val="123"/>
          <w:jc w:val="center"/>
          <w:del w:id="2590" w:author="Stig Syndergaard" w:date="2023-04-13T11:41:00Z"/>
        </w:trPr>
        <w:tc>
          <w:tcPr>
            <w:tcW w:w="709" w:type="dxa"/>
            <w:shd w:val="clear" w:color="auto" w:fill="E0E0E0"/>
            <w:tcMar>
              <w:top w:w="0" w:type="dxa"/>
              <w:left w:w="108" w:type="dxa"/>
              <w:bottom w:w="0" w:type="dxa"/>
              <w:right w:w="108" w:type="dxa"/>
            </w:tcMar>
          </w:tcPr>
          <w:p w14:paraId="768095FF" w14:textId="14346C50" w:rsidR="009B0C63" w:rsidDel="00070EAC" w:rsidRDefault="009B0C63" w:rsidP="009B0C63">
            <w:pPr>
              <w:pStyle w:val="Standard"/>
              <w:snapToGrid w:val="0"/>
              <w:jc w:val="right"/>
              <w:rPr>
                <w:del w:id="2591" w:author="Stig Syndergaard" w:date="2023-04-13T11:41:00Z"/>
                <w:rFonts w:ascii="Arial" w:hAnsi="Arial" w:cs="Arial"/>
                <w:sz w:val="16"/>
                <w:szCs w:val="16"/>
              </w:rPr>
            </w:pPr>
          </w:p>
        </w:tc>
        <w:tc>
          <w:tcPr>
            <w:tcW w:w="2085" w:type="dxa"/>
            <w:shd w:val="clear" w:color="auto" w:fill="E0E0E0"/>
            <w:tcMar>
              <w:top w:w="0" w:type="dxa"/>
              <w:left w:w="108" w:type="dxa"/>
              <w:bottom w:w="0" w:type="dxa"/>
              <w:right w:w="108" w:type="dxa"/>
            </w:tcMar>
          </w:tcPr>
          <w:p w14:paraId="76809600" w14:textId="520BEF78" w:rsidR="009B0C63" w:rsidDel="00070EAC" w:rsidRDefault="009B0C63" w:rsidP="009B0C63">
            <w:pPr>
              <w:pStyle w:val="Standard"/>
              <w:snapToGrid w:val="0"/>
              <w:rPr>
                <w:del w:id="2592" w:author="Stig Syndergaard" w:date="2023-04-13T11:41:00Z"/>
                <w:rFonts w:ascii="Arial" w:hAnsi="Arial" w:cs="Arial"/>
                <w:sz w:val="16"/>
                <w:szCs w:val="16"/>
              </w:rPr>
            </w:pPr>
            <w:del w:id="2593" w:author="Stig Syndergaard" w:date="2023-04-13T11:41:00Z">
              <w:r w:rsidDel="00070EAC">
                <w:rPr>
                  <w:rFonts w:ascii="Arial" w:hAnsi="Arial" w:cs="Arial"/>
                  <w:sz w:val="16"/>
                  <w:szCs w:val="16"/>
                </w:rPr>
                <w:delText>Change</w:delText>
              </w:r>
              <w:r w:rsidDel="00070EAC">
                <w:rPr>
                  <w:rFonts w:ascii="Arial" w:eastAsia="Arial" w:hAnsi="Arial" w:cs="Arial"/>
                  <w:sz w:val="16"/>
                  <w:szCs w:val="16"/>
                </w:rPr>
                <w:delText xml:space="preserve"> </w:delText>
              </w:r>
              <w:r w:rsidDel="00070EAC">
                <w:rPr>
                  <w:rFonts w:ascii="Arial" w:hAnsi="Arial" w:cs="Arial"/>
                  <w:sz w:val="16"/>
                  <w:szCs w:val="16"/>
                </w:rPr>
                <w:delText>width</w:delText>
              </w:r>
              <w:r w:rsidDel="00070EAC">
                <w:rPr>
                  <w:rFonts w:ascii="Arial" w:eastAsia="Arial" w:hAnsi="Arial" w:cs="Arial"/>
                  <w:sz w:val="16"/>
                  <w:szCs w:val="16"/>
                </w:rPr>
                <w:delText xml:space="preserve"> </w:delText>
              </w:r>
              <w:r w:rsidDel="00070EAC">
                <w:rPr>
                  <w:rFonts w:ascii="Arial" w:hAnsi="Arial" w:cs="Arial"/>
                  <w:sz w:val="16"/>
                  <w:szCs w:val="16"/>
                </w:rPr>
                <w:delText>to</w:delText>
              </w:r>
              <w:r w:rsidDel="00070EAC">
                <w:rPr>
                  <w:rFonts w:ascii="Arial" w:eastAsia="Arial" w:hAnsi="Arial" w:cs="Arial"/>
                  <w:sz w:val="16"/>
                  <w:szCs w:val="16"/>
                </w:rPr>
                <w:delText xml:space="preserve"> </w:delText>
              </w:r>
              <w:r w:rsidDel="00070EAC">
                <w:rPr>
                  <w:rFonts w:ascii="Arial" w:hAnsi="Arial" w:cs="Arial"/>
                  <w:sz w:val="16"/>
                  <w:szCs w:val="16"/>
                </w:rPr>
                <w:delText>Table</w:delText>
              </w:r>
              <w:r w:rsidDel="00070EAC">
                <w:rPr>
                  <w:rFonts w:ascii="Arial" w:eastAsia="Arial" w:hAnsi="Arial" w:cs="Arial"/>
                  <w:sz w:val="16"/>
                  <w:szCs w:val="16"/>
                </w:rPr>
                <w:delText xml:space="preserve"> </w:delText>
              </w:r>
              <w:r w:rsidDel="00070EAC">
                <w:rPr>
                  <w:rFonts w:ascii="Arial" w:hAnsi="Arial" w:cs="Arial"/>
                  <w:sz w:val="16"/>
                  <w:szCs w:val="16"/>
                </w:rPr>
                <w:delText>B</w:delText>
              </w:r>
            </w:del>
          </w:p>
        </w:tc>
        <w:tc>
          <w:tcPr>
            <w:tcW w:w="1013" w:type="dxa"/>
            <w:shd w:val="clear" w:color="auto" w:fill="E0E0E0"/>
            <w:tcMar>
              <w:top w:w="0" w:type="dxa"/>
              <w:left w:w="108" w:type="dxa"/>
              <w:bottom w:w="0" w:type="dxa"/>
              <w:right w:w="108" w:type="dxa"/>
            </w:tcMar>
          </w:tcPr>
          <w:p w14:paraId="76809601" w14:textId="7F437951" w:rsidR="009B0C63" w:rsidDel="00070EAC" w:rsidRDefault="009B0C63" w:rsidP="009B0C63">
            <w:pPr>
              <w:pStyle w:val="Standard"/>
              <w:snapToGrid w:val="0"/>
              <w:jc w:val="center"/>
              <w:rPr>
                <w:del w:id="2594" w:author="Stig Syndergaard" w:date="2023-04-13T11:41:00Z"/>
                <w:rFonts w:ascii="Arial" w:hAnsi="Arial" w:cs="Arial"/>
                <w:b/>
                <w:sz w:val="16"/>
                <w:szCs w:val="16"/>
              </w:rPr>
            </w:pPr>
            <w:del w:id="2595" w:author="Stig Syndergaard" w:date="2023-04-13T11:41:00Z">
              <w:r w:rsidDel="00070EAC">
                <w:rPr>
                  <w:rFonts w:ascii="Arial" w:hAnsi="Arial" w:cs="Arial"/>
                  <w:b/>
                  <w:sz w:val="16"/>
                  <w:szCs w:val="16"/>
                </w:rPr>
                <w:delText>2</w:delText>
              </w:r>
              <w:r w:rsidDel="00070EAC">
                <w:rPr>
                  <w:rFonts w:ascii="Arial" w:eastAsia="Arial" w:hAnsi="Arial" w:cs="Arial"/>
                  <w:b/>
                  <w:sz w:val="16"/>
                  <w:szCs w:val="16"/>
                </w:rPr>
                <w:delText xml:space="preserve"> </w:delText>
              </w:r>
              <w:r w:rsidDel="00070EAC">
                <w:rPr>
                  <w:rFonts w:ascii="Arial" w:hAnsi="Arial" w:cs="Arial"/>
                  <w:b/>
                  <w:sz w:val="16"/>
                  <w:szCs w:val="16"/>
                </w:rPr>
                <w:delText>01</w:delText>
              </w:r>
              <w:r w:rsidDel="00070EAC">
                <w:rPr>
                  <w:rFonts w:ascii="Arial" w:eastAsia="Arial" w:hAnsi="Arial" w:cs="Arial"/>
                  <w:b/>
                  <w:sz w:val="16"/>
                  <w:szCs w:val="16"/>
                </w:rPr>
                <w:delText xml:space="preserve"> </w:delText>
              </w:r>
              <w:r w:rsidDel="00070EAC">
                <w:rPr>
                  <w:rFonts w:ascii="Arial" w:hAnsi="Arial" w:cs="Arial"/>
                  <w:b/>
                  <w:sz w:val="16"/>
                  <w:szCs w:val="16"/>
                </w:rPr>
                <w:delText>000</w:delText>
              </w:r>
            </w:del>
          </w:p>
        </w:tc>
        <w:tc>
          <w:tcPr>
            <w:tcW w:w="845" w:type="dxa"/>
            <w:shd w:val="clear" w:color="auto" w:fill="E0E0E0"/>
            <w:tcMar>
              <w:top w:w="0" w:type="dxa"/>
              <w:left w:w="108" w:type="dxa"/>
              <w:bottom w:w="0" w:type="dxa"/>
              <w:right w:w="108" w:type="dxa"/>
            </w:tcMar>
          </w:tcPr>
          <w:p w14:paraId="76809602" w14:textId="5A922537" w:rsidR="009B0C63" w:rsidDel="00070EAC" w:rsidRDefault="009B0C63" w:rsidP="009B0C63">
            <w:pPr>
              <w:pStyle w:val="Standard"/>
              <w:snapToGrid w:val="0"/>
              <w:jc w:val="right"/>
              <w:rPr>
                <w:del w:id="2596" w:author="Stig Syndergaard" w:date="2023-04-13T11:41:00Z"/>
                <w:rFonts w:ascii="Arial" w:hAnsi="Arial" w:cs="Arial"/>
                <w:sz w:val="16"/>
                <w:szCs w:val="16"/>
              </w:rPr>
            </w:pPr>
          </w:p>
        </w:tc>
        <w:tc>
          <w:tcPr>
            <w:tcW w:w="1265" w:type="dxa"/>
            <w:shd w:val="clear" w:color="auto" w:fill="E0E0E0"/>
            <w:tcMar>
              <w:top w:w="0" w:type="dxa"/>
              <w:left w:w="108" w:type="dxa"/>
              <w:bottom w:w="0" w:type="dxa"/>
              <w:right w:w="108" w:type="dxa"/>
            </w:tcMar>
          </w:tcPr>
          <w:p w14:paraId="76809603" w14:textId="33AA9482" w:rsidR="009B0C63" w:rsidDel="00070EAC" w:rsidRDefault="009B0C63" w:rsidP="009B0C63">
            <w:pPr>
              <w:pStyle w:val="Standard"/>
              <w:snapToGrid w:val="0"/>
              <w:jc w:val="right"/>
              <w:rPr>
                <w:del w:id="2597" w:author="Stig Syndergaard" w:date="2023-04-13T11:41:00Z"/>
                <w:rFonts w:ascii="Arial" w:hAnsi="Arial" w:cs="Arial"/>
                <w:sz w:val="16"/>
                <w:szCs w:val="16"/>
              </w:rPr>
            </w:pPr>
          </w:p>
        </w:tc>
        <w:tc>
          <w:tcPr>
            <w:tcW w:w="887" w:type="dxa"/>
            <w:shd w:val="clear" w:color="auto" w:fill="E0E0E0"/>
            <w:tcMar>
              <w:top w:w="0" w:type="dxa"/>
              <w:left w:w="108" w:type="dxa"/>
              <w:bottom w:w="0" w:type="dxa"/>
              <w:right w:w="108" w:type="dxa"/>
            </w:tcMar>
          </w:tcPr>
          <w:p w14:paraId="76809604" w14:textId="32101DCA" w:rsidR="009B0C63" w:rsidDel="00070EAC" w:rsidRDefault="009B0C63" w:rsidP="009B0C63">
            <w:pPr>
              <w:pStyle w:val="Standard"/>
              <w:snapToGrid w:val="0"/>
              <w:jc w:val="right"/>
              <w:rPr>
                <w:del w:id="2598" w:author="Stig Syndergaard" w:date="2023-04-13T11:41:00Z"/>
                <w:rFonts w:ascii="Arial" w:hAnsi="Arial" w:cs="Arial"/>
                <w:sz w:val="16"/>
                <w:szCs w:val="16"/>
              </w:rPr>
            </w:pPr>
          </w:p>
        </w:tc>
        <w:tc>
          <w:tcPr>
            <w:tcW w:w="1063" w:type="dxa"/>
            <w:shd w:val="clear" w:color="auto" w:fill="E0E0E0"/>
            <w:tcMar>
              <w:top w:w="0" w:type="dxa"/>
              <w:left w:w="108" w:type="dxa"/>
              <w:bottom w:w="0" w:type="dxa"/>
              <w:right w:w="108" w:type="dxa"/>
            </w:tcMar>
          </w:tcPr>
          <w:p w14:paraId="76809605" w14:textId="2F538AB4" w:rsidR="009B0C63" w:rsidDel="00070EAC" w:rsidRDefault="009B0C63" w:rsidP="009B0C63">
            <w:pPr>
              <w:pStyle w:val="Standard"/>
              <w:snapToGrid w:val="0"/>
              <w:rPr>
                <w:del w:id="2599" w:author="Stig Syndergaard" w:date="2023-04-13T11:41:00Z"/>
                <w:rFonts w:ascii="Arial" w:hAnsi="Arial" w:cs="Arial"/>
                <w:sz w:val="16"/>
                <w:szCs w:val="16"/>
              </w:rPr>
            </w:pPr>
          </w:p>
        </w:tc>
        <w:tc>
          <w:tcPr>
            <w:tcW w:w="2481" w:type="dxa"/>
            <w:shd w:val="clear" w:color="auto" w:fill="E0E0E0"/>
            <w:tcMar>
              <w:top w:w="0" w:type="dxa"/>
              <w:left w:w="108" w:type="dxa"/>
              <w:bottom w:w="0" w:type="dxa"/>
              <w:right w:w="108" w:type="dxa"/>
            </w:tcMar>
          </w:tcPr>
          <w:p w14:paraId="76809606" w14:textId="32FCD756" w:rsidR="009B0C63" w:rsidDel="00070EAC" w:rsidRDefault="009B0C63" w:rsidP="009B0C63">
            <w:pPr>
              <w:pStyle w:val="Standard"/>
              <w:snapToGrid w:val="0"/>
              <w:rPr>
                <w:del w:id="2600" w:author="Stig Syndergaard" w:date="2023-04-13T11:41:00Z"/>
                <w:rFonts w:ascii="Arial" w:hAnsi="Arial" w:cs="Arial"/>
                <w:sz w:val="16"/>
                <w:szCs w:val="16"/>
              </w:rPr>
            </w:pPr>
          </w:p>
        </w:tc>
      </w:tr>
      <w:tr w:rsidR="009B0C63" w:rsidDel="00070EAC" w14:paraId="76809610" w14:textId="34D9C583">
        <w:trPr>
          <w:cantSplit/>
          <w:jc w:val="center"/>
          <w:del w:id="2601" w:author="Stig Syndergaard" w:date="2023-04-13T11:41:00Z"/>
        </w:trPr>
        <w:tc>
          <w:tcPr>
            <w:tcW w:w="709" w:type="dxa"/>
            <w:shd w:val="clear" w:color="auto" w:fill="F3F3F3"/>
            <w:tcMar>
              <w:top w:w="0" w:type="dxa"/>
              <w:left w:w="108" w:type="dxa"/>
              <w:bottom w:w="0" w:type="dxa"/>
              <w:right w:w="108" w:type="dxa"/>
            </w:tcMar>
          </w:tcPr>
          <w:p w14:paraId="76809608" w14:textId="34641CDA" w:rsidR="009B0C63" w:rsidDel="00070EAC" w:rsidRDefault="009B0C63" w:rsidP="009B0C63">
            <w:pPr>
              <w:pStyle w:val="Standard"/>
              <w:snapToGrid w:val="0"/>
              <w:jc w:val="right"/>
              <w:rPr>
                <w:del w:id="2602" w:author="Stig Syndergaard" w:date="2023-04-13T11:41:00Z"/>
                <w:rFonts w:ascii="Arial" w:hAnsi="Arial" w:cs="Arial"/>
                <w:sz w:val="16"/>
                <w:szCs w:val="16"/>
              </w:rPr>
            </w:pPr>
            <w:del w:id="2603" w:author="Stig Syndergaard" w:date="2023-04-13T11:41:00Z">
              <w:r w:rsidDel="00070EAC">
                <w:rPr>
                  <w:rFonts w:ascii="Arial" w:hAnsi="Arial" w:cs="Arial"/>
                  <w:sz w:val="16"/>
                  <w:szCs w:val="16"/>
                </w:rPr>
                <w:delText>N1+6</w:delText>
              </w:r>
            </w:del>
          </w:p>
        </w:tc>
        <w:tc>
          <w:tcPr>
            <w:tcW w:w="2085" w:type="dxa"/>
            <w:shd w:val="clear" w:color="auto" w:fill="F3F3F3"/>
            <w:tcMar>
              <w:top w:w="0" w:type="dxa"/>
              <w:left w:w="108" w:type="dxa"/>
              <w:bottom w:w="0" w:type="dxa"/>
              <w:right w:w="108" w:type="dxa"/>
            </w:tcMar>
          </w:tcPr>
          <w:p w14:paraId="76809609" w14:textId="7DBEB8FF" w:rsidR="009B0C63" w:rsidDel="00070EAC" w:rsidRDefault="009B0C63" w:rsidP="009B0C63">
            <w:pPr>
              <w:pStyle w:val="Standard"/>
              <w:snapToGrid w:val="0"/>
              <w:rPr>
                <w:del w:id="2604" w:author="Stig Syndergaard" w:date="2023-04-13T11:41:00Z"/>
                <w:rFonts w:ascii="Arial" w:hAnsi="Arial" w:cs="Arial"/>
                <w:b/>
                <w:sz w:val="16"/>
                <w:szCs w:val="16"/>
              </w:rPr>
            </w:pPr>
            <w:del w:id="2605" w:author="Stig Syndergaard" w:date="2023-04-13T11:41:00Z">
              <w:r w:rsidDel="00070EAC">
                <w:rPr>
                  <w:rFonts w:ascii="Arial" w:hAnsi="Arial" w:cs="Arial"/>
                  <w:b/>
                  <w:sz w:val="16"/>
                  <w:szCs w:val="16"/>
                </w:rPr>
                <w:delText>First</w:delText>
              </w:r>
              <w:r w:rsidDel="00070EAC">
                <w:rPr>
                  <w:rFonts w:ascii="Arial" w:eastAsia="Arial" w:hAnsi="Arial" w:cs="Arial"/>
                  <w:b/>
                  <w:sz w:val="16"/>
                  <w:szCs w:val="16"/>
                </w:rPr>
                <w:delText xml:space="preserve"> </w:delText>
              </w:r>
              <w:r w:rsidDel="00070EAC">
                <w:rPr>
                  <w:rFonts w:ascii="Arial" w:hAnsi="Arial" w:cs="Arial"/>
                  <w:b/>
                  <w:sz w:val="16"/>
                  <w:szCs w:val="16"/>
                </w:rPr>
                <w:delText>order</w:delText>
              </w:r>
              <w:r w:rsidDel="00070EAC">
                <w:rPr>
                  <w:rFonts w:ascii="Arial" w:eastAsia="Arial" w:hAnsi="Arial" w:cs="Arial"/>
                  <w:b/>
                  <w:sz w:val="16"/>
                  <w:szCs w:val="16"/>
                </w:rPr>
                <w:delText xml:space="preserve"> </w:delText>
              </w:r>
              <w:r w:rsidDel="00070EAC">
                <w:rPr>
                  <w:rFonts w:ascii="Arial" w:hAnsi="Arial" w:cs="Arial"/>
                  <w:b/>
                  <w:sz w:val="16"/>
                  <w:szCs w:val="16"/>
                </w:rPr>
                <w:delText>statistics</w:delText>
              </w:r>
            </w:del>
          </w:p>
        </w:tc>
        <w:tc>
          <w:tcPr>
            <w:tcW w:w="1013" w:type="dxa"/>
            <w:shd w:val="clear" w:color="auto" w:fill="F3F3F3"/>
            <w:tcMar>
              <w:top w:w="0" w:type="dxa"/>
              <w:left w:w="108" w:type="dxa"/>
              <w:bottom w:w="0" w:type="dxa"/>
              <w:right w:w="108" w:type="dxa"/>
            </w:tcMar>
          </w:tcPr>
          <w:p w14:paraId="7680960A" w14:textId="6C3F0540" w:rsidR="009B0C63" w:rsidDel="00070EAC" w:rsidRDefault="009B0C63" w:rsidP="009B0C63">
            <w:pPr>
              <w:pStyle w:val="Standard"/>
              <w:snapToGrid w:val="0"/>
              <w:jc w:val="center"/>
              <w:rPr>
                <w:del w:id="2606" w:author="Stig Syndergaard" w:date="2023-04-13T11:41:00Z"/>
                <w:rFonts w:ascii="Arial" w:hAnsi="Arial" w:cs="Arial"/>
                <w:b/>
                <w:sz w:val="16"/>
                <w:szCs w:val="16"/>
              </w:rPr>
            </w:pPr>
            <w:del w:id="2607" w:author="Stig Syndergaard" w:date="2023-04-13T11:41:00Z">
              <w:r w:rsidDel="00070EAC">
                <w:rPr>
                  <w:rFonts w:ascii="Arial" w:hAnsi="Arial" w:cs="Arial"/>
                  <w:b/>
                  <w:sz w:val="16"/>
                  <w:szCs w:val="16"/>
                </w:rPr>
                <w:delText>0</w:delText>
              </w:r>
              <w:r w:rsidDel="00070EAC">
                <w:rPr>
                  <w:rFonts w:ascii="Arial" w:eastAsia="Arial" w:hAnsi="Arial" w:cs="Arial"/>
                  <w:b/>
                  <w:sz w:val="16"/>
                  <w:szCs w:val="16"/>
                </w:rPr>
                <w:delText xml:space="preserve"> </w:delText>
              </w:r>
              <w:r w:rsidDel="00070EAC">
                <w:rPr>
                  <w:rFonts w:ascii="Arial" w:hAnsi="Arial" w:cs="Arial"/>
                  <w:b/>
                  <w:sz w:val="16"/>
                  <w:szCs w:val="16"/>
                </w:rPr>
                <w:delText>08</w:delText>
              </w:r>
              <w:r w:rsidDel="00070EAC">
                <w:rPr>
                  <w:rFonts w:ascii="Arial" w:eastAsia="Arial" w:hAnsi="Arial" w:cs="Arial"/>
                  <w:b/>
                  <w:sz w:val="16"/>
                  <w:szCs w:val="16"/>
                </w:rPr>
                <w:delText xml:space="preserve"> </w:delText>
              </w:r>
              <w:r w:rsidDel="00070EAC">
                <w:rPr>
                  <w:rFonts w:ascii="Arial" w:hAnsi="Arial" w:cs="Arial"/>
                  <w:b/>
                  <w:sz w:val="16"/>
                  <w:szCs w:val="16"/>
                </w:rPr>
                <w:delText>023</w:delText>
              </w:r>
            </w:del>
          </w:p>
        </w:tc>
        <w:tc>
          <w:tcPr>
            <w:tcW w:w="845" w:type="dxa"/>
            <w:shd w:val="clear" w:color="auto" w:fill="F3F3F3"/>
            <w:tcMar>
              <w:top w:w="0" w:type="dxa"/>
              <w:left w:w="108" w:type="dxa"/>
              <w:bottom w:w="0" w:type="dxa"/>
              <w:right w:w="108" w:type="dxa"/>
            </w:tcMar>
          </w:tcPr>
          <w:p w14:paraId="7680960B" w14:textId="07DE2A73" w:rsidR="009B0C63" w:rsidDel="00070EAC" w:rsidRDefault="009B0C63" w:rsidP="009B0C63">
            <w:pPr>
              <w:pStyle w:val="Standard"/>
              <w:snapToGrid w:val="0"/>
              <w:jc w:val="right"/>
              <w:rPr>
                <w:del w:id="2608" w:author="Stig Syndergaard" w:date="2023-04-13T11:41:00Z"/>
                <w:rFonts w:ascii="Arial" w:hAnsi="Arial" w:cs="Arial"/>
                <w:sz w:val="16"/>
                <w:szCs w:val="16"/>
              </w:rPr>
            </w:pPr>
            <w:del w:id="2609" w:author="Stig Syndergaard" w:date="2023-04-13T11:41:00Z">
              <w:r w:rsidDel="00070EAC">
                <w:rPr>
                  <w:rFonts w:ascii="Arial" w:hAnsi="Arial" w:cs="Arial"/>
                  <w:sz w:val="16"/>
                  <w:szCs w:val="16"/>
                </w:rPr>
                <w:delText>0</w:delText>
              </w:r>
            </w:del>
          </w:p>
        </w:tc>
        <w:tc>
          <w:tcPr>
            <w:tcW w:w="1265" w:type="dxa"/>
            <w:shd w:val="clear" w:color="auto" w:fill="F3F3F3"/>
            <w:tcMar>
              <w:top w:w="0" w:type="dxa"/>
              <w:left w:w="108" w:type="dxa"/>
              <w:bottom w:w="0" w:type="dxa"/>
              <w:right w:w="108" w:type="dxa"/>
            </w:tcMar>
          </w:tcPr>
          <w:p w14:paraId="7680960C" w14:textId="6DF886C2" w:rsidR="009B0C63" w:rsidDel="00070EAC" w:rsidRDefault="009B0C63" w:rsidP="009B0C63">
            <w:pPr>
              <w:pStyle w:val="Standard"/>
              <w:snapToGrid w:val="0"/>
              <w:jc w:val="right"/>
              <w:rPr>
                <w:del w:id="2610" w:author="Stig Syndergaard" w:date="2023-04-13T11:41:00Z"/>
                <w:rFonts w:ascii="Arial" w:hAnsi="Arial" w:cs="Arial"/>
                <w:sz w:val="16"/>
                <w:szCs w:val="16"/>
              </w:rPr>
            </w:pPr>
            <w:del w:id="2611" w:author="Stig Syndergaard" w:date="2023-04-13T11:41:00Z">
              <w:r w:rsidDel="00070EAC">
                <w:rPr>
                  <w:rFonts w:ascii="Arial" w:hAnsi="Arial" w:cs="Arial"/>
                  <w:sz w:val="16"/>
                  <w:szCs w:val="16"/>
                </w:rPr>
                <w:delText>0</w:delText>
              </w:r>
            </w:del>
          </w:p>
        </w:tc>
        <w:tc>
          <w:tcPr>
            <w:tcW w:w="887" w:type="dxa"/>
            <w:shd w:val="clear" w:color="auto" w:fill="F3F3F3"/>
            <w:tcMar>
              <w:top w:w="0" w:type="dxa"/>
              <w:left w:w="108" w:type="dxa"/>
              <w:bottom w:w="0" w:type="dxa"/>
              <w:right w:w="108" w:type="dxa"/>
            </w:tcMar>
          </w:tcPr>
          <w:p w14:paraId="7680960D" w14:textId="03647965" w:rsidR="009B0C63" w:rsidDel="00070EAC" w:rsidRDefault="009B0C63" w:rsidP="009B0C63">
            <w:pPr>
              <w:pStyle w:val="Standard"/>
              <w:snapToGrid w:val="0"/>
              <w:jc w:val="right"/>
              <w:rPr>
                <w:del w:id="2612" w:author="Stig Syndergaard" w:date="2023-04-13T11:41:00Z"/>
                <w:rFonts w:ascii="Arial" w:hAnsi="Arial" w:cs="Arial"/>
                <w:sz w:val="16"/>
                <w:szCs w:val="16"/>
              </w:rPr>
            </w:pPr>
            <w:del w:id="2613" w:author="Stig Syndergaard" w:date="2023-04-13T11:41:00Z">
              <w:r w:rsidDel="00070EAC">
                <w:rPr>
                  <w:rFonts w:ascii="Arial" w:hAnsi="Arial" w:cs="Arial"/>
                  <w:sz w:val="16"/>
                  <w:szCs w:val="16"/>
                </w:rPr>
                <w:delText>6</w:delText>
              </w:r>
            </w:del>
          </w:p>
        </w:tc>
        <w:tc>
          <w:tcPr>
            <w:tcW w:w="1063" w:type="dxa"/>
            <w:shd w:val="clear" w:color="auto" w:fill="F3F3F3"/>
            <w:tcMar>
              <w:top w:w="0" w:type="dxa"/>
              <w:left w:w="108" w:type="dxa"/>
              <w:bottom w:w="0" w:type="dxa"/>
              <w:right w:w="108" w:type="dxa"/>
            </w:tcMar>
          </w:tcPr>
          <w:p w14:paraId="7680960E" w14:textId="6C3FFA71" w:rsidR="009B0C63" w:rsidDel="00070EAC" w:rsidRDefault="009B0C63" w:rsidP="009B0C63">
            <w:pPr>
              <w:pStyle w:val="Standard"/>
              <w:snapToGrid w:val="0"/>
              <w:rPr>
                <w:del w:id="2614" w:author="Stig Syndergaard" w:date="2023-04-13T11:41:00Z"/>
                <w:rFonts w:ascii="Arial" w:hAnsi="Arial" w:cs="Arial"/>
                <w:sz w:val="16"/>
                <w:szCs w:val="16"/>
              </w:rPr>
            </w:pPr>
            <w:del w:id="2615" w:author="Stig Syndergaard" w:date="2023-04-13T11:41:00Z">
              <w:r w:rsidDel="00070EAC">
                <w:rPr>
                  <w:rFonts w:ascii="Arial" w:hAnsi="Arial" w:cs="Arial"/>
                  <w:sz w:val="16"/>
                  <w:szCs w:val="16"/>
                </w:rPr>
                <w:delText>Code</w:delText>
              </w:r>
              <w:r w:rsidDel="00070EAC">
                <w:rPr>
                  <w:rFonts w:ascii="Arial" w:eastAsia="Arial" w:hAnsi="Arial" w:cs="Arial"/>
                  <w:sz w:val="16"/>
                  <w:szCs w:val="16"/>
                </w:rPr>
                <w:delText xml:space="preserve"> </w:delText>
              </w:r>
              <w:r w:rsidDel="00070EAC">
                <w:rPr>
                  <w:rFonts w:ascii="Arial" w:hAnsi="Arial" w:cs="Arial"/>
                  <w:sz w:val="16"/>
                  <w:szCs w:val="16"/>
                </w:rPr>
                <w:delText>Table</w:delText>
              </w:r>
            </w:del>
          </w:p>
        </w:tc>
        <w:tc>
          <w:tcPr>
            <w:tcW w:w="2481" w:type="dxa"/>
            <w:shd w:val="clear" w:color="auto" w:fill="F3F3F3"/>
            <w:tcMar>
              <w:top w:w="0" w:type="dxa"/>
              <w:left w:w="108" w:type="dxa"/>
              <w:bottom w:w="0" w:type="dxa"/>
              <w:right w:w="108" w:type="dxa"/>
            </w:tcMar>
          </w:tcPr>
          <w:p w14:paraId="7680960F" w14:textId="6C4BD93C" w:rsidR="009B0C63" w:rsidDel="00070EAC" w:rsidRDefault="009B0C63" w:rsidP="009B0C63">
            <w:pPr>
              <w:pStyle w:val="Standard"/>
              <w:snapToGrid w:val="0"/>
              <w:rPr>
                <w:del w:id="2616" w:author="Stig Syndergaard" w:date="2023-04-13T11:41:00Z"/>
                <w:rFonts w:ascii="Arial" w:hAnsi="Arial" w:cs="Arial"/>
                <w:sz w:val="16"/>
                <w:szCs w:val="16"/>
              </w:rPr>
            </w:pPr>
            <w:del w:id="2617" w:author="Stig Syndergaard" w:date="2023-04-13T11:41:00Z">
              <w:r w:rsidDel="00070EAC">
                <w:rPr>
                  <w:rFonts w:ascii="Arial" w:hAnsi="Arial" w:cs="Arial"/>
                  <w:sz w:val="16"/>
                  <w:szCs w:val="16"/>
                </w:rPr>
                <w:delText>Missing</w:delText>
              </w:r>
              <w:r w:rsidDel="00070EAC">
                <w:rPr>
                  <w:rFonts w:ascii="Arial" w:eastAsia="Arial" w:hAnsi="Arial" w:cs="Arial"/>
                  <w:sz w:val="16"/>
                  <w:szCs w:val="16"/>
                </w:rPr>
                <w:delText xml:space="preserve"> </w:delText>
              </w:r>
              <w:r w:rsidDel="00070EAC">
                <w:rPr>
                  <w:rFonts w:ascii="Arial" w:hAnsi="Arial" w:cs="Arial"/>
                  <w:sz w:val="16"/>
                  <w:szCs w:val="16"/>
                </w:rPr>
                <w:delText>=</w:delText>
              </w:r>
              <w:r w:rsidDel="00070EAC">
                <w:rPr>
                  <w:rFonts w:ascii="Arial" w:eastAsia="Arial" w:hAnsi="Arial" w:cs="Arial"/>
                  <w:sz w:val="16"/>
                  <w:szCs w:val="16"/>
                </w:rPr>
                <w:delText xml:space="preserve"> </w:delText>
              </w:r>
              <w:r w:rsidDel="00070EAC">
                <w:rPr>
                  <w:rFonts w:ascii="Arial" w:hAnsi="Arial" w:cs="Arial"/>
                  <w:sz w:val="16"/>
                  <w:szCs w:val="16"/>
                </w:rPr>
                <w:delText>off</w:delText>
              </w:r>
            </w:del>
          </w:p>
        </w:tc>
      </w:tr>
      <w:tr w:rsidR="009B0C63" w14:paraId="76809619" w14:textId="77777777">
        <w:trPr>
          <w:cantSplit/>
          <w:jc w:val="center"/>
        </w:trPr>
        <w:tc>
          <w:tcPr>
            <w:tcW w:w="709" w:type="dxa"/>
            <w:shd w:val="clear" w:color="auto" w:fill="E0E0E0"/>
            <w:tcMar>
              <w:top w:w="0" w:type="dxa"/>
              <w:left w:w="108" w:type="dxa"/>
              <w:bottom w:w="0" w:type="dxa"/>
              <w:right w:w="108" w:type="dxa"/>
            </w:tcMar>
          </w:tcPr>
          <w:p w14:paraId="76809611" w14:textId="51C59858" w:rsidR="009B0C63" w:rsidRDefault="00A17A27" w:rsidP="009B0C63">
            <w:pPr>
              <w:pStyle w:val="Standard"/>
              <w:snapToGrid w:val="0"/>
              <w:jc w:val="right"/>
              <w:rPr>
                <w:rFonts w:ascii="Arial" w:hAnsi="Arial" w:cs="Arial"/>
                <w:sz w:val="16"/>
                <w:szCs w:val="16"/>
              </w:rPr>
            </w:pPr>
            <w:ins w:id="2618" w:author="Stig Syndergaard" w:date="2023-04-13T11:51:00Z">
              <w:r>
                <w:rPr>
                  <w:rFonts w:ascii="Arial" w:hAnsi="Arial" w:cs="Arial"/>
                  <w:sz w:val="16"/>
                  <w:szCs w:val="16"/>
                </w:rPr>
                <w:t>N</w:t>
              </w:r>
            </w:ins>
            <w:del w:id="2619" w:author="Stig Syndergaard" w:date="2023-04-13T11:50:00Z">
              <w:r w:rsidR="009B0C63" w:rsidDel="00A17A27">
                <w:rPr>
                  <w:rFonts w:ascii="Arial" w:hAnsi="Arial" w:cs="Arial"/>
                  <w:sz w:val="16"/>
                  <w:szCs w:val="16"/>
                </w:rPr>
                <w:delText>N</w:delText>
              </w:r>
            </w:del>
            <w:ins w:id="2620" w:author="Stig Syndergaard" w:date="2023-04-13T16:16:00Z">
              <w:r w:rsidR="006A0BD6">
                <w:rPr>
                  <w:rFonts w:ascii="Arial" w:hAnsi="Arial" w:cs="Arial"/>
                  <w:sz w:val="16"/>
                  <w:szCs w:val="16"/>
                </w:rPr>
                <w:t>1</w:t>
              </w:r>
            </w:ins>
            <w:del w:id="2621" w:author="Stig Syndergaard" w:date="2023-04-13T11:50:00Z">
              <w:r w:rsidR="009B0C63" w:rsidDel="00A17A27">
                <w:rPr>
                  <w:rFonts w:ascii="Arial" w:hAnsi="Arial" w:cs="Arial"/>
                  <w:sz w:val="16"/>
                  <w:szCs w:val="16"/>
                </w:rPr>
                <w:delText>1</w:delText>
              </w:r>
            </w:del>
            <w:ins w:id="2622" w:author="Stig Syndergaard" w:date="2023-04-13T11:51:00Z">
              <w:r>
                <w:rPr>
                  <w:rFonts w:ascii="Arial" w:hAnsi="Arial" w:cs="Arial"/>
                  <w:sz w:val="16"/>
                  <w:szCs w:val="16"/>
                </w:rPr>
                <w:t>+</w:t>
              </w:r>
            </w:ins>
            <w:del w:id="2623" w:author="Stig Syndergaard" w:date="2023-04-13T11:51:00Z">
              <w:r w:rsidR="009B0C63" w:rsidDel="00A17A27">
                <w:rPr>
                  <w:rFonts w:ascii="Arial" w:hAnsi="Arial" w:cs="Arial"/>
                  <w:sz w:val="16"/>
                  <w:szCs w:val="16"/>
                </w:rPr>
                <w:delText>+</w:delText>
              </w:r>
            </w:del>
            <w:ins w:id="2624" w:author="Stig Syndergaard" w:date="2023-04-13T16:16:00Z">
              <w:r w:rsidR="006A0BD6">
                <w:rPr>
                  <w:rFonts w:ascii="Arial" w:hAnsi="Arial" w:cs="Arial"/>
                  <w:sz w:val="16"/>
                  <w:szCs w:val="16"/>
                </w:rPr>
                <w:t>7</w:t>
              </w:r>
            </w:ins>
            <w:del w:id="2625" w:author="Stig Syndergaard" w:date="2023-04-13T11:50:00Z">
              <w:r w:rsidR="009B0C63" w:rsidDel="00A17A27">
                <w:rPr>
                  <w:rFonts w:ascii="Arial" w:hAnsi="Arial" w:cs="Arial"/>
                  <w:sz w:val="16"/>
                  <w:szCs w:val="16"/>
                </w:rPr>
                <w:delText>7</w:delText>
              </w:r>
            </w:del>
          </w:p>
        </w:tc>
        <w:tc>
          <w:tcPr>
            <w:tcW w:w="2085" w:type="dxa"/>
            <w:shd w:val="clear" w:color="auto" w:fill="E0E0E0"/>
            <w:tcMar>
              <w:top w:w="0" w:type="dxa"/>
              <w:left w:w="108" w:type="dxa"/>
              <w:bottom w:w="0" w:type="dxa"/>
              <w:right w:w="108" w:type="dxa"/>
            </w:tcMar>
          </w:tcPr>
          <w:p w14:paraId="7680961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1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1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1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17"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18"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6A0BD6" w:rsidRPr="000A7684" w14:paraId="12AA359E" w14:textId="77777777" w:rsidTr="00CC6B47">
        <w:trPr>
          <w:cantSplit/>
          <w:jc w:val="center"/>
          <w:ins w:id="2626" w:author="Stig Syndergaard" w:date="2023-04-13T16:16:00Z"/>
        </w:trPr>
        <w:tc>
          <w:tcPr>
            <w:tcW w:w="709" w:type="dxa"/>
            <w:shd w:val="clear" w:color="auto" w:fill="E0E0E0"/>
            <w:tcMar>
              <w:top w:w="0" w:type="dxa"/>
              <w:left w:w="108" w:type="dxa"/>
              <w:bottom w:w="0" w:type="dxa"/>
              <w:right w:w="108" w:type="dxa"/>
            </w:tcMar>
          </w:tcPr>
          <w:p w14:paraId="46500543" w14:textId="77777777" w:rsidR="006A0BD6" w:rsidRDefault="006A0BD6" w:rsidP="00CC6B47">
            <w:pPr>
              <w:pStyle w:val="Standard"/>
              <w:snapToGrid w:val="0"/>
              <w:jc w:val="right"/>
              <w:rPr>
                <w:ins w:id="2627" w:author="Stig Syndergaard" w:date="2023-04-13T16:16:00Z"/>
                <w:rFonts w:ascii="Arial" w:hAnsi="Arial" w:cs="Arial"/>
                <w:sz w:val="16"/>
                <w:szCs w:val="16"/>
              </w:rPr>
            </w:pPr>
          </w:p>
        </w:tc>
        <w:tc>
          <w:tcPr>
            <w:tcW w:w="2085" w:type="dxa"/>
            <w:shd w:val="clear" w:color="auto" w:fill="E0E0E0"/>
            <w:tcMar>
              <w:top w:w="0" w:type="dxa"/>
              <w:left w:w="108" w:type="dxa"/>
              <w:bottom w:w="0" w:type="dxa"/>
              <w:right w:w="108" w:type="dxa"/>
            </w:tcMar>
          </w:tcPr>
          <w:p w14:paraId="06E6BACD" w14:textId="77777777" w:rsidR="006A0BD6" w:rsidRPr="00CC6B47" w:rsidRDefault="006A0BD6" w:rsidP="00CC6B47">
            <w:pPr>
              <w:pStyle w:val="Standard"/>
              <w:snapToGrid w:val="0"/>
              <w:rPr>
                <w:ins w:id="2628" w:author="Stig Syndergaard" w:date="2023-04-13T16:16:00Z"/>
                <w:color w:val="000000" w:themeColor="text1"/>
              </w:rPr>
            </w:pPr>
            <w:ins w:id="2629" w:author="Stig Syndergaard" w:date="2023-04-13T16:16:00Z">
              <w:r w:rsidRPr="00CC6B47">
                <w:rPr>
                  <w:rFonts w:ascii="Arial" w:hAnsi="Arial" w:cs="Arial"/>
                  <w:i/>
                  <w:color w:val="000000" w:themeColor="text1"/>
                  <w:sz w:val="16"/>
                  <w:szCs w:val="16"/>
                </w:rPr>
                <w:t>Delayed</w:t>
              </w:r>
              <w:r w:rsidRPr="00CC6B47">
                <w:rPr>
                  <w:rFonts w:ascii="Arial" w:eastAsia="Arial" w:hAnsi="Arial" w:cs="Arial"/>
                  <w:i/>
                  <w:color w:val="000000" w:themeColor="text1"/>
                  <w:sz w:val="16"/>
                  <w:szCs w:val="16"/>
                </w:rPr>
                <w:t xml:space="preserve"> </w:t>
              </w:r>
              <w:r w:rsidRPr="00CC6B47">
                <w:rPr>
                  <w:rFonts w:ascii="Arial" w:hAnsi="Arial" w:cs="Arial"/>
                  <w:i/>
                  <w:color w:val="000000" w:themeColor="text1"/>
                  <w:sz w:val="16"/>
                  <w:szCs w:val="16"/>
                </w:rPr>
                <w:t>Replication</w:t>
              </w:r>
            </w:ins>
          </w:p>
        </w:tc>
        <w:tc>
          <w:tcPr>
            <w:tcW w:w="1013" w:type="dxa"/>
            <w:shd w:val="clear" w:color="auto" w:fill="E0E0E0"/>
            <w:tcMar>
              <w:top w:w="0" w:type="dxa"/>
              <w:left w:w="108" w:type="dxa"/>
              <w:bottom w:w="0" w:type="dxa"/>
              <w:right w:w="108" w:type="dxa"/>
            </w:tcMar>
          </w:tcPr>
          <w:p w14:paraId="5C990DAF" w14:textId="77777777" w:rsidR="006A0BD6" w:rsidRPr="00CC6B47" w:rsidRDefault="006A0BD6" w:rsidP="00CC6B47">
            <w:pPr>
              <w:pStyle w:val="Standard"/>
              <w:snapToGrid w:val="0"/>
              <w:jc w:val="center"/>
              <w:rPr>
                <w:ins w:id="2630" w:author="Stig Syndergaard" w:date="2023-04-13T16:16:00Z"/>
                <w:rFonts w:ascii="Arial" w:hAnsi="Arial" w:cs="Arial"/>
                <w:b/>
                <w:color w:val="000000" w:themeColor="text1"/>
                <w:sz w:val="16"/>
                <w:szCs w:val="16"/>
              </w:rPr>
            </w:pPr>
            <w:ins w:id="2631" w:author="Stig Syndergaard" w:date="2023-04-13T16:16:00Z">
              <w:r w:rsidRPr="00CC6B47">
                <w:rPr>
                  <w:rFonts w:ascii="Arial" w:hAnsi="Arial" w:cs="Arial"/>
                  <w:b/>
                  <w:color w:val="000000" w:themeColor="text1"/>
                  <w:sz w:val="16"/>
                  <w:szCs w:val="16"/>
                </w:rPr>
                <w:t>1</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04</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000</w:t>
              </w:r>
            </w:ins>
          </w:p>
        </w:tc>
        <w:tc>
          <w:tcPr>
            <w:tcW w:w="845" w:type="dxa"/>
            <w:shd w:val="clear" w:color="auto" w:fill="E0E0E0"/>
            <w:tcMar>
              <w:top w:w="0" w:type="dxa"/>
              <w:left w:w="108" w:type="dxa"/>
              <w:bottom w:w="0" w:type="dxa"/>
              <w:right w:w="108" w:type="dxa"/>
            </w:tcMar>
          </w:tcPr>
          <w:p w14:paraId="76AEC9CA" w14:textId="77777777" w:rsidR="006A0BD6" w:rsidRPr="00CC6B47" w:rsidRDefault="006A0BD6" w:rsidP="00CC6B47">
            <w:pPr>
              <w:pStyle w:val="Standard"/>
              <w:snapToGrid w:val="0"/>
              <w:jc w:val="right"/>
              <w:rPr>
                <w:ins w:id="2632" w:author="Stig Syndergaard" w:date="2023-04-13T16:16:00Z"/>
                <w:rFonts w:ascii="Arial" w:hAnsi="Arial" w:cs="Arial"/>
                <w:bCs/>
                <w:color w:val="000000" w:themeColor="text1"/>
                <w:sz w:val="16"/>
                <w:szCs w:val="16"/>
              </w:rPr>
            </w:pPr>
          </w:p>
        </w:tc>
        <w:tc>
          <w:tcPr>
            <w:tcW w:w="1265" w:type="dxa"/>
            <w:shd w:val="clear" w:color="auto" w:fill="E0E0E0"/>
            <w:tcMar>
              <w:top w:w="0" w:type="dxa"/>
              <w:left w:w="108" w:type="dxa"/>
              <w:bottom w:w="0" w:type="dxa"/>
              <w:right w:w="108" w:type="dxa"/>
            </w:tcMar>
          </w:tcPr>
          <w:p w14:paraId="2A8034B5" w14:textId="77777777" w:rsidR="006A0BD6" w:rsidRPr="00CC6B47" w:rsidRDefault="006A0BD6" w:rsidP="00CC6B47">
            <w:pPr>
              <w:pStyle w:val="Standard"/>
              <w:snapToGrid w:val="0"/>
              <w:jc w:val="right"/>
              <w:rPr>
                <w:ins w:id="2633" w:author="Stig Syndergaard" w:date="2023-04-13T16:16:00Z"/>
                <w:rFonts w:ascii="Arial" w:hAnsi="Arial" w:cs="Arial"/>
                <w:bCs/>
                <w:color w:val="000000" w:themeColor="text1"/>
                <w:sz w:val="16"/>
                <w:szCs w:val="16"/>
              </w:rPr>
            </w:pPr>
          </w:p>
        </w:tc>
        <w:tc>
          <w:tcPr>
            <w:tcW w:w="887" w:type="dxa"/>
            <w:shd w:val="clear" w:color="auto" w:fill="E0E0E0"/>
            <w:tcMar>
              <w:top w:w="0" w:type="dxa"/>
              <w:left w:w="108" w:type="dxa"/>
              <w:bottom w:w="0" w:type="dxa"/>
              <w:right w:w="108" w:type="dxa"/>
            </w:tcMar>
          </w:tcPr>
          <w:p w14:paraId="1372D401" w14:textId="77777777" w:rsidR="006A0BD6" w:rsidRPr="00CC6B47" w:rsidRDefault="006A0BD6" w:rsidP="00CC6B47">
            <w:pPr>
              <w:pStyle w:val="Standard"/>
              <w:snapToGrid w:val="0"/>
              <w:jc w:val="right"/>
              <w:rPr>
                <w:ins w:id="2634" w:author="Stig Syndergaard" w:date="2023-04-13T16:16:00Z"/>
                <w:rFonts w:ascii="Arial" w:hAnsi="Arial" w:cs="Arial"/>
                <w:bCs/>
                <w:color w:val="000000" w:themeColor="text1"/>
                <w:sz w:val="16"/>
                <w:szCs w:val="16"/>
              </w:rPr>
            </w:pPr>
          </w:p>
        </w:tc>
        <w:tc>
          <w:tcPr>
            <w:tcW w:w="1063" w:type="dxa"/>
            <w:shd w:val="clear" w:color="auto" w:fill="E0E0E0"/>
            <w:tcMar>
              <w:top w:w="0" w:type="dxa"/>
              <w:left w:w="108" w:type="dxa"/>
              <w:bottom w:w="0" w:type="dxa"/>
              <w:right w:w="108" w:type="dxa"/>
            </w:tcMar>
          </w:tcPr>
          <w:p w14:paraId="373BF272" w14:textId="77777777" w:rsidR="006A0BD6" w:rsidRPr="00CC6B47" w:rsidRDefault="006A0BD6" w:rsidP="00CC6B47">
            <w:pPr>
              <w:pStyle w:val="Standard"/>
              <w:snapToGrid w:val="0"/>
              <w:rPr>
                <w:ins w:id="2635" w:author="Stig Syndergaard" w:date="2023-04-13T16:16:00Z"/>
                <w:rFonts w:ascii="Arial" w:hAnsi="Arial" w:cs="Arial"/>
                <w:bCs/>
                <w:color w:val="000000" w:themeColor="text1"/>
                <w:sz w:val="16"/>
                <w:szCs w:val="16"/>
              </w:rPr>
            </w:pPr>
          </w:p>
        </w:tc>
        <w:tc>
          <w:tcPr>
            <w:tcW w:w="2481" w:type="dxa"/>
            <w:shd w:val="clear" w:color="auto" w:fill="E0E0E0"/>
            <w:tcMar>
              <w:top w:w="0" w:type="dxa"/>
              <w:left w:w="108" w:type="dxa"/>
              <w:bottom w:w="0" w:type="dxa"/>
              <w:right w:w="108" w:type="dxa"/>
            </w:tcMar>
          </w:tcPr>
          <w:p w14:paraId="11D0CF37" w14:textId="77777777" w:rsidR="006A0BD6" w:rsidRPr="00CC6B47" w:rsidRDefault="006A0BD6" w:rsidP="00CC6B47">
            <w:pPr>
              <w:pStyle w:val="Standard"/>
              <w:snapToGrid w:val="0"/>
              <w:rPr>
                <w:ins w:id="2636" w:author="Stig Syndergaard" w:date="2023-04-13T16:16:00Z"/>
                <w:bCs/>
                <w:color w:val="000000" w:themeColor="text1"/>
              </w:rPr>
            </w:pPr>
            <w:ins w:id="2637" w:author="Stig Syndergaard" w:date="2023-04-13T16:16:00Z">
              <w:r w:rsidRPr="00CC6B47">
                <w:rPr>
                  <w:rFonts w:ascii="Arial" w:hAnsi="Arial" w:cs="Arial"/>
                  <w:bCs/>
                  <w:color w:val="000000" w:themeColor="text1"/>
                  <w:sz w:val="16"/>
                  <w:szCs w:val="16"/>
                </w:rPr>
                <w:t>Delayed</w:t>
              </w:r>
              <w:r w:rsidRPr="00CC6B47">
                <w:rPr>
                  <w:rFonts w:ascii="Arial" w:eastAsia="Arial" w:hAnsi="Arial" w:cs="Arial"/>
                  <w:bCs/>
                  <w:color w:val="000000" w:themeColor="text1"/>
                  <w:sz w:val="16"/>
                  <w:szCs w:val="16"/>
                </w:rPr>
                <w:t xml:space="preserve"> </w:t>
              </w:r>
              <w:r w:rsidRPr="00CC6B47">
                <w:rPr>
                  <w:rFonts w:ascii="Arial" w:hAnsi="Arial" w:cs="Arial"/>
                  <w:bCs/>
                  <w:color w:val="000000" w:themeColor="text1"/>
                  <w:sz w:val="16"/>
                  <w:szCs w:val="16"/>
                </w:rPr>
                <w:t>replication</w:t>
              </w:r>
              <w:r w:rsidRPr="00CC6B47">
                <w:rPr>
                  <w:rFonts w:ascii="Arial" w:eastAsia="Arial" w:hAnsi="Arial" w:cs="Arial"/>
                  <w:bCs/>
                  <w:color w:val="000000" w:themeColor="text1"/>
                  <w:sz w:val="16"/>
                  <w:szCs w:val="16"/>
                </w:rPr>
                <w:t xml:space="preserve"> </w:t>
              </w:r>
              <w:r w:rsidRPr="00CC6B47">
                <w:rPr>
                  <w:rFonts w:ascii="Arial" w:hAnsi="Arial" w:cs="Arial"/>
                  <w:bCs/>
                  <w:color w:val="000000" w:themeColor="text1"/>
                  <w:sz w:val="16"/>
                  <w:szCs w:val="16"/>
                </w:rPr>
                <w:t>of</w:t>
              </w:r>
              <w:r w:rsidRPr="00CC6B47">
                <w:rPr>
                  <w:rFonts w:ascii="Arial" w:eastAsia="Arial" w:hAnsi="Arial" w:cs="Arial"/>
                  <w:bCs/>
                  <w:color w:val="000000" w:themeColor="text1"/>
                  <w:sz w:val="16"/>
                  <w:szCs w:val="16"/>
                </w:rPr>
                <w:t xml:space="preserve"> </w:t>
              </w:r>
              <w:r w:rsidRPr="00CC6B47">
                <w:rPr>
                  <w:rFonts w:ascii="Arial" w:hAnsi="Arial" w:cs="Arial"/>
                  <w:bCs/>
                  <w:color w:val="000000" w:themeColor="text1"/>
                  <w:sz w:val="16"/>
                  <w:szCs w:val="16"/>
                </w:rPr>
                <w:t>next</w:t>
              </w:r>
              <w:r w:rsidRPr="00CC6B47">
                <w:rPr>
                  <w:rFonts w:ascii="Arial" w:eastAsia="Arial" w:hAnsi="Arial" w:cs="Arial"/>
                  <w:bCs/>
                  <w:color w:val="000000" w:themeColor="text1"/>
                  <w:sz w:val="16"/>
                  <w:szCs w:val="16"/>
                </w:rPr>
                <w:t xml:space="preserve"> </w:t>
              </w:r>
              <w:r w:rsidRPr="00CC6B47">
                <w:rPr>
                  <w:rFonts w:ascii="Arial" w:hAnsi="Arial" w:cs="Arial"/>
                  <w:bCs/>
                  <w:color w:val="000000" w:themeColor="text1"/>
                  <w:sz w:val="16"/>
                  <w:szCs w:val="16"/>
                </w:rPr>
                <w:t>4</w:t>
              </w:r>
              <w:r w:rsidRPr="00CC6B47">
                <w:rPr>
                  <w:rFonts w:ascii="Arial" w:eastAsia="Arial" w:hAnsi="Arial" w:cs="Arial"/>
                  <w:bCs/>
                  <w:color w:val="000000" w:themeColor="text1"/>
                  <w:sz w:val="16"/>
                  <w:szCs w:val="16"/>
                </w:rPr>
                <w:t xml:space="preserve"> </w:t>
              </w:r>
              <w:r w:rsidRPr="00CC6B47">
                <w:rPr>
                  <w:rFonts w:ascii="Arial" w:hAnsi="Arial" w:cs="Arial"/>
                  <w:bCs/>
                  <w:color w:val="000000" w:themeColor="text1"/>
                  <w:sz w:val="16"/>
                  <w:szCs w:val="16"/>
                </w:rPr>
                <w:t>descriptors</w:t>
              </w:r>
            </w:ins>
          </w:p>
        </w:tc>
      </w:tr>
      <w:tr w:rsidR="006A0BD6" w:rsidRPr="000A7684" w14:paraId="4251E2F3" w14:textId="77777777" w:rsidTr="00CC6B47">
        <w:trPr>
          <w:cantSplit/>
          <w:jc w:val="center"/>
          <w:ins w:id="2638" w:author="Stig Syndergaard" w:date="2023-04-13T16:16:00Z"/>
        </w:trPr>
        <w:tc>
          <w:tcPr>
            <w:tcW w:w="709" w:type="dxa"/>
            <w:shd w:val="clear" w:color="auto" w:fill="F3F3F3"/>
            <w:tcMar>
              <w:top w:w="0" w:type="dxa"/>
              <w:left w:w="108" w:type="dxa"/>
              <w:bottom w:w="0" w:type="dxa"/>
              <w:right w:w="108" w:type="dxa"/>
            </w:tcMar>
          </w:tcPr>
          <w:p w14:paraId="26D7B090" w14:textId="3C5DA0C9" w:rsidR="006A0BD6" w:rsidRDefault="006A0BD6" w:rsidP="00CC6B47">
            <w:pPr>
              <w:pStyle w:val="Standard"/>
              <w:snapToGrid w:val="0"/>
              <w:jc w:val="right"/>
              <w:rPr>
                <w:ins w:id="2639" w:author="Stig Syndergaard" w:date="2023-04-13T16:16:00Z"/>
                <w:rFonts w:ascii="Arial" w:hAnsi="Arial" w:cs="Arial"/>
                <w:sz w:val="16"/>
                <w:szCs w:val="16"/>
              </w:rPr>
            </w:pPr>
            <w:ins w:id="2640" w:author="Stig Syndergaard" w:date="2023-04-13T16:16:00Z">
              <w:r>
                <w:rPr>
                  <w:rFonts w:ascii="Arial" w:hAnsi="Arial" w:cs="Arial"/>
                  <w:sz w:val="16"/>
                  <w:szCs w:val="16"/>
                </w:rPr>
                <w:t>N1+8</w:t>
              </w:r>
            </w:ins>
          </w:p>
        </w:tc>
        <w:tc>
          <w:tcPr>
            <w:tcW w:w="2085" w:type="dxa"/>
            <w:shd w:val="clear" w:color="auto" w:fill="F3F3F3"/>
            <w:tcMar>
              <w:top w:w="0" w:type="dxa"/>
              <w:left w:w="108" w:type="dxa"/>
              <w:bottom w:w="0" w:type="dxa"/>
              <w:right w:w="108" w:type="dxa"/>
            </w:tcMar>
          </w:tcPr>
          <w:p w14:paraId="3B9D46B3" w14:textId="77777777" w:rsidR="006A0BD6" w:rsidRPr="00CC6B47" w:rsidRDefault="006A0BD6" w:rsidP="00CC6B47">
            <w:pPr>
              <w:pStyle w:val="Standard"/>
              <w:snapToGrid w:val="0"/>
              <w:rPr>
                <w:ins w:id="2641" w:author="Stig Syndergaard" w:date="2023-04-13T16:16:00Z"/>
                <w:rFonts w:ascii="Arial" w:hAnsi="Arial" w:cs="Arial"/>
                <w:b/>
                <w:color w:val="000000" w:themeColor="text1"/>
                <w:sz w:val="16"/>
                <w:szCs w:val="16"/>
              </w:rPr>
            </w:pPr>
            <w:ins w:id="2642" w:author="Stig Syndergaard" w:date="2023-04-13T16:16:00Z">
              <w:r w:rsidRPr="00CC6B47">
                <w:rPr>
                  <w:rFonts w:ascii="Arial" w:hAnsi="Arial" w:cs="Arial"/>
                  <w:b/>
                  <w:color w:val="000000" w:themeColor="text1"/>
                  <w:sz w:val="16"/>
                  <w:szCs w:val="16"/>
                </w:rPr>
                <w:t>Replication factor</w:t>
              </w:r>
            </w:ins>
          </w:p>
        </w:tc>
        <w:tc>
          <w:tcPr>
            <w:tcW w:w="1013" w:type="dxa"/>
            <w:shd w:val="clear" w:color="auto" w:fill="F3F3F3"/>
            <w:tcMar>
              <w:top w:w="0" w:type="dxa"/>
              <w:left w:w="108" w:type="dxa"/>
              <w:bottom w:w="0" w:type="dxa"/>
              <w:right w:w="108" w:type="dxa"/>
            </w:tcMar>
          </w:tcPr>
          <w:p w14:paraId="1BAE1852" w14:textId="77777777" w:rsidR="006A0BD6" w:rsidRPr="00CC6B47" w:rsidRDefault="006A0BD6" w:rsidP="00CC6B47">
            <w:pPr>
              <w:pStyle w:val="Standard"/>
              <w:snapToGrid w:val="0"/>
              <w:jc w:val="center"/>
              <w:rPr>
                <w:ins w:id="2643" w:author="Stig Syndergaard" w:date="2023-04-13T16:16:00Z"/>
                <w:rFonts w:ascii="Arial" w:hAnsi="Arial" w:cs="Arial"/>
                <w:b/>
                <w:color w:val="000000" w:themeColor="text1"/>
                <w:sz w:val="16"/>
                <w:szCs w:val="16"/>
              </w:rPr>
            </w:pPr>
            <w:ins w:id="2644" w:author="Stig Syndergaard" w:date="2023-04-13T16:16:00Z">
              <w:r w:rsidRPr="00CC6B47">
                <w:rPr>
                  <w:rFonts w:ascii="Arial" w:hAnsi="Arial" w:cs="Arial"/>
                  <w:b/>
                  <w:color w:val="000000" w:themeColor="text1"/>
                  <w:sz w:val="16"/>
                  <w:szCs w:val="16"/>
                </w:rPr>
                <w:t>0 31 001</w:t>
              </w:r>
            </w:ins>
          </w:p>
        </w:tc>
        <w:tc>
          <w:tcPr>
            <w:tcW w:w="845" w:type="dxa"/>
            <w:shd w:val="clear" w:color="auto" w:fill="F3F3F3"/>
            <w:tcMar>
              <w:top w:w="0" w:type="dxa"/>
              <w:left w:w="108" w:type="dxa"/>
              <w:bottom w:w="0" w:type="dxa"/>
              <w:right w:w="108" w:type="dxa"/>
            </w:tcMar>
          </w:tcPr>
          <w:p w14:paraId="00E7CCB9" w14:textId="77777777" w:rsidR="006A0BD6" w:rsidRPr="00CC6B47" w:rsidRDefault="006A0BD6" w:rsidP="00CC6B47">
            <w:pPr>
              <w:pStyle w:val="Standard"/>
              <w:snapToGrid w:val="0"/>
              <w:jc w:val="right"/>
              <w:rPr>
                <w:ins w:id="2645" w:author="Stig Syndergaard" w:date="2023-04-13T16:16:00Z"/>
                <w:rFonts w:ascii="Arial" w:hAnsi="Arial" w:cs="Arial"/>
                <w:bCs/>
                <w:color w:val="000000" w:themeColor="text1"/>
                <w:sz w:val="16"/>
                <w:szCs w:val="16"/>
              </w:rPr>
            </w:pPr>
            <w:ins w:id="2646" w:author="Stig Syndergaard" w:date="2023-04-13T16:16:00Z">
              <w:r w:rsidRPr="00CC6B47">
                <w:rPr>
                  <w:rFonts w:ascii="Arial" w:hAnsi="Arial" w:cs="Arial"/>
                  <w:bCs/>
                  <w:color w:val="000000" w:themeColor="text1"/>
                  <w:sz w:val="16"/>
                  <w:szCs w:val="16"/>
                </w:rPr>
                <w:t>0</w:t>
              </w:r>
            </w:ins>
          </w:p>
        </w:tc>
        <w:tc>
          <w:tcPr>
            <w:tcW w:w="1265" w:type="dxa"/>
            <w:shd w:val="clear" w:color="auto" w:fill="F3F3F3"/>
            <w:tcMar>
              <w:top w:w="0" w:type="dxa"/>
              <w:left w:w="108" w:type="dxa"/>
              <w:bottom w:w="0" w:type="dxa"/>
              <w:right w:w="108" w:type="dxa"/>
            </w:tcMar>
          </w:tcPr>
          <w:p w14:paraId="57A57AE5" w14:textId="77777777" w:rsidR="006A0BD6" w:rsidRPr="00CC6B47" w:rsidRDefault="006A0BD6" w:rsidP="00CC6B47">
            <w:pPr>
              <w:pStyle w:val="Standard"/>
              <w:snapToGrid w:val="0"/>
              <w:jc w:val="right"/>
              <w:rPr>
                <w:ins w:id="2647" w:author="Stig Syndergaard" w:date="2023-04-13T16:16:00Z"/>
                <w:rFonts w:ascii="Arial" w:hAnsi="Arial" w:cs="Arial"/>
                <w:bCs/>
                <w:color w:val="000000" w:themeColor="text1"/>
                <w:sz w:val="16"/>
                <w:szCs w:val="16"/>
              </w:rPr>
            </w:pPr>
            <w:ins w:id="2648" w:author="Stig Syndergaard" w:date="2023-04-13T16:16:00Z">
              <w:r w:rsidRPr="00CC6B47">
                <w:rPr>
                  <w:rFonts w:ascii="Arial" w:hAnsi="Arial" w:cs="Arial"/>
                  <w:bCs/>
                  <w:color w:val="000000" w:themeColor="text1"/>
                  <w:sz w:val="16"/>
                  <w:szCs w:val="16"/>
                </w:rPr>
                <w:t>0</w:t>
              </w:r>
            </w:ins>
          </w:p>
        </w:tc>
        <w:tc>
          <w:tcPr>
            <w:tcW w:w="887" w:type="dxa"/>
            <w:shd w:val="clear" w:color="auto" w:fill="F3F3F3"/>
            <w:tcMar>
              <w:top w:w="0" w:type="dxa"/>
              <w:left w:w="108" w:type="dxa"/>
              <w:bottom w:w="0" w:type="dxa"/>
              <w:right w:w="108" w:type="dxa"/>
            </w:tcMar>
          </w:tcPr>
          <w:p w14:paraId="02688B0C" w14:textId="77777777" w:rsidR="006A0BD6" w:rsidRPr="00CC6B47" w:rsidRDefault="006A0BD6" w:rsidP="00CC6B47">
            <w:pPr>
              <w:pStyle w:val="Standard"/>
              <w:snapToGrid w:val="0"/>
              <w:jc w:val="right"/>
              <w:rPr>
                <w:ins w:id="2649" w:author="Stig Syndergaard" w:date="2023-04-13T16:16:00Z"/>
                <w:rFonts w:ascii="Arial" w:hAnsi="Arial" w:cs="Arial"/>
                <w:bCs/>
                <w:color w:val="000000" w:themeColor="text1"/>
                <w:sz w:val="16"/>
                <w:szCs w:val="16"/>
              </w:rPr>
            </w:pPr>
            <w:ins w:id="2650" w:author="Stig Syndergaard" w:date="2023-04-13T16:16:00Z">
              <w:r w:rsidRPr="00CC6B47">
                <w:rPr>
                  <w:rFonts w:ascii="Arial" w:hAnsi="Arial" w:cs="Arial"/>
                  <w:bCs/>
                  <w:color w:val="000000" w:themeColor="text1"/>
                  <w:sz w:val="16"/>
                  <w:szCs w:val="16"/>
                </w:rPr>
                <w:t>8</w:t>
              </w:r>
            </w:ins>
          </w:p>
        </w:tc>
        <w:tc>
          <w:tcPr>
            <w:tcW w:w="1063" w:type="dxa"/>
            <w:shd w:val="clear" w:color="auto" w:fill="F3F3F3"/>
            <w:tcMar>
              <w:top w:w="0" w:type="dxa"/>
              <w:left w:w="108" w:type="dxa"/>
              <w:bottom w:w="0" w:type="dxa"/>
              <w:right w:w="108" w:type="dxa"/>
            </w:tcMar>
          </w:tcPr>
          <w:p w14:paraId="7FAB00DB" w14:textId="77777777" w:rsidR="006A0BD6" w:rsidRPr="00CC6B47" w:rsidRDefault="006A0BD6" w:rsidP="00CC6B47">
            <w:pPr>
              <w:pStyle w:val="Standard"/>
              <w:snapToGrid w:val="0"/>
              <w:rPr>
                <w:ins w:id="2651" w:author="Stig Syndergaard" w:date="2023-04-13T16:16:00Z"/>
                <w:rFonts w:ascii="Arial" w:hAnsi="Arial" w:cs="Arial"/>
                <w:bCs/>
                <w:color w:val="000000" w:themeColor="text1"/>
                <w:sz w:val="16"/>
                <w:szCs w:val="16"/>
              </w:rPr>
            </w:pPr>
            <w:ins w:id="2652" w:author="Stig Syndergaard" w:date="2023-04-13T16:16:00Z">
              <w:r w:rsidRPr="00CC6B47">
                <w:rPr>
                  <w:rFonts w:ascii="Arial" w:hAnsi="Arial" w:cs="Arial"/>
                  <w:bCs/>
                  <w:color w:val="000000" w:themeColor="text1"/>
                  <w:sz w:val="16"/>
                  <w:szCs w:val="16"/>
                </w:rPr>
                <w:t>Numeric</w:t>
              </w:r>
            </w:ins>
          </w:p>
        </w:tc>
        <w:tc>
          <w:tcPr>
            <w:tcW w:w="2481" w:type="dxa"/>
            <w:shd w:val="clear" w:color="auto" w:fill="F3F3F3"/>
            <w:tcMar>
              <w:top w:w="0" w:type="dxa"/>
              <w:left w:w="108" w:type="dxa"/>
              <w:bottom w:w="0" w:type="dxa"/>
              <w:right w:w="108" w:type="dxa"/>
            </w:tcMar>
          </w:tcPr>
          <w:p w14:paraId="5E4CC5EC" w14:textId="77777777" w:rsidR="006A0BD6" w:rsidRPr="00CC6B47" w:rsidRDefault="006A0BD6" w:rsidP="00CC6B47">
            <w:pPr>
              <w:pStyle w:val="Standard"/>
              <w:snapToGrid w:val="0"/>
              <w:rPr>
                <w:ins w:id="2653" w:author="Stig Syndergaard" w:date="2023-04-13T16:16:00Z"/>
                <w:rFonts w:ascii="Arial" w:hAnsi="Arial" w:cs="Arial"/>
                <w:bCs/>
                <w:color w:val="000000" w:themeColor="text1"/>
                <w:sz w:val="16"/>
                <w:szCs w:val="16"/>
              </w:rPr>
            </w:pPr>
            <w:ins w:id="2654" w:author="Stig Syndergaard" w:date="2023-04-13T16:16:00Z">
              <w:r w:rsidRPr="00CC6B47">
                <w:rPr>
                  <w:rFonts w:ascii="Arial" w:hAnsi="Arial" w:cs="Arial"/>
                  <w:bCs/>
                  <w:color w:val="000000" w:themeColor="text1"/>
                  <w:sz w:val="16"/>
                  <w:szCs w:val="16"/>
                </w:rPr>
                <w:t>Number of diagnostic entries,</w:t>
              </w:r>
              <w:r w:rsidRPr="00CC6B47">
                <w:rPr>
                  <w:rFonts w:ascii="Arial" w:hAnsi="Arial" w:cs="Arial"/>
                  <w:bCs/>
                  <w:i/>
                  <w:iCs/>
                  <w:color w:val="000000" w:themeColor="text1"/>
                  <w:sz w:val="16"/>
                  <w:szCs w:val="16"/>
                </w:rPr>
                <w:t>n</w:t>
              </w:r>
              <w:r>
                <w:rPr>
                  <w:rFonts w:ascii="Arial" w:hAnsi="Arial" w:cs="Arial"/>
                  <w:bCs/>
                  <w:i/>
                  <w:iCs/>
                  <w:color w:val="000000" w:themeColor="text1"/>
                  <w:sz w:val="16"/>
                  <w:szCs w:val="16"/>
                </w:rPr>
                <w:t>4</w:t>
              </w:r>
            </w:ins>
          </w:p>
        </w:tc>
      </w:tr>
      <w:tr w:rsidR="006A0BD6" w:rsidRPr="000A7684" w14:paraId="3B875434" w14:textId="77777777" w:rsidTr="00CC6B47">
        <w:trPr>
          <w:cantSplit/>
          <w:jc w:val="center"/>
          <w:ins w:id="2655" w:author="Stig Syndergaard" w:date="2023-04-13T16:16:00Z"/>
        </w:trPr>
        <w:tc>
          <w:tcPr>
            <w:tcW w:w="709" w:type="dxa"/>
            <w:shd w:val="clear" w:color="auto" w:fill="E0E0E0"/>
            <w:tcMar>
              <w:top w:w="0" w:type="dxa"/>
              <w:left w:w="108" w:type="dxa"/>
              <w:bottom w:w="0" w:type="dxa"/>
              <w:right w:w="108" w:type="dxa"/>
            </w:tcMar>
          </w:tcPr>
          <w:p w14:paraId="5A7C538D" w14:textId="0D9D4845" w:rsidR="006A0BD6" w:rsidRDefault="006A0BD6" w:rsidP="00CC6B47">
            <w:pPr>
              <w:pStyle w:val="Standard"/>
              <w:snapToGrid w:val="0"/>
              <w:jc w:val="right"/>
              <w:rPr>
                <w:ins w:id="2656" w:author="Stig Syndergaard" w:date="2023-04-13T16:16:00Z"/>
                <w:rFonts w:ascii="Arial" w:hAnsi="Arial" w:cs="Arial"/>
                <w:sz w:val="16"/>
                <w:szCs w:val="16"/>
              </w:rPr>
            </w:pPr>
            <w:ins w:id="2657" w:author="Stig Syndergaard" w:date="2023-04-13T16:16:00Z">
              <w:r>
                <w:rPr>
                  <w:rFonts w:ascii="Arial" w:hAnsi="Arial" w:cs="Arial"/>
                  <w:sz w:val="16"/>
                  <w:szCs w:val="16"/>
                </w:rPr>
                <w:t>N1+9</w:t>
              </w:r>
            </w:ins>
          </w:p>
        </w:tc>
        <w:tc>
          <w:tcPr>
            <w:tcW w:w="2085" w:type="dxa"/>
            <w:shd w:val="clear" w:color="auto" w:fill="E0E0E0"/>
            <w:tcMar>
              <w:top w:w="0" w:type="dxa"/>
              <w:left w:w="108" w:type="dxa"/>
              <w:bottom w:w="0" w:type="dxa"/>
              <w:right w:w="108" w:type="dxa"/>
            </w:tcMar>
          </w:tcPr>
          <w:p w14:paraId="6E9E28CD" w14:textId="77777777" w:rsidR="006A0BD6" w:rsidRPr="00CC6B47" w:rsidRDefault="006A0BD6" w:rsidP="00CC6B47">
            <w:pPr>
              <w:pStyle w:val="Standard"/>
              <w:snapToGrid w:val="0"/>
              <w:rPr>
                <w:ins w:id="2658" w:author="Stig Syndergaard" w:date="2023-04-13T16:16:00Z"/>
                <w:rFonts w:ascii="Arial" w:hAnsi="Arial" w:cs="Arial"/>
                <w:color w:val="0000FF"/>
                <w:sz w:val="16"/>
                <w:szCs w:val="16"/>
              </w:rPr>
            </w:pPr>
            <w:ins w:id="2659" w:author="Stig Syndergaard" w:date="2023-04-13T16:16:00Z">
              <w:r w:rsidRPr="00CC6B47">
                <w:rPr>
                  <w:rFonts w:ascii="Arial" w:hAnsi="Arial" w:cs="Arial"/>
                  <w:b/>
                  <w:color w:val="0000FF"/>
                  <w:sz w:val="16"/>
                  <w:szCs w:val="16"/>
                </w:rPr>
                <w:t>Diagnostic type</w:t>
              </w:r>
            </w:ins>
          </w:p>
        </w:tc>
        <w:tc>
          <w:tcPr>
            <w:tcW w:w="1013" w:type="dxa"/>
            <w:shd w:val="clear" w:color="auto" w:fill="E0E0E0"/>
            <w:tcMar>
              <w:top w:w="0" w:type="dxa"/>
              <w:left w:w="108" w:type="dxa"/>
              <w:bottom w:w="0" w:type="dxa"/>
              <w:right w:w="108" w:type="dxa"/>
            </w:tcMar>
          </w:tcPr>
          <w:p w14:paraId="449045D8" w14:textId="77777777" w:rsidR="006A0BD6" w:rsidRPr="00CC6B47" w:rsidRDefault="006A0BD6" w:rsidP="00CC6B47">
            <w:pPr>
              <w:pStyle w:val="Standard"/>
              <w:snapToGrid w:val="0"/>
              <w:jc w:val="center"/>
              <w:rPr>
                <w:ins w:id="2660" w:author="Stig Syndergaard" w:date="2023-04-13T16:16:00Z"/>
                <w:rFonts w:ascii="Arial" w:hAnsi="Arial" w:cs="Arial"/>
                <w:b/>
                <w:color w:val="0000FF"/>
                <w:sz w:val="16"/>
                <w:szCs w:val="16"/>
              </w:rPr>
            </w:pPr>
            <w:ins w:id="2661" w:author="Stig Syndergaard" w:date="2023-04-13T16:16:00Z">
              <w:r w:rsidRPr="00CC6B47">
                <w:rPr>
                  <w:rFonts w:ascii="Arial" w:hAnsi="Arial" w:cs="Arial"/>
                  <w:b/>
                  <w:color w:val="0000FF"/>
                  <w:sz w:val="16"/>
                  <w:szCs w:val="16"/>
                </w:rPr>
                <w:t>0 08 027 (New)</w:t>
              </w:r>
            </w:ins>
          </w:p>
        </w:tc>
        <w:tc>
          <w:tcPr>
            <w:tcW w:w="845" w:type="dxa"/>
            <w:shd w:val="clear" w:color="auto" w:fill="E0E0E0"/>
            <w:tcMar>
              <w:top w:w="0" w:type="dxa"/>
              <w:left w:w="108" w:type="dxa"/>
              <w:bottom w:w="0" w:type="dxa"/>
              <w:right w:w="108" w:type="dxa"/>
            </w:tcMar>
          </w:tcPr>
          <w:p w14:paraId="6DD45598" w14:textId="77777777" w:rsidR="006A0BD6" w:rsidRPr="00CC6B47" w:rsidRDefault="006A0BD6" w:rsidP="00CC6B47">
            <w:pPr>
              <w:pStyle w:val="Standard"/>
              <w:snapToGrid w:val="0"/>
              <w:jc w:val="right"/>
              <w:rPr>
                <w:ins w:id="2662" w:author="Stig Syndergaard" w:date="2023-04-13T16:16:00Z"/>
                <w:rFonts w:ascii="Arial" w:hAnsi="Arial" w:cs="Arial"/>
                <w:b/>
                <w:color w:val="0000FF"/>
                <w:sz w:val="16"/>
                <w:szCs w:val="16"/>
              </w:rPr>
            </w:pPr>
            <w:ins w:id="2663" w:author="Stig Syndergaard" w:date="2023-04-13T16:16:00Z">
              <w:r w:rsidRPr="00CC6B47">
                <w:rPr>
                  <w:rFonts w:ascii="Arial" w:hAnsi="Arial" w:cs="Arial"/>
                  <w:b/>
                  <w:color w:val="0000FF"/>
                  <w:sz w:val="16"/>
                  <w:szCs w:val="16"/>
                </w:rPr>
                <w:t>0</w:t>
              </w:r>
            </w:ins>
          </w:p>
        </w:tc>
        <w:tc>
          <w:tcPr>
            <w:tcW w:w="1265" w:type="dxa"/>
            <w:shd w:val="clear" w:color="auto" w:fill="E0E0E0"/>
            <w:tcMar>
              <w:top w:w="0" w:type="dxa"/>
              <w:left w:w="108" w:type="dxa"/>
              <w:bottom w:w="0" w:type="dxa"/>
              <w:right w:w="108" w:type="dxa"/>
            </w:tcMar>
          </w:tcPr>
          <w:p w14:paraId="05E4982A" w14:textId="77777777" w:rsidR="006A0BD6" w:rsidRPr="00CC6B47" w:rsidRDefault="006A0BD6" w:rsidP="00CC6B47">
            <w:pPr>
              <w:pStyle w:val="Standard"/>
              <w:snapToGrid w:val="0"/>
              <w:jc w:val="right"/>
              <w:rPr>
                <w:ins w:id="2664" w:author="Stig Syndergaard" w:date="2023-04-13T16:16:00Z"/>
                <w:rFonts w:ascii="Arial" w:hAnsi="Arial" w:cs="Arial"/>
                <w:b/>
                <w:color w:val="0000FF"/>
                <w:sz w:val="16"/>
                <w:szCs w:val="16"/>
              </w:rPr>
            </w:pPr>
            <w:ins w:id="2665" w:author="Stig Syndergaard" w:date="2023-04-13T16:16:00Z">
              <w:r w:rsidRPr="00CC6B47">
                <w:rPr>
                  <w:rFonts w:ascii="Arial" w:hAnsi="Arial" w:cs="Arial"/>
                  <w:b/>
                  <w:color w:val="0000FF"/>
                  <w:sz w:val="16"/>
                  <w:szCs w:val="16"/>
                </w:rPr>
                <w:t>0</w:t>
              </w:r>
            </w:ins>
          </w:p>
        </w:tc>
        <w:tc>
          <w:tcPr>
            <w:tcW w:w="887" w:type="dxa"/>
            <w:shd w:val="clear" w:color="auto" w:fill="E0E0E0"/>
            <w:tcMar>
              <w:top w:w="0" w:type="dxa"/>
              <w:left w:w="108" w:type="dxa"/>
              <w:bottom w:w="0" w:type="dxa"/>
              <w:right w:w="108" w:type="dxa"/>
            </w:tcMar>
          </w:tcPr>
          <w:p w14:paraId="2DAE451F" w14:textId="77777777" w:rsidR="006A0BD6" w:rsidRPr="00CC6B47" w:rsidRDefault="006A0BD6" w:rsidP="00CC6B47">
            <w:pPr>
              <w:pStyle w:val="Standard"/>
              <w:snapToGrid w:val="0"/>
              <w:jc w:val="right"/>
              <w:rPr>
                <w:ins w:id="2666" w:author="Stig Syndergaard" w:date="2023-04-13T16:16:00Z"/>
                <w:rFonts w:ascii="Arial" w:hAnsi="Arial" w:cs="Arial"/>
                <w:b/>
                <w:color w:val="0000FF"/>
                <w:sz w:val="16"/>
                <w:szCs w:val="16"/>
              </w:rPr>
            </w:pPr>
            <w:ins w:id="2667" w:author="Stig Syndergaard" w:date="2023-04-13T16:16:00Z">
              <w:r w:rsidRPr="00CC6B47">
                <w:rPr>
                  <w:rFonts w:ascii="Arial" w:hAnsi="Arial" w:cs="Arial"/>
                  <w:b/>
                  <w:color w:val="0000FF"/>
                  <w:sz w:val="16"/>
                  <w:szCs w:val="16"/>
                </w:rPr>
                <w:t>8</w:t>
              </w:r>
            </w:ins>
          </w:p>
        </w:tc>
        <w:tc>
          <w:tcPr>
            <w:tcW w:w="1063" w:type="dxa"/>
            <w:shd w:val="clear" w:color="auto" w:fill="E0E0E0"/>
            <w:tcMar>
              <w:top w:w="0" w:type="dxa"/>
              <w:left w:w="108" w:type="dxa"/>
              <w:bottom w:w="0" w:type="dxa"/>
              <w:right w:w="108" w:type="dxa"/>
            </w:tcMar>
          </w:tcPr>
          <w:p w14:paraId="119E8324" w14:textId="77777777" w:rsidR="006A0BD6" w:rsidRPr="00CC6B47" w:rsidRDefault="006A0BD6" w:rsidP="00CC6B47">
            <w:pPr>
              <w:pStyle w:val="Standard"/>
              <w:snapToGrid w:val="0"/>
              <w:rPr>
                <w:ins w:id="2668" w:author="Stig Syndergaard" w:date="2023-04-13T16:16:00Z"/>
                <w:rFonts w:ascii="Arial" w:hAnsi="Arial" w:cs="Arial"/>
                <w:b/>
                <w:color w:val="0000FF"/>
                <w:sz w:val="16"/>
                <w:szCs w:val="16"/>
              </w:rPr>
            </w:pPr>
            <w:ins w:id="2669" w:author="Stig Syndergaard" w:date="2023-04-13T16:16:00Z">
              <w:r w:rsidRPr="00CC6B47">
                <w:rPr>
                  <w:rFonts w:ascii="Arial" w:hAnsi="Arial" w:cs="Arial"/>
                  <w:b/>
                  <w:color w:val="0000FF"/>
                  <w:sz w:val="16"/>
                  <w:szCs w:val="16"/>
                </w:rPr>
                <w:t>Code Table</w:t>
              </w:r>
            </w:ins>
          </w:p>
        </w:tc>
        <w:tc>
          <w:tcPr>
            <w:tcW w:w="2481" w:type="dxa"/>
            <w:shd w:val="clear" w:color="auto" w:fill="E0E0E0"/>
            <w:tcMar>
              <w:top w:w="0" w:type="dxa"/>
              <w:left w:w="108" w:type="dxa"/>
              <w:bottom w:w="0" w:type="dxa"/>
              <w:right w:w="108" w:type="dxa"/>
            </w:tcMar>
          </w:tcPr>
          <w:p w14:paraId="0919BD7F" w14:textId="77777777" w:rsidR="006A0BD6" w:rsidRPr="00CC6B47" w:rsidRDefault="006A0BD6" w:rsidP="00CC6B47">
            <w:pPr>
              <w:pStyle w:val="Standard"/>
              <w:snapToGrid w:val="0"/>
              <w:rPr>
                <w:ins w:id="2670" w:author="Stig Syndergaard" w:date="2023-04-13T16:16:00Z"/>
                <w:rFonts w:ascii="Arial" w:hAnsi="Arial" w:cs="Arial"/>
                <w:b/>
                <w:color w:val="0000FF"/>
                <w:sz w:val="16"/>
                <w:szCs w:val="16"/>
              </w:rPr>
            </w:pPr>
            <w:ins w:id="2671" w:author="Stig Syndergaard" w:date="2023-04-13T16:16:00Z">
              <w:r w:rsidRPr="00CC6B47">
                <w:rPr>
                  <w:rFonts w:ascii="Arial" w:hAnsi="Arial" w:cs="Arial"/>
                  <w:b/>
                  <w:color w:val="0000FF"/>
                  <w:sz w:val="16"/>
                  <w:szCs w:val="16"/>
                </w:rPr>
                <w:t>See Table 9</w:t>
              </w:r>
            </w:ins>
          </w:p>
        </w:tc>
      </w:tr>
      <w:tr w:rsidR="006A0BD6" w:rsidRPr="000A7684" w14:paraId="336EC139" w14:textId="77777777" w:rsidTr="00CC6B47">
        <w:trPr>
          <w:cantSplit/>
          <w:jc w:val="center"/>
          <w:ins w:id="2672" w:author="Stig Syndergaard" w:date="2023-04-13T16:16:00Z"/>
        </w:trPr>
        <w:tc>
          <w:tcPr>
            <w:tcW w:w="709" w:type="dxa"/>
            <w:shd w:val="clear" w:color="auto" w:fill="F3F3F3"/>
            <w:tcMar>
              <w:top w:w="0" w:type="dxa"/>
              <w:left w:w="108" w:type="dxa"/>
              <w:bottom w:w="0" w:type="dxa"/>
              <w:right w:w="108" w:type="dxa"/>
            </w:tcMar>
          </w:tcPr>
          <w:p w14:paraId="51B62907" w14:textId="40F7BA82" w:rsidR="006A0BD6" w:rsidRDefault="006A0BD6" w:rsidP="00CC6B47">
            <w:pPr>
              <w:pStyle w:val="Standard"/>
              <w:snapToGrid w:val="0"/>
              <w:jc w:val="right"/>
              <w:rPr>
                <w:ins w:id="2673" w:author="Stig Syndergaard" w:date="2023-04-13T16:16:00Z"/>
                <w:rFonts w:ascii="Arial" w:hAnsi="Arial" w:cs="Arial"/>
                <w:sz w:val="16"/>
                <w:szCs w:val="16"/>
              </w:rPr>
            </w:pPr>
            <w:ins w:id="2674" w:author="Stig Syndergaard" w:date="2023-04-13T16:16:00Z">
              <w:r>
                <w:rPr>
                  <w:rFonts w:ascii="Arial" w:hAnsi="Arial" w:cs="Arial"/>
                  <w:sz w:val="16"/>
                  <w:szCs w:val="16"/>
                </w:rPr>
                <w:t>N1+</w:t>
              </w:r>
            </w:ins>
            <w:ins w:id="2675" w:author="Stig Syndergaard" w:date="2023-04-13T16:17:00Z">
              <w:r>
                <w:rPr>
                  <w:rFonts w:ascii="Arial" w:hAnsi="Arial" w:cs="Arial"/>
                  <w:sz w:val="16"/>
                  <w:szCs w:val="16"/>
                </w:rPr>
                <w:t>10</w:t>
              </w:r>
            </w:ins>
          </w:p>
        </w:tc>
        <w:tc>
          <w:tcPr>
            <w:tcW w:w="2085" w:type="dxa"/>
            <w:shd w:val="clear" w:color="auto" w:fill="F3F3F3"/>
            <w:tcMar>
              <w:top w:w="0" w:type="dxa"/>
              <w:left w:w="108" w:type="dxa"/>
              <w:bottom w:w="0" w:type="dxa"/>
              <w:right w:w="108" w:type="dxa"/>
            </w:tcMar>
          </w:tcPr>
          <w:p w14:paraId="5450DF16" w14:textId="77777777" w:rsidR="006A0BD6" w:rsidRPr="00CC6B47" w:rsidRDefault="006A0BD6" w:rsidP="00CC6B47">
            <w:pPr>
              <w:pStyle w:val="Standard"/>
              <w:snapToGrid w:val="0"/>
              <w:rPr>
                <w:ins w:id="2676" w:author="Stig Syndergaard" w:date="2023-04-13T16:16:00Z"/>
                <w:rFonts w:ascii="Arial" w:hAnsi="Arial" w:cs="Arial"/>
                <w:b/>
                <w:color w:val="000000" w:themeColor="text1"/>
                <w:sz w:val="16"/>
                <w:szCs w:val="16"/>
              </w:rPr>
            </w:pPr>
            <w:ins w:id="2677" w:author="Stig Syndergaard" w:date="2023-04-13T16:16:00Z">
              <w:r w:rsidRPr="00CC6B47">
                <w:rPr>
                  <w:rFonts w:ascii="Arial" w:hAnsi="Arial" w:cs="Arial"/>
                  <w:b/>
                  <w:color w:val="000000" w:themeColor="text1"/>
                  <w:sz w:val="16"/>
                  <w:szCs w:val="16"/>
                </w:rPr>
                <w:t>Decimal scale of following significands</w:t>
              </w:r>
            </w:ins>
          </w:p>
        </w:tc>
        <w:tc>
          <w:tcPr>
            <w:tcW w:w="1013" w:type="dxa"/>
            <w:shd w:val="clear" w:color="auto" w:fill="F3F3F3"/>
            <w:tcMar>
              <w:top w:w="0" w:type="dxa"/>
              <w:left w:w="108" w:type="dxa"/>
              <w:bottom w:w="0" w:type="dxa"/>
              <w:right w:w="108" w:type="dxa"/>
            </w:tcMar>
          </w:tcPr>
          <w:p w14:paraId="3D8B3E43" w14:textId="77777777" w:rsidR="006A0BD6" w:rsidRPr="00CC6B47" w:rsidRDefault="006A0BD6" w:rsidP="00CC6B47">
            <w:pPr>
              <w:pStyle w:val="Standard"/>
              <w:snapToGrid w:val="0"/>
              <w:jc w:val="center"/>
              <w:rPr>
                <w:ins w:id="2678" w:author="Stig Syndergaard" w:date="2023-04-13T16:16:00Z"/>
                <w:rFonts w:ascii="Arial" w:hAnsi="Arial" w:cs="Arial"/>
                <w:b/>
                <w:color w:val="000000" w:themeColor="text1"/>
                <w:sz w:val="16"/>
                <w:szCs w:val="16"/>
              </w:rPr>
            </w:pPr>
            <w:ins w:id="2679" w:author="Stig Syndergaard" w:date="2023-04-13T16:16:00Z">
              <w:r w:rsidRPr="00CC6B47">
                <w:rPr>
                  <w:rFonts w:ascii="Arial" w:hAnsi="Arial" w:cs="Arial"/>
                  <w:b/>
                  <w:color w:val="000000" w:themeColor="text1"/>
                  <w:sz w:val="16"/>
                  <w:szCs w:val="16"/>
                </w:rPr>
                <w:t>0</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08</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090</w:t>
              </w:r>
            </w:ins>
          </w:p>
        </w:tc>
        <w:tc>
          <w:tcPr>
            <w:tcW w:w="845" w:type="dxa"/>
            <w:shd w:val="clear" w:color="auto" w:fill="F3F3F3"/>
            <w:tcMar>
              <w:top w:w="0" w:type="dxa"/>
              <w:left w:w="108" w:type="dxa"/>
              <w:bottom w:w="0" w:type="dxa"/>
              <w:right w:w="108" w:type="dxa"/>
            </w:tcMar>
          </w:tcPr>
          <w:p w14:paraId="21E06011" w14:textId="77777777" w:rsidR="006A0BD6" w:rsidRPr="00CC6B47" w:rsidRDefault="006A0BD6" w:rsidP="00CC6B47">
            <w:pPr>
              <w:pStyle w:val="Standard"/>
              <w:snapToGrid w:val="0"/>
              <w:jc w:val="right"/>
              <w:rPr>
                <w:ins w:id="2680" w:author="Stig Syndergaard" w:date="2023-04-13T16:16:00Z"/>
                <w:rFonts w:ascii="Arial" w:hAnsi="Arial" w:cs="Arial"/>
                <w:bCs/>
                <w:color w:val="000000" w:themeColor="text1"/>
                <w:sz w:val="16"/>
                <w:szCs w:val="16"/>
              </w:rPr>
            </w:pPr>
            <w:ins w:id="2681" w:author="Stig Syndergaard" w:date="2023-04-13T16:16:00Z">
              <w:r w:rsidRPr="00CC6B47">
                <w:rPr>
                  <w:rFonts w:ascii="Arial" w:hAnsi="Arial" w:cs="Arial"/>
                  <w:bCs/>
                  <w:color w:val="000000" w:themeColor="text1"/>
                  <w:sz w:val="16"/>
                  <w:szCs w:val="16"/>
                </w:rPr>
                <w:t>0</w:t>
              </w:r>
            </w:ins>
          </w:p>
        </w:tc>
        <w:tc>
          <w:tcPr>
            <w:tcW w:w="1265" w:type="dxa"/>
            <w:shd w:val="clear" w:color="auto" w:fill="F3F3F3"/>
            <w:tcMar>
              <w:top w:w="0" w:type="dxa"/>
              <w:left w:w="108" w:type="dxa"/>
              <w:bottom w:w="0" w:type="dxa"/>
              <w:right w:w="108" w:type="dxa"/>
            </w:tcMar>
          </w:tcPr>
          <w:p w14:paraId="37D229D8" w14:textId="77777777" w:rsidR="006A0BD6" w:rsidRPr="00CC6B47" w:rsidRDefault="006A0BD6" w:rsidP="00CC6B47">
            <w:pPr>
              <w:pStyle w:val="Standard"/>
              <w:snapToGrid w:val="0"/>
              <w:jc w:val="right"/>
              <w:rPr>
                <w:ins w:id="2682" w:author="Stig Syndergaard" w:date="2023-04-13T16:16:00Z"/>
                <w:rFonts w:ascii="Arial" w:hAnsi="Arial" w:cs="Arial"/>
                <w:bCs/>
                <w:color w:val="000000" w:themeColor="text1"/>
                <w:sz w:val="16"/>
                <w:szCs w:val="16"/>
              </w:rPr>
            </w:pPr>
            <w:ins w:id="2683" w:author="Stig Syndergaard" w:date="2023-04-13T16:16:00Z">
              <w:r w:rsidRPr="00CC6B47">
                <w:rPr>
                  <w:rFonts w:ascii="Arial" w:hAnsi="Arial" w:cs="Arial"/>
                  <w:bCs/>
                  <w:color w:val="000000" w:themeColor="text1"/>
                  <w:sz w:val="16"/>
                  <w:szCs w:val="16"/>
                </w:rPr>
                <w:t>-127</w:t>
              </w:r>
            </w:ins>
          </w:p>
        </w:tc>
        <w:tc>
          <w:tcPr>
            <w:tcW w:w="887" w:type="dxa"/>
            <w:shd w:val="clear" w:color="auto" w:fill="F3F3F3"/>
            <w:tcMar>
              <w:top w:w="0" w:type="dxa"/>
              <w:left w:w="108" w:type="dxa"/>
              <w:bottom w:w="0" w:type="dxa"/>
              <w:right w:w="108" w:type="dxa"/>
            </w:tcMar>
          </w:tcPr>
          <w:p w14:paraId="149C09C1" w14:textId="77777777" w:rsidR="006A0BD6" w:rsidRPr="00CC6B47" w:rsidRDefault="006A0BD6" w:rsidP="00CC6B47">
            <w:pPr>
              <w:pStyle w:val="Standard"/>
              <w:snapToGrid w:val="0"/>
              <w:jc w:val="right"/>
              <w:rPr>
                <w:ins w:id="2684" w:author="Stig Syndergaard" w:date="2023-04-13T16:16:00Z"/>
                <w:rFonts w:ascii="Arial" w:hAnsi="Arial" w:cs="Arial"/>
                <w:bCs/>
                <w:color w:val="000000" w:themeColor="text1"/>
                <w:sz w:val="16"/>
                <w:szCs w:val="16"/>
              </w:rPr>
            </w:pPr>
            <w:ins w:id="2685" w:author="Stig Syndergaard" w:date="2023-04-13T16:16:00Z">
              <w:r w:rsidRPr="00CC6B47">
                <w:rPr>
                  <w:rFonts w:ascii="Arial" w:hAnsi="Arial" w:cs="Arial"/>
                  <w:bCs/>
                  <w:color w:val="000000" w:themeColor="text1"/>
                  <w:sz w:val="16"/>
                  <w:szCs w:val="16"/>
                </w:rPr>
                <w:t>8</w:t>
              </w:r>
            </w:ins>
          </w:p>
        </w:tc>
        <w:tc>
          <w:tcPr>
            <w:tcW w:w="1063" w:type="dxa"/>
            <w:shd w:val="clear" w:color="auto" w:fill="F3F3F3"/>
            <w:tcMar>
              <w:top w:w="0" w:type="dxa"/>
              <w:left w:w="108" w:type="dxa"/>
              <w:bottom w:w="0" w:type="dxa"/>
              <w:right w:w="108" w:type="dxa"/>
            </w:tcMar>
          </w:tcPr>
          <w:p w14:paraId="412EF320" w14:textId="77777777" w:rsidR="006A0BD6" w:rsidRPr="00CC6B47" w:rsidRDefault="006A0BD6" w:rsidP="00CC6B47">
            <w:pPr>
              <w:pStyle w:val="Standard"/>
              <w:snapToGrid w:val="0"/>
              <w:rPr>
                <w:ins w:id="2686" w:author="Stig Syndergaard" w:date="2023-04-13T16:16:00Z"/>
                <w:rFonts w:ascii="Arial" w:hAnsi="Arial" w:cs="Arial"/>
                <w:bCs/>
                <w:color w:val="000000" w:themeColor="text1"/>
                <w:sz w:val="16"/>
                <w:szCs w:val="16"/>
              </w:rPr>
            </w:pPr>
            <w:ins w:id="2687" w:author="Stig Syndergaard" w:date="2023-04-13T16:16:00Z">
              <w:r w:rsidRPr="00CC6B47">
                <w:rPr>
                  <w:rFonts w:ascii="Arial" w:hAnsi="Arial" w:cs="Arial"/>
                  <w:bCs/>
                  <w:color w:val="000000" w:themeColor="text1"/>
                  <w:sz w:val="16"/>
                  <w:szCs w:val="16"/>
                </w:rPr>
                <w:t>Numeric</w:t>
              </w:r>
            </w:ins>
          </w:p>
        </w:tc>
        <w:tc>
          <w:tcPr>
            <w:tcW w:w="2481" w:type="dxa"/>
            <w:shd w:val="clear" w:color="auto" w:fill="F3F3F3"/>
            <w:tcMar>
              <w:top w:w="0" w:type="dxa"/>
              <w:left w:w="108" w:type="dxa"/>
              <w:bottom w:w="0" w:type="dxa"/>
              <w:right w:w="108" w:type="dxa"/>
            </w:tcMar>
          </w:tcPr>
          <w:p w14:paraId="4131ED70" w14:textId="77777777" w:rsidR="006A0BD6" w:rsidRPr="00CC6B47" w:rsidRDefault="006A0BD6" w:rsidP="00CC6B47">
            <w:pPr>
              <w:pStyle w:val="Standard"/>
              <w:snapToGrid w:val="0"/>
              <w:rPr>
                <w:ins w:id="2688" w:author="Stig Syndergaard" w:date="2023-04-13T16:16:00Z"/>
                <w:bCs/>
                <w:color w:val="000000" w:themeColor="text1"/>
              </w:rPr>
            </w:pPr>
            <w:ins w:id="2689" w:author="Stig Syndergaard" w:date="2023-04-13T16:16:00Z">
              <w:r w:rsidRPr="00CC6B47">
                <w:rPr>
                  <w:rFonts w:ascii="Arial" w:hAnsi="Arial" w:cs="Arial"/>
                  <w:bCs/>
                  <w:color w:val="000000" w:themeColor="text1"/>
                  <w:sz w:val="16"/>
                  <w:szCs w:val="16"/>
                </w:rPr>
                <w:t>Decimal scale (see next descriptor)</w:t>
              </w:r>
            </w:ins>
          </w:p>
        </w:tc>
      </w:tr>
      <w:tr w:rsidR="006A0BD6" w:rsidRPr="000A7684" w14:paraId="796E6221" w14:textId="77777777" w:rsidTr="00CC6B47">
        <w:trPr>
          <w:cantSplit/>
          <w:trHeight w:val="123"/>
          <w:jc w:val="center"/>
          <w:ins w:id="2690" w:author="Stig Syndergaard" w:date="2023-04-13T16:16:00Z"/>
        </w:trPr>
        <w:tc>
          <w:tcPr>
            <w:tcW w:w="709" w:type="dxa"/>
            <w:shd w:val="clear" w:color="auto" w:fill="E0E0E0"/>
            <w:tcMar>
              <w:top w:w="0" w:type="dxa"/>
              <w:left w:w="108" w:type="dxa"/>
              <w:bottom w:w="0" w:type="dxa"/>
              <w:right w:w="108" w:type="dxa"/>
            </w:tcMar>
          </w:tcPr>
          <w:p w14:paraId="3AF771E3" w14:textId="62F6E09A" w:rsidR="006A0BD6" w:rsidRPr="00B31439" w:rsidRDefault="006A0BD6" w:rsidP="00CC6B47">
            <w:pPr>
              <w:pStyle w:val="Standard"/>
              <w:snapToGrid w:val="0"/>
              <w:jc w:val="right"/>
              <w:rPr>
                <w:ins w:id="2691" w:author="Stig Syndergaard" w:date="2023-04-13T16:16:00Z"/>
                <w:rFonts w:ascii="Arial" w:hAnsi="Arial" w:cs="Arial"/>
                <w:sz w:val="16"/>
                <w:szCs w:val="16"/>
              </w:rPr>
            </w:pPr>
            <w:ins w:id="2692" w:author="Stig Syndergaard" w:date="2023-04-13T16:16:00Z">
              <w:r w:rsidRPr="000D502C">
                <w:rPr>
                  <w:rFonts w:ascii="Arial" w:hAnsi="Arial" w:cs="Arial"/>
                  <w:sz w:val="16"/>
                  <w:szCs w:val="16"/>
                </w:rPr>
                <w:t>N</w:t>
              </w:r>
              <w:r>
                <w:rPr>
                  <w:rFonts w:ascii="Arial" w:hAnsi="Arial" w:cs="Arial"/>
                  <w:sz w:val="16"/>
                  <w:szCs w:val="16"/>
                </w:rPr>
                <w:t>1</w:t>
              </w:r>
              <w:r w:rsidRPr="000D502C">
                <w:rPr>
                  <w:rFonts w:ascii="Arial" w:hAnsi="Arial" w:cs="Arial"/>
                  <w:sz w:val="16"/>
                  <w:szCs w:val="16"/>
                </w:rPr>
                <w:t>+1</w:t>
              </w:r>
            </w:ins>
            <w:ins w:id="2693" w:author="Stig Syndergaard" w:date="2023-04-13T16:17:00Z">
              <w:r>
                <w:rPr>
                  <w:rFonts w:ascii="Arial" w:hAnsi="Arial" w:cs="Arial"/>
                  <w:sz w:val="16"/>
                  <w:szCs w:val="16"/>
                </w:rPr>
                <w:t>1</w:t>
              </w:r>
            </w:ins>
          </w:p>
        </w:tc>
        <w:tc>
          <w:tcPr>
            <w:tcW w:w="2085" w:type="dxa"/>
            <w:shd w:val="clear" w:color="auto" w:fill="E0E0E0"/>
            <w:tcMar>
              <w:top w:w="0" w:type="dxa"/>
              <w:left w:w="108" w:type="dxa"/>
              <w:bottom w:w="0" w:type="dxa"/>
              <w:right w:w="108" w:type="dxa"/>
            </w:tcMar>
          </w:tcPr>
          <w:p w14:paraId="41D8E48F" w14:textId="77777777" w:rsidR="006A0BD6" w:rsidRPr="00CC6B47" w:rsidRDefault="006A0BD6" w:rsidP="00CC6B47">
            <w:pPr>
              <w:pStyle w:val="Standard"/>
              <w:snapToGrid w:val="0"/>
              <w:rPr>
                <w:ins w:id="2694" w:author="Stig Syndergaard" w:date="2023-04-13T16:16:00Z"/>
                <w:rFonts w:ascii="Arial" w:hAnsi="Arial" w:cs="Arial"/>
                <w:b/>
                <w:bCs/>
                <w:color w:val="0000FF"/>
                <w:sz w:val="16"/>
                <w:szCs w:val="16"/>
              </w:rPr>
            </w:pPr>
            <w:ins w:id="2695" w:author="Stig Syndergaard" w:date="2023-04-13T16:16:00Z">
              <w:r w:rsidRPr="00CC6B47">
                <w:rPr>
                  <w:rFonts w:ascii="Arial" w:hAnsi="Arial" w:cs="Arial"/>
                  <w:b/>
                  <w:bCs/>
                  <w:color w:val="0000FF"/>
                  <w:sz w:val="16"/>
                  <w:szCs w:val="16"/>
                </w:rPr>
                <w:t>Scaled diagnostic</w:t>
              </w:r>
            </w:ins>
          </w:p>
        </w:tc>
        <w:tc>
          <w:tcPr>
            <w:tcW w:w="1013" w:type="dxa"/>
            <w:shd w:val="clear" w:color="auto" w:fill="E0E0E0"/>
            <w:tcMar>
              <w:top w:w="0" w:type="dxa"/>
              <w:left w:w="108" w:type="dxa"/>
              <w:bottom w:w="0" w:type="dxa"/>
              <w:right w:w="108" w:type="dxa"/>
            </w:tcMar>
          </w:tcPr>
          <w:p w14:paraId="38C52CA6" w14:textId="77777777" w:rsidR="006A0BD6" w:rsidRPr="00CC6B47" w:rsidRDefault="006A0BD6" w:rsidP="00CC6B47">
            <w:pPr>
              <w:pStyle w:val="Standard"/>
              <w:snapToGrid w:val="0"/>
              <w:jc w:val="center"/>
              <w:rPr>
                <w:ins w:id="2696" w:author="Stig Syndergaard" w:date="2023-04-13T16:16:00Z"/>
                <w:rFonts w:ascii="Arial" w:hAnsi="Arial" w:cs="Arial"/>
                <w:b/>
                <w:bCs/>
                <w:color w:val="0000FF"/>
                <w:sz w:val="16"/>
                <w:szCs w:val="16"/>
              </w:rPr>
            </w:pPr>
            <w:ins w:id="2697" w:author="Stig Syndergaard" w:date="2023-04-13T16:16:00Z">
              <w:r w:rsidRPr="00CC6B47">
                <w:rPr>
                  <w:rFonts w:ascii="Arial" w:hAnsi="Arial" w:cs="Arial"/>
                  <w:b/>
                  <w:bCs/>
                  <w:color w:val="0000FF"/>
                  <w:sz w:val="16"/>
                  <w:szCs w:val="16"/>
                </w:rPr>
                <w:t xml:space="preserve">0 33 008 (New) </w:t>
              </w:r>
            </w:ins>
          </w:p>
        </w:tc>
        <w:tc>
          <w:tcPr>
            <w:tcW w:w="845" w:type="dxa"/>
            <w:shd w:val="clear" w:color="auto" w:fill="E0E0E0"/>
            <w:tcMar>
              <w:top w:w="0" w:type="dxa"/>
              <w:left w:w="108" w:type="dxa"/>
              <w:bottom w:w="0" w:type="dxa"/>
              <w:right w:w="108" w:type="dxa"/>
            </w:tcMar>
          </w:tcPr>
          <w:p w14:paraId="7F4EA8F4" w14:textId="77777777" w:rsidR="006A0BD6" w:rsidRPr="00CC6B47" w:rsidRDefault="006A0BD6" w:rsidP="00CC6B47">
            <w:pPr>
              <w:pStyle w:val="Standard"/>
              <w:snapToGrid w:val="0"/>
              <w:jc w:val="right"/>
              <w:rPr>
                <w:ins w:id="2698" w:author="Stig Syndergaard" w:date="2023-04-13T16:16:00Z"/>
                <w:rFonts w:ascii="Arial" w:hAnsi="Arial" w:cs="Arial"/>
                <w:b/>
                <w:color w:val="0000FF"/>
                <w:sz w:val="16"/>
                <w:szCs w:val="16"/>
              </w:rPr>
            </w:pPr>
            <w:ins w:id="2699" w:author="Stig Syndergaard" w:date="2023-04-13T16:16:00Z">
              <w:r w:rsidRPr="00CC6B47">
                <w:rPr>
                  <w:rFonts w:ascii="Arial" w:hAnsi="Arial" w:cs="Arial"/>
                  <w:b/>
                  <w:color w:val="0000FF"/>
                  <w:sz w:val="16"/>
                  <w:szCs w:val="16"/>
                </w:rPr>
                <w:t>1</w:t>
              </w:r>
            </w:ins>
          </w:p>
        </w:tc>
        <w:tc>
          <w:tcPr>
            <w:tcW w:w="1265" w:type="dxa"/>
            <w:shd w:val="clear" w:color="auto" w:fill="E0E0E0"/>
            <w:tcMar>
              <w:top w:w="0" w:type="dxa"/>
              <w:left w:w="108" w:type="dxa"/>
              <w:bottom w:w="0" w:type="dxa"/>
              <w:right w:w="108" w:type="dxa"/>
            </w:tcMar>
          </w:tcPr>
          <w:p w14:paraId="07B491E1" w14:textId="77777777" w:rsidR="006A0BD6" w:rsidRPr="00CC6B47" w:rsidRDefault="006A0BD6" w:rsidP="00CC6B47">
            <w:pPr>
              <w:pStyle w:val="Standard"/>
              <w:snapToGrid w:val="0"/>
              <w:jc w:val="right"/>
              <w:rPr>
                <w:ins w:id="2700" w:author="Stig Syndergaard" w:date="2023-04-13T16:16:00Z"/>
                <w:rFonts w:ascii="Arial" w:hAnsi="Arial" w:cs="Arial"/>
                <w:b/>
                <w:color w:val="0000FF"/>
                <w:sz w:val="16"/>
                <w:szCs w:val="16"/>
              </w:rPr>
            </w:pPr>
            <w:ins w:id="2701" w:author="Stig Syndergaard" w:date="2023-04-13T16:16:00Z">
              <w:r w:rsidRPr="00CC6B47">
                <w:rPr>
                  <w:rFonts w:ascii="Arial" w:hAnsi="Arial" w:cs="Arial"/>
                  <w:b/>
                  <w:color w:val="0000FF"/>
                  <w:sz w:val="16"/>
                  <w:szCs w:val="16"/>
                </w:rPr>
                <w:t>-131 071</w:t>
              </w:r>
            </w:ins>
          </w:p>
        </w:tc>
        <w:tc>
          <w:tcPr>
            <w:tcW w:w="887" w:type="dxa"/>
            <w:shd w:val="clear" w:color="auto" w:fill="E0E0E0"/>
            <w:tcMar>
              <w:top w:w="0" w:type="dxa"/>
              <w:left w:w="108" w:type="dxa"/>
              <w:bottom w:w="0" w:type="dxa"/>
              <w:right w:w="108" w:type="dxa"/>
            </w:tcMar>
          </w:tcPr>
          <w:p w14:paraId="354D1452" w14:textId="77777777" w:rsidR="006A0BD6" w:rsidRPr="00CC6B47" w:rsidRDefault="006A0BD6" w:rsidP="00CC6B47">
            <w:pPr>
              <w:pStyle w:val="Standard"/>
              <w:snapToGrid w:val="0"/>
              <w:jc w:val="right"/>
              <w:rPr>
                <w:ins w:id="2702" w:author="Stig Syndergaard" w:date="2023-04-13T16:16:00Z"/>
                <w:rFonts w:ascii="Arial" w:hAnsi="Arial" w:cs="Arial"/>
                <w:b/>
                <w:color w:val="0000FF"/>
                <w:sz w:val="16"/>
                <w:szCs w:val="16"/>
              </w:rPr>
            </w:pPr>
            <w:ins w:id="2703" w:author="Stig Syndergaard" w:date="2023-04-13T16:16:00Z">
              <w:r w:rsidRPr="00CC6B47">
                <w:rPr>
                  <w:rFonts w:ascii="Arial" w:hAnsi="Arial" w:cs="Arial"/>
                  <w:b/>
                  <w:color w:val="0000FF"/>
                  <w:sz w:val="16"/>
                  <w:szCs w:val="16"/>
                </w:rPr>
                <w:t>18</w:t>
              </w:r>
            </w:ins>
          </w:p>
        </w:tc>
        <w:tc>
          <w:tcPr>
            <w:tcW w:w="1063" w:type="dxa"/>
            <w:shd w:val="clear" w:color="auto" w:fill="E0E0E0"/>
            <w:tcMar>
              <w:top w:w="0" w:type="dxa"/>
              <w:left w:w="108" w:type="dxa"/>
              <w:bottom w:w="0" w:type="dxa"/>
              <w:right w:w="108" w:type="dxa"/>
            </w:tcMar>
          </w:tcPr>
          <w:p w14:paraId="69114E60" w14:textId="77777777" w:rsidR="006A0BD6" w:rsidRPr="00CC6B47" w:rsidRDefault="006A0BD6" w:rsidP="00CC6B47">
            <w:pPr>
              <w:pStyle w:val="Standard"/>
              <w:snapToGrid w:val="0"/>
              <w:rPr>
                <w:ins w:id="2704" w:author="Stig Syndergaard" w:date="2023-04-13T16:16:00Z"/>
                <w:rFonts w:ascii="Arial" w:hAnsi="Arial" w:cs="Arial"/>
                <w:b/>
                <w:color w:val="0000FF"/>
                <w:sz w:val="16"/>
                <w:szCs w:val="16"/>
              </w:rPr>
            </w:pPr>
            <w:ins w:id="2705" w:author="Stig Syndergaard" w:date="2023-04-13T16:16:00Z">
              <w:r w:rsidRPr="00CC6B47">
                <w:rPr>
                  <w:rFonts w:ascii="Arial" w:hAnsi="Arial" w:cs="Arial"/>
                  <w:b/>
                  <w:color w:val="0000FF"/>
                  <w:sz w:val="16"/>
                  <w:szCs w:val="16"/>
                </w:rPr>
                <w:t>Numeric</w:t>
              </w:r>
            </w:ins>
          </w:p>
        </w:tc>
        <w:tc>
          <w:tcPr>
            <w:tcW w:w="2481" w:type="dxa"/>
            <w:shd w:val="clear" w:color="auto" w:fill="E0E0E0"/>
            <w:tcMar>
              <w:top w:w="0" w:type="dxa"/>
              <w:left w:w="108" w:type="dxa"/>
              <w:bottom w:w="0" w:type="dxa"/>
              <w:right w:w="108" w:type="dxa"/>
            </w:tcMar>
          </w:tcPr>
          <w:p w14:paraId="57F8A8BE" w14:textId="77777777" w:rsidR="006A0BD6" w:rsidRPr="00CC6B47" w:rsidRDefault="006A0BD6" w:rsidP="00CC6B47">
            <w:pPr>
              <w:pStyle w:val="Standard"/>
              <w:snapToGrid w:val="0"/>
              <w:rPr>
                <w:ins w:id="2706" w:author="Stig Syndergaard" w:date="2023-04-13T16:16:00Z"/>
                <w:rFonts w:ascii="Arial" w:hAnsi="Arial" w:cs="Arial"/>
                <w:b/>
                <w:color w:val="0000FF"/>
                <w:sz w:val="16"/>
                <w:szCs w:val="16"/>
              </w:rPr>
            </w:pPr>
            <w:ins w:id="2707" w:author="Stig Syndergaard" w:date="2023-04-13T16:16:00Z">
              <w:r w:rsidRPr="00CC6B47">
                <w:rPr>
                  <w:rFonts w:ascii="Arial" w:hAnsi="Arial" w:cs="Arial"/>
                  <w:b/>
                  <w:color w:val="0000FF"/>
                  <w:sz w:val="16"/>
                  <w:szCs w:val="16"/>
                </w:rPr>
                <w:t>Scaled value (actual value = scaled value x 10</w:t>
              </w:r>
              <w:r w:rsidRPr="00CC6B47">
                <w:rPr>
                  <w:rFonts w:ascii="Arial" w:hAnsi="Arial" w:cs="Arial"/>
                  <w:b/>
                  <w:color w:val="0000FF"/>
                  <w:sz w:val="16"/>
                  <w:szCs w:val="16"/>
                  <w:vertAlign w:val="superscript"/>
                </w:rPr>
                <w:t>decimal scale</w:t>
              </w:r>
              <w:r w:rsidRPr="00CC6B47">
                <w:rPr>
                  <w:rFonts w:ascii="Arial" w:hAnsi="Arial" w:cs="Arial"/>
                  <w:b/>
                  <w:color w:val="0000FF"/>
                  <w:sz w:val="16"/>
                  <w:szCs w:val="16"/>
                </w:rPr>
                <w:t>)</w:t>
              </w:r>
            </w:ins>
          </w:p>
        </w:tc>
      </w:tr>
      <w:tr w:rsidR="006A0BD6" w:rsidRPr="000A7684" w14:paraId="292BE8FF" w14:textId="77777777" w:rsidTr="00CC6B47">
        <w:trPr>
          <w:cantSplit/>
          <w:jc w:val="center"/>
          <w:ins w:id="2708" w:author="Stig Syndergaard" w:date="2023-04-13T16:16:00Z"/>
        </w:trPr>
        <w:tc>
          <w:tcPr>
            <w:tcW w:w="709" w:type="dxa"/>
            <w:shd w:val="clear" w:color="auto" w:fill="F3F3F3"/>
            <w:tcMar>
              <w:top w:w="0" w:type="dxa"/>
              <w:left w:w="108" w:type="dxa"/>
              <w:bottom w:w="0" w:type="dxa"/>
              <w:right w:w="108" w:type="dxa"/>
            </w:tcMar>
          </w:tcPr>
          <w:p w14:paraId="1AB7756A" w14:textId="3321D77E" w:rsidR="006A0BD6" w:rsidRDefault="006A0BD6" w:rsidP="00CC6B47">
            <w:pPr>
              <w:pStyle w:val="Standard"/>
              <w:snapToGrid w:val="0"/>
              <w:jc w:val="right"/>
              <w:rPr>
                <w:ins w:id="2709" w:author="Stig Syndergaard" w:date="2023-04-13T16:16:00Z"/>
                <w:rFonts w:ascii="Arial" w:hAnsi="Arial" w:cs="Arial"/>
                <w:sz w:val="16"/>
                <w:szCs w:val="16"/>
              </w:rPr>
            </w:pPr>
            <w:ins w:id="2710" w:author="Stig Syndergaard" w:date="2023-04-13T16:16:00Z">
              <w:r>
                <w:rPr>
                  <w:rFonts w:ascii="Arial" w:hAnsi="Arial" w:cs="Arial"/>
                  <w:sz w:val="16"/>
                  <w:szCs w:val="16"/>
                </w:rPr>
                <w:t>N1+1</w:t>
              </w:r>
            </w:ins>
            <w:ins w:id="2711" w:author="Stig Syndergaard" w:date="2023-04-13T16:17:00Z">
              <w:r>
                <w:rPr>
                  <w:rFonts w:ascii="Arial" w:hAnsi="Arial" w:cs="Arial"/>
                  <w:sz w:val="16"/>
                  <w:szCs w:val="16"/>
                </w:rPr>
                <w:t>2</w:t>
              </w:r>
            </w:ins>
          </w:p>
        </w:tc>
        <w:tc>
          <w:tcPr>
            <w:tcW w:w="2085" w:type="dxa"/>
            <w:shd w:val="clear" w:color="auto" w:fill="F3F3F3"/>
            <w:tcMar>
              <w:top w:w="0" w:type="dxa"/>
              <w:left w:w="108" w:type="dxa"/>
              <w:bottom w:w="0" w:type="dxa"/>
              <w:right w:w="108" w:type="dxa"/>
            </w:tcMar>
          </w:tcPr>
          <w:p w14:paraId="0B202CDE" w14:textId="77777777" w:rsidR="006A0BD6" w:rsidRPr="00CC6B47" w:rsidRDefault="006A0BD6" w:rsidP="00CC6B47">
            <w:pPr>
              <w:pStyle w:val="Standard"/>
              <w:snapToGrid w:val="0"/>
              <w:rPr>
                <w:ins w:id="2712" w:author="Stig Syndergaard" w:date="2023-04-13T16:16:00Z"/>
                <w:rFonts w:ascii="Arial" w:hAnsi="Arial" w:cs="Arial"/>
                <w:b/>
                <w:color w:val="000000" w:themeColor="text1"/>
                <w:sz w:val="16"/>
                <w:szCs w:val="16"/>
              </w:rPr>
            </w:pPr>
            <w:ins w:id="2713" w:author="Stig Syndergaard" w:date="2023-04-13T16:16:00Z">
              <w:r w:rsidRPr="00CC6B47">
                <w:rPr>
                  <w:rFonts w:ascii="Arial" w:hAnsi="Arial" w:cs="Arial"/>
                  <w:b/>
                  <w:color w:val="000000" w:themeColor="text1"/>
                  <w:sz w:val="16"/>
                  <w:szCs w:val="16"/>
                </w:rPr>
                <w:t>Decimal scale of following significands</w:t>
              </w:r>
            </w:ins>
          </w:p>
        </w:tc>
        <w:tc>
          <w:tcPr>
            <w:tcW w:w="1013" w:type="dxa"/>
            <w:shd w:val="clear" w:color="auto" w:fill="F3F3F3"/>
            <w:tcMar>
              <w:top w:w="0" w:type="dxa"/>
              <w:left w:w="108" w:type="dxa"/>
              <w:bottom w:w="0" w:type="dxa"/>
              <w:right w:w="108" w:type="dxa"/>
            </w:tcMar>
          </w:tcPr>
          <w:p w14:paraId="6C65ED74" w14:textId="77777777" w:rsidR="006A0BD6" w:rsidRPr="00CC6B47" w:rsidRDefault="006A0BD6" w:rsidP="00CC6B47">
            <w:pPr>
              <w:pStyle w:val="Standard"/>
              <w:snapToGrid w:val="0"/>
              <w:jc w:val="center"/>
              <w:rPr>
                <w:ins w:id="2714" w:author="Stig Syndergaard" w:date="2023-04-13T16:16:00Z"/>
                <w:rFonts w:ascii="Arial" w:hAnsi="Arial" w:cs="Arial"/>
                <w:b/>
                <w:color w:val="000000" w:themeColor="text1"/>
                <w:sz w:val="16"/>
                <w:szCs w:val="16"/>
              </w:rPr>
            </w:pPr>
            <w:ins w:id="2715" w:author="Stig Syndergaard" w:date="2023-04-13T16:16:00Z">
              <w:r w:rsidRPr="00CC6B47">
                <w:rPr>
                  <w:rFonts w:ascii="Arial" w:hAnsi="Arial" w:cs="Arial"/>
                  <w:b/>
                  <w:color w:val="000000" w:themeColor="text1"/>
                  <w:sz w:val="16"/>
                  <w:szCs w:val="16"/>
                </w:rPr>
                <w:t>0</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08</w:t>
              </w:r>
              <w:r w:rsidRPr="00CC6B47">
                <w:rPr>
                  <w:rFonts w:ascii="Arial" w:eastAsia="Arial" w:hAnsi="Arial" w:cs="Arial"/>
                  <w:b/>
                  <w:color w:val="000000" w:themeColor="text1"/>
                  <w:sz w:val="16"/>
                  <w:szCs w:val="16"/>
                </w:rPr>
                <w:t xml:space="preserve"> </w:t>
              </w:r>
              <w:r w:rsidRPr="00CC6B47">
                <w:rPr>
                  <w:rFonts w:ascii="Arial" w:hAnsi="Arial" w:cs="Arial"/>
                  <w:b/>
                  <w:color w:val="000000" w:themeColor="text1"/>
                  <w:sz w:val="16"/>
                  <w:szCs w:val="16"/>
                </w:rPr>
                <w:t>090</w:t>
              </w:r>
            </w:ins>
          </w:p>
        </w:tc>
        <w:tc>
          <w:tcPr>
            <w:tcW w:w="845" w:type="dxa"/>
            <w:shd w:val="clear" w:color="auto" w:fill="F3F3F3"/>
            <w:tcMar>
              <w:top w:w="0" w:type="dxa"/>
              <w:left w:w="108" w:type="dxa"/>
              <w:bottom w:w="0" w:type="dxa"/>
              <w:right w:w="108" w:type="dxa"/>
            </w:tcMar>
          </w:tcPr>
          <w:p w14:paraId="1D536CCF" w14:textId="77777777" w:rsidR="006A0BD6" w:rsidRPr="00CC6B47" w:rsidRDefault="006A0BD6" w:rsidP="00CC6B47">
            <w:pPr>
              <w:pStyle w:val="Standard"/>
              <w:snapToGrid w:val="0"/>
              <w:jc w:val="right"/>
              <w:rPr>
                <w:ins w:id="2716" w:author="Stig Syndergaard" w:date="2023-04-13T16:16:00Z"/>
                <w:rFonts w:ascii="Arial" w:hAnsi="Arial" w:cs="Arial"/>
                <w:bCs/>
                <w:color w:val="000000" w:themeColor="text1"/>
                <w:sz w:val="16"/>
                <w:szCs w:val="16"/>
              </w:rPr>
            </w:pPr>
            <w:ins w:id="2717" w:author="Stig Syndergaard" w:date="2023-04-13T16:16:00Z">
              <w:r w:rsidRPr="00CC6B47">
                <w:rPr>
                  <w:rFonts w:ascii="Arial" w:hAnsi="Arial" w:cs="Arial"/>
                  <w:bCs/>
                  <w:color w:val="000000" w:themeColor="text1"/>
                  <w:sz w:val="16"/>
                  <w:szCs w:val="16"/>
                </w:rPr>
                <w:t>0</w:t>
              </w:r>
            </w:ins>
          </w:p>
        </w:tc>
        <w:tc>
          <w:tcPr>
            <w:tcW w:w="1265" w:type="dxa"/>
            <w:shd w:val="clear" w:color="auto" w:fill="F3F3F3"/>
            <w:tcMar>
              <w:top w:w="0" w:type="dxa"/>
              <w:left w:w="108" w:type="dxa"/>
              <w:bottom w:w="0" w:type="dxa"/>
              <w:right w:w="108" w:type="dxa"/>
            </w:tcMar>
          </w:tcPr>
          <w:p w14:paraId="248209CF" w14:textId="77777777" w:rsidR="006A0BD6" w:rsidRPr="00CC6B47" w:rsidRDefault="006A0BD6" w:rsidP="00CC6B47">
            <w:pPr>
              <w:pStyle w:val="Standard"/>
              <w:snapToGrid w:val="0"/>
              <w:jc w:val="right"/>
              <w:rPr>
                <w:ins w:id="2718" w:author="Stig Syndergaard" w:date="2023-04-13T16:16:00Z"/>
                <w:rFonts w:ascii="Arial" w:hAnsi="Arial" w:cs="Arial"/>
                <w:bCs/>
                <w:color w:val="000000" w:themeColor="text1"/>
                <w:sz w:val="16"/>
                <w:szCs w:val="16"/>
              </w:rPr>
            </w:pPr>
            <w:ins w:id="2719" w:author="Stig Syndergaard" w:date="2023-04-13T16:16:00Z">
              <w:r w:rsidRPr="00CC6B47">
                <w:rPr>
                  <w:rFonts w:ascii="Arial" w:hAnsi="Arial" w:cs="Arial"/>
                  <w:bCs/>
                  <w:color w:val="000000" w:themeColor="text1"/>
                  <w:sz w:val="16"/>
                  <w:szCs w:val="16"/>
                </w:rPr>
                <w:t>-127</w:t>
              </w:r>
            </w:ins>
          </w:p>
        </w:tc>
        <w:tc>
          <w:tcPr>
            <w:tcW w:w="887" w:type="dxa"/>
            <w:shd w:val="clear" w:color="auto" w:fill="F3F3F3"/>
            <w:tcMar>
              <w:top w:w="0" w:type="dxa"/>
              <w:left w:w="108" w:type="dxa"/>
              <w:bottom w:w="0" w:type="dxa"/>
              <w:right w:w="108" w:type="dxa"/>
            </w:tcMar>
          </w:tcPr>
          <w:p w14:paraId="2BBEFE0D" w14:textId="77777777" w:rsidR="006A0BD6" w:rsidRPr="00CC6B47" w:rsidRDefault="006A0BD6" w:rsidP="00CC6B47">
            <w:pPr>
              <w:pStyle w:val="Standard"/>
              <w:snapToGrid w:val="0"/>
              <w:jc w:val="right"/>
              <w:rPr>
                <w:ins w:id="2720" w:author="Stig Syndergaard" w:date="2023-04-13T16:16:00Z"/>
                <w:rFonts w:ascii="Arial" w:hAnsi="Arial" w:cs="Arial"/>
                <w:bCs/>
                <w:color w:val="000000" w:themeColor="text1"/>
                <w:sz w:val="16"/>
                <w:szCs w:val="16"/>
              </w:rPr>
            </w:pPr>
            <w:ins w:id="2721" w:author="Stig Syndergaard" w:date="2023-04-13T16:16:00Z">
              <w:r w:rsidRPr="00CC6B47">
                <w:rPr>
                  <w:rFonts w:ascii="Arial" w:hAnsi="Arial" w:cs="Arial"/>
                  <w:bCs/>
                  <w:color w:val="000000" w:themeColor="text1"/>
                  <w:sz w:val="16"/>
                  <w:szCs w:val="16"/>
                </w:rPr>
                <w:t>8</w:t>
              </w:r>
            </w:ins>
          </w:p>
        </w:tc>
        <w:tc>
          <w:tcPr>
            <w:tcW w:w="1063" w:type="dxa"/>
            <w:shd w:val="clear" w:color="auto" w:fill="F3F3F3"/>
            <w:tcMar>
              <w:top w:w="0" w:type="dxa"/>
              <w:left w:w="108" w:type="dxa"/>
              <w:bottom w:w="0" w:type="dxa"/>
              <w:right w:w="108" w:type="dxa"/>
            </w:tcMar>
          </w:tcPr>
          <w:p w14:paraId="592506DF" w14:textId="77777777" w:rsidR="006A0BD6" w:rsidRPr="00CC6B47" w:rsidRDefault="006A0BD6" w:rsidP="00CC6B47">
            <w:pPr>
              <w:pStyle w:val="Standard"/>
              <w:snapToGrid w:val="0"/>
              <w:rPr>
                <w:ins w:id="2722" w:author="Stig Syndergaard" w:date="2023-04-13T16:16:00Z"/>
                <w:rFonts w:ascii="Arial" w:hAnsi="Arial" w:cs="Arial"/>
                <w:bCs/>
                <w:color w:val="000000" w:themeColor="text1"/>
                <w:sz w:val="16"/>
                <w:szCs w:val="16"/>
              </w:rPr>
            </w:pPr>
            <w:ins w:id="2723" w:author="Stig Syndergaard" w:date="2023-04-13T16:16:00Z">
              <w:r w:rsidRPr="00CC6B47">
                <w:rPr>
                  <w:rFonts w:ascii="Arial" w:hAnsi="Arial" w:cs="Arial"/>
                  <w:bCs/>
                  <w:color w:val="000000" w:themeColor="text1"/>
                  <w:sz w:val="16"/>
                  <w:szCs w:val="16"/>
                </w:rPr>
                <w:t>Numeric</w:t>
              </w:r>
            </w:ins>
          </w:p>
        </w:tc>
        <w:tc>
          <w:tcPr>
            <w:tcW w:w="2481" w:type="dxa"/>
            <w:shd w:val="clear" w:color="auto" w:fill="F3F3F3"/>
            <w:tcMar>
              <w:top w:w="0" w:type="dxa"/>
              <w:left w:w="108" w:type="dxa"/>
              <w:bottom w:w="0" w:type="dxa"/>
              <w:right w:w="108" w:type="dxa"/>
            </w:tcMar>
          </w:tcPr>
          <w:p w14:paraId="7C858428" w14:textId="77777777" w:rsidR="006A0BD6" w:rsidRPr="00CC6B47" w:rsidRDefault="006A0BD6" w:rsidP="00CC6B47">
            <w:pPr>
              <w:pStyle w:val="Standard"/>
              <w:snapToGrid w:val="0"/>
              <w:rPr>
                <w:ins w:id="2724" w:author="Stig Syndergaard" w:date="2023-04-13T16:16:00Z"/>
                <w:rFonts w:ascii="Arial" w:hAnsi="Arial" w:cs="Arial"/>
                <w:bCs/>
                <w:color w:val="000000" w:themeColor="text1"/>
                <w:sz w:val="16"/>
                <w:szCs w:val="16"/>
              </w:rPr>
            </w:pPr>
            <w:ins w:id="2725" w:author="Stig Syndergaard" w:date="2023-04-13T16:16:00Z">
              <w:r w:rsidRPr="00CC6B47">
                <w:rPr>
                  <w:rFonts w:ascii="Arial" w:hAnsi="Arial" w:cs="Arial"/>
                  <w:bCs/>
                  <w:color w:val="000000" w:themeColor="text1"/>
                  <w:sz w:val="16"/>
                  <w:szCs w:val="16"/>
                </w:rPr>
                <w:t>Missing = off</w:t>
              </w:r>
            </w:ins>
          </w:p>
        </w:tc>
      </w:tr>
      <w:tr w:rsidR="006A0BD6" w14:paraId="1A868A78" w14:textId="77777777" w:rsidTr="00CC6B47">
        <w:trPr>
          <w:cantSplit/>
          <w:jc w:val="center"/>
          <w:ins w:id="2726" w:author="Stig Syndergaard" w:date="2023-04-13T16:16:00Z"/>
        </w:trPr>
        <w:tc>
          <w:tcPr>
            <w:tcW w:w="709" w:type="dxa"/>
            <w:shd w:val="clear" w:color="auto" w:fill="E0E0E0"/>
            <w:tcMar>
              <w:top w:w="0" w:type="dxa"/>
              <w:left w:w="108" w:type="dxa"/>
              <w:bottom w:w="0" w:type="dxa"/>
              <w:right w:w="108" w:type="dxa"/>
            </w:tcMar>
          </w:tcPr>
          <w:p w14:paraId="149638DC" w14:textId="77777777" w:rsidR="006A0BD6" w:rsidRDefault="006A0BD6" w:rsidP="00CC6B47">
            <w:pPr>
              <w:pStyle w:val="Standard"/>
              <w:snapToGrid w:val="0"/>
              <w:jc w:val="right"/>
              <w:rPr>
                <w:ins w:id="2727" w:author="Stig Syndergaard" w:date="2023-04-13T16:16:00Z"/>
                <w:rFonts w:ascii="Arial" w:hAnsi="Arial" w:cs="Arial"/>
                <w:sz w:val="16"/>
                <w:szCs w:val="16"/>
              </w:rPr>
            </w:pPr>
            <w:ins w:id="2728" w:author="Stig Syndergaard" w:date="2023-04-13T16:16:00Z">
              <w:r w:rsidRPr="003B66F9">
                <w:rPr>
                  <w:rFonts w:ascii="Arial" w:hAnsi="Arial" w:cs="Arial"/>
                  <w:i/>
                  <w:iCs/>
                  <w:sz w:val="16"/>
                  <w:szCs w:val="16"/>
                </w:rPr>
                <w:t>N</w:t>
              </w:r>
              <w:r>
                <w:rPr>
                  <w:rFonts w:ascii="Arial" w:hAnsi="Arial" w:cs="Arial"/>
                  <w:i/>
                  <w:iCs/>
                  <w:sz w:val="16"/>
                  <w:szCs w:val="16"/>
                </w:rPr>
                <w:t>4</w:t>
              </w:r>
            </w:ins>
          </w:p>
        </w:tc>
        <w:tc>
          <w:tcPr>
            <w:tcW w:w="2085" w:type="dxa"/>
            <w:shd w:val="clear" w:color="auto" w:fill="E0E0E0"/>
            <w:tcMar>
              <w:top w:w="0" w:type="dxa"/>
              <w:left w:w="108" w:type="dxa"/>
              <w:bottom w:w="0" w:type="dxa"/>
              <w:right w:w="108" w:type="dxa"/>
            </w:tcMar>
          </w:tcPr>
          <w:p w14:paraId="62100891" w14:textId="77777777" w:rsidR="006A0BD6" w:rsidRPr="00CC6B47" w:rsidRDefault="006A0BD6" w:rsidP="00CC6B47">
            <w:pPr>
              <w:pStyle w:val="Standard"/>
              <w:snapToGrid w:val="0"/>
              <w:rPr>
                <w:ins w:id="2729" w:author="Stig Syndergaard" w:date="2023-04-13T16:16:00Z"/>
                <w:rFonts w:ascii="Arial" w:hAnsi="Arial" w:cs="Arial"/>
                <w:b/>
                <w:color w:val="000000" w:themeColor="text1"/>
                <w:sz w:val="16"/>
                <w:szCs w:val="16"/>
              </w:rPr>
            </w:pPr>
            <w:ins w:id="2730" w:author="Stig Syndergaard" w:date="2023-04-13T16:16:00Z">
              <w:r w:rsidRPr="00CC6B47">
                <w:rPr>
                  <w:rFonts w:ascii="Arial" w:hAnsi="Arial" w:cs="Arial"/>
                  <w:bCs/>
                  <w:color w:val="000000" w:themeColor="text1"/>
                  <w:sz w:val="16"/>
                  <w:szCs w:val="16"/>
                </w:rPr>
                <w:t>(</w:t>
              </w:r>
              <w:r w:rsidRPr="00CC6B47">
                <w:rPr>
                  <w:rFonts w:ascii="Arial" w:hAnsi="Arial" w:cs="Arial"/>
                  <w:bCs/>
                  <w:i/>
                  <w:iCs/>
                  <w:color w:val="000000" w:themeColor="text1"/>
                  <w:sz w:val="16"/>
                  <w:szCs w:val="16"/>
                </w:rPr>
                <w:t>end delayed replication</w:t>
              </w:r>
              <w:r w:rsidRPr="00CC6B47">
                <w:rPr>
                  <w:rFonts w:ascii="Arial" w:hAnsi="Arial" w:cs="Arial"/>
                  <w:bCs/>
                  <w:color w:val="000000" w:themeColor="text1"/>
                  <w:sz w:val="16"/>
                  <w:szCs w:val="16"/>
                </w:rPr>
                <w:t>)</w:t>
              </w:r>
            </w:ins>
          </w:p>
        </w:tc>
        <w:tc>
          <w:tcPr>
            <w:tcW w:w="1013" w:type="dxa"/>
            <w:shd w:val="clear" w:color="auto" w:fill="E0E0E0"/>
            <w:tcMar>
              <w:top w:w="0" w:type="dxa"/>
              <w:left w:w="108" w:type="dxa"/>
              <w:bottom w:w="0" w:type="dxa"/>
              <w:right w:w="108" w:type="dxa"/>
            </w:tcMar>
          </w:tcPr>
          <w:p w14:paraId="1C2588CE" w14:textId="77777777" w:rsidR="006A0BD6" w:rsidRPr="00CC6B47" w:rsidRDefault="006A0BD6" w:rsidP="00CC6B47">
            <w:pPr>
              <w:pStyle w:val="Standard"/>
              <w:snapToGrid w:val="0"/>
              <w:jc w:val="center"/>
              <w:rPr>
                <w:ins w:id="2731" w:author="Stig Syndergaard" w:date="2023-04-13T16:16:00Z"/>
                <w:rFonts w:ascii="Arial" w:hAnsi="Arial" w:cs="Arial"/>
                <w:b/>
                <w:color w:val="000000" w:themeColor="text1"/>
                <w:sz w:val="16"/>
                <w:szCs w:val="16"/>
              </w:rPr>
            </w:pPr>
          </w:p>
        </w:tc>
        <w:tc>
          <w:tcPr>
            <w:tcW w:w="845" w:type="dxa"/>
            <w:shd w:val="clear" w:color="auto" w:fill="E0E0E0"/>
            <w:tcMar>
              <w:top w:w="0" w:type="dxa"/>
              <w:left w:w="108" w:type="dxa"/>
              <w:bottom w:w="0" w:type="dxa"/>
              <w:right w:w="108" w:type="dxa"/>
            </w:tcMar>
          </w:tcPr>
          <w:p w14:paraId="66FE106A" w14:textId="77777777" w:rsidR="006A0BD6" w:rsidRPr="00CC6B47" w:rsidRDefault="006A0BD6" w:rsidP="00CC6B47">
            <w:pPr>
              <w:pStyle w:val="Standard"/>
              <w:snapToGrid w:val="0"/>
              <w:jc w:val="right"/>
              <w:rPr>
                <w:ins w:id="2732" w:author="Stig Syndergaard" w:date="2023-04-13T16:16:00Z"/>
                <w:rFonts w:ascii="Arial" w:hAnsi="Arial" w:cs="Arial"/>
                <w:color w:val="000000" w:themeColor="text1"/>
                <w:sz w:val="16"/>
                <w:szCs w:val="16"/>
              </w:rPr>
            </w:pPr>
          </w:p>
        </w:tc>
        <w:tc>
          <w:tcPr>
            <w:tcW w:w="1265" w:type="dxa"/>
            <w:shd w:val="clear" w:color="auto" w:fill="E0E0E0"/>
            <w:tcMar>
              <w:top w:w="0" w:type="dxa"/>
              <w:left w:w="108" w:type="dxa"/>
              <w:bottom w:w="0" w:type="dxa"/>
              <w:right w:w="108" w:type="dxa"/>
            </w:tcMar>
          </w:tcPr>
          <w:p w14:paraId="3BC89A95" w14:textId="77777777" w:rsidR="006A0BD6" w:rsidRPr="00CC6B47" w:rsidRDefault="006A0BD6" w:rsidP="00CC6B47">
            <w:pPr>
              <w:pStyle w:val="Standard"/>
              <w:snapToGrid w:val="0"/>
              <w:jc w:val="right"/>
              <w:rPr>
                <w:ins w:id="2733" w:author="Stig Syndergaard" w:date="2023-04-13T16:16:00Z"/>
                <w:rFonts w:ascii="Arial" w:hAnsi="Arial" w:cs="Arial"/>
                <w:color w:val="000000" w:themeColor="text1"/>
                <w:sz w:val="16"/>
                <w:szCs w:val="16"/>
              </w:rPr>
            </w:pPr>
          </w:p>
        </w:tc>
        <w:tc>
          <w:tcPr>
            <w:tcW w:w="887" w:type="dxa"/>
            <w:shd w:val="clear" w:color="auto" w:fill="E0E0E0"/>
            <w:tcMar>
              <w:top w:w="0" w:type="dxa"/>
              <w:left w:w="108" w:type="dxa"/>
              <w:bottom w:w="0" w:type="dxa"/>
              <w:right w:w="108" w:type="dxa"/>
            </w:tcMar>
          </w:tcPr>
          <w:p w14:paraId="19DF2B6F" w14:textId="77777777" w:rsidR="006A0BD6" w:rsidRPr="00CC6B47" w:rsidRDefault="006A0BD6" w:rsidP="00CC6B47">
            <w:pPr>
              <w:pStyle w:val="Standard"/>
              <w:snapToGrid w:val="0"/>
              <w:jc w:val="right"/>
              <w:rPr>
                <w:ins w:id="2734" w:author="Stig Syndergaard" w:date="2023-04-13T16:16:00Z"/>
                <w:rFonts w:ascii="Arial" w:hAnsi="Arial" w:cs="Arial"/>
                <w:color w:val="000000" w:themeColor="text1"/>
                <w:sz w:val="16"/>
                <w:szCs w:val="16"/>
              </w:rPr>
            </w:pPr>
          </w:p>
        </w:tc>
        <w:tc>
          <w:tcPr>
            <w:tcW w:w="1063" w:type="dxa"/>
            <w:shd w:val="clear" w:color="auto" w:fill="E0E0E0"/>
            <w:tcMar>
              <w:top w:w="0" w:type="dxa"/>
              <w:left w:w="108" w:type="dxa"/>
              <w:bottom w:w="0" w:type="dxa"/>
              <w:right w:w="108" w:type="dxa"/>
            </w:tcMar>
          </w:tcPr>
          <w:p w14:paraId="21920AFB" w14:textId="77777777" w:rsidR="006A0BD6" w:rsidRPr="00CC6B47" w:rsidRDefault="006A0BD6" w:rsidP="00CC6B47">
            <w:pPr>
              <w:pStyle w:val="Standard"/>
              <w:snapToGrid w:val="0"/>
              <w:rPr>
                <w:ins w:id="2735" w:author="Stig Syndergaard" w:date="2023-04-13T16:16:00Z"/>
                <w:rFonts w:ascii="Arial" w:hAnsi="Arial" w:cs="Arial"/>
                <w:color w:val="000000" w:themeColor="text1"/>
                <w:sz w:val="16"/>
                <w:szCs w:val="16"/>
              </w:rPr>
            </w:pPr>
          </w:p>
        </w:tc>
        <w:tc>
          <w:tcPr>
            <w:tcW w:w="2481" w:type="dxa"/>
            <w:shd w:val="clear" w:color="auto" w:fill="E0E0E0"/>
            <w:tcMar>
              <w:top w:w="0" w:type="dxa"/>
              <w:left w:w="108" w:type="dxa"/>
              <w:bottom w:w="0" w:type="dxa"/>
              <w:right w:w="108" w:type="dxa"/>
            </w:tcMar>
          </w:tcPr>
          <w:p w14:paraId="7ABC07DC" w14:textId="2B110CB3" w:rsidR="006A0BD6" w:rsidRPr="00CC6B47" w:rsidRDefault="006A0BD6" w:rsidP="00CC6B47">
            <w:pPr>
              <w:pStyle w:val="Standard"/>
              <w:snapToGrid w:val="0"/>
              <w:rPr>
                <w:ins w:id="2736" w:author="Stig Syndergaard" w:date="2023-04-13T16:16:00Z"/>
                <w:rFonts w:ascii="Arial" w:hAnsi="Arial" w:cs="Arial"/>
                <w:color w:val="000000" w:themeColor="text1"/>
                <w:sz w:val="16"/>
                <w:szCs w:val="16"/>
              </w:rPr>
            </w:pPr>
            <w:ins w:id="2737" w:author="Stig Syndergaard" w:date="2023-04-13T16:16:00Z">
              <w:r w:rsidRPr="00CC6B47">
                <w:rPr>
                  <w:rFonts w:ascii="Arial" w:hAnsi="Arial" w:cs="Arial"/>
                  <w:i/>
                  <w:iCs/>
                  <w:color w:val="000000" w:themeColor="text1"/>
                  <w:sz w:val="16"/>
                  <w:szCs w:val="16"/>
                </w:rPr>
                <w:t>N</w:t>
              </w:r>
              <w:r>
                <w:rPr>
                  <w:rFonts w:ascii="Arial" w:hAnsi="Arial" w:cs="Arial"/>
                  <w:i/>
                  <w:iCs/>
                  <w:color w:val="000000" w:themeColor="text1"/>
                  <w:sz w:val="16"/>
                  <w:szCs w:val="16"/>
                </w:rPr>
                <w:t>4</w:t>
              </w:r>
              <w:r w:rsidRPr="00CC6B47">
                <w:rPr>
                  <w:rFonts w:ascii="Arial" w:hAnsi="Arial" w:cs="Arial"/>
                  <w:i/>
                  <w:iCs/>
                  <w:color w:val="000000" w:themeColor="text1"/>
                  <w:sz w:val="16"/>
                  <w:szCs w:val="16"/>
                </w:rPr>
                <w:t xml:space="preserve"> = N</w:t>
              </w:r>
              <w:r>
                <w:rPr>
                  <w:rFonts w:ascii="Arial" w:hAnsi="Arial" w:cs="Arial"/>
                  <w:i/>
                  <w:iCs/>
                  <w:color w:val="000000" w:themeColor="text1"/>
                  <w:sz w:val="16"/>
                  <w:szCs w:val="16"/>
                </w:rPr>
                <w:t>1</w:t>
              </w:r>
              <w:r w:rsidRPr="00CC6B47">
                <w:rPr>
                  <w:rFonts w:ascii="Arial" w:hAnsi="Arial" w:cs="Arial"/>
                  <w:i/>
                  <w:iCs/>
                  <w:color w:val="000000" w:themeColor="text1"/>
                  <w:sz w:val="16"/>
                  <w:szCs w:val="16"/>
                </w:rPr>
                <w:t>+</w:t>
              </w:r>
            </w:ins>
            <w:ins w:id="2738" w:author="Stig Syndergaard" w:date="2023-04-13T16:19:00Z">
              <w:r w:rsidR="00CB5539">
                <w:rPr>
                  <w:rFonts w:ascii="Arial" w:hAnsi="Arial" w:cs="Arial"/>
                  <w:i/>
                  <w:iCs/>
                  <w:color w:val="000000" w:themeColor="text1"/>
                  <w:sz w:val="16"/>
                  <w:szCs w:val="16"/>
                </w:rPr>
                <w:t>8</w:t>
              </w:r>
            </w:ins>
            <w:ins w:id="2739" w:author="Stig Syndergaard" w:date="2023-04-13T16:16:00Z">
              <w:r w:rsidRPr="00CC6B47">
                <w:rPr>
                  <w:rFonts w:ascii="Arial" w:hAnsi="Arial" w:cs="Arial"/>
                  <w:i/>
                  <w:iCs/>
                  <w:color w:val="000000" w:themeColor="text1"/>
                  <w:sz w:val="16"/>
                  <w:szCs w:val="16"/>
                </w:rPr>
                <w:t>+4.n</w:t>
              </w:r>
              <w:r>
                <w:rPr>
                  <w:rFonts w:ascii="Arial" w:hAnsi="Arial" w:cs="Arial"/>
                  <w:i/>
                  <w:iCs/>
                  <w:color w:val="000000" w:themeColor="text1"/>
                  <w:sz w:val="16"/>
                  <w:szCs w:val="16"/>
                </w:rPr>
                <w:t>4</w:t>
              </w:r>
              <w:r w:rsidRPr="00CC6B47">
                <w:rPr>
                  <w:rFonts w:ascii="Arial" w:hAnsi="Arial" w:cs="Arial"/>
                  <w:i/>
                  <w:iCs/>
                  <w:color w:val="000000" w:themeColor="text1"/>
                  <w:sz w:val="16"/>
                  <w:szCs w:val="16"/>
                </w:rPr>
                <w:t xml:space="preserve"> elements</w:t>
              </w:r>
            </w:ins>
          </w:p>
        </w:tc>
      </w:tr>
      <w:tr w:rsidR="009B0C63" w14:paraId="76809622" w14:textId="77777777">
        <w:trPr>
          <w:cantSplit/>
          <w:jc w:val="center"/>
        </w:trPr>
        <w:tc>
          <w:tcPr>
            <w:tcW w:w="709" w:type="dxa"/>
            <w:shd w:val="clear" w:color="auto" w:fill="F3F3F3"/>
            <w:tcMar>
              <w:top w:w="0" w:type="dxa"/>
              <w:left w:w="108" w:type="dxa"/>
              <w:bottom w:w="0" w:type="dxa"/>
              <w:right w:w="108" w:type="dxa"/>
            </w:tcMar>
          </w:tcPr>
          <w:p w14:paraId="7680961A" w14:textId="67850FB0" w:rsidR="009B0C63" w:rsidRDefault="009B0C63" w:rsidP="009B0C63">
            <w:pPr>
              <w:pStyle w:val="Standard"/>
              <w:snapToGrid w:val="0"/>
              <w:jc w:val="right"/>
              <w:rPr>
                <w:rFonts w:ascii="Arial" w:hAnsi="Arial" w:cs="Arial"/>
                <w:i/>
                <w:sz w:val="16"/>
                <w:szCs w:val="16"/>
              </w:rPr>
            </w:pPr>
            <w:del w:id="2740" w:author="Stig Syndergaard" w:date="2023-04-13T11:50:00Z">
              <w:r w:rsidDel="00A17A27">
                <w:rPr>
                  <w:rFonts w:ascii="Arial" w:hAnsi="Arial" w:cs="Arial"/>
                  <w:i/>
                  <w:sz w:val="16"/>
                  <w:szCs w:val="16"/>
                </w:rPr>
                <w:delText>N2</w:delText>
              </w:r>
            </w:del>
            <w:ins w:id="2741" w:author="Stig Syndergaard" w:date="2023-04-13T11:50:00Z">
              <w:r w:rsidR="00A17A27">
                <w:rPr>
                  <w:rFonts w:ascii="Arial" w:hAnsi="Arial" w:cs="Arial"/>
                  <w:i/>
                  <w:sz w:val="16"/>
                  <w:szCs w:val="16"/>
                </w:rPr>
                <w:t>N</w:t>
              </w:r>
            </w:ins>
            <w:ins w:id="2742" w:author="Stig Syndergaard" w:date="2023-04-13T16:05:00Z">
              <w:r w:rsidR="00E54291">
                <w:rPr>
                  <w:rFonts w:ascii="Arial" w:hAnsi="Arial" w:cs="Arial"/>
                  <w:i/>
                  <w:sz w:val="16"/>
                  <w:szCs w:val="16"/>
                </w:rPr>
                <w:t>5</w:t>
              </w:r>
            </w:ins>
          </w:p>
        </w:tc>
        <w:tc>
          <w:tcPr>
            <w:tcW w:w="2085" w:type="dxa"/>
            <w:shd w:val="clear" w:color="auto" w:fill="F3F3F3"/>
            <w:tcMar>
              <w:top w:w="0" w:type="dxa"/>
              <w:left w:w="108" w:type="dxa"/>
              <w:bottom w:w="0" w:type="dxa"/>
              <w:right w:w="108" w:type="dxa"/>
            </w:tcMar>
          </w:tcPr>
          <w:p w14:paraId="7680961B"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1C"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1D" w14:textId="77777777" w:rsidR="009B0C63" w:rsidRDefault="009B0C63" w:rsidP="009B0C63">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1E" w14:textId="77777777" w:rsidR="009B0C63" w:rsidRDefault="009B0C63" w:rsidP="009B0C63">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1F" w14:textId="77777777" w:rsidR="009B0C63" w:rsidRDefault="009B0C63" w:rsidP="009B0C63">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20"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21" w14:textId="7049904B" w:rsidR="009B0C63" w:rsidRDefault="00A17A27" w:rsidP="009B0C63">
            <w:pPr>
              <w:pStyle w:val="Standard"/>
              <w:snapToGrid w:val="0"/>
              <w:rPr>
                <w:rFonts w:ascii="Arial" w:hAnsi="Arial" w:cs="Arial"/>
                <w:i/>
                <w:sz w:val="16"/>
                <w:szCs w:val="16"/>
              </w:rPr>
            </w:pPr>
            <w:ins w:id="2743" w:author="Stig Syndergaard" w:date="2023-04-13T11:50:00Z">
              <w:r>
                <w:rPr>
                  <w:rFonts w:ascii="Arial" w:hAnsi="Arial" w:cs="Arial"/>
                  <w:i/>
                  <w:sz w:val="16"/>
                  <w:szCs w:val="16"/>
                </w:rPr>
                <w:t>N</w:t>
              </w:r>
            </w:ins>
            <w:ins w:id="2744" w:author="Stig Syndergaard" w:date="2023-04-13T16:03:00Z">
              <w:r w:rsidR="00A660F9">
                <w:rPr>
                  <w:rFonts w:ascii="Arial" w:hAnsi="Arial" w:cs="Arial"/>
                  <w:i/>
                  <w:sz w:val="16"/>
                  <w:szCs w:val="16"/>
                </w:rPr>
                <w:t>5</w:t>
              </w:r>
            </w:ins>
            <w:ins w:id="2745" w:author="Stig Syndergaard" w:date="2023-04-13T11:50:00Z">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ins>
            <w:ins w:id="2746" w:author="Stig Syndergaard" w:date="2023-04-13T16:08:00Z">
              <w:r w:rsidR="006A0BD6">
                <w:rPr>
                  <w:rFonts w:ascii="Arial" w:eastAsia="Arial" w:hAnsi="Arial" w:cs="Arial"/>
                  <w:i/>
                  <w:sz w:val="16"/>
                  <w:szCs w:val="16"/>
                </w:rPr>
                <w:t>N1+</w:t>
              </w:r>
            </w:ins>
            <w:ins w:id="2747" w:author="Stig Syndergaard" w:date="2023-04-13T16:11:00Z">
              <w:r w:rsidR="006A0BD6">
                <w:rPr>
                  <w:rFonts w:ascii="Arial" w:eastAsia="Arial" w:hAnsi="Arial" w:cs="Arial"/>
                  <w:i/>
                  <w:sz w:val="16"/>
                  <w:szCs w:val="16"/>
                </w:rPr>
                <w:t>1+</w:t>
              </w:r>
            </w:ins>
            <w:ins w:id="2748" w:author="Stig Syndergaard" w:date="2023-04-13T11:50:00Z">
              <w:r>
                <w:rPr>
                  <w:rFonts w:ascii="Arial" w:hAnsi="Arial" w:cs="Arial"/>
                  <w:i/>
                  <w:sz w:val="16"/>
                  <w:szCs w:val="16"/>
                </w:rPr>
                <w:t>(</w:t>
              </w:r>
            </w:ins>
            <w:ins w:id="2749" w:author="Stig Syndergaard" w:date="2023-04-13T16:14:00Z">
              <w:r w:rsidR="006A0BD6">
                <w:rPr>
                  <w:rFonts w:ascii="Arial" w:hAnsi="Arial" w:cs="Arial"/>
                  <w:i/>
                  <w:sz w:val="16"/>
                  <w:szCs w:val="16"/>
                </w:rPr>
                <w:t>7</w:t>
              </w:r>
            </w:ins>
            <w:ins w:id="2750" w:author="Stig Syndergaard" w:date="2023-04-13T11:50:00Z">
              <w:r>
                <w:rPr>
                  <w:rFonts w:ascii="Arial" w:hAnsi="Arial" w:cs="Arial"/>
                  <w:i/>
                  <w:sz w:val="16"/>
                  <w:szCs w:val="16"/>
                </w:rPr>
                <w:t>+4.n</w:t>
              </w:r>
            </w:ins>
            <w:ins w:id="2751" w:author="Stig Syndergaard" w:date="2023-04-13T16:05:00Z">
              <w:r w:rsidR="00E54291">
                <w:rPr>
                  <w:rFonts w:ascii="Arial" w:hAnsi="Arial" w:cs="Arial"/>
                  <w:i/>
                  <w:sz w:val="16"/>
                  <w:szCs w:val="16"/>
                </w:rPr>
                <w:t>4</w:t>
              </w:r>
            </w:ins>
            <w:ins w:id="2752" w:author="Stig Syndergaard" w:date="2023-04-13T11:50:00Z">
              <w:r>
                <w:rPr>
                  <w:rFonts w:ascii="Arial" w:hAnsi="Arial" w:cs="Arial"/>
                  <w:i/>
                  <w:sz w:val="16"/>
                  <w:szCs w:val="16"/>
                </w:rPr>
                <w:t>).n</w:t>
              </w:r>
            </w:ins>
            <w:ins w:id="2753" w:author="Stig Syndergaard" w:date="2023-04-13T16:03:00Z">
              <w:r w:rsidR="00A660F9">
                <w:rPr>
                  <w:rFonts w:ascii="Arial" w:hAnsi="Arial" w:cs="Arial"/>
                  <w:i/>
                  <w:sz w:val="16"/>
                  <w:szCs w:val="16"/>
                </w:rPr>
                <w:t>5</w:t>
              </w:r>
            </w:ins>
            <w:ins w:id="2754" w:author="Stig Syndergaard" w:date="2023-04-13T11:50:00Z">
              <w:r>
                <w:rPr>
                  <w:rFonts w:ascii="Arial" w:eastAsia="Arial" w:hAnsi="Arial" w:cs="Arial"/>
                  <w:i/>
                  <w:sz w:val="16"/>
                  <w:szCs w:val="16"/>
                </w:rPr>
                <w:t xml:space="preserve"> </w:t>
              </w:r>
              <w:r>
                <w:rPr>
                  <w:rFonts w:ascii="Arial" w:hAnsi="Arial" w:cs="Arial"/>
                  <w:i/>
                  <w:sz w:val="16"/>
                  <w:szCs w:val="16"/>
                </w:rPr>
                <w:t>elements</w:t>
              </w:r>
            </w:ins>
            <w:del w:id="2755" w:author="Stig Syndergaard" w:date="2023-04-13T11:50:00Z">
              <w:r w:rsidR="009B0C63" w:rsidDel="00A17A27">
                <w:rPr>
                  <w:rFonts w:ascii="Arial" w:hAnsi="Arial" w:cs="Arial"/>
                  <w:i/>
                  <w:sz w:val="16"/>
                  <w:szCs w:val="16"/>
                </w:rPr>
                <w:delText>N2</w:delText>
              </w:r>
              <w:r w:rsidR="009B0C63" w:rsidDel="00A17A27">
                <w:rPr>
                  <w:rFonts w:ascii="Arial" w:eastAsia="Arial" w:hAnsi="Arial" w:cs="Arial"/>
                  <w:i/>
                  <w:sz w:val="16"/>
                  <w:szCs w:val="16"/>
                </w:rPr>
                <w:delText xml:space="preserve"> </w:delText>
              </w:r>
              <w:r w:rsidR="009B0C63" w:rsidDel="00A17A27">
                <w:rPr>
                  <w:rFonts w:ascii="Arial" w:hAnsi="Arial" w:cs="Arial"/>
                  <w:i/>
                  <w:sz w:val="16"/>
                  <w:szCs w:val="16"/>
                </w:rPr>
                <w:delText>=</w:delText>
              </w:r>
              <w:r w:rsidR="009B0C63" w:rsidDel="00A17A27">
                <w:rPr>
                  <w:rFonts w:ascii="Arial" w:eastAsia="Arial" w:hAnsi="Arial" w:cs="Arial"/>
                  <w:i/>
                  <w:sz w:val="16"/>
                  <w:szCs w:val="16"/>
                </w:rPr>
                <w:delText xml:space="preserve"> </w:delText>
              </w:r>
              <w:r w:rsidR="009B0C63" w:rsidDel="00A17A27">
                <w:rPr>
                  <w:rFonts w:ascii="Arial" w:hAnsi="Arial" w:cs="Arial"/>
                  <w:i/>
                  <w:sz w:val="16"/>
                  <w:szCs w:val="16"/>
                </w:rPr>
                <w:delText>N1+1+6.n2</w:delText>
              </w:r>
              <w:r w:rsidR="009B0C63" w:rsidDel="00A17A27">
                <w:rPr>
                  <w:rFonts w:ascii="Arial" w:eastAsia="Arial" w:hAnsi="Arial" w:cs="Arial"/>
                  <w:i/>
                  <w:sz w:val="16"/>
                  <w:szCs w:val="16"/>
                </w:rPr>
                <w:delText xml:space="preserve"> </w:delText>
              </w:r>
              <w:r w:rsidR="009B0C63" w:rsidDel="00A17A27">
                <w:rPr>
                  <w:rFonts w:ascii="Arial" w:hAnsi="Arial" w:cs="Arial"/>
                  <w:i/>
                  <w:sz w:val="16"/>
                  <w:szCs w:val="16"/>
                </w:rPr>
                <w:delText>elements</w:delText>
              </w:r>
            </w:del>
          </w:p>
        </w:tc>
      </w:tr>
      <w:tr w:rsidR="009B0C63" w14:paraId="76809624" w14:textId="77777777">
        <w:trPr>
          <w:cantSplit/>
          <w:jc w:val="center"/>
        </w:trPr>
        <w:tc>
          <w:tcPr>
            <w:tcW w:w="10348" w:type="dxa"/>
            <w:gridSpan w:val="8"/>
            <w:shd w:val="clear" w:color="auto" w:fill="CCFFCC"/>
            <w:tcMar>
              <w:top w:w="0" w:type="dxa"/>
              <w:left w:w="108" w:type="dxa"/>
              <w:bottom w:w="0" w:type="dxa"/>
              <w:right w:w="108" w:type="dxa"/>
            </w:tcMar>
          </w:tcPr>
          <w:p w14:paraId="76809623" w14:textId="65F6AEB3"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'Level2b'</w:t>
            </w:r>
            <w:r>
              <w:rPr>
                <w:rFonts w:ascii="Arial" w:eastAsia="Arial" w:hAnsi="Arial" w:cs="Arial"/>
                <w:b/>
                <w:i/>
                <w:sz w:val="16"/>
                <w:szCs w:val="16"/>
              </w:rPr>
              <w:t xml:space="preserve"> </w:t>
            </w:r>
            <w:r>
              <w:rPr>
                <w:rFonts w:ascii="Arial" w:hAnsi="Arial" w:cs="Arial"/>
                <w:b/>
                <w:i/>
                <w:sz w:val="16"/>
                <w:szCs w:val="16"/>
              </w:rPr>
              <w:t>d</w:t>
            </w:r>
            <w:r>
              <w:rPr>
                <w:rFonts w:ascii="Arial" w:hAnsi="Arial" w:cs="Arial"/>
                <w:b/>
                <w:i/>
                <w:sz w:val="16"/>
                <w:szCs w:val="16"/>
                <w:shd w:val="clear" w:color="auto" w:fill="CCFFCC"/>
              </w:rPr>
              <w:t>a</w:t>
            </w:r>
            <w:r>
              <w:rPr>
                <w:rFonts w:ascii="Arial" w:hAnsi="Arial" w:cs="Arial"/>
                <w:b/>
                <w:i/>
                <w:sz w:val="16"/>
                <w:szCs w:val="16"/>
              </w:rPr>
              <w:t>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ins w:id="2756" w:author="Stig Syndergaard" w:date="2023-04-13T13:49:00Z">
              <w:r w:rsidR="00384908">
                <w:rPr>
                  <w:rFonts w:ascii="Arial" w:hAnsi="Arial" w:cs="Arial"/>
                  <w:i/>
                  <w:sz w:val="16"/>
                  <w:szCs w:val="16"/>
                </w:rPr>
                <w:t xml:space="preserve"> &amp; 12</w:t>
              </w:r>
            </w:ins>
            <w:r>
              <w:rPr>
                <w:rFonts w:ascii="Arial" w:hAnsi="Arial" w:cs="Arial"/>
                <w:i/>
                <w:sz w:val="16"/>
                <w:szCs w:val="16"/>
              </w:rPr>
              <w:t>)</w:t>
            </w:r>
          </w:p>
        </w:tc>
      </w:tr>
      <w:tr w:rsidR="009B0C63" w14:paraId="7680962D" w14:textId="77777777">
        <w:trPr>
          <w:cantSplit/>
          <w:jc w:val="center"/>
        </w:trPr>
        <w:tc>
          <w:tcPr>
            <w:tcW w:w="709" w:type="dxa"/>
            <w:shd w:val="clear" w:color="auto" w:fill="F3F3F3"/>
            <w:tcMar>
              <w:top w:w="0" w:type="dxa"/>
              <w:left w:w="108" w:type="dxa"/>
              <w:bottom w:w="0" w:type="dxa"/>
              <w:right w:w="108" w:type="dxa"/>
            </w:tcMar>
          </w:tcPr>
          <w:p w14:paraId="76809625"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26"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2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16</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28" w14:textId="77777777" w:rsidR="009B0C63" w:rsidRDefault="009B0C63" w:rsidP="009B0C63">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629"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62A" w14:textId="77777777" w:rsidR="009B0C63" w:rsidRDefault="009B0C63" w:rsidP="009B0C63">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62B"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2C" w14:textId="77777777" w:rsidR="009B0C63" w:rsidRDefault="009B0C63" w:rsidP="009B0C63">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descriptors</w:t>
            </w:r>
          </w:p>
        </w:tc>
      </w:tr>
      <w:tr w:rsidR="009B0C63" w14:paraId="76809636" w14:textId="77777777">
        <w:trPr>
          <w:cantSplit/>
          <w:jc w:val="center"/>
        </w:trPr>
        <w:tc>
          <w:tcPr>
            <w:tcW w:w="709" w:type="dxa"/>
            <w:shd w:val="clear" w:color="auto" w:fill="E0E0E0"/>
            <w:tcMar>
              <w:top w:w="0" w:type="dxa"/>
              <w:left w:w="108" w:type="dxa"/>
              <w:bottom w:w="0" w:type="dxa"/>
              <w:right w:w="108" w:type="dxa"/>
            </w:tcMar>
          </w:tcPr>
          <w:p w14:paraId="7680962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w:t>
            </w:r>
          </w:p>
        </w:tc>
        <w:tc>
          <w:tcPr>
            <w:tcW w:w="2085" w:type="dxa"/>
            <w:shd w:val="clear" w:color="auto" w:fill="E0E0E0"/>
            <w:tcMar>
              <w:top w:w="0" w:type="dxa"/>
              <w:left w:w="108" w:type="dxa"/>
              <w:bottom w:w="0" w:type="dxa"/>
              <w:right w:w="108" w:type="dxa"/>
            </w:tcMar>
          </w:tcPr>
          <w:p w14:paraId="7680962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63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6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634"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635"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n3</w:t>
            </w:r>
          </w:p>
        </w:tc>
      </w:tr>
      <w:tr w:rsidR="009B0C63" w14:paraId="7680963F" w14:textId="77777777">
        <w:trPr>
          <w:cantSplit/>
          <w:jc w:val="center"/>
        </w:trPr>
        <w:tc>
          <w:tcPr>
            <w:tcW w:w="709" w:type="dxa"/>
            <w:shd w:val="clear" w:color="auto" w:fill="F3F3F3"/>
            <w:tcMar>
              <w:top w:w="0" w:type="dxa"/>
              <w:left w:w="108" w:type="dxa"/>
              <w:bottom w:w="0" w:type="dxa"/>
              <w:right w:w="108" w:type="dxa"/>
            </w:tcMar>
          </w:tcPr>
          <w:p w14:paraId="7680963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N2+2</w:t>
            </w:r>
          </w:p>
        </w:tc>
        <w:tc>
          <w:tcPr>
            <w:tcW w:w="2085" w:type="dxa"/>
            <w:shd w:val="clear" w:color="auto" w:fill="F3F3F3"/>
            <w:tcMar>
              <w:top w:w="0" w:type="dxa"/>
              <w:left w:w="108" w:type="dxa"/>
              <w:bottom w:w="0" w:type="dxa"/>
              <w:right w:w="108" w:type="dxa"/>
            </w:tcMar>
          </w:tcPr>
          <w:p w14:paraId="76809638"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p>
        </w:tc>
        <w:tc>
          <w:tcPr>
            <w:tcW w:w="1013" w:type="dxa"/>
            <w:tcMar>
              <w:top w:w="0" w:type="dxa"/>
              <w:left w:w="108" w:type="dxa"/>
              <w:bottom w:w="0" w:type="dxa"/>
              <w:right w:w="108" w:type="dxa"/>
            </w:tcMar>
          </w:tcPr>
          <w:p w14:paraId="7680963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tcMar>
              <w:top w:w="0" w:type="dxa"/>
              <w:left w:w="108" w:type="dxa"/>
              <w:bottom w:w="0" w:type="dxa"/>
              <w:right w:w="108" w:type="dxa"/>
            </w:tcMar>
          </w:tcPr>
          <w:p w14:paraId="768096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6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tcMar>
              <w:top w:w="0" w:type="dxa"/>
              <w:left w:w="108" w:type="dxa"/>
              <w:bottom w:w="0" w:type="dxa"/>
              <w:right w:w="108" w:type="dxa"/>
            </w:tcMar>
          </w:tcPr>
          <w:p w14:paraId="768096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tcMar>
              <w:top w:w="0" w:type="dxa"/>
              <w:left w:w="108" w:type="dxa"/>
              <w:bottom w:w="0" w:type="dxa"/>
              <w:right w:w="108" w:type="dxa"/>
            </w:tcMar>
          </w:tcPr>
          <w:p w14:paraId="7680963D" w14:textId="77777777" w:rsidR="009B0C63" w:rsidRDefault="009B0C63" w:rsidP="009B0C63">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tcMar>
              <w:top w:w="0" w:type="dxa"/>
              <w:left w:w="108" w:type="dxa"/>
              <w:bottom w:w="0" w:type="dxa"/>
              <w:right w:w="108" w:type="dxa"/>
            </w:tcMar>
          </w:tcPr>
          <w:p w14:paraId="7680963E" w14:textId="025BE0E9" w:rsidR="009B0C63" w:rsidRDefault="009B0C63" w:rsidP="009B0C63">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9B0C63" w14:paraId="76809648" w14:textId="77777777">
        <w:trPr>
          <w:cantSplit/>
          <w:jc w:val="center"/>
        </w:trPr>
        <w:tc>
          <w:tcPr>
            <w:tcW w:w="709" w:type="dxa"/>
            <w:shd w:val="clear" w:color="auto" w:fill="E0E0E0"/>
            <w:tcMar>
              <w:top w:w="0" w:type="dxa"/>
              <w:left w:w="108" w:type="dxa"/>
              <w:bottom w:w="0" w:type="dxa"/>
              <w:right w:w="108" w:type="dxa"/>
            </w:tcMar>
          </w:tcPr>
          <w:p w14:paraId="768096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N2+3</w:t>
            </w:r>
          </w:p>
        </w:tc>
        <w:tc>
          <w:tcPr>
            <w:tcW w:w="2085" w:type="dxa"/>
            <w:shd w:val="clear" w:color="auto" w:fill="E0E0E0"/>
            <w:tcMar>
              <w:top w:w="0" w:type="dxa"/>
              <w:left w:w="108" w:type="dxa"/>
              <w:bottom w:w="0" w:type="dxa"/>
              <w:right w:w="108" w:type="dxa"/>
            </w:tcMar>
          </w:tcPr>
          <w:p w14:paraId="7680964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64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6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4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46"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647" w14:textId="77777777" w:rsidR="009B0C63" w:rsidRDefault="009B0C63" w:rsidP="009B0C63">
            <w:pPr>
              <w:pStyle w:val="Standard"/>
              <w:snapToGrid w:val="0"/>
              <w:rPr>
                <w:rFonts w:ascii="Arial" w:hAnsi="Arial" w:cs="Arial"/>
                <w:sz w:val="16"/>
                <w:szCs w:val="16"/>
              </w:rPr>
            </w:pPr>
            <w:r>
              <w:rPr>
                <w:rFonts w:ascii="Arial" w:hAnsi="Arial" w:cs="Arial"/>
                <w:sz w:val="16"/>
                <w:szCs w:val="16"/>
              </w:rPr>
              <w:t>0.1</w:t>
            </w:r>
            <w:r>
              <w:rPr>
                <w:rFonts w:ascii="Arial" w:eastAsia="Arial" w:hAnsi="Arial" w:cs="Arial"/>
                <w:sz w:val="16"/>
                <w:szCs w:val="16"/>
              </w:rPr>
              <w:t xml:space="preserve"> – </w:t>
            </w:r>
            <w:r>
              <w:rPr>
                <w:rFonts w:ascii="Arial" w:hAnsi="Arial" w:cs="Arial"/>
                <w:sz w:val="16"/>
                <w:szCs w:val="16"/>
              </w:rPr>
              <w:t>1100</w:t>
            </w:r>
            <w:r>
              <w:rPr>
                <w:rFonts w:ascii="Arial" w:eastAsia="Arial" w:hAnsi="Arial" w:cs="Arial"/>
                <w:sz w:val="16"/>
                <w:szCs w:val="16"/>
              </w:rPr>
              <w:t xml:space="preserve"> </w:t>
            </w:r>
            <w:proofErr w:type="spellStart"/>
            <w:r>
              <w:rPr>
                <w:rFonts w:ascii="Arial" w:hAnsi="Arial" w:cs="Arial"/>
                <w:sz w:val="16"/>
                <w:szCs w:val="16"/>
              </w:rPr>
              <w:t>hPa</w:t>
            </w:r>
            <w:proofErr w:type="spellEnd"/>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proofErr w:type="spellStart"/>
            <w:r>
              <w:rPr>
                <w:rFonts w:ascii="Arial" w:hAnsi="Arial" w:cs="Arial"/>
                <w:sz w:val="16"/>
                <w:szCs w:val="16"/>
              </w:rPr>
              <w:t>hPa</w:t>
            </w:r>
            <w:proofErr w:type="spellEnd"/>
          </w:p>
        </w:tc>
      </w:tr>
      <w:tr w:rsidR="009B0C63" w14:paraId="76809651" w14:textId="77777777">
        <w:trPr>
          <w:cantSplit/>
          <w:jc w:val="center"/>
        </w:trPr>
        <w:tc>
          <w:tcPr>
            <w:tcW w:w="709" w:type="dxa"/>
            <w:shd w:val="clear" w:color="auto" w:fill="F3F3F3"/>
            <w:tcMar>
              <w:top w:w="0" w:type="dxa"/>
              <w:left w:w="108" w:type="dxa"/>
              <w:bottom w:w="0" w:type="dxa"/>
              <w:right w:w="108" w:type="dxa"/>
            </w:tcMar>
          </w:tcPr>
          <w:p w14:paraId="768096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 xml:space="preserve">  N2+4</w:t>
            </w:r>
          </w:p>
        </w:tc>
        <w:tc>
          <w:tcPr>
            <w:tcW w:w="2085" w:type="dxa"/>
            <w:shd w:val="clear" w:color="auto" w:fill="F3F3F3"/>
            <w:tcMar>
              <w:top w:w="0" w:type="dxa"/>
              <w:left w:w="108" w:type="dxa"/>
              <w:bottom w:w="0" w:type="dxa"/>
              <w:right w:w="108" w:type="dxa"/>
            </w:tcMar>
          </w:tcPr>
          <w:p w14:paraId="7680964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Temperature</w:t>
            </w:r>
          </w:p>
        </w:tc>
        <w:tc>
          <w:tcPr>
            <w:tcW w:w="1013" w:type="dxa"/>
            <w:shd w:val="clear" w:color="auto" w:fill="F3F3F3"/>
            <w:tcMar>
              <w:top w:w="0" w:type="dxa"/>
              <w:left w:w="108" w:type="dxa"/>
              <w:bottom w:w="0" w:type="dxa"/>
              <w:right w:w="108" w:type="dxa"/>
            </w:tcMar>
          </w:tcPr>
          <w:p w14:paraId="7680964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4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4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64F" w14:textId="77777777" w:rsidR="009B0C63" w:rsidRDefault="009B0C63" w:rsidP="009B0C63">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F3F3F3"/>
            <w:tcMar>
              <w:top w:w="0" w:type="dxa"/>
              <w:left w:w="108" w:type="dxa"/>
              <w:bottom w:w="0" w:type="dxa"/>
              <w:right w:w="108" w:type="dxa"/>
            </w:tcMar>
          </w:tcPr>
          <w:p w14:paraId="76809650" w14:textId="77777777" w:rsidR="009B0C63" w:rsidRDefault="009B0C63" w:rsidP="009B0C63">
            <w:pPr>
              <w:pStyle w:val="Standard"/>
              <w:snapToGrid w:val="0"/>
              <w:rPr>
                <w:rFonts w:ascii="Arial" w:hAnsi="Arial" w:cs="Arial"/>
                <w:sz w:val="16"/>
                <w:szCs w:val="16"/>
              </w:rPr>
            </w:pPr>
            <w:r>
              <w:rPr>
                <w:rFonts w:ascii="Arial" w:hAnsi="Arial" w:cs="Arial"/>
                <w:sz w:val="16"/>
                <w:szCs w:val="16"/>
              </w:rPr>
              <w:t>150</w:t>
            </w:r>
            <w:r>
              <w:rPr>
                <w:rFonts w:ascii="Arial" w:eastAsia="Arial" w:hAnsi="Arial" w:cs="Arial"/>
                <w:sz w:val="16"/>
                <w:szCs w:val="16"/>
              </w:rPr>
              <w:t xml:space="preserve"> – </w:t>
            </w:r>
            <w:r>
              <w:rPr>
                <w:rFonts w:ascii="Arial" w:hAnsi="Arial" w:cs="Arial"/>
                <w:sz w:val="16"/>
                <w:szCs w:val="16"/>
              </w:rPr>
              <w:t>350K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p>
        </w:tc>
      </w:tr>
      <w:tr w:rsidR="009B0C63" w14:paraId="7680965A" w14:textId="77777777">
        <w:trPr>
          <w:cantSplit/>
          <w:jc w:val="center"/>
        </w:trPr>
        <w:tc>
          <w:tcPr>
            <w:tcW w:w="709" w:type="dxa"/>
            <w:shd w:val="clear" w:color="auto" w:fill="E0E0E0"/>
            <w:tcMar>
              <w:top w:w="0" w:type="dxa"/>
              <w:left w:w="108" w:type="dxa"/>
              <w:bottom w:w="0" w:type="dxa"/>
              <w:right w:w="108" w:type="dxa"/>
            </w:tcMar>
          </w:tcPr>
          <w:p w14:paraId="768096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N2+5</w:t>
            </w:r>
          </w:p>
        </w:tc>
        <w:tc>
          <w:tcPr>
            <w:tcW w:w="2085" w:type="dxa"/>
            <w:shd w:val="clear" w:color="auto" w:fill="E0E0E0"/>
            <w:tcMar>
              <w:top w:w="0" w:type="dxa"/>
              <w:left w:w="108" w:type="dxa"/>
              <w:bottom w:w="0" w:type="dxa"/>
              <w:right w:w="108" w:type="dxa"/>
            </w:tcMar>
          </w:tcPr>
          <w:p w14:paraId="7680965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E0E0E0"/>
            <w:tcMar>
              <w:top w:w="0" w:type="dxa"/>
              <w:left w:w="108" w:type="dxa"/>
              <w:bottom w:w="0" w:type="dxa"/>
              <w:right w:w="108" w:type="dxa"/>
            </w:tcMar>
          </w:tcPr>
          <w:p w14:paraId="7680965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6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5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58" w14:textId="77777777" w:rsidR="009B0C63" w:rsidRDefault="009B0C63" w:rsidP="009B0C63">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E0E0E0"/>
            <w:tcMar>
              <w:top w:w="0" w:type="dxa"/>
              <w:left w:w="108" w:type="dxa"/>
              <w:bottom w:w="0" w:type="dxa"/>
              <w:right w:w="108" w:type="dxa"/>
            </w:tcMar>
          </w:tcPr>
          <w:p w14:paraId="76809659" w14:textId="77777777" w:rsidR="009B0C63" w:rsidRDefault="009B0C63" w:rsidP="009B0C63">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50</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9B0C63" w14:paraId="76809663" w14:textId="77777777">
        <w:trPr>
          <w:cantSplit/>
          <w:jc w:val="center"/>
        </w:trPr>
        <w:tc>
          <w:tcPr>
            <w:tcW w:w="709" w:type="dxa"/>
            <w:shd w:val="clear" w:color="auto" w:fill="F3F3F3"/>
            <w:tcMar>
              <w:top w:w="0" w:type="dxa"/>
              <w:left w:w="108" w:type="dxa"/>
              <w:bottom w:w="0" w:type="dxa"/>
              <w:right w:w="108" w:type="dxa"/>
            </w:tcMar>
          </w:tcPr>
          <w:p w14:paraId="7680965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N2+6</w:t>
            </w:r>
          </w:p>
        </w:tc>
        <w:tc>
          <w:tcPr>
            <w:tcW w:w="2085" w:type="dxa"/>
            <w:shd w:val="clear" w:color="auto" w:fill="F3F3F3"/>
            <w:tcMar>
              <w:top w:w="0" w:type="dxa"/>
              <w:left w:w="108" w:type="dxa"/>
              <w:bottom w:w="0" w:type="dxa"/>
              <w:right w:w="108" w:type="dxa"/>
            </w:tcMar>
          </w:tcPr>
          <w:p w14:paraId="7680965C"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65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65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5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61"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62"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9B0C63" w14:paraId="7680966C" w14:textId="77777777">
        <w:trPr>
          <w:cantSplit/>
          <w:jc w:val="center"/>
        </w:trPr>
        <w:tc>
          <w:tcPr>
            <w:tcW w:w="709" w:type="dxa"/>
            <w:shd w:val="clear" w:color="auto" w:fill="E0E0E0"/>
            <w:tcMar>
              <w:top w:w="0" w:type="dxa"/>
              <w:left w:w="108" w:type="dxa"/>
              <w:bottom w:w="0" w:type="dxa"/>
              <w:right w:w="108" w:type="dxa"/>
            </w:tcMar>
          </w:tcPr>
          <w:p w14:paraId="76809664"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65"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E0E0E0"/>
            <w:tcMar>
              <w:top w:w="0" w:type="dxa"/>
              <w:left w:w="108" w:type="dxa"/>
              <w:bottom w:w="0" w:type="dxa"/>
              <w:right w:w="108" w:type="dxa"/>
            </w:tcMar>
          </w:tcPr>
          <w:p w14:paraId="7680966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E0E0E0"/>
            <w:tcMar>
              <w:top w:w="0" w:type="dxa"/>
              <w:left w:w="108" w:type="dxa"/>
              <w:bottom w:w="0" w:type="dxa"/>
              <w:right w:w="108" w:type="dxa"/>
            </w:tcMar>
          </w:tcPr>
          <w:p w14:paraId="76809667"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68"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69"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6A"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6B"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75" w14:textId="77777777">
        <w:trPr>
          <w:cantSplit/>
          <w:jc w:val="center"/>
        </w:trPr>
        <w:tc>
          <w:tcPr>
            <w:tcW w:w="709" w:type="dxa"/>
            <w:shd w:val="clear" w:color="auto" w:fill="F3F3F3"/>
            <w:tcMar>
              <w:top w:w="0" w:type="dxa"/>
              <w:left w:w="108" w:type="dxa"/>
              <w:bottom w:w="0" w:type="dxa"/>
              <w:right w:w="108" w:type="dxa"/>
            </w:tcMar>
          </w:tcPr>
          <w:p w14:paraId="768096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N2+7</w:t>
            </w:r>
          </w:p>
        </w:tc>
        <w:tc>
          <w:tcPr>
            <w:tcW w:w="2085" w:type="dxa"/>
            <w:shd w:val="clear" w:color="auto" w:fill="F3F3F3"/>
            <w:tcMar>
              <w:top w:w="0" w:type="dxa"/>
              <w:left w:w="108" w:type="dxa"/>
              <w:bottom w:w="0" w:type="dxa"/>
              <w:right w:w="108" w:type="dxa"/>
            </w:tcMar>
          </w:tcPr>
          <w:p w14:paraId="7680966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F3F3F3"/>
            <w:tcMar>
              <w:top w:w="0" w:type="dxa"/>
              <w:left w:w="108" w:type="dxa"/>
              <w:bottom w:w="0" w:type="dxa"/>
              <w:right w:w="108" w:type="dxa"/>
            </w:tcMar>
          </w:tcPr>
          <w:p w14:paraId="7680966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F3F3F3"/>
            <w:tcMar>
              <w:top w:w="0" w:type="dxa"/>
              <w:left w:w="108" w:type="dxa"/>
              <w:bottom w:w="0" w:type="dxa"/>
              <w:right w:w="108" w:type="dxa"/>
            </w:tcMar>
          </w:tcPr>
          <w:p w14:paraId="7680967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7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F3F3F3"/>
            <w:tcMar>
              <w:top w:w="0" w:type="dxa"/>
              <w:left w:w="108" w:type="dxa"/>
              <w:bottom w:w="0" w:type="dxa"/>
              <w:right w:w="108" w:type="dxa"/>
            </w:tcMar>
          </w:tcPr>
          <w:p w14:paraId="76809673"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F3F3F3"/>
            <w:tcMar>
              <w:top w:w="0" w:type="dxa"/>
              <w:left w:w="108" w:type="dxa"/>
              <w:bottom w:w="0" w:type="dxa"/>
              <w:right w:w="108" w:type="dxa"/>
            </w:tcMar>
          </w:tcPr>
          <w:p w14:paraId="76809674"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proofErr w:type="spellStart"/>
            <w:r>
              <w:rPr>
                <w:rFonts w:ascii="Arial" w:hAnsi="Arial" w:cs="Arial"/>
                <w:sz w:val="16"/>
                <w:szCs w:val="16"/>
              </w:rPr>
              <w:t>hPa</w:t>
            </w:r>
            <w:proofErr w:type="spellEnd"/>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proofErr w:type="spellStart"/>
            <w:r>
              <w:rPr>
                <w:rFonts w:ascii="Arial" w:hAnsi="Arial" w:cs="Arial"/>
                <w:sz w:val="16"/>
                <w:szCs w:val="16"/>
              </w:rPr>
              <w:t>hPa</w:t>
            </w:r>
            <w:proofErr w:type="spellEnd"/>
          </w:p>
        </w:tc>
      </w:tr>
      <w:tr w:rsidR="009B0C63" w14:paraId="7680967E" w14:textId="77777777">
        <w:trPr>
          <w:cantSplit/>
          <w:jc w:val="center"/>
        </w:trPr>
        <w:tc>
          <w:tcPr>
            <w:tcW w:w="709" w:type="dxa"/>
            <w:shd w:val="clear" w:color="auto" w:fill="E0E0E0"/>
            <w:tcMar>
              <w:top w:w="0" w:type="dxa"/>
              <w:left w:w="108" w:type="dxa"/>
              <w:bottom w:w="0" w:type="dxa"/>
              <w:right w:w="108" w:type="dxa"/>
            </w:tcMar>
          </w:tcPr>
          <w:p w14:paraId="76809676"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7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tcMar>
              <w:top w:w="0" w:type="dxa"/>
              <w:left w:w="108" w:type="dxa"/>
              <w:bottom w:w="0" w:type="dxa"/>
              <w:right w:w="108" w:type="dxa"/>
            </w:tcMar>
          </w:tcPr>
          <w:p w14:paraId="76809678"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tcMar>
              <w:top w:w="0" w:type="dxa"/>
              <w:left w:w="108" w:type="dxa"/>
              <w:bottom w:w="0" w:type="dxa"/>
              <w:right w:w="108" w:type="dxa"/>
            </w:tcMar>
          </w:tcPr>
          <w:p w14:paraId="76809679" w14:textId="77777777" w:rsidR="009B0C63" w:rsidRDefault="009B0C63" w:rsidP="009B0C63">
            <w:pPr>
              <w:pStyle w:val="Standard"/>
              <w:snapToGrid w:val="0"/>
              <w:jc w:val="right"/>
              <w:rPr>
                <w:rFonts w:ascii="Arial" w:hAnsi="Arial" w:cs="Arial"/>
                <w:sz w:val="16"/>
                <w:szCs w:val="16"/>
              </w:rPr>
            </w:pPr>
          </w:p>
        </w:tc>
        <w:tc>
          <w:tcPr>
            <w:tcW w:w="1265" w:type="dxa"/>
            <w:tcMar>
              <w:top w:w="0" w:type="dxa"/>
              <w:left w:w="108" w:type="dxa"/>
              <w:bottom w:w="0" w:type="dxa"/>
              <w:right w:w="108" w:type="dxa"/>
            </w:tcMar>
          </w:tcPr>
          <w:p w14:paraId="7680967A" w14:textId="77777777" w:rsidR="009B0C63" w:rsidRDefault="009B0C63" w:rsidP="009B0C63">
            <w:pPr>
              <w:pStyle w:val="Standard"/>
              <w:snapToGrid w:val="0"/>
              <w:jc w:val="right"/>
              <w:rPr>
                <w:rFonts w:ascii="Arial" w:hAnsi="Arial" w:cs="Arial"/>
                <w:sz w:val="16"/>
                <w:szCs w:val="16"/>
              </w:rPr>
            </w:pPr>
          </w:p>
        </w:tc>
        <w:tc>
          <w:tcPr>
            <w:tcW w:w="887" w:type="dxa"/>
            <w:tcMar>
              <w:top w:w="0" w:type="dxa"/>
              <w:left w:w="108" w:type="dxa"/>
              <w:bottom w:w="0" w:type="dxa"/>
              <w:right w:w="108" w:type="dxa"/>
            </w:tcMar>
          </w:tcPr>
          <w:p w14:paraId="7680967B" w14:textId="77777777" w:rsidR="009B0C63" w:rsidRDefault="009B0C63" w:rsidP="009B0C63">
            <w:pPr>
              <w:pStyle w:val="Standard"/>
              <w:snapToGrid w:val="0"/>
              <w:jc w:val="right"/>
              <w:rPr>
                <w:rFonts w:ascii="Arial" w:hAnsi="Arial" w:cs="Arial"/>
                <w:sz w:val="16"/>
                <w:szCs w:val="16"/>
              </w:rPr>
            </w:pPr>
          </w:p>
        </w:tc>
        <w:tc>
          <w:tcPr>
            <w:tcW w:w="1063" w:type="dxa"/>
            <w:tcMar>
              <w:top w:w="0" w:type="dxa"/>
              <w:left w:w="108" w:type="dxa"/>
              <w:bottom w:w="0" w:type="dxa"/>
              <w:right w:w="108" w:type="dxa"/>
            </w:tcMar>
          </w:tcPr>
          <w:p w14:paraId="7680967C" w14:textId="77777777" w:rsidR="009B0C63" w:rsidRDefault="009B0C63" w:rsidP="009B0C63">
            <w:pPr>
              <w:pStyle w:val="Standard"/>
              <w:snapToGrid w:val="0"/>
              <w:rPr>
                <w:rFonts w:ascii="Arial" w:hAnsi="Arial" w:cs="Arial"/>
                <w:sz w:val="16"/>
                <w:szCs w:val="16"/>
              </w:rPr>
            </w:pPr>
          </w:p>
        </w:tc>
        <w:tc>
          <w:tcPr>
            <w:tcW w:w="2481" w:type="dxa"/>
            <w:tcMar>
              <w:top w:w="0" w:type="dxa"/>
              <w:left w:w="108" w:type="dxa"/>
              <w:bottom w:w="0" w:type="dxa"/>
              <w:right w:w="108" w:type="dxa"/>
            </w:tcMar>
          </w:tcPr>
          <w:p w14:paraId="7680967D" w14:textId="77777777" w:rsidR="009B0C63" w:rsidRDefault="009B0C63" w:rsidP="009B0C63">
            <w:pPr>
              <w:pStyle w:val="Standard"/>
              <w:snapToGrid w:val="0"/>
              <w:rPr>
                <w:rFonts w:ascii="Arial" w:hAnsi="Arial" w:cs="Arial"/>
                <w:sz w:val="16"/>
                <w:szCs w:val="16"/>
              </w:rPr>
            </w:pPr>
          </w:p>
        </w:tc>
      </w:tr>
      <w:tr w:rsidR="009B0C63" w14:paraId="76809687" w14:textId="77777777">
        <w:trPr>
          <w:cantSplit/>
          <w:jc w:val="center"/>
        </w:trPr>
        <w:tc>
          <w:tcPr>
            <w:tcW w:w="709" w:type="dxa"/>
            <w:shd w:val="clear" w:color="auto" w:fill="F3F3F3"/>
            <w:tcMar>
              <w:top w:w="0" w:type="dxa"/>
              <w:left w:w="108" w:type="dxa"/>
              <w:bottom w:w="0" w:type="dxa"/>
              <w:right w:w="108" w:type="dxa"/>
            </w:tcMar>
          </w:tcPr>
          <w:p w14:paraId="7680967F"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8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8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122</w:t>
            </w:r>
          </w:p>
        </w:tc>
        <w:tc>
          <w:tcPr>
            <w:tcW w:w="845" w:type="dxa"/>
            <w:shd w:val="clear" w:color="auto" w:fill="F3F3F3"/>
            <w:tcMar>
              <w:top w:w="0" w:type="dxa"/>
              <w:left w:w="108" w:type="dxa"/>
              <w:bottom w:w="0" w:type="dxa"/>
              <w:right w:w="108" w:type="dxa"/>
            </w:tcMar>
          </w:tcPr>
          <w:p w14:paraId="7680968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8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8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8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86"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90" w14:textId="77777777">
        <w:trPr>
          <w:cantSplit/>
          <w:jc w:val="center"/>
        </w:trPr>
        <w:tc>
          <w:tcPr>
            <w:tcW w:w="709" w:type="dxa"/>
            <w:shd w:val="clear" w:color="auto" w:fill="E0E0E0"/>
            <w:tcMar>
              <w:top w:w="0" w:type="dxa"/>
              <w:left w:w="108" w:type="dxa"/>
              <w:bottom w:w="0" w:type="dxa"/>
              <w:right w:w="108" w:type="dxa"/>
            </w:tcMar>
          </w:tcPr>
          <w:p w14:paraId="7680968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N2+8</w:t>
            </w:r>
          </w:p>
        </w:tc>
        <w:tc>
          <w:tcPr>
            <w:tcW w:w="2085" w:type="dxa"/>
            <w:shd w:val="clear" w:color="auto" w:fill="E0E0E0"/>
            <w:tcMar>
              <w:top w:w="0" w:type="dxa"/>
              <w:left w:w="108" w:type="dxa"/>
              <w:bottom w:w="0" w:type="dxa"/>
              <w:right w:w="108" w:type="dxa"/>
            </w:tcMar>
          </w:tcPr>
          <w:p w14:paraId="76809689" w14:textId="77777777" w:rsidR="009B0C63" w:rsidRDefault="009B0C63" w:rsidP="009B0C63">
            <w:pPr>
              <w:pStyle w:val="Standard"/>
              <w:snapToGrid w:val="0"/>
              <w:rPr>
                <w:rFonts w:ascii="Arial" w:hAnsi="Arial" w:cs="Arial"/>
                <w:b/>
                <w:sz w:val="16"/>
                <w:szCs w:val="16"/>
              </w:rPr>
            </w:pPr>
            <w:commentRangeStart w:id="2757"/>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temperature</w:t>
            </w:r>
          </w:p>
        </w:tc>
        <w:tc>
          <w:tcPr>
            <w:tcW w:w="1013" w:type="dxa"/>
            <w:shd w:val="clear" w:color="auto" w:fill="E0E0E0"/>
            <w:tcMar>
              <w:top w:w="0" w:type="dxa"/>
              <w:left w:w="108" w:type="dxa"/>
              <w:bottom w:w="0" w:type="dxa"/>
              <w:right w:w="108" w:type="dxa"/>
            </w:tcMar>
          </w:tcPr>
          <w:p w14:paraId="7680968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8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8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8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12</w:t>
            </w:r>
          </w:p>
        </w:tc>
        <w:tc>
          <w:tcPr>
            <w:tcW w:w="1063" w:type="dxa"/>
            <w:shd w:val="clear" w:color="auto" w:fill="E0E0E0"/>
            <w:tcMar>
              <w:top w:w="0" w:type="dxa"/>
              <w:left w:w="108" w:type="dxa"/>
              <w:bottom w:w="0" w:type="dxa"/>
              <w:right w:w="108" w:type="dxa"/>
            </w:tcMar>
          </w:tcPr>
          <w:p w14:paraId="7680968E" w14:textId="77777777" w:rsidR="009B0C63" w:rsidRDefault="009B0C63" w:rsidP="009B0C63">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E0E0E0"/>
            <w:tcMar>
              <w:top w:w="0" w:type="dxa"/>
              <w:left w:w="108" w:type="dxa"/>
              <w:bottom w:w="0" w:type="dxa"/>
              <w:right w:w="108" w:type="dxa"/>
            </w:tcMar>
          </w:tcPr>
          <w:p w14:paraId="7680968F"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commentRangeEnd w:id="2757"/>
            <w:r>
              <w:rPr>
                <w:rStyle w:val="CommentReference"/>
              </w:rPr>
              <w:commentReference w:id="2757"/>
            </w:r>
          </w:p>
        </w:tc>
      </w:tr>
      <w:tr w:rsidR="009B0C63" w14:paraId="76809699" w14:textId="77777777">
        <w:trPr>
          <w:cantSplit/>
          <w:jc w:val="center"/>
        </w:trPr>
        <w:tc>
          <w:tcPr>
            <w:tcW w:w="709" w:type="dxa"/>
            <w:shd w:val="clear" w:color="auto" w:fill="F3F3F3"/>
            <w:tcMar>
              <w:top w:w="0" w:type="dxa"/>
              <w:left w:w="108" w:type="dxa"/>
              <w:bottom w:w="0" w:type="dxa"/>
              <w:right w:w="108" w:type="dxa"/>
            </w:tcMar>
          </w:tcPr>
          <w:p w14:paraId="76809691"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92"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69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9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9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9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9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98" w14:textId="77777777" w:rsidR="009B0C63" w:rsidRDefault="009B0C63" w:rsidP="009B0C63">
            <w:pPr>
              <w:pStyle w:val="Standard"/>
              <w:snapToGrid w:val="0"/>
              <w:rPr>
                <w:rFonts w:ascii="Arial" w:hAnsi="Arial" w:cs="Arial"/>
                <w:sz w:val="16"/>
                <w:szCs w:val="16"/>
              </w:rPr>
            </w:pPr>
          </w:p>
        </w:tc>
      </w:tr>
      <w:tr w:rsidR="009B0C63" w14:paraId="768096A2" w14:textId="77777777">
        <w:trPr>
          <w:cantSplit/>
          <w:jc w:val="center"/>
        </w:trPr>
        <w:tc>
          <w:tcPr>
            <w:tcW w:w="709" w:type="dxa"/>
            <w:shd w:val="clear" w:color="auto" w:fill="E0E0E0"/>
            <w:tcMar>
              <w:top w:w="0" w:type="dxa"/>
              <w:left w:w="108" w:type="dxa"/>
              <w:bottom w:w="0" w:type="dxa"/>
              <w:right w:w="108" w:type="dxa"/>
            </w:tcMar>
          </w:tcPr>
          <w:p w14:paraId="7680969A"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9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E0E0E0"/>
            <w:tcMar>
              <w:top w:w="0" w:type="dxa"/>
              <w:left w:w="108" w:type="dxa"/>
              <w:bottom w:w="0" w:type="dxa"/>
              <w:right w:w="108" w:type="dxa"/>
            </w:tcMar>
          </w:tcPr>
          <w:p w14:paraId="7680969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123</w:t>
            </w:r>
          </w:p>
        </w:tc>
        <w:tc>
          <w:tcPr>
            <w:tcW w:w="845" w:type="dxa"/>
            <w:shd w:val="clear" w:color="auto" w:fill="E0E0E0"/>
            <w:tcMar>
              <w:top w:w="0" w:type="dxa"/>
              <w:left w:w="108" w:type="dxa"/>
              <w:bottom w:w="0" w:type="dxa"/>
              <w:right w:w="108" w:type="dxa"/>
            </w:tcMar>
          </w:tcPr>
          <w:p w14:paraId="7680969D"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9E"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9F"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A0"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A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6AB" w14:textId="77777777">
        <w:trPr>
          <w:cantSplit/>
          <w:jc w:val="center"/>
        </w:trPr>
        <w:tc>
          <w:tcPr>
            <w:tcW w:w="709" w:type="dxa"/>
            <w:shd w:val="clear" w:color="auto" w:fill="F3F3F3"/>
            <w:tcMar>
              <w:top w:w="0" w:type="dxa"/>
              <w:left w:w="108" w:type="dxa"/>
              <w:bottom w:w="0" w:type="dxa"/>
              <w:right w:w="108" w:type="dxa"/>
            </w:tcMar>
          </w:tcPr>
          <w:p w14:paraId="768096A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N2+9</w:t>
            </w:r>
          </w:p>
        </w:tc>
        <w:tc>
          <w:tcPr>
            <w:tcW w:w="2085" w:type="dxa"/>
            <w:shd w:val="clear" w:color="auto" w:fill="F3F3F3"/>
            <w:tcMar>
              <w:top w:w="0" w:type="dxa"/>
              <w:left w:w="108" w:type="dxa"/>
              <w:bottom w:w="0" w:type="dxa"/>
              <w:right w:w="108" w:type="dxa"/>
            </w:tcMar>
          </w:tcPr>
          <w:p w14:paraId="768096A4" w14:textId="77777777" w:rsidR="009B0C63" w:rsidRDefault="009B0C63" w:rsidP="009B0C63">
            <w:pPr>
              <w:pStyle w:val="Standard"/>
              <w:snapToGrid w:val="0"/>
            </w:pPr>
            <w:r>
              <w:rPr>
                <w:rFonts w:ascii="Arial" w:hAnsi="Arial" w:cs="Arial"/>
                <w:b/>
                <w:sz w:val="16"/>
                <w:szCs w:val="16"/>
              </w:rPr>
              <w:t>(Error</w:t>
            </w:r>
            <w:r>
              <w:rPr>
                <w:rFonts w:ascii="Arial" w:eastAsia="Arial" w:hAnsi="Arial" w:cs="Arial"/>
                <w:b/>
                <w:sz w:val="16"/>
                <w:szCs w:val="16"/>
              </w:rPr>
              <w:t xml:space="preserve"> </w:t>
            </w:r>
            <w:r>
              <w:rPr>
                <w:rFonts w:ascii="Arial" w:hAnsi="Arial" w:cs="Arial"/>
                <w:b/>
                <w:sz w:val="16"/>
                <w:szCs w:val="16"/>
              </w:rPr>
              <w:t>in)</w:t>
            </w:r>
            <w:r>
              <w:rPr>
                <w:rFonts w:ascii="Arial" w:eastAsia="Arial" w:hAnsi="Arial" w:cs="Arial"/>
                <w:b/>
                <w:sz w:val="16"/>
                <w:szCs w:val="16"/>
              </w:rPr>
              <w:t xml:space="preserve"> </w:t>
            </w: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F3F3F3"/>
            <w:tcMar>
              <w:top w:w="0" w:type="dxa"/>
              <w:left w:w="108" w:type="dxa"/>
              <w:bottom w:w="0" w:type="dxa"/>
              <w:right w:w="108" w:type="dxa"/>
            </w:tcMar>
          </w:tcPr>
          <w:p w14:paraId="768096A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A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6A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A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F3F3F3"/>
            <w:tcMar>
              <w:top w:w="0" w:type="dxa"/>
              <w:left w:w="108" w:type="dxa"/>
              <w:bottom w:w="0" w:type="dxa"/>
              <w:right w:w="108" w:type="dxa"/>
            </w:tcMar>
          </w:tcPr>
          <w:p w14:paraId="768096A9" w14:textId="77777777" w:rsidR="009B0C63" w:rsidRDefault="009B0C63" w:rsidP="009B0C63">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F3F3F3"/>
            <w:tcMar>
              <w:top w:w="0" w:type="dxa"/>
              <w:left w:w="108" w:type="dxa"/>
              <w:bottom w:w="0" w:type="dxa"/>
              <w:right w:w="108" w:type="dxa"/>
            </w:tcMar>
          </w:tcPr>
          <w:p w14:paraId="768096AA" w14:textId="77777777" w:rsidR="009B0C63" w:rsidRDefault="009B0C63" w:rsidP="009B0C63">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vertAlign w:val="superscript"/>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9B0C63" w14:paraId="768096B4" w14:textId="77777777">
        <w:trPr>
          <w:cantSplit/>
          <w:jc w:val="center"/>
        </w:trPr>
        <w:tc>
          <w:tcPr>
            <w:tcW w:w="709" w:type="dxa"/>
            <w:shd w:val="clear" w:color="auto" w:fill="E0E0E0"/>
            <w:tcMar>
              <w:top w:w="0" w:type="dxa"/>
              <w:left w:w="108" w:type="dxa"/>
              <w:bottom w:w="0" w:type="dxa"/>
              <w:right w:w="108" w:type="dxa"/>
            </w:tcMar>
          </w:tcPr>
          <w:p w14:paraId="768096AC"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6A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6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6AF"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6B0"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6B1"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6B2"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6B3" w14:textId="77777777" w:rsidR="009B0C63" w:rsidRDefault="009B0C63" w:rsidP="009B0C63">
            <w:pPr>
              <w:pStyle w:val="Standard"/>
              <w:snapToGrid w:val="0"/>
              <w:rPr>
                <w:rFonts w:ascii="Arial" w:hAnsi="Arial" w:cs="Arial"/>
                <w:sz w:val="16"/>
                <w:szCs w:val="16"/>
              </w:rPr>
            </w:pPr>
          </w:p>
        </w:tc>
      </w:tr>
      <w:tr w:rsidR="009B0C63" w14:paraId="768096BD" w14:textId="77777777">
        <w:trPr>
          <w:cantSplit/>
          <w:jc w:val="center"/>
        </w:trPr>
        <w:tc>
          <w:tcPr>
            <w:tcW w:w="709" w:type="dxa"/>
            <w:shd w:val="clear" w:color="auto" w:fill="F3F3F3"/>
            <w:tcMar>
              <w:top w:w="0" w:type="dxa"/>
              <w:left w:w="108" w:type="dxa"/>
              <w:bottom w:w="0" w:type="dxa"/>
              <w:right w:w="108" w:type="dxa"/>
            </w:tcMar>
          </w:tcPr>
          <w:p w14:paraId="768096B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N2+10</w:t>
            </w:r>
          </w:p>
        </w:tc>
        <w:tc>
          <w:tcPr>
            <w:tcW w:w="2085" w:type="dxa"/>
            <w:shd w:val="clear" w:color="auto" w:fill="F3F3F3"/>
            <w:tcMar>
              <w:top w:w="0" w:type="dxa"/>
              <w:left w:w="108" w:type="dxa"/>
              <w:bottom w:w="0" w:type="dxa"/>
              <w:right w:w="108" w:type="dxa"/>
            </w:tcMar>
          </w:tcPr>
          <w:p w14:paraId="768096B6"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F3F3F3"/>
            <w:tcMar>
              <w:top w:w="0" w:type="dxa"/>
              <w:left w:w="108" w:type="dxa"/>
              <w:bottom w:w="0" w:type="dxa"/>
              <w:right w:w="108" w:type="dxa"/>
            </w:tcMar>
          </w:tcPr>
          <w:p w14:paraId="768096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F3F3F3"/>
            <w:tcMar>
              <w:top w:w="0" w:type="dxa"/>
              <w:left w:w="108" w:type="dxa"/>
              <w:bottom w:w="0" w:type="dxa"/>
              <w:right w:w="108" w:type="dxa"/>
            </w:tcMar>
          </w:tcPr>
          <w:p w14:paraId="768096B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B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B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BB"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BC"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6C6" w14:textId="77777777">
        <w:trPr>
          <w:cantSplit/>
          <w:jc w:val="center"/>
        </w:trPr>
        <w:tc>
          <w:tcPr>
            <w:tcW w:w="709" w:type="dxa"/>
            <w:shd w:val="clear" w:color="auto" w:fill="E0E0E0"/>
            <w:tcMar>
              <w:top w:w="0" w:type="dxa"/>
              <w:left w:w="108" w:type="dxa"/>
              <w:bottom w:w="0" w:type="dxa"/>
              <w:right w:w="108" w:type="dxa"/>
            </w:tcMar>
          </w:tcPr>
          <w:p w14:paraId="768096B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N2+11</w:t>
            </w:r>
          </w:p>
        </w:tc>
        <w:tc>
          <w:tcPr>
            <w:tcW w:w="2085" w:type="dxa"/>
            <w:shd w:val="clear" w:color="auto" w:fill="E0E0E0"/>
            <w:tcMar>
              <w:top w:w="0" w:type="dxa"/>
              <w:left w:w="108" w:type="dxa"/>
              <w:bottom w:w="0" w:type="dxa"/>
              <w:right w:w="108" w:type="dxa"/>
            </w:tcMar>
          </w:tcPr>
          <w:p w14:paraId="768096B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C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C4"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C5"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6CF" w14:textId="77777777">
        <w:trPr>
          <w:cantSplit/>
          <w:jc w:val="center"/>
        </w:trPr>
        <w:tc>
          <w:tcPr>
            <w:tcW w:w="709" w:type="dxa"/>
            <w:shd w:val="clear" w:color="auto" w:fill="F3F3F3"/>
            <w:tcMar>
              <w:top w:w="0" w:type="dxa"/>
              <w:left w:w="108" w:type="dxa"/>
              <w:bottom w:w="0" w:type="dxa"/>
              <w:right w:w="108" w:type="dxa"/>
            </w:tcMar>
          </w:tcPr>
          <w:p w14:paraId="768096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N3</w:t>
            </w:r>
          </w:p>
        </w:tc>
        <w:tc>
          <w:tcPr>
            <w:tcW w:w="2085" w:type="dxa"/>
            <w:shd w:val="clear" w:color="auto" w:fill="F3F3F3"/>
            <w:tcMar>
              <w:top w:w="0" w:type="dxa"/>
              <w:left w:w="108" w:type="dxa"/>
              <w:bottom w:w="0" w:type="dxa"/>
              <w:right w:w="108" w:type="dxa"/>
            </w:tcMar>
          </w:tcPr>
          <w:p w14:paraId="768096C8"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C9" w14:textId="77777777" w:rsidR="009B0C63" w:rsidRDefault="009B0C63" w:rsidP="009B0C63">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CA" w14:textId="77777777" w:rsidR="009B0C63" w:rsidRDefault="009B0C63" w:rsidP="009B0C63">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CB" w14:textId="77777777" w:rsidR="009B0C63" w:rsidRDefault="009B0C63" w:rsidP="009B0C63">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CC" w14:textId="77777777" w:rsidR="009B0C63" w:rsidRDefault="009B0C63" w:rsidP="009B0C63">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CD"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CE"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N3</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N2+1+10.n3</w:t>
            </w:r>
            <w:r>
              <w:rPr>
                <w:rFonts w:ascii="Arial" w:eastAsia="Arial" w:hAnsi="Arial" w:cs="Arial"/>
                <w:i/>
                <w:sz w:val="16"/>
                <w:szCs w:val="16"/>
              </w:rPr>
              <w:t xml:space="preserve"> </w:t>
            </w:r>
            <w:r>
              <w:rPr>
                <w:rFonts w:ascii="Arial" w:hAnsi="Arial" w:cs="Arial"/>
                <w:i/>
                <w:sz w:val="16"/>
                <w:szCs w:val="16"/>
              </w:rPr>
              <w:t>elements</w:t>
            </w:r>
          </w:p>
        </w:tc>
      </w:tr>
      <w:tr w:rsidR="009B0C63" w14:paraId="768096D1" w14:textId="77777777">
        <w:trPr>
          <w:cantSplit/>
          <w:jc w:val="center"/>
        </w:trPr>
        <w:tc>
          <w:tcPr>
            <w:tcW w:w="10348" w:type="dxa"/>
            <w:gridSpan w:val="8"/>
            <w:shd w:val="clear" w:color="auto" w:fill="CCFFCC"/>
            <w:tcMar>
              <w:top w:w="0" w:type="dxa"/>
              <w:left w:w="108" w:type="dxa"/>
              <w:bottom w:w="0" w:type="dxa"/>
              <w:right w:w="108" w:type="dxa"/>
            </w:tcMar>
          </w:tcPr>
          <w:p w14:paraId="768096D0" w14:textId="5224507D"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'Level2c'</w:t>
            </w:r>
            <w:r>
              <w:rPr>
                <w:rFonts w:ascii="Arial" w:eastAsia="Arial" w:hAnsi="Arial" w:cs="Arial"/>
                <w:b/>
                <w:i/>
                <w:sz w:val="16"/>
                <w:szCs w:val="16"/>
              </w:rPr>
              <w:t xml:space="preserve"> </w:t>
            </w:r>
            <w:r>
              <w:rPr>
                <w:rFonts w:ascii="Arial" w:hAnsi="Arial" w:cs="Arial"/>
                <w:b/>
                <w:i/>
                <w:sz w:val="16"/>
                <w:szCs w:val="16"/>
              </w:rPr>
              <w:t>data</w:t>
            </w:r>
          </w:p>
        </w:tc>
      </w:tr>
      <w:tr w:rsidR="009B0C63" w14:paraId="768096DA" w14:textId="77777777">
        <w:trPr>
          <w:cantSplit/>
          <w:jc w:val="center"/>
        </w:trPr>
        <w:tc>
          <w:tcPr>
            <w:tcW w:w="709" w:type="dxa"/>
            <w:shd w:val="clear" w:color="auto" w:fill="F3F3F3"/>
            <w:tcMar>
              <w:top w:w="0" w:type="dxa"/>
              <w:left w:w="108" w:type="dxa"/>
              <w:bottom w:w="0" w:type="dxa"/>
              <w:right w:w="108" w:type="dxa"/>
            </w:tcMar>
          </w:tcPr>
          <w:p w14:paraId="768096D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N3+1</w:t>
            </w:r>
          </w:p>
        </w:tc>
        <w:tc>
          <w:tcPr>
            <w:tcW w:w="2085" w:type="dxa"/>
            <w:shd w:val="clear" w:color="auto" w:fill="F3F3F3"/>
            <w:tcMar>
              <w:top w:w="0" w:type="dxa"/>
              <w:left w:w="108" w:type="dxa"/>
              <w:bottom w:w="0" w:type="dxa"/>
              <w:right w:w="108" w:type="dxa"/>
            </w:tcMar>
          </w:tcPr>
          <w:p w14:paraId="768096D3"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Vertical</w:t>
            </w:r>
            <w:r>
              <w:rPr>
                <w:rFonts w:ascii="Arial" w:eastAsia="Arial" w:hAnsi="Arial" w:cs="Arial"/>
                <w:b/>
                <w:sz w:val="16"/>
                <w:szCs w:val="16"/>
              </w:rPr>
              <w:t xml:space="preserve"> </w:t>
            </w:r>
            <w:r>
              <w:rPr>
                <w:rFonts w:ascii="Arial" w:hAnsi="Arial" w:cs="Arial"/>
                <w:b/>
                <w:sz w:val="16"/>
                <w:szCs w:val="16"/>
              </w:rPr>
              <w:t>significance</w:t>
            </w:r>
          </w:p>
        </w:tc>
        <w:tc>
          <w:tcPr>
            <w:tcW w:w="1013" w:type="dxa"/>
            <w:shd w:val="clear" w:color="auto" w:fill="F3F3F3"/>
            <w:tcMar>
              <w:top w:w="0" w:type="dxa"/>
              <w:left w:w="108" w:type="dxa"/>
              <w:bottom w:w="0" w:type="dxa"/>
              <w:right w:w="108" w:type="dxa"/>
            </w:tcMar>
          </w:tcPr>
          <w:p w14:paraId="768096D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003</w:t>
            </w:r>
          </w:p>
        </w:tc>
        <w:tc>
          <w:tcPr>
            <w:tcW w:w="845" w:type="dxa"/>
            <w:shd w:val="clear" w:color="auto" w:fill="F3F3F3"/>
            <w:tcMar>
              <w:top w:w="0" w:type="dxa"/>
              <w:left w:w="108" w:type="dxa"/>
              <w:bottom w:w="0" w:type="dxa"/>
              <w:right w:w="108" w:type="dxa"/>
            </w:tcMar>
          </w:tcPr>
          <w:p w14:paraId="768096D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D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D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D8"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D9"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surface</w:t>
            </w:r>
          </w:p>
        </w:tc>
      </w:tr>
      <w:tr w:rsidR="009B0C63" w14:paraId="768096E3" w14:textId="77777777">
        <w:trPr>
          <w:cantSplit/>
          <w:jc w:val="center"/>
        </w:trPr>
        <w:tc>
          <w:tcPr>
            <w:tcW w:w="709" w:type="dxa"/>
            <w:shd w:val="clear" w:color="auto" w:fill="E0E0E0"/>
            <w:tcMar>
              <w:top w:w="0" w:type="dxa"/>
              <w:left w:w="108" w:type="dxa"/>
              <w:bottom w:w="0" w:type="dxa"/>
              <w:right w:w="108" w:type="dxa"/>
            </w:tcMar>
          </w:tcPr>
          <w:p w14:paraId="768096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N3+2</w:t>
            </w:r>
          </w:p>
        </w:tc>
        <w:tc>
          <w:tcPr>
            <w:tcW w:w="2085" w:type="dxa"/>
            <w:shd w:val="clear" w:color="auto" w:fill="E0E0E0"/>
            <w:tcMar>
              <w:top w:w="0" w:type="dxa"/>
              <w:left w:w="108" w:type="dxa"/>
              <w:bottom w:w="0" w:type="dxa"/>
              <w:right w:w="108" w:type="dxa"/>
            </w:tcMar>
          </w:tcPr>
          <w:p w14:paraId="768096DC" w14:textId="77777777" w:rsidR="009B0C63" w:rsidRDefault="009B0C63" w:rsidP="009B0C63">
            <w:pPr>
              <w:pStyle w:val="Standard"/>
              <w:snapToGrid w:val="0"/>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r>
              <w:rPr>
                <w:rFonts w:ascii="Arial" w:eastAsia="Arial" w:hAnsi="Arial" w:cs="Arial"/>
                <w:b/>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p>
        </w:tc>
        <w:tc>
          <w:tcPr>
            <w:tcW w:w="1013" w:type="dxa"/>
            <w:shd w:val="clear" w:color="auto" w:fill="E0E0E0"/>
            <w:tcMar>
              <w:top w:w="0" w:type="dxa"/>
              <w:left w:w="108" w:type="dxa"/>
              <w:bottom w:w="0" w:type="dxa"/>
              <w:right w:w="108" w:type="dxa"/>
            </w:tcMar>
          </w:tcPr>
          <w:p w14:paraId="768096D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shd w:val="clear" w:color="auto" w:fill="E0E0E0"/>
            <w:tcMar>
              <w:top w:w="0" w:type="dxa"/>
              <w:left w:w="108" w:type="dxa"/>
              <w:bottom w:w="0" w:type="dxa"/>
              <w:right w:w="108" w:type="dxa"/>
            </w:tcMar>
          </w:tcPr>
          <w:p w14:paraId="768096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D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E0E0E0"/>
            <w:tcMar>
              <w:top w:w="0" w:type="dxa"/>
              <w:left w:w="108" w:type="dxa"/>
              <w:bottom w:w="0" w:type="dxa"/>
              <w:right w:w="108" w:type="dxa"/>
            </w:tcMar>
          </w:tcPr>
          <w:p w14:paraId="768096E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6E1" w14:textId="77777777" w:rsidR="009B0C63" w:rsidRDefault="009B0C63" w:rsidP="009B0C63">
            <w:pPr>
              <w:pStyle w:val="Standard"/>
              <w:snapToGrid w:val="0"/>
              <w:rPr>
                <w:rFonts w:ascii="Arial" w:hAnsi="Arial" w:cs="Arial"/>
                <w:sz w:val="16"/>
                <w:szCs w:val="16"/>
              </w:rPr>
            </w:pPr>
            <w:proofErr w:type="spellStart"/>
            <w:r>
              <w:rPr>
                <w:rFonts w:ascii="Arial" w:hAnsi="Arial" w:cs="Arial"/>
                <w:sz w:val="16"/>
                <w:szCs w:val="16"/>
              </w:rPr>
              <w:t>gpm</w:t>
            </w:r>
            <w:proofErr w:type="spellEnd"/>
          </w:p>
        </w:tc>
        <w:tc>
          <w:tcPr>
            <w:tcW w:w="2481" w:type="dxa"/>
            <w:shd w:val="clear" w:color="auto" w:fill="E0E0E0"/>
            <w:tcMar>
              <w:top w:w="0" w:type="dxa"/>
              <w:left w:w="108" w:type="dxa"/>
              <w:bottom w:w="0" w:type="dxa"/>
              <w:right w:w="108" w:type="dxa"/>
            </w:tcMar>
          </w:tcPr>
          <w:p w14:paraId="768096E2" w14:textId="6F77ED67" w:rsidR="009B0C63" w:rsidRDefault="009B0C63" w:rsidP="009B0C63">
            <w:pPr>
              <w:pStyle w:val="Standard"/>
              <w:snapToGrid w:val="0"/>
            </w:pPr>
            <w:proofErr w:type="spellStart"/>
            <w:r>
              <w:rPr>
                <w:rFonts w:ascii="Arial" w:hAnsi="Arial" w:cs="Arial"/>
                <w:sz w:val="16"/>
                <w:szCs w:val="16"/>
              </w:rPr>
              <w:t>Geopot</w:t>
            </w:r>
            <w:proofErr w:type="spellEnd"/>
            <w:r>
              <w:rPr>
                <w:rFonts w:ascii="Arial" w:hAnsi="Arial" w:cs="Arial"/>
                <w:sz w:val="16"/>
                <w:szCs w:val="16"/>
              </w:rPr>
              <w:t>.</w:t>
            </w:r>
            <w:r>
              <w:rPr>
                <w:rFonts w:ascii="Arial" w:eastAsia="Arial" w:hAnsi="Arial" w:cs="Arial"/>
                <w:sz w:val="16"/>
                <w:szCs w:val="16"/>
              </w:rPr>
              <w:t xml:space="preserve"> </w:t>
            </w:r>
            <w:proofErr w:type="spellStart"/>
            <w:r w:rsidR="00495546">
              <w:rPr>
                <w:rFonts w:ascii="Arial" w:eastAsia="Arial" w:hAnsi="Arial" w:cs="Arial"/>
                <w:sz w:val="16"/>
                <w:szCs w:val="16"/>
              </w:rPr>
              <w:t>H</w:t>
            </w:r>
            <w:r>
              <w:rPr>
                <w:rFonts w:ascii="Arial" w:hAnsi="Arial" w:cs="Arial"/>
                <w:sz w:val="16"/>
                <w:szCs w:val="16"/>
              </w:rPr>
              <w:t>t</w:t>
            </w:r>
            <w:proofErr w:type="spellEnd"/>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10km,</w:t>
            </w:r>
            <w:r>
              <w:rPr>
                <w:rFonts w:ascii="Arial" w:eastAsia="Arial" w:hAnsi="Arial" w:cs="Arial"/>
                <w:sz w:val="16"/>
                <w:szCs w:val="16"/>
              </w:rPr>
              <w:t xml:space="preserve"> </w:t>
            </w:r>
            <w:proofErr w:type="spellStart"/>
            <w:r>
              <w:rPr>
                <w:rFonts w:ascii="Arial" w:hAnsi="Arial" w:cs="Arial"/>
                <w:sz w:val="16"/>
                <w:szCs w:val="16"/>
              </w:rPr>
              <w:t>wrt</w:t>
            </w:r>
            <w:proofErr w:type="spellEnd"/>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9B0C63" w14:paraId="768096EC" w14:textId="77777777">
        <w:trPr>
          <w:cantSplit/>
          <w:jc w:val="center"/>
        </w:trPr>
        <w:tc>
          <w:tcPr>
            <w:tcW w:w="709" w:type="dxa"/>
            <w:shd w:val="clear" w:color="auto" w:fill="F3F3F3"/>
            <w:tcMar>
              <w:top w:w="0" w:type="dxa"/>
              <w:left w:w="108" w:type="dxa"/>
              <w:bottom w:w="0" w:type="dxa"/>
              <w:right w:w="108" w:type="dxa"/>
            </w:tcMar>
          </w:tcPr>
          <w:p w14:paraId="768096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N3+3</w:t>
            </w:r>
          </w:p>
        </w:tc>
        <w:tc>
          <w:tcPr>
            <w:tcW w:w="2085" w:type="dxa"/>
            <w:shd w:val="clear" w:color="auto" w:fill="F3F3F3"/>
            <w:tcMar>
              <w:top w:w="0" w:type="dxa"/>
              <w:left w:w="108" w:type="dxa"/>
              <w:bottom w:w="0" w:type="dxa"/>
              <w:right w:w="108" w:type="dxa"/>
            </w:tcMar>
          </w:tcPr>
          <w:p w14:paraId="768096E5" w14:textId="77777777" w:rsidR="009B0C63" w:rsidRDefault="009B0C63" w:rsidP="009B0C63">
            <w:pPr>
              <w:pStyle w:val="Standard"/>
              <w:snapToGrid w:val="0"/>
            </w:pP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tcMar>
              <w:top w:w="0" w:type="dxa"/>
              <w:left w:w="108" w:type="dxa"/>
              <w:bottom w:w="0" w:type="dxa"/>
              <w:right w:w="108" w:type="dxa"/>
            </w:tcMar>
          </w:tcPr>
          <w:p w14:paraId="768096E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tcMar>
              <w:top w:w="0" w:type="dxa"/>
              <w:left w:w="108" w:type="dxa"/>
              <w:bottom w:w="0" w:type="dxa"/>
              <w:right w:w="108" w:type="dxa"/>
            </w:tcMar>
          </w:tcPr>
          <w:p w14:paraId="768096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tcMar>
              <w:top w:w="0" w:type="dxa"/>
              <w:left w:w="108" w:type="dxa"/>
              <w:bottom w:w="0" w:type="dxa"/>
              <w:right w:w="108" w:type="dxa"/>
            </w:tcMar>
          </w:tcPr>
          <w:p w14:paraId="768096E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6E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tcMar>
              <w:top w:w="0" w:type="dxa"/>
              <w:left w:w="108" w:type="dxa"/>
              <w:bottom w:w="0" w:type="dxa"/>
              <w:right w:w="108" w:type="dxa"/>
            </w:tcMar>
          </w:tcPr>
          <w:p w14:paraId="768096EA"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tcMar>
              <w:top w:w="0" w:type="dxa"/>
              <w:left w:w="108" w:type="dxa"/>
              <w:bottom w:w="0" w:type="dxa"/>
              <w:right w:w="108" w:type="dxa"/>
            </w:tcMar>
          </w:tcPr>
          <w:p w14:paraId="768096EB" w14:textId="77777777" w:rsidR="009B0C63" w:rsidRDefault="009B0C63" w:rsidP="009B0C63">
            <w:pPr>
              <w:pStyle w:val="Standard"/>
              <w:snapToGrid w:val="0"/>
            </w:pPr>
            <w:r>
              <w:rPr>
                <w:rFonts w:ascii="Arial" w:hAnsi="Arial" w:cs="Arial"/>
                <w:sz w:val="16"/>
                <w:szCs w:val="16"/>
              </w:rPr>
              <w:t>250</w:t>
            </w:r>
            <w:r>
              <w:rPr>
                <w:rFonts w:ascii="Arial" w:eastAsia="Arial" w:hAnsi="Arial" w:cs="Arial"/>
                <w:sz w:val="16"/>
                <w:szCs w:val="16"/>
              </w:rPr>
              <w:t>–</w:t>
            </w:r>
            <w:r>
              <w:rPr>
                <w:rFonts w:ascii="Arial" w:hAnsi="Arial" w:cs="Arial"/>
                <w:sz w:val="16"/>
                <w:szCs w:val="16"/>
              </w:rPr>
              <w:t>1100</w:t>
            </w:r>
            <w:r>
              <w:rPr>
                <w:rFonts w:ascii="Arial" w:eastAsia="Arial" w:hAnsi="Arial" w:cs="Arial"/>
                <w:sz w:val="16"/>
                <w:szCs w:val="16"/>
              </w:rPr>
              <w:t xml:space="preserve"> </w:t>
            </w:r>
            <w:proofErr w:type="spellStart"/>
            <w:r>
              <w:rPr>
                <w:rFonts w:ascii="Arial" w:hAnsi="Arial" w:cs="Arial"/>
                <w:sz w:val="16"/>
                <w:szCs w:val="16"/>
              </w:rPr>
              <w:t>hPa</w:t>
            </w:r>
            <w:proofErr w:type="spellEnd"/>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proofErr w:type="spellStart"/>
            <w:r>
              <w:rPr>
                <w:rFonts w:ascii="Arial" w:hAnsi="Arial" w:cs="Arial"/>
                <w:sz w:val="16"/>
                <w:szCs w:val="16"/>
              </w:rPr>
              <w:t>hPa</w:t>
            </w:r>
            <w:proofErr w:type="spellEnd"/>
          </w:p>
        </w:tc>
      </w:tr>
      <w:tr w:rsidR="009B0C63" w14:paraId="768096F5" w14:textId="77777777">
        <w:trPr>
          <w:cantSplit/>
          <w:jc w:val="center"/>
        </w:trPr>
        <w:tc>
          <w:tcPr>
            <w:tcW w:w="709" w:type="dxa"/>
            <w:shd w:val="clear" w:color="auto" w:fill="E0E0E0"/>
            <w:tcMar>
              <w:top w:w="0" w:type="dxa"/>
              <w:left w:w="108" w:type="dxa"/>
              <w:bottom w:w="0" w:type="dxa"/>
              <w:right w:w="108" w:type="dxa"/>
            </w:tcMar>
          </w:tcPr>
          <w:p w14:paraId="768096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N3+4</w:t>
            </w:r>
          </w:p>
        </w:tc>
        <w:tc>
          <w:tcPr>
            <w:tcW w:w="2085" w:type="dxa"/>
            <w:shd w:val="clear" w:color="auto" w:fill="E0E0E0"/>
            <w:tcMar>
              <w:top w:w="0" w:type="dxa"/>
              <w:left w:w="108" w:type="dxa"/>
              <w:bottom w:w="0" w:type="dxa"/>
              <w:right w:w="108" w:type="dxa"/>
            </w:tcMar>
          </w:tcPr>
          <w:p w14:paraId="768096E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6E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6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F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F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6F3"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6F4" w14:textId="77777777" w:rsidR="009B0C63" w:rsidRDefault="009B0C63" w:rsidP="009B0C63">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9B0C63" w14:paraId="768096FE" w14:textId="77777777">
        <w:trPr>
          <w:cantSplit/>
          <w:jc w:val="center"/>
        </w:trPr>
        <w:tc>
          <w:tcPr>
            <w:tcW w:w="709" w:type="dxa"/>
            <w:shd w:val="clear" w:color="auto" w:fill="F3F3F3"/>
            <w:tcMar>
              <w:top w:w="0" w:type="dxa"/>
              <w:left w:w="108" w:type="dxa"/>
              <w:bottom w:w="0" w:type="dxa"/>
              <w:right w:w="108" w:type="dxa"/>
            </w:tcMar>
          </w:tcPr>
          <w:p w14:paraId="768096F6"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F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F8"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F3F3F3"/>
            <w:tcMar>
              <w:top w:w="0" w:type="dxa"/>
              <w:left w:w="108" w:type="dxa"/>
              <w:bottom w:w="0" w:type="dxa"/>
              <w:right w:w="108" w:type="dxa"/>
            </w:tcMar>
          </w:tcPr>
          <w:p w14:paraId="768096F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FA"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F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F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FD"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707" w14:textId="77777777">
        <w:trPr>
          <w:cantSplit/>
          <w:jc w:val="center"/>
        </w:trPr>
        <w:tc>
          <w:tcPr>
            <w:tcW w:w="709" w:type="dxa"/>
            <w:shd w:val="clear" w:color="auto" w:fill="E0E0E0"/>
            <w:tcMar>
              <w:top w:w="0" w:type="dxa"/>
              <w:left w:w="108" w:type="dxa"/>
              <w:bottom w:w="0" w:type="dxa"/>
              <w:right w:w="108" w:type="dxa"/>
            </w:tcMar>
          </w:tcPr>
          <w:p w14:paraId="768096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N3+5</w:t>
            </w:r>
          </w:p>
        </w:tc>
        <w:tc>
          <w:tcPr>
            <w:tcW w:w="2085" w:type="dxa"/>
            <w:shd w:val="clear" w:color="auto" w:fill="E0E0E0"/>
            <w:tcMar>
              <w:top w:w="0" w:type="dxa"/>
              <w:left w:w="108" w:type="dxa"/>
              <w:bottom w:w="0" w:type="dxa"/>
              <w:right w:w="108" w:type="dxa"/>
            </w:tcMar>
          </w:tcPr>
          <w:p w14:paraId="76809700" w14:textId="77777777" w:rsidR="009B0C63" w:rsidRDefault="009B0C63" w:rsidP="009B0C63">
            <w:pPr>
              <w:pStyle w:val="Standard"/>
              <w:snapToGrid w:val="0"/>
            </w:pPr>
            <w:r>
              <w:rPr>
                <w:rFonts w:ascii="Arial" w:hAnsi="Arial" w:cs="Arial"/>
                <w:sz w:val="16"/>
                <w:szCs w:val="16"/>
              </w:rPr>
              <w:t>(Error</w:t>
            </w:r>
            <w:r>
              <w:rPr>
                <w:rFonts w:ascii="Arial" w:eastAsia="Arial" w:hAnsi="Arial" w:cs="Arial"/>
                <w:sz w:val="16"/>
                <w:szCs w:val="16"/>
              </w:rPr>
              <w:t xml:space="preserve"> </w:t>
            </w:r>
            <w:r>
              <w:rPr>
                <w:rFonts w:ascii="Arial" w:hAnsi="Arial" w:cs="Arial"/>
                <w:sz w:val="16"/>
                <w:szCs w:val="16"/>
              </w:rPr>
              <w:t>in)</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70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7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70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0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705" w14:textId="77777777" w:rsidR="009B0C63" w:rsidRDefault="009B0C63" w:rsidP="009B0C63">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706"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proofErr w:type="spellStart"/>
            <w:r>
              <w:rPr>
                <w:rFonts w:ascii="Arial" w:hAnsi="Arial" w:cs="Arial"/>
                <w:sz w:val="16"/>
                <w:szCs w:val="16"/>
              </w:rPr>
              <w:t>hPa</w:t>
            </w:r>
            <w:proofErr w:type="spellEnd"/>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proofErr w:type="spellStart"/>
            <w:r>
              <w:rPr>
                <w:rFonts w:ascii="Arial" w:hAnsi="Arial" w:cs="Arial"/>
                <w:sz w:val="16"/>
                <w:szCs w:val="16"/>
              </w:rPr>
              <w:t>hPa</w:t>
            </w:r>
            <w:proofErr w:type="spellEnd"/>
          </w:p>
        </w:tc>
      </w:tr>
      <w:tr w:rsidR="009B0C63" w14:paraId="76809710" w14:textId="77777777">
        <w:trPr>
          <w:cantSplit/>
          <w:jc w:val="center"/>
        </w:trPr>
        <w:tc>
          <w:tcPr>
            <w:tcW w:w="709" w:type="dxa"/>
            <w:shd w:val="clear" w:color="auto" w:fill="F3F3F3"/>
            <w:tcMar>
              <w:top w:w="0" w:type="dxa"/>
              <w:left w:w="108" w:type="dxa"/>
              <w:bottom w:w="0" w:type="dxa"/>
              <w:right w:w="108" w:type="dxa"/>
            </w:tcMar>
          </w:tcPr>
          <w:p w14:paraId="7680970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709"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70A"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70B"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70C"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70D"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70E"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70F" w14:textId="77777777" w:rsidR="009B0C63" w:rsidRDefault="009B0C63" w:rsidP="009B0C63">
            <w:pPr>
              <w:pStyle w:val="Standard"/>
              <w:snapToGrid w:val="0"/>
              <w:rPr>
                <w:rFonts w:ascii="Arial" w:hAnsi="Arial" w:cs="Arial"/>
                <w:sz w:val="16"/>
                <w:szCs w:val="16"/>
              </w:rPr>
            </w:pPr>
          </w:p>
        </w:tc>
      </w:tr>
      <w:tr w:rsidR="009B0C63" w14:paraId="76809719" w14:textId="77777777">
        <w:trPr>
          <w:cantSplit/>
          <w:jc w:val="center"/>
        </w:trPr>
        <w:tc>
          <w:tcPr>
            <w:tcW w:w="709" w:type="dxa"/>
            <w:shd w:val="clear" w:color="auto" w:fill="E0E0E0"/>
            <w:tcMar>
              <w:top w:w="0" w:type="dxa"/>
              <w:left w:w="108" w:type="dxa"/>
              <w:bottom w:w="0" w:type="dxa"/>
              <w:right w:w="108" w:type="dxa"/>
            </w:tcMar>
          </w:tcPr>
          <w:p w14:paraId="768097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N3+6</w:t>
            </w:r>
          </w:p>
        </w:tc>
        <w:tc>
          <w:tcPr>
            <w:tcW w:w="2085" w:type="dxa"/>
            <w:shd w:val="clear" w:color="auto" w:fill="E0E0E0"/>
            <w:tcMar>
              <w:top w:w="0" w:type="dxa"/>
              <w:left w:w="108" w:type="dxa"/>
              <w:bottom w:w="0" w:type="dxa"/>
              <w:right w:w="108" w:type="dxa"/>
            </w:tcMar>
          </w:tcPr>
          <w:p w14:paraId="7680971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71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71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71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1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717"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718" w14:textId="77777777" w:rsidR="009B0C63" w:rsidRDefault="009B0C63" w:rsidP="009B0C63">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9B0C63" w14:paraId="76809722" w14:textId="77777777">
        <w:trPr>
          <w:cantSplit/>
          <w:jc w:val="center"/>
        </w:trPr>
        <w:tc>
          <w:tcPr>
            <w:tcW w:w="709" w:type="dxa"/>
            <w:shd w:val="clear" w:color="auto" w:fill="F3F3F3"/>
            <w:tcMar>
              <w:top w:w="0" w:type="dxa"/>
              <w:left w:w="108" w:type="dxa"/>
              <w:bottom w:w="0" w:type="dxa"/>
              <w:right w:w="108" w:type="dxa"/>
            </w:tcMar>
          </w:tcPr>
          <w:p w14:paraId="768097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N3+7</w:t>
            </w:r>
          </w:p>
        </w:tc>
        <w:tc>
          <w:tcPr>
            <w:tcW w:w="2085" w:type="dxa"/>
            <w:shd w:val="clear" w:color="auto" w:fill="F3F3F3"/>
            <w:tcMar>
              <w:top w:w="0" w:type="dxa"/>
              <w:left w:w="108" w:type="dxa"/>
              <w:bottom w:w="0" w:type="dxa"/>
              <w:right w:w="108" w:type="dxa"/>
            </w:tcMar>
          </w:tcPr>
          <w:p w14:paraId="768097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F3F3F3"/>
            <w:tcMar>
              <w:top w:w="0" w:type="dxa"/>
              <w:left w:w="108" w:type="dxa"/>
              <w:bottom w:w="0" w:type="dxa"/>
              <w:right w:w="108" w:type="dxa"/>
            </w:tcMar>
          </w:tcPr>
          <w:p w14:paraId="768097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7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7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7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F3F3F3"/>
            <w:tcMar>
              <w:top w:w="0" w:type="dxa"/>
              <w:left w:w="108" w:type="dxa"/>
              <w:bottom w:w="0" w:type="dxa"/>
              <w:right w:w="108" w:type="dxa"/>
            </w:tcMar>
          </w:tcPr>
          <w:p w14:paraId="76809720"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F3F3F3"/>
            <w:tcMar>
              <w:top w:w="0" w:type="dxa"/>
              <w:left w:w="108" w:type="dxa"/>
              <w:bottom w:w="0" w:type="dxa"/>
              <w:right w:w="108" w:type="dxa"/>
            </w:tcMar>
          </w:tcPr>
          <w:p w14:paraId="76809721"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72B" w14:textId="77777777">
        <w:trPr>
          <w:cantSplit/>
          <w:jc w:val="center"/>
        </w:trPr>
        <w:tc>
          <w:tcPr>
            <w:tcW w:w="709" w:type="dxa"/>
            <w:shd w:val="clear" w:color="auto" w:fill="E0E0E0"/>
            <w:tcMar>
              <w:top w:w="0" w:type="dxa"/>
              <w:left w:w="108" w:type="dxa"/>
              <w:bottom w:w="0" w:type="dxa"/>
              <w:right w:w="108" w:type="dxa"/>
            </w:tcMar>
          </w:tcPr>
          <w:p w14:paraId="7680972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w:t>
            </w:r>
          </w:p>
        </w:tc>
        <w:tc>
          <w:tcPr>
            <w:tcW w:w="2085" w:type="dxa"/>
            <w:shd w:val="clear" w:color="auto" w:fill="E0E0E0"/>
            <w:tcMar>
              <w:top w:w="0" w:type="dxa"/>
              <w:left w:w="108" w:type="dxa"/>
              <w:bottom w:w="0" w:type="dxa"/>
              <w:right w:w="108" w:type="dxa"/>
            </w:tcMar>
          </w:tcPr>
          <w:p w14:paraId="76809724" w14:textId="77777777" w:rsidR="009B0C63" w:rsidRDefault="009B0C63" w:rsidP="009B0C63">
            <w:pPr>
              <w:pStyle w:val="Standard"/>
              <w:snapToGrid w:val="0"/>
              <w:rPr>
                <w:rFonts w:ascii="Arial" w:hAnsi="Arial" w:cs="Arial"/>
                <w:sz w:val="16"/>
                <w:szCs w:val="16"/>
              </w:rPr>
            </w:pPr>
          </w:p>
        </w:tc>
        <w:tc>
          <w:tcPr>
            <w:tcW w:w="1013" w:type="dxa"/>
            <w:shd w:val="clear" w:color="auto" w:fill="E0E0E0"/>
            <w:tcMar>
              <w:top w:w="0" w:type="dxa"/>
              <w:left w:w="108" w:type="dxa"/>
              <w:bottom w:w="0" w:type="dxa"/>
              <w:right w:w="108" w:type="dxa"/>
            </w:tcMar>
          </w:tcPr>
          <w:p w14:paraId="76809725" w14:textId="77777777" w:rsidR="009B0C63" w:rsidRDefault="009B0C63" w:rsidP="009B0C63">
            <w:pPr>
              <w:pStyle w:val="Standard"/>
              <w:snapToGrid w:val="0"/>
              <w:jc w:val="center"/>
              <w:rPr>
                <w:rFonts w:ascii="Arial" w:hAnsi="Arial" w:cs="Arial"/>
                <w:sz w:val="16"/>
                <w:szCs w:val="16"/>
                <w:shd w:val="clear" w:color="auto" w:fill="FFFF00"/>
              </w:rPr>
            </w:pPr>
          </w:p>
        </w:tc>
        <w:tc>
          <w:tcPr>
            <w:tcW w:w="845" w:type="dxa"/>
            <w:shd w:val="clear" w:color="auto" w:fill="E0E0E0"/>
            <w:tcMar>
              <w:top w:w="0" w:type="dxa"/>
              <w:left w:w="108" w:type="dxa"/>
              <w:bottom w:w="0" w:type="dxa"/>
              <w:right w:w="108" w:type="dxa"/>
            </w:tcMar>
          </w:tcPr>
          <w:p w14:paraId="7680972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72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728" w14:textId="77777777" w:rsidR="009B0C63" w:rsidRDefault="009B0C63" w:rsidP="009B0C63">
            <w:pPr>
              <w:pStyle w:val="Standard"/>
              <w:snapToGrid w:val="0"/>
              <w:jc w:val="right"/>
              <w:rPr>
                <w:rFonts w:ascii="Arial" w:hAnsi="Arial" w:cs="Arial"/>
                <w:sz w:val="16"/>
                <w:szCs w:val="16"/>
                <w:shd w:val="clear" w:color="auto" w:fill="FFFF00"/>
              </w:rPr>
            </w:pPr>
          </w:p>
        </w:tc>
        <w:tc>
          <w:tcPr>
            <w:tcW w:w="1063" w:type="dxa"/>
            <w:shd w:val="clear" w:color="auto" w:fill="E0E0E0"/>
            <w:tcMar>
              <w:top w:w="0" w:type="dxa"/>
              <w:left w:w="108" w:type="dxa"/>
              <w:bottom w:w="0" w:type="dxa"/>
              <w:right w:w="108" w:type="dxa"/>
            </w:tcMar>
          </w:tcPr>
          <w:p w14:paraId="7680972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72A"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Total</w:t>
            </w:r>
            <w:r>
              <w:rPr>
                <w:rFonts w:ascii="Arial" w:eastAsia="Arial" w:hAnsi="Arial" w:cs="Arial"/>
                <w:i/>
                <w:sz w:val="16"/>
                <w:szCs w:val="16"/>
              </w:rPr>
              <w:t xml:space="preserve"> </w:t>
            </w:r>
            <w:r>
              <w:rPr>
                <w:rFonts w:ascii="Arial" w:hAnsi="Arial" w:cs="Arial"/>
                <w:i/>
                <w:sz w:val="16"/>
                <w:szCs w:val="16"/>
              </w:rPr>
              <w:t>N</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N3+7</w:t>
            </w:r>
            <w:r>
              <w:rPr>
                <w:rFonts w:ascii="Arial" w:eastAsia="Arial" w:hAnsi="Arial" w:cs="Arial"/>
                <w:i/>
                <w:sz w:val="16"/>
                <w:szCs w:val="16"/>
              </w:rPr>
              <w:t xml:space="preserve"> </w:t>
            </w:r>
            <w:r>
              <w:rPr>
                <w:rFonts w:ascii="Arial" w:hAnsi="Arial" w:cs="Arial"/>
                <w:i/>
                <w:sz w:val="16"/>
                <w:szCs w:val="16"/>
              </w:rPr>
              <w:t>elements</w:t>
            </w:r>
          </w:p>
        </w:tc>
      </w:tr>
      <w:tr w:rsidR="009B0C63" w14:paraId="7680972D" w14:textId="77777777">
        <w:trPr>
          <w:cantSplit/>
          <w:jc w:val="center"/>
        </w:trPr>
        <w:tc>
          <w:tcPr>
            <w:tcW w:w="10348" w:type="dxa"/>
            <w:gridSpan w:val="8"/>
            <w:tcMar>
              <w:top w:w="0" w:type="dxa"/>
              <w:left w:w="108" w:type="dxa"/>
              <w:bottom w:w="0" w:type="dxa"/>
              <w:right w:w="108" w:type="dxa"/>
            </w:tcMar>
          </w:tcPr>
          <w:p w14:paraId="7680972C" w14:textId="77777777" w:rsidR="009B0C63" w:rsidRDefault="009B0C63" w:rsidP="009B0C63">
            <w:pPr>
              <w:pStyle w:val="Standard"/>
              <w:snapToGrid w:val="0"/>
            </w:pPr>
            <w:r>
              <w:rPr>
                <w:rFonts w:ascii="Arial" w:hAnsi="Arial" w:cs="Arial"/>
                <w:b/>
                <w:color w:val="0000FF"/>
                <w:sz w:val="16"/>
                <w:szCs w:val="16"/>
              </w:rPr>
              <w:t>Bold</w:t>
            </w:r>
            <w:r>
              <w:rPr>
                <w:rFonts w:ascii="Arial" w:eastAsia="Arial" w:hAnsi="Arial" w:cs="Arial"/>
                <w:b/>
                <w:color w:val="0000FF"/>
                <w:sz w:val="16"/>
                <w:szCs w:val="16"/>
              </w:rPr>
              <w:t xml:space="preserve"> </w:t>
            </w:r>
            <w:r>
              <w:rPr>
                <w:rFonts w:ascii="Arial" w:hAnsi="Arial" w:cs="Arial"/>
                <w:b/>
                <w:color w:val="0000FF"/>
                <w:sz w:val="16"/>
                <w:szCs w:val="16"/>
              </w:rPr>
              <w:t>(blue)</w:t>
            </w:r>
            <w:r>
              <w:rPr>
                <w:rFonts w:ascii="Arial" w:eastAsia="Arial" w:hAnsi="Arial" w:cs="Arial"/>
                <w:b/>
                <w:color w:val="0000FF"/>
                <w:sz w:val="16"/>
                <w:szCs w:val="16"/>
              </w:rPr>
              <w:t xml:space="preserve"> </w:t>
            </w:r>
            <w:r>
              <w:rPr>
                <w:rFonts w:ascii="Arial" w:hAnsi="Arial" w:cs="Arial"/>
                <w:b/>
                <w:color w:val="0000FF"/>
                <w:sz w:val="16"/>
                <w:szCs w:val="16"/>
              </w:rPr>
              <w:t>entries</w:t>
            </w:r>
            <w:r>
              <w:rPr>
                <w:rFonts w:ascii="Arial" w:eastAsia="Arial" w:hAnsi="Arial" w:cs="Arial"/>
                <w:b/>
                <w:color w:val="0000FF"/>
                <w:sz w:val="16"/>
                <w:szCs w:val="16"/>
              </w:rPr>
              <w:t xml:space="preserve"> </w:t>
            </w:r>
            <w:r>
              <w:rPr>
                <w:rFonts w:ascii="Arial" w:hAnsi="Arial" w:cs="Arial"/>
                <w:b/>
                <w:color w:val="0000FF"/>
                <w:sz w:val="16"/>
                <w:szCs w:val="16"/>
              </w:rPr>
              <w:t>indicate</w:t>
            </w:r>
            <w:r>
              <w:rPr>
                <w:rFonts w:ascii="Arial" w:eastAsia="Arial" w:hAnsi="Arial" w:cs="Arial"/>
                <w:b/>
                <w:color w:val="0000FF"/>
                <w:sz w:val="16"/>
                <w:szCs w:val="16"/>
              </w:rPr>
              <w:t xml:space="preserve"> </w:t>
            </w:r>
            <w:r>
              <w:rPr>
                <w:rFonts w:ascii="Arial" w:hAnsi="Arial" w:cs="Arial"/>
                <w:b/>
                <w:color w:val="0000FF"/>
                <w:sz w:val="16"/>
                <w:szCs w:val="16"/>
              </w:rPr>
              <w:t>new</w:t>
            </w:r>
            <w:r>
              <w:rPr>
                <w:rFonts w:ascii="Arial" w:eastAsia="Arial" w:hAnsi="Arial" w:cs="Arial"/>
                <w:b/>
                <w:color w:val="0000FF"/>
                <w:sz w:val="16"/>
                <w:szCs w:val="16"/>
              </w:rPr>
              <w:t xml:space="preserve"> </w:t>
            </w:r>
            <w:r>
              <w:rPr>
                <w:rFonts w:ascii="Arial" w:hAnsi="Arial" w:cs="Arial"/>
                <w:b/>
                <w:color w:val="0000FF"/>
                <w:sz w:val="16"/>
                <w:szCs w:val="16"/>
              </w:rPr>
              <w:t>or</w:t>
            </w:r>
            <w:r>
              <w:rPr>
                <w:rFonts w:ascii="Arial" w:eastAsia="Arial" w:hAnsi="Arial" w:cs="Arial"/>
                <w:b/>
                <w:color w:val="0000FF"/>
                <w:sz w:val="16"/>
                <w:szCs w:val="16"/>
              </w:rPr>
              <w:t xml:space="preserve"> </w:t>
            </w:r>
            <w:r>
              <w:rPr>
                <w:rFonts w:ascii="Arial" w:hAnsi="Arial" w:cs="Arial"/>
                <w:b/>
                <w:color w:val="0000FF"/>
                <w:sz w:val="16"/>
                <w:szCs w:val="16"/>
              </w:rPr>
              <w:t>changed</w:t>
            </w:r>
            <w:r>
              <w:rPr>
                <w:rFonts w:ascii="Arial" w:eastAsia="Arial" w:hAnsi="Arial" w:cs="Arial"/>
                <w:b/>
                <w:color w:val="0000FF"/>
                <w:sz w:val="16"/>
                <w:szCs w:val="16"/>
              </w:rPr>
              <w:t xml:space="preserve"> </w:t>
            </w:r>
            <w:r>
              <w:rPr>
                <w:rFonts w:ascii="Arial" w:hAnsi="Arial" w:cs="Arial"/>
                <w:b/>
                <w:color w:val="0000FF"/>
                <w:sz w:val="16"/>
                <w:szCs w:val="16"/>
              </w:rPr>
              <w:t>elements.</w:t>
            </w:r>
          </w:p>
        </w:tc>
      </w:tr>
    </w:tbl>
    <w:p w14:paraId="7680972E" w14:textId="77777777" w:rsidR="00086DB9" w:rsidRDefault="00086DB9">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18"/>
        </w:rPr>
      </w:pPr>
    </w:p>
    <w:p w14:paraId="7680972F" w14:textId="77777777" w:rsidR="00086DB9" w:rsidRDefault="00986FBA">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18"/>
          <w:szCs w:val="18"/>
        </w:rPr>
      </w:pPr>
      <w:r>
        <w:rPr>
          <w:rFonts w:ascii="Arial" w:hAnsi="Arial" w:cs="Arial"/>
          <w:b/>
          <w:sz w:val="18"/>
          <w:szCs w:val="18"/>
        </w:rPr>
        <w:t>NOTES:</w:t>
      </w:r>
    </w:p>
    <w:p w14:paraId="76809730" w14:textId="77777777" w:rsidR="00086DB9" w:rsidRDefault="00086DB9">
      <w:pPr>
        <w:pStyle w:val="cell"/>
        <w:spacing w:line="240" w:lineRule="auto"/>
        <w:jc w:val="both"/>
        <w:rPr>
          <w:rFonts w:ascii="Arial" w:hAnsi="Arial" w:cs="Arial"/>
          <w:b/>
          <w:sz w:val="18"/>
          <w:szCs w:val="18"/>
        </w:rPr>
      </w:pPr>
    </w:p>
    <w:p w14:paraId="76809731" w14:textId="77777777" w:rsidR="00086DB9" w:rsidRDefault="00986FBA">
      <w:pPr>
        <w:pStyle w:val="cell"/>
        <w:numPr>
          <w:ilvl w:val="0"/>
          <w:numId w:val="30"/>
        </w:numPr>
        <w:spacing w:line="240" w:lineRule="auto"/>
        <w:jc w:val="both"/>
        <w:rPr>
          <w:rFonts w:ascii="Arial" w:hAnsi="Arial"/>
        </w:rPr>
      </w:pPr>
      <w:r>
        <w:rPr>
          <w:rFonts w:ascii="Arial" w:hAnsi="Arial" w:cs="Arial"/>
          <w:sz w:val="18"/>
          <w:szCs w:val="18"/>
        </w:rPr>
        <w:t>Where</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ranges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Comments</w:t>
      </w:r>
      <w:r>
        <w:rPr>
          <w:rFonts w:ascii="Arial" w:eastAsia="Arial" w:hAnsi="Arial" w:cs="Arial"/>
          <w:sz w:val="18"/>
          <w:szCs w:val="18"/>
        </w:rPr>
        <w:t xml:space="preserve"> </w:t>
      </w:r>
      <w:r>
        <w:rPr>
          <w:rFonts w:ascii="Arial" w:hAnsi="Arial" w:cs="Arial"/>
          <w:sz w:val="18"/>
          <w:szCs w:val="18"/>
        </w:rPr>
        <w:t>column,</w:t>
      </w:r>
      <w:r>
        <w:rPr>
          <w:rFonts w:ascii="Arial" w:eastAsia="Arial" w:hAnsi="Arial" w:cs="Arial"/>
          <w:sz w:val="18"/>
          <w:szCs w:val="18"/>
        </w:rPr>
        <w:t xml:space="preserve"> </w:t>
      </w:r>
      <w:r>
        <w:rPr>
          <w:rFonts w:ascii="Arial" w:hAnsi="Arial" w:cs="Arial"/>
          <w:sz w:val="18"/>
          <w:szCs w:val="18"/>
        </w:rPr>
        <w:t>these</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Requirements;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actual</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allowed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different.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guaranteed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correctly.</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250-1100</w:t>
      </w:r>
      <w:r>
        <w:rPr>
          <w:rFonts w:ascii="Arial" w:eastAsia="Arial" w:hAnsi="Arial" w:cs="Arial"/>
          <w:sz w:val="18"/>
          <w:szCs w:val="18"/>
        </w:rPr>
        <w:t xml:space="preserve"> </w:t>
      </w:r>
      <w:proofErr w:type="spellStart"/>
      <w:r>
        <w:rPr>
          <w:rFonts w:ascii="Arial" w:hAnsi="Arial" w:cs="Arial"/>
          <w:sz w:val="18"/>
          <w:szCs w:val="18"/>
        </w:rPr>
        <w:t>hPa</w:t>
      </w:r>
      <w:proofErr w:type="spellEnd"/>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encode</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between</w:t>
      </w:r>
      <w:r>
        <w:rPr>
          <w:rFonts w:ascii="Arial" w:eastAsia="Arial" w:hAnsi="Arial" w:cs="Arial"/>
          <w:sz w:val="18"/>
          <w:szCs w:val="18"/>
        </w:rPr>
        <w:t xml:space="preserve"> </w:t>
      </w:r>
      <w:r>
        <w:rPr>
          <w:rFonts w:ascii="Arial" w:hAnsi="Arial" w:cs="Arial"/>
          <w:sz w:val="18"/>
          <w:szCs w:val="18"/>
        </w:rPr>
        <w:t>0.0</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1638.2</w:t>
      </w:r>
      <w:r>
        <w:rPr>
          <w:rFonts w:ascii="Arial" w:eastAsia="Arial" w:hAnsi="Arial" w:cs="Arial"/>
          <w:sz w:val="18"/>
          <w:szCs w:val="18"/>
        </w:rPr>
        <w:t xml:space="preserve"> </w:t>
      </w:r>
      <w:proofErr w:type="spellStart"/>
      <w:r>
        <w:rPr>
          <w:rFonts w:ascii="Arial" w:hAnsi="Arial" w:cs="Arial"/>
          <w:sz w:val="18"/>
          <w:szCs w:val="18"/>
        </w:rPr>
        <w:t>hPa</w:t>
      </w:r>
      <w:proofErr w:type="spellEnd"/>
      <w:r>
        <w:rPr>
          <w:rFonts w:ascii="Arial" w:hAnsi="Arial" w:cs="Arial"/>
          <w:sz w:val="18"/>
          <w:szCs w:val="18"/>
        </w:rPr>
        <w:t>)</w:t>
      </w:r>
    </w:p>
    <w:p w14:paraId="76809732" w14:textId="77777777" w:rsidR="00086DB9" w:rsidRDefault="00086DB9">
      <w:pPr>
        <w:pStyle w:val="cell"/>
        <w:spacing w:line="240" w:lineRule="auto"/>
        <w:jc w:val="both"/>
        <w:rPr>
          <w:rFonts w:ascii="Arial" w:hAnsi="Arial" w:cs="Arial"/>
          <w:sz w:val="18"/>
          <w:szCs w:val="18"/>
        </w:rPr>
      </w:pPr>
    </w:p>
    <w:p w14:paraId="76809733"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n1</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There</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minimum</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pair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and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sample</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n0</w:t>
      </w:r>
      <w:r>
        <w:rPr>
          <w:rFonts w:ascii="Arial" w:eastAsia="Arial" w:hAnsi="Arial" w:cs="Arial"/>
          <w:i/>
          <w:sz w:val="18"/>
          <w:szCs w:val="18"/>
        </w:rPr>
        <w:t xml:space="preserve"> ≥ </w:t>
      </w:r>
      <w:r>
        <w:rPr>
          <w:rFonts w:ascii="Arial" w:hAnsi="Arial" w:cs="Arial"/>
          <w:i/>
          <w:sz w:val="18"/>
          <w:szCs w:val="18"/>
        </w:rPr>
        <w:t>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representing</w:t>
      </w:r>
      <w:r>
        <w:rPr>
          <w:rFonts w:ascii="Arial" w:eastAsia="Arial" w:hAnsi="Arial" w:cs="Arial"/>
          <w:sz w:val="18"/>
          <w:szCs w:val="18"/>
        </w:rPr>
        <w:t xml:space="preserve"> </w:t>
      </w:r>
      <w:r>
        <w:rPr>
          <w:rFonts w:ascii="Arial" w:hAnsi="Arial" w:cs="Arial"/>
          <w:sz w:val="18"/>
          <w:szCs w:val="18"/>
        </w:rPr>
        <w:t>ionosphere-corrected</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(when</w:t>
      </w:r>
      <w:r>
        <w:rPr>
          <w:rFonts w:ascii="Arial" w:eastAsia="Arial" w:hAnsi="Arial" w:cs="Arial"/>
          <w:sz w:val="18"/>
          <w:szCs w:val="18"/>
        </w:rPr>
        <w:t xml:space="preserve"> </w:t>
      </w:r>
      <w:r>
        <w:rPr>
          <w:rFonts w:ascii="Arial" w:hAnsi="Arial" w:cs="Arial"/>
          <w:sz w:val="18"/>
          <w:szCs w:val="18"/>
        </w:rPr>
        <w:t>mean</w:t>
      </w:r>
      <w:r>
        <w:rPr>
          <w:rFonts w:ascii="Arial" w:eastAsia="Arial" w:hAnsi="Arial" w:cs="Arial"/>
          <w:sz w:val="18"/>
          <w:szCs w:val="18"/>
        </w:rPr>
        <w:t xml:space="preserve"> </w:t>
      </w:r>
      <w:r>
        <w:rPr>
          <w:rFonts w:ascii="Arial" w:hAnsi="Arial" w:cs="Arial"/>
          <w:sz w:val="18"/>
          <w:szCs w:val="18"/>
        </w:rPr>
        <w:t>frequency</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signals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also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present,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delayed</w:t>
      </w:r>
      <w:r>
        <w:rPr>
          <w:rFonts w:ascii="Arial" w:eastAsia="Arial" w:hAnsi="Arial" w:cs="Arial"/>
          <w:sz w:val="18"/>
          <w:szCs w:val="18"/>
        </w:rPr>
        <w:t xml:space="preserve"> </w:t>
      </w:r>
      <w:r>
        <w:rPr>
          <w:rFonts w:ascii="Arial" w:hAnsi="Arial" w:cs="Arial"/>
          <w:sz w:val="18"/>
          <w:szCs w:val="18"/>
        </w:rPr>
        <w:t>replication</w:t>
      </w:r>
      <w:r>
        <w:rPr>
          <w:rFonts w:ascii="Arial" w:eastAsia="Arial" w:hAnsi="Arial" w:cs="Arial"/>
          <w:sz w:val="18"/>
          <w:szCs w:val="18"/>
        </w:rPr>
        <w:t xml:space="preserve"> </w:t>
      </w:r>
      <w:r>
        <w:rPr>
          <w:rFonts w:ascii="Arial" w:hAnsi="Arial" w:cs="Arial"/>
          <w:sz w:val="18"/>
          <w:szCs w:val="18"/>
        </w:rPr>
        <w:t>mechanism</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principle</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used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derived</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additional</w:t>
      </w:r>
      <w:r>
        <w:rPr>
          <w:rFonts w:ascii="Arial" w:eastAsia="Arial" w:hAnsi="Arial" w:cs="Arial"/>
          <w:sz w:val="18"/>
          <w:szCs w:val="18"/>
        </w:rPr>
        <w:t xml:space="preserve"> </w:t>
      </w:r>
      <w:r>
        <w:rPr>
          <w:rFonts w:ascii="Arial" w:hAnsi="Arial" w:cs="Arial"/>
          <w:sz w:val="18"/>
          <w:szCs w:val="18"/>
        </w:rPr>
        <w:t>(future)</w:t>
      </w:r>
      <w:r>
        <w:rPr>
          <w:rFonts w:ascii="Arial" w:eastAsia="Arial" w:hAnsi="Arial" w:cs="Arial"/>
          <w:sz w:val="18"/>
          <w:szCs w:val="18"/>
        </w:rPr>
        <w:t xml:space="preserve"> </w:t>
      </w:r>
      <w:r>
        <w:rPr>
          <w:rFonts w:ascii="Arial" w:hAnsi="Arial" w:cs="Arial"/>
          <w:sz w:val="18"/>
          <w:szCs w:val="18"/>
        </w:rPr>
        <w:t>frequencies.</w:t>
      </w:r>
    </w:p>
    <w:p w14:paraId="76809734" w14:textId="77777777" w:rsidR="00086DB9" w:rsidRDefault="00086DB9">
      <w:pPr>
        <w:pStyle w:val="cell"/>
        <w:spacing w:line="240" w:lineRule="auto"/>
        <w:jc w:val="both"/>
        <w:rPr>
          <w:rFonts w:ascii="Arial" w:hAnsi="Arial" w:cs="Arial"/>
          <w:sz w:val="18"/>
          <w:szCs w:val="18"/>
        </w:rPr>
      </w:pPr>
    </w:p>
    <w:p w14:paraId="76809735"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algorithms,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p>
    <w:p w14:paraId="76809736" w14:textId="77777777" w:rsidR="00086DB9" w:rsidRDefault="00086DB9">
      <w:pPr>
        <w:pStyle w:val="cell"/>
        <w:spacing w:line="240" w:lineRule="auto"/>
        <w:jc w:val="both"/>
        <w:rPr>
          <w:rFonts w:ascii="Arial" w:hAnsi="Arial" w:cs="Arial"/>
          <w:sz w:val="18"/>
          <w:szCs w:val="18"/>
        </w:rPr>
      </w:pPr>
    </w:p>
    <w:p w14:paraId="76809737"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(nominally</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average</w:t>
      </w:r>
      <w:r>
        <w:rPr>
          <w:rFonts w:ascii="Arial" w:eastAsia="Arial" w:hAnsi="Arial" w:cs="Arial"/>
          <w:sz w:val="18"/>
          <w:szCs w:val="18"/>
        </w:rPr>
        <w:t xml:space="preserve"> </w:t>
      </w:r>
      <w:r>
        <w:rPr>
          <w:rFonts w:ascii="Arial" w:hAnsi="Arial" w:cs="Arial"/>
          <w:sz w:val="18"/>
          <w:szCs w:val="18"/>
        </w:rPr>
        <w:t>spacing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n3</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50</w:t>
      </w:r>
      <w:r>
        <w:rPr>
          <w:rFonts w:ascii="Arial" w:eastAsia="Arial" w:hAnsi="Arial" w:cs="Arial"/>
          <w:sz w:val="18"/>
          <w:szCs w:val="18"/>
        </w:rPr>
        <w:t>–</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1D-VAR</w:t>
      </w:r>
      <w:r>
        <w:rPr>
          <w:rFonts w:ascii="Arial" w:eastAsia="Arial" w:hAnsi="Arial" w:cs="Arial"/>
          <w:sz w:val="18"/>
          <w:szCs w:val="18"/>
        </w:rPr>
        <w:t xml:space="preserve"> </w:t>
      </w:r>
      <w:r>
        <w:rPr>
          <w:rFonts w:ascii="Arial" w:hAnsi="Arial" w:cs="Arial"/>
          <w:sz w:val="18"/>
          <w:szCs w:val="18"/>
        </w:rPr>
        <w:t>retrievals,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those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i/>
          <w:sz w:val="18"/>
          <w:szCs w:val="18"/>
        </w:rPr>
        <w:t>a</w:t>
      </w:r>
      <w:r>
        <w:rPr>
          <w:rFonts w:ascii="Arial" w:eastAsia="Arial" w:hAnsi="Arial" w:cs="Arial"/>
          <w:i/>
          <w:sz w:val="18"/>
          <w:szCs w:val="18"/>
        </w:rPr>
        <w:t xml:space="preserve"> </w:t>
      </w:r>
      <w:r>
        <w:rPr>
          <w:rFonts w:ascii="Arial" w:hAnsi="Arial" w:cs="Arial"/>
          <w:i/>
          <w:sz w:val="18"/>
          <w:szCs w:val="18"/>
        </w:rPr>
        <w:t>priori</w:t>
      </w:r>
      <w:r>
        <w:rPr>
          <w:rFonts w:ascii="Arial" w:eastAsia="Arial" w:hAnsi="Arial" w:cs="Arial"/>
          <w:i/>
          <w:sz w:val="18"/>
          <w:szCs w:val="18"/>
        </w:rPr>
        <w:t xml:space="preserve"> </w:t>
      </w:r>
      <w:r>
        <w:rPr>
          <w:rFonts w:ascii="Arial" w:hAnsi="Arial" w:cs="Arial"/>
          <w:sz w:val="18"/>
          <w:szCs w:val="18"/>
        </w:rPr>
        <w:t>background,</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w:t>
      </w:r>
    </w:p>
    <w:p w14:paraId="76809738" w14:textId="77777777" w:rsidR="00086DB9" w:rsidRDefault="00086DB9">
      <w:pPr>
        <w:pStyle w:val="cell"/>
        <w:spacing w:line="240" w:lineRule="auto"/>
        <w:jc w:val="both"/>
        <w:rPr>
          <w:rFonts w:ascii="Arial" w:hAnsi="Arial" w:cs="Arial"/>
          <w:sz w:val="18"/>
          <w:szCs w:val="18"/>
        </w:rPr>
      </w:pPr>
    </w:p>
    <w:p w14:paraId="76809739"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ordered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increasing</w:t>
      </w:r>
      <w:r>
        <w:rPr>
          <w:rFonts w:ascii="Arial" w:eastAsia="Arial" w:hAnsi="Arial" w:cs="Arial"/>
          <w:sz w:val="18"/>
          <w:szCs w:val="18"/>
        </w:rPr>
        <w:t xml:space="preserve"> </w:t>
      </w:r>
      <w:r>
        <w:rPr>
          <w:rFonts w:ascii="Arial" w:hAnsi="Arial" w:cs="Arial"/>
          <w:sz w:val="18"/>
          <w:szCs w:val="18"/>
        </w:rPr>
        <w:t>altitude,</w:t>
      </w:r>
      <w:r>
        <w:rPr>
          <w:rFonts w:ascii="Arial" w:eastAsia="Arial" w:hAnsi="Arial" w:cs="Arial"/>
          <w:sz w:val="18"/>
          <w:szCs w:val="18"/>
        </w:rPr>
        <w:t xml:space="preserve"> </w:t>
      </w:r>
      <w:r>
        <w:rPr>
          <w:rFonts w:ascii="Arial" w:hAnsi="Arial" w:cs="Arial"/>
          <w:sz w:val="18"/>
          <w:szCs w:val="18"/>
        </w:rPr>
        <w:t>whether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original</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was</w:t>
      </w:r>
      <w:r>
        <w:rPr>
          <w:rFonts w:ascii="Arial" w:eastAsia="Arial" w:hAnsi="Arial" w:cs="Arial"/>
          <w:sz w:val="18"/>
          <w:szCs w:val="18"/>
        </w:rPr>
        <w:t xml:space="preserve"> </w:t>
      </w:r>
      <w:r>
        <w:rPr>
          <w:rFonts w:ascii="Arial" w:hAnsi="Arial" w:cs="Arial"/>
          <w:sz w:val="18"/>
          <w:szCs w:val="18"/>
        </w:rPr>
        <w:t>ascending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descending.</w:t>
      </w:r>
    </w:p>
    <w:p w14:paraId="7680973A" w14:textId="77777777" w:rsidR="00086DB9" w:rsidRDefault="00086DB9">
      <w:pPr>
        <w:pStyle w:val="cell"/>
        <w:spacing w:line="240" w:lineRule="auto"/>
        <w:jc w:val="both"/>
        <w:rPr>
          <w:rFonts w:ascii="Arial" w:hAnsi="Arial" w:cs="Arial"/>
          <w:sz w:val="18"/>
          <w:szCs w:val="18"/>
        </w:rPr>
      </w:pPr>
    </w:p>
    <w:p w14:paraId="7680973B"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assumed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vertical</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local</w:t>
      </w:r>
      <w:r>
        <w:rPr>
          <w:rFonts w:ascii="Arial" w:eastAsia="Arial" w:hAnsi="Arial" w:cs="Arial"/>
          <w:sz w:val="18"/>
          <w:szCs w:val="18"/>
        </w:rPr>
        <w:t xml:space="preserve"> </w:t>
      </w:r>
      <w:r>
        <w:rPr>
          <w:rFonts w:ascii="Arial" w:hAnsi="Arial" w:cs="Arial"/>
          <w:sz w:val="18"/>
          <w:szCs w:val="18"/>
        </w:rPr>
        <w:t>radius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curvature</w:t>
      </w:r>
      <w:r>
        <w:rPr>
          <w:rFonts w:ascii="Arial" w:eastAsia="Arial" w:hAnsi="Arial" w:cs="Arial"/>
          <w:sz w:val="18"/>
          <w:szCs w:val="18"/>
        </w:rPr>
        <w:t xml:space="preserve"> </w:t>
      </w:r>
      <w:r>
        <w:rPr>
          <w:rFonts w:ascii="Arial" w:hAnsi="Arial" w:cs="Arial"/>
          <w:sz w:val="18"/>
          <w:szCs w:val="18"/>
        </w:rPr>
        <w:t>co-ordinates.</w:t>
      </w:r>
      <w:r>
        <w:rPr>
          <w:rFonts w:ascii="Arial" w:eastAsia="Arial" w:hAnsi="Arial" w:cs="Arial"/>
          <w:sz w:val="18"/>
          <w:szCs w:val="18"/>
        </w:rPr>
        <w:t xml:space="preserve"> </w:t>
      </w:r>
      <w:r>
        <w:rPr>
          <w:rFonts w:ascii="Arial" w:hAnsi="Arial" w:cs="Arial"/>
          <w:sz w:val="18"/>
          <w:szCs w:val="18"/>
        </w:rPr>
        <w:t>Alternatively,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converted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then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latitudes</w:t>
      </w:r>
      <w:r>
        <w:rPr>
          <w:rFonts w:ascii="Arial" w:eastAsia="Arial" w:hAnsi="Arial" w:cs="Arial"/>
          <w:sz w:val="18"/>
          <w:szCs w:val="18"/>
        </w:rPr>
        <w:t xml:space="preserve"> </w:t>
      </w:r>
      <w:r>
        <w:rPr>
          <w:rFonts w:ascii="Arial" w:hAnsi="Arial" w:cs="Arial"/>
          <w:sz w:val="18"/>
          <w:szCs w:val="18"/>
        </w:rPr>
        <w:t>&amp;</w:t>
      </w:r>
      <w:r>
        <w:rPr>
          <w:rFonts w:ascii="Arial" w:eastAsia="Arial" w:hAnsi="Arial" w:cs="Arial"/>
          <w:sz w:val="18"/>
          <w:szCs w:val="18"/>
        </w:rPr>
        <w:t xml:space="preserve"> </w:t>
      </w:r>
      <w:r>
        <w:rPr>
          <w:rFonts w:ascii="Arial" w:hAnsi="Arial" w:cs="Arial"/>
          <w:sz w:val="18"/>
          <w:szCs w:val="18"/>
        </w:rPr>
        <w:t>longitudes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give</w:t>
      </w:r>
      <w:r>
        <w:rPr>
          <w:rFonts w:ascii="Arial" w:eastAsia="Arial" w:hAnsi="Arial" w:cs="Arial"/>
          <w:sz w:val="18"/>
          <w:szCs w:val="18"/>
        </w:rPr>
        <w:t xml:space="preserve"> </w:t>
      </w:r>
      <w:r>
        <w:rPr>
          <w:rFonts w:ascii="Arial" w:hAnsi="Arial" w:cs="Arial"/>
          <w:sz w:val="18"/>
          <w:szCs w:val="18"/>
        </w:rPr>
        <w:t>slant</w:t>
      </w:r>
      <w:r>
        <w:rPr>
          <w:rFonts w:ascii="Arial" w:eastAsia="Arial" w:hAnsi="Arial" w:cs="Arial"/>
          <w:sz w:val="18"/>
          <w:szCs w:val="18"/>
        </w:rPr>
        <w:t xml:space="preserve"> </w:t>
      </w:r>
      <w:r>
        <w:rPr>
          <w:rFonts w:ascii="Arial" w:hAnsi="Arial" w:cs="Arial"/>
          <w:sz w:val="18"/>
          <w:szCs w:val="18"/>
        </w:rPr>
        <w:t>profiles.</w:t>
      </w:r>
    </w:p>
    <w:p w14:paraId="7680973C" w14:textId="77777777" w:rsidR="00086DB9" w:rsidRDefault="00086DB9">
      <w:pPr>
        <w:pStyle w:val="cell"/>
        <w:spacing w:line="240" w:lineRule="auto"/>
        <w:jc w:val="both"/>
        <w:rPr>
          <w:rFonts w:ascii="Arial" w:hAnsi="Arial" w:cs="Arial"/>
          <w:sz w:val="18"/>
          <w:szCs w:val="18"/>
        </w:rPr>
      </w:pPr>
    </w:p>
    <w:p w14:paraId="7680973D"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elements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47</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n1</w:t>
      </w:r>
      <w:r>
        <w:rPr>
          <w:rFonts w:ascii="Arial" w:hAnsi="Arial" w:cs="Arial"/>
          <w:sz w:val="18"/>
          <w:szCs w:val="18"/>
        </w:rPr>
        <w:t>x(5+</w:t>
      </w:r>
      <w:r>
        <w:rPr>
          <w:rFonts w:ascii="Arial" w:hAnsi="Arial" w:cs="Arial"/>
          <w:i/>
          <w:sz w:val="18"/>
          <w:szCs w:val="18"/>
        </w:rPr>
        <w:t>n0</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n2</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n3</w:t>
      </w:r>
      <w:r>
        <w:rPr>
          <w:rFonts w:ascii="Arial" w:hAnsi="Arial" w:cs="Arial"/>
          <w:sz w:val="18"/>
          <w:szCs w:val="18"/>
        </w:rPr>
        <w:t>x10.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6547</w:t>
      </w:r>
      <w:r>
        <w:rPr>
          <w:rFonts w:ascii="Arial" w:eastAsia="Arial" w:hAnsi="Arial" w:cs="Arial"/>
          <w:sz w:val="18"/>
          <w:szCs w:val="18"/>
        </w:rPr>
        <w:t xml:space="preserve"> </w:t>
      </w:r>
      <w:r>
        <w:rPr>
          <w:rFonts w:ascii="Arial" w:hAnsi="Arial" w:cs="Arial"/>
          <w:sz w:val="18"/>
          <w:szCs w:val="18"/>
        </w:rPr>
        <w:t>elements.</w:t>
      </w:r>
    </w:p>
    <w:p w14:paraId="7680973E" w14:textId="77777777" w:rsidR="00086DB9" w:rsidRDefault="00086DB9">
      <w:pPr>
        <w:pStyle w:val="cell"/>
        <w:spacing w:line="240" w:lineRule="auto"/>
        <w:jc w:val="both"/>
        <w:rPr>
          <w:rFonts w:ascii="Arial" w:hAnsi="Arial" w:cs="Arial"/>
          <w:sz w:val="18"/>
          <w:szCs w:val="18"/>
        </w:rPr>
      </w:pPr>
    </w:p>
    <w:p w14:paraId="7680973F"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single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contains</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w:t>
      </w:r>
      <w:r>
        <w:rPr>
          <w:rFonts w:ascii="Arial" w:hAnsi="Arial" w:cs="Arial"/>
          <w:sz w:val="18"/>
          <w:szCs w:val="18"/>
        </w:rPr>
        <w:t>(uncompressed)</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each</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11,338</w:t>
      </w:r>
      <w:r>
        <w:rPr>
          <w:rFonts w:ascii="Arial" w:eastAsia="Arial" w:hAnsi="Arial" w:cs="Arial"/>
          <w:b/>
          <w:color w:val="FF0000"/>
          <w:sz w:val="18"/>
          <w:szCs w:val="18"/>
        </w:rPr>
        <w:t xml:space="preserve"> </w:t>
      </w:r>
      <w:r>
        <w:rPr>
          <w:rFonts w:ascii="Arial" w:hAnsi="Arial" w:cs="Arial"/>
          <w:sz w:val="18"/>
          <w:szCs w:val="18"/>
        </w:rPr>
        <w:t>bytes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Indicative</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lengths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combinations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shown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REF _Ref192315717 </w:instrText>
      </w:r>
      <w:r>
        <w:rPr>
          <w:rFonts w:ascii="Arial" w:eastAsia="Arial" w:hAnsi="Arial" w:cs="Arial"/>
          <w:sz w:val="18"/>
          <w:szCs w:val="18"/>
        </w:rPr>
        <w:fldChar w:fldCharType="separate"/>
      </w:r>
      <w:r>
        <w:rPr>
          <w:rFonts w:ascii="Arial" w:eastAsia="Arial" w:hAnsi="Arial" w:cs="Arial"/>
          <w:sz w:val="18"/>
          <w:szCs w:val="18"/>
        </w:rPr>
        <w:t>Table 11</w:t>
      </w:r>
      <w:r>
        <w:rPr>
          <w:rFonts w:ascii="Arial" w:eastAsia="Arial" w:hAnsi="Arial" w:cs="Arial"/>
          <w:sz w:val="18"/>
          <w:szCs w:val="18"/>
        </w:rPr>
        <w:fldChar w:fldCharType="end"/>
      </w:r>
      <w:r>
        <w:rPr>
          <w:rFonts w:ascii="Arial" w:hAnsi="Arial" w:cs="Arial"/>
        </w:rPr>
        <w:t>.</w:t>
      </w:r>
    </w:p>
    <w:p w14:paraId="76809740" w14:textId="77777777" w:rsidR="00086DB9" w:rsidRDefault="00086DB9">
      <w:pPr>
        <w:pStyle w:val="cell"/>
        <w:spacing w:line="240" w:lineRule="auto"/>
        <w:jc w:val="both"/>
        <w:rPr>
          <w:rFonts w:ascii="Arial" w:hAnsi="Arial" w:cs="Arial"/>
          <w:b/>
          <w:sz w:val="18"/>
          <w:szCs w:val="18"/>
        </w:rPr>
      </w:pPr>
    </w:p>
    <w:p w14:paraId="76809741"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instruments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produce</w:t>
      </w:r>
      <w:r>
        <w:rPr>
          <w:rFonts w:ascii="Arial" w:eastAsia="Arial" w:hAnsi="Arial" w:cs="Arial"/>
          <w:sz w:val="18"/>
          <w:szCs w:val="18"/>
        </w:rPr>
        <w:t xml:space="preserve"> </w:t>
      </w:r>
      <w:r>
        <w:rPr>
          <w:rFonts w:ascii="Arial" w:hAnsi="Arial" w:cs="Arial"/>
          <w:sz w:val="18"/>
          <w:szCs w:val="18"/>
        </w:rPr>
        <w:t>up</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about</w:t>
      </w:r>
      <w:r>
        <w:rPr>
          <w:rFonts w:ascii="Arial" w:eastAsia="Arial" w:hAnsi="Arial" w:cs="Arial"/>
          <w:sz w:val="18"/>
          <w:szCs w:val="18"/>
        </w:rPr>
        <w:t xml:space="preserve"> </w:t>
      </w:r>
      <w:r>
        <w:rPr>
          <w:rFonts w:ascii="Arial" w:hAnsi="Arial" w:cs="Arial"/>
          <w:sz w:val="18"/>
          <w:szCs w:val="18"/>
        </w:rPr>
        <w:t>500</w:t>
      </w:r>
      <w:r>
        <w:rPr>
          <w:rFonts w:ascii="Arial" w:eastAsia="Arial" w:hAnsi="Arial" w:cs="Arial"/>
          <w:sz w:val="18"/>
          <w:szCs w:val="18"/>
        </w:rPr>
        <w:t xml:space="preserve"> </w:t>
      </w:r>
      <w:r>
        <w:rPr>
          <w:rFonts w:ascii="Arial" w:hAnsi="Arial" w:cs="Arial"/>
          <w:sz w:val="18"/>
          <w:szCs w:val="18"/>
        </w:rPr>
        <w:t>occultations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hence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volume</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order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7</w:t>
      </w:r>
      <w:r>
        <w:rPr>
          <w:rFonts w:ascii="Arial" w:eastAsia="Arial" w:hAnsi="Arial" w:cs="Arial"/>
          <w:b/>
          <w:color w:val="FF0000"/>
          <w:sz w:val="18"/>
          <w:szCs w:val="18"/>
        </w:rPr>
        <w:t xml:space="preserve"> </w:t>
      </w:r>
      <w:r>
        <w:rPr>
          <w:rFonts w:ascii="Arial" w:hAnsi="Arial" w:cs="Arial"/>
          <w:sz w:val="18"/>
          <w:szCs w:val="18"/>
        </w:rPr>
        <w:t>Mbytes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receiver.</w:t>
      </w:r>
    </w:p>
    <w:p w14:paraId="76809742" w14:textId="77777777" w:rsidR="00086DB9" w:rsidRDefault="00086DB9">
      <w:pPr>
        <w:pStyle w:val="cell"/>
        <w:spacing w:line="240" w:lineRule="auto"/>
        <w:jc w:val="both"/>
        <w:rPr>
          <w:rFonts w:ascii="Arial" w:hAnsi="Arial" w:cs="Arial"/>
          <w:sz w:val="18"/>
          <w:szCs w:val="18"/>
        </w:rPr>
      </w:pPr>
    </w:p>
    <w:p w14:paraId="76809743" w14:textId="77777777" w:rsidR="00086DB9" w:rsidRDefault="00986FBA">
      <w:pPr>
        <w:pStyle w:val="cell"/>
        <w:numPr>
          <w:ilvl w:val="0"/>
          <w:numId w:val="13"/>
        </w:numPr>
        <w:spacing w:line="240" w:lineRule="auto"/>
        <w:jc w:val="both"/>
        <w:rPr>
          <w:rFonts w:ascii="Arial" w:hAnsi="Arial" w:cs="Arial"/>
          <w:sz w:val="18"/>
          <w:szCs w:val="18"/>
        </w:rPr>
      </w:pPr>
      <w:r>
        <w:rPr>
          <w:rFonts w:ascii="Arial" w:hAnsi="Arial" w:cs="Arial"/>
          <w:sz w:val="18"/>
          <w:szCs w:val="18"/>
        </w:rPr>
        <w:t>The components of satellite location and absolute satellite velocity are defined in an Earth-</w:t>
      </w:r>
      <w:proofErr w:type="spellStart"/>
      <w:r>
        <w:rPr>
          <w:rFonts w:ascii="Arial" w:hAnsi="Arial" w:cs="Arial"/>
          <w:sz w:val="18"/>
          <w:szCs w:val="18"/>
        </w:rPr>
        <w:t>centered</w:t>
      </w:r>
      <w:proofErr w:type="spellEnd"/>
      <w:r>
        <w:rPr>
          <w:rFonts w:ascii="Arial" w:hAnsi="Arial" w:cs="Arial"/>
          <w:sz w:val="18"/>
          <w:szCs w:val="18"/>
        </w:rPr>
        <w:t xml:space="preserve"> inertial frame at the nominal time with the following orientation:</w:t>
      </w:r>
    </w:p>
    <w:p w14:paraId="76809744" w14:textId="63357C23" w:rsidR="00086DB9" w:rsidRDefault="00986FBA">
      <w:pPr>
        <w:pStyle w:val="cell"/>
        <w:spacing w:line="240" w:lineRule="auto"/>
        <w:jc w:val="both"/>
        <w:rPr>
          <w:rFonts w:ascii="Arial" w:hAnsi="Arial" w:cs="Arial"/>
          <w:sz w:val="18"/>
          <w:szCs w:val="18"/>
        </w:rPr>
      </w:pPr>
      <w:r>
        <w:rPr>
          <w:rFonts w:ascii="Arial" w:hAnsi="Arial" w:cs="Arial"/>
          <w:sz w:val="18"/>
          <w:szCs w:val="18"/>
        </w:rPr>
        <w:t>(X) First component: along the line from the Earth's centre to 0° longitude at the Equator.</w:t>
      </w:r>
    </w:p>
    <w:p w14:paraId="76809745" w14:textId="15E83E08" w:rsidR="00086DB9" w:rsidRDefault="00986FBA">
      <w:pPr>
        <w:pStyle w:val="cell"/>
        <w:spacing w:line="240" w:lineRule="auto"/>
        <w:jc w:val="both"/>
        <w:rPr>
          <w:rFonts w:ascii="Arial" w:hAnsi="Arial" w:cs="Arial"/>
          <w:sz w:val="18"/>
          <w:szCs w:val="18"/>
        </w:rPr>
      </w:pPr>
      <w:r>
        <w:rPr>
          <w:rFonts w:ascii="Arial" w:hAnsi="Arial" w:cs="Arial"/>
          <w:sz w:val="18"/>
          <w:szCs w:val="18"/>
        </w:rPr>
        <w:t>(Y) Second component: along the line from the Earth's centre to 90° east longitude at the Equator.</w:t>
      </w:r>
    </w:p>
    <w:p w14:paraId="76809746" w14:textId="09A0814A" w:rsidR="00086DB9" w:rsidRDefault="00986FBA">
      <w:pPr>
        <w:pStyle w:val="cell"/>
        <w:spacing w:line="240" w:lineRule="auto"/>
        <w:jc w:val="both"/>
        <w:rPr>
          <w:rFonts w:ascii="Arial" w:hAnsi="Arial" w:cs="Arial"/>
          <w:sz w:val="18"/>
          <w:szCs w:val="18"/>
        </w:rPr>
      </w:pPr>
      <w:r>
        <w:rPr>
          <w:rFonts w:ascii="Arial" w:hAnsi="Arial" w:cs="Arial"/>
          <w:sz w:val="18"/>
          <w:szCs w:val="18"/>
        </w:rPr>
        <w:t>(Z) Third component: along the line from the Earth's centre to the North Pole.</w:t>
      </w:r>
    </w:p>
    <w:p w14:paraId="5284FAFF" w14:textId="5417B59F" w:rsidR="00577B8B" w:rsidRDefault="00986FBA">
      <w:pPr>
        <w:pStyle w:val="cell"/>
        <w:spacing w:line="240" w:lineRule="auto"/>
        <w:jc w:val="both"/>
        <w:rPr>
          <w:ins w:id="2758" w:author="Stig Syndergaard" w:date="2023-04-14T12:55:00Z"/>
          <w:rFonts w:ascii="Arial" w:hAnsi="Arial" w:cs="Arial"/>
          <w:sz w:val="18"/>
          <w:szCs w:val="18"/>
        </w:rPr>
      </w:pPr>
      <w:r>
        <w:rPr>
          <w:rFonts w:ascii="Arial" w:hAnsi="Arial" w:cs="Arial"/>
          <w:sz w:val="18"/>
          <w:szCs w:val="18"/>
        </w:rPr>
        <w:lastRenderedPageBreak/>
        <w:t>See also the WMO FM 94 BUFR Table B document, class 01, footnote (6), and BUFR descriptors 0 27 031, 0 28 031 and 0 10 031.</w:t>
      </w:r>
    </w:p>
    <w:p w14:paraId="2C9F6D67" w14:textId="50804639" w:rsidR="00FC4086" w:rsidRDefault="00FC4086">
      <w:pPr>
        <w:pStyle w:val="cell"/>
        <w:spacing w:line="240" w:lineRule="auto"/>
        <w:jc w:val="both"/>
        <w:rPr>
          <w:ins w:id="2759" w:author="Stig Syndergaard" w:date="2023-04-14T12:55:00Z"/>
          <w:rFonts w:ascii="Arial" w:hAnsi="Arial" w:cs="Arial"/>
          <w:sz w:val="18"/>
          <w:szCs w:val="18"/>
        </w:rPr>
      </w:pPr>
    </w:p>
    <w:p w14:paraId="6412E13B" w14:textId="77777777" w:rsidR="00FC4086" w:rsidRDefault="00FC4086">
      <w:pPr>
        <w:pStyle w:val="cell"/>
        <w:spacing w:line="240" w:lineRule="auto"/>
        <w:jc w:val="both"/>
        <w:rPr>
          <w:rFonts w:ascii="Arial" w:hAnsi="Arial" w:cs="Arial"/>
          <w:sz w:val="18"/>
          <w:szCs w:val="18"/>
        </w:rPr>
      </w:pPr>
    </w:p>
    <w:p w14:paraId="6B8BDEA4" w14:textId="65F0946F" w:rsidR="00495546" w:rsidRDefault="0046477A" w:rsidP="0046477A">
      <w:pPr>
        <w:pStyle w:val="cell"/>
        <w:numPr>
          <w:ilvl w:val="0"/>
          <w:numId w:val="13"/>
        </w:numPr>
        <w:spacing w:line="240" w:lineRule="auto"/>
        <w:jc w:val="both"/>
        <w:rPr>
          <w:ins w:id="2760" w:author="Stig Syndergaard" w:date="2023-04-13T12:41:00Z"/>
          <w:rFonts w:ascii="Arial" w:hAnsi="Arial" w:cs="Arial"/>
          <w:sz w:val="18"/>
          <w:szCs w:val="18"/>
        </w:rPr>
      </w:pPr>
      <w:ins w:id="2761" w:author="Stig Syndergaard" w:date="2023-04-13T12:08:00Z">
        <w:r>
          <w:rPr>
            <w:rFonts w:ascii="Arial" w:hAnsi="Arial" w:cs="Arial"/>
            <w:sz w:val="18"/>
            <w:szCs w:val="18"/>
          </w:rPr>
          <w:t>The Step 2a geopotential height</w:t>
        </w:r>
      </w:ins>
      <w:ins w:id="2762" w:author="Stig Syndergaard" w:date="2023-04-13T12:14:00Z">
        <w:r>
          <w:rPr>
            <w:rFonts w:ascii="Arial" w:hAnsi="Arial" w:cs="Arial"/>
            <w:sz w:val="18"/>
            <w:szCs w:val="18"/>
          </w:rPr>
          <w:t xml:space="preserve">, </w:t>
        </w:r>
        <w:r w:rsidRPr="0046477A">
          <w:rPr>
            <w:rFonts w:ascii="Arial" w:hAnsi="Arial" w:cs="Arial"/>
            <w:i/>
            <w:iCs/>
            <w:sz w:val="18"/>
            <w:szCs w:val="18"/>
            <w:rPrChange w:id="2763" w:author="Stig Syndergaard" w:date="2023-04-13T12:15:00Z">
              <w:rPr>
                <w:rFonts w:ascii="Arial" w:hAnsi="Arial" w:cs="Arial"/>
                <w:sz w:val="18"/>
                <w:szCs w:val="18"/>
              </w:rPr>
            </w:rPrChange>
          </w:rPr>
          <w:t>Z</w:t>
        </w:r>
        <w:r>
          <w:rPr>
            <w:rFonts w:ascii="Arial" w:hAnsi="Arial" w:cs="Arial"/>
            <w:sz w:val="18"/>
            <w:szCs w:val="18"/>
          </w:rPr>
          <w:t>,</w:t>
        </w:r>
      </w:ins>
      <w:ins w:id="2764" w:author="Stig Syndergaard" w:date="2023-04-13T12:08:00Z">
        <w:r>
          <w:rPr>
            <w:rFonts w:ascii="Arial" w:hAnsi="Arial" w:cs="Arial"/>
            <w:sz w:val="18"/>
            <w:szCs w:val="18"/>
          </w:rPr>
          <w:t xml:space="preserve"> </w:t>
        </w:r>
      </w:ins>
      <w:ins w:id="2765" w:author="Stig Syndergaard" w:date="2023-04-13T12:10:00Z">
        <w:r>
          <w:rPr>
            <w:rFonts w:ascii="Arial" w:hAnsi="Arial" w:cs="Arial"/>
            <w:sz w:val="18"/>
            <w:szCs w:val="18"/>
          </w:rPr>
          <w:t xml:space="preserve">should relate to </w:t>
        </w:r>
      </w:ins>
      <w:ins w:id="2766" w:author="Stig Syndergaard" w:date="2023-04-13T13:25:00Z">
        <w:r w:rsidR="00577B8B">
          <w:rPr>
            <w:rFonts w:ascii="Arial" w:hAnsi="Arial" w:cs="Arial"/>
            <w:sz w:val="18"/>
            <w:szCs w:val="18"/>
          </w:rPr>
          <w:t>the</w:t>
        </w:r>
      </w:ins>
      <w:ins w:id="2767" w:author="Stig Syndergaard" w:date="2023-04-13T12:10:00Z">
        <w:r>
          <w:rPr>
            <w:rFonts w:ascii="Arial" w:hAnsi="Arial" w:cs="Arial"/>
            <w:sz w:val="18"/>
            <w:szCs w:val="18"/>
          </w:rPr>
          <w:t xml:space="preserve"> </w:t>
        </w:r>
      </w:ins>
      <w:ins w:id="2768" w:author="Stig Syndergaard" w:date="2023-04-13T12:31:00Z">
        <w:r w:rsidR="005D06A8">
          <w:rPr>
            <w:rFonts w:ascii="Arial" w:hAnsi="Arial" w:cs="Arial"/>
            <w:sz w:val="18"/>
            <w:szCs w:val="18"/>
          </w:rPr>
          <w:t>geometric altitude</w:t>
        </w:r>
      </w:ins>
      <w:ins w:id="2769" w:author="Stig Syndergaard" w:date="2023-04-13T12:15:00Z">
        <w:r>
          <w:rPr>
            <w:rFonts w:ascii="Arial" w:hAnsi="Arial" w:cs="Arial"/>
            <w:sz w:val="18"/>
            <w:szCs w:val="18"/>
          </w:rPr>
          <w:t xml:space="preserve">, </w:t>
        </w:r>
        <w:r w:rsidRPr="0046477A">
          <w:rPr>
            <w:rFonts w:ascii="Arial" w:hAnsi="Arial" w:cs="Arial"/>
            <w:i/>
            <w:iCs/>
            <w:sz w:val="18"/>
            <w:szCs w:val="18"/>
            <w:rPrChange w:id="2770" w:author="Stig Syndergaard" w:date="2023-04-13T12:15:00Z">
              <w:rPr>
                <w:rFonts w:ascii="Arial" w:hAnsi="Arial" w:cs="Arial"/>
                <w:sz w:val="18"/>
                <w:szCs w:val="18"/>
              </w:rPr>
            </w:rPrChange>
          </w:rPr>
          <w:t>h</w:t>
        </w:r>
        <w:r>
          <w:rPr>
            <w:rFonts w:ascii="Arial" w:hAnsi="Arial" w:cs="Arial"/>
            <w:sz w:val="18"/>
            <w:szCs w:val="18"/>
          </w:rPr>
          <w:t>,</w:t>
        </w:r>
      </w:ins>
      <w:ins w:id="2771" w:author="Stig Syndergaard" w:date="2023-04-13T12:10:00Z">
        <w:r>
          <w:rPr>
            <w:rFonts w:ascii="Arial" w:hAnsi="Arial" w:cs="Arial"/>
            <w:sz w:val="18"/>
            <w:szCs w:val="18"/>
          </w:rPr>
          <w:t xml:space="preserve"> as</w:t>
        </w:r>
      </w:ins>
      <w:ins w:id="2772" w:author="Stig Syndergaard" w:date="2023-04-13T12:35:00Z">
        <w:r w:rsidR="005D06A8">
          <w:rPr>
            <w:rFonts w:ascii="Arial" w:hAnsi="Arial" w:cs="Arial"/>
            <w:sz w:val="18"/>
            <w:szCs w:val="18"/>
          </w:rPr>
          <w:t xml:space="preserve"> </w:t>
        </w:r>
      </w:ins>
      <m:oMath>
        <m:r>
          <w:ins w:id="2773" w:author="Stig Syndergaard" w:date="2023-04-13T12:12:00Z">
            <w:rPr>
              <w:rFonts w:ascii="Cambria Math" w:hAnsi="Cambria Math" w:cstheme="minorHAnsi"/>
              <w:sz w:val="18"/>
              <w:szCs w:val="18"/>
            </w:rPr>
            <m:t>Z</m:t>
          </w:ins>
        </m:r>
        <m:d>
          <m:dPr>
            <m:ctrlPr>
              <w:ins w:id="2774" w:author="Stig Syndergaard" w:date="2023-04-13T12:12:00Z">
                <w:rPr>
                  <w:rFonts w:ascii="Cambria Math" w:hAnsi="Cambria Math" w:cstheme="minorHAnsi"/>
                  <w:i/>
                  <w:sz w:val="18"/>
                  <w:szCs w:val="18"/>
                </w:rPr>
              </w:ins>
            </m:ctrlPr>
          </m:dPr>
          <m:e>
            <m:r>
              <w:ins w:id="2775" w:author="Stig Syndergaard" w:date="2023-04-13T12:12:00Z">
                <w:rPr>
                  <w:rFonts w:ascii="Cambria Math" w:hAnsi="Cambria Math" w:cstheme="minorHAnsi"/>
                  <w:sz w:val="18"/>
                  <w:szCs w:val="18"/>
                </w:rPr>
                <m:t>h</m:t>
              </w:ins>
            </m:r>
          </m:e>
        </m:d>
        <m:r>
          <w:ins w:id="2776" w:author="Stig Syndergaard" w:date="2023-04-13T12:12:00Z">
            <w:rPr>
              <w:rFonts w:ascii="Cambria Math" w:hAnsi="Cambria Math" w:cstheme="minorHAnsi"/>
              <w:sz w:val="18"/>
              <w:szCs w:val="18"/>
            </w:rPr>
            <m:t>=</m:t>
          </w:ins>
        </m:r>
        <m:f>
          <m:fPr>
            <m:ctrlPr>
              <w:ins w:id="2777" w:author="Stig Syndergaard" w:date="2023-04-13T12:16:00Z">
                <w:rPr>
                  <w:rFonts w:ascii="Cambria Math" w:hAnsi="Cambria Math" w:cstheme="minorHAnsi"/>
                  <w:i/>
                  <w:sz w:val="18"/>
                  <w:szCs w:val="18"/>
                </w:rPr>
              </w:ins>
            </m:ctrlPr>
          </m:fPr>
          <m:num>
            <m:r>
              <w:ins w:id="2778" w:author="Stig Syndergaard" w:date="2023-04-13T12:16:00Z">
                <w:rPr>
                  <w:rFonts w:ascii="Cambria Math" w:hAnsi="Cambria Math" w:cstheme="minorHAnsi"/>
                  <w:sz w:val="18"/>
                  <w:szCs w:val="18"/>
                </w:rPr>
                <m:t>1</m:t>
              </w:ins>
            </m:r>
          </m:num>
          <m:den>
            <m:sSub>
              <m:sSubPr>
                <m:ctrlPr>
                  <w:ins w:id="2779" w:author="Stig Syndergaard" w:date="2023-04-13T12:16:00Z">
                    <w:rPr>
                      <w:rFonts w:ascii="Cambria Math" w:hAnsi="Cambria Math" w:cstheme="minorHAnsi"/>
                      <w:i/>
                      <w:sz w:val="18"/>
                      <w:szCs w:val="18"/>
                    </w:rPr>
                  </w:ins>
                </m:ctrlPr>
              </m:sSubPr>
              <m:e>
                <m:r>
                  <w:ins w:id="2780" w:author="Stig Syndergaard" w:date="2023-04-13T12:16:00Z">
                    <w:rPr>
                      <w:rFonts w:ascii="Cambria Math" w:hAnsi="Cambria Math" w:cstheme="minorHAnsi"/>
                      <w:sz w:val="18"/>
                      <w:szCs w:val="18"/>
                    </w:rPr>
                    <m:t>g</m:t>
                  </w:ins>
                </m:r>
              </m:e>
              <m:sub>
                <m:r>
                  <w:ins w:id="2781" w:author="Stig Syndergaard" w:date="2023-04-13T12:16:00Z">
                    <w:rPr>
                      <w:rFonts w:ascii="Cambria Math" w:hAnsi="Cambria Math" w:cstheme="minorHAnsi"/>
                      <w:sz w:val="18"/>
                      <w:szCs w:val="18"/>
                    </w:rPr>
                    <m:t>0</m:t>
                  </w:ins>
                </m:r>
              </m:sub>
            </m:sSub>
          </m:den>
        </m:f>
        <m:nary>
          <m:naryPr>
            <m:limLoc m:val="subSup"/>
            <m:ctrlPr>
              <w:ins w:id="2782" w:author="Stig Syndergaard" w:date="2023-04-13T12:12:00Z">
                <w:rPr>
                  <w:rFonts w:ascii="Cambria Math" w:hAnsi="Cambria Math" w:cstheme="minorHAnsi"/>
                  <w:i/>
                  <w:sz w:val="18"/>
                  <w:szCs w:val="18"/>
                </w:rPr>
              </w:ins>
            </m:ctrlPr>
          </m:naryPr>
          <m:sub>
            <m:r>
              <w:ins w:id="2783" w:author="Stig Syndergaard" w:date="2023-04-13T12:12:00Z">
                <w:rPr>
                  <w:rFonts w:ascii="Cambria Math" w:hAnsi="Cambria Math" w:cstheme="minorHAnsi"/>
                  <w:sz w:val="18"/>
                  <w:szCs w:val="18"/>
                </w:rPr>
                <m:t>0</m:t>
              </w:ins>
            </m:r>
          </m:sub>
          <m:sup>
            <m:r>
              <w:ins w:id="2784" w:author="Stig Syndergaard" w:date="2023-04-13T12:12:00Z">
                <w:rPr>
                  <w:rFonts w:ascii="Cambria Math" w:hAnsi="Cambria Math" w:cstheme="minorHAnsi"/>
                  <w:sz w:val="18"/>
                  <w:szCs w:val="18"/>
                </w:rPr>
                <m:t>h</m:t>
              </w:ins>
            </m:r>
          </m:sup>
          <m:e>
            <m:r>
              <w:ins w:id="2785" w:author="Stig Syndergaard" w:date="2023-04-13T12:13:00Z">
                <w:rPr>
                  <w:rFonts w:ascii="Cambria Math" w:hAnsi="Cambria Math" w:cstheme="minorHAnsi"/>
                  <w:sz w:val="18"/>
                  <w:szCs w:val="18"/>
                </w:rPr>
                <m:t>g</m:t>
              </w:ins>
            </m:r>
            <m:d>
              <m:dPr>
                <m:ctrlPr>
                  <w:ins w:id="2786" w:author="Stig Syndergaard" w:date="2023-04-13T12:13:00Z">
                    <w:rPr>
                      <w:rFonts w:ascii="Cambria Math" w:hAnsi="Cambria Math" w:cstheme="minorHAnsi"/>
                      <w:i/>
                      <w:sz w:val="18"/>
                      <w:szCs w:val="18"/>
                    </w:rPr>
                  </w:ins>
                </m:ctrlPr>
              </m:dPr>
              <m:e>
                <m:r>
                  <w:ins w:id="2787" w:author="Stig Syndergaard" w:date="2023-04-13T12:32:00Z">
                    <w:rPr>
                      <w:rFonts w:ascii="Cambria Math" w:hAnsi="Cambria Math" w:cstheme="minorHAnsi"/>
                      <w:sz w:val="18"/>
                      <w:szCs w:val="18"/>
                    </w:rPr>
                    <m:t>φ</m:t>
                  </w:ins>
                </m:r>
                <m:r>
                  <w:ins w:id="2788" w:author="Stig Syndergaard" w:date="2023-04-13T12:13:00Z">
                    <w:rPr>
                      <w:rFonts w:ascii="Cambria Math" w:hAnsi="Cambria Math" w:cstheme="minorHAnsi"/>
                      <w:sz w:val="18"/>
                      <w:szCs w:val="18"/>
                    </w:rPr>
                    <m:t>,z</m:t>
                  </w:ins>
                </m:r>
              </m:e>
            </m:d>
            <m:r>
              <w:ins w:id="2789" w:author="Stig Syndergaard" w:date="2023-04-13T12:13:00Z">
                <m:rPr>
                  <m:sty m:val="p"/>
                </m:rPr>
                <w:rPr>
                  <w:rFonts w:ascii="Cambria Math" w:hAnsi="Cambria Math" w:cstheme="minorHAnsi"/>
                  <w:sz w:val="18"/>
                  <w:szCs w:val="18"/>
                </w:rPr>
                <m:t>d</m:t>
              </w:ins>
            </m:r>
            <m:r>
              <w:ins w:id="2790" w:author="Stig Syndergaard" w:date="2023-04-13T12:13:00Z">
                <w:rPr>
                  <w:rFonts w:ascii="Cambria Math" w:hAnsi="Cambria Math" w:cstheme="minorHAnsi"/>
                  <w:sz w:val="18"/>
                  <w:szCs w:val="18"/>
                </w:rPr>
                <m:t>z</m:t>
              </w:ins>
            </m:r>
          </m:e>
        </m:nary>
      </m:oMath>
      <w:ins w:id="2791" w:author="Stig Syndergaard" w:date="2023-04-13T12:15:00Z">
        <w:r>
          <w:rPr>
            <w:rFonts w:ascii="Arial" w:hAnsi="Arial" w:cs="Arial"/>
            <w:sz w:val="18"/>
            <w:szCs w:val="18"/>
          </w:rPr>
          <w:t>,</w:t>
        </w:r>
      </w:ins>
      <w:ins w:id="2792" w:author="Stig Syndergaard" w:date="2023-04-13T12:33:00Z">
        <w:r w:rsidR="005D06A8">
          <w:rPr>
            <w:rFonts w:ascii="Arial" w:hAnsi="Arial" w:cs="Arial"/>
            <w:sz w:val="18"/>
            <w:szCs w:val="18"/>
          </w:rPr>
          <w:t xml:space="preserve"> where </w:t>
        </w:r>
      </w:ins>
      <m:oMath>
        <m:r>
          <w:ins w:id="2793" w:author="Stig Syndergaard" w:date="2023-04-13T12:33:00Z">
            <w:rPr>
              <w:rFonts w:ascii="Cambria Math" w:hAnsi="Cambria Math" w:cs="Arial"/>
              <w:sz w:val="18"/>
              <w:szCs w:val="18"/>
            </w:rPr>
            <m:t>g(</m:t>
          </w:ins>
        </m:r>
        <m:r>
          <w:ins w:id="2794" w:author="Stig Syndergaard" w:date="2023-04-13T12:34:00Z">
            <w:rPr>
              <w:rFonts w:ascii="Cambria Math" w:hAnsi="Cambria Math" w:cs="Arial"/>
              <w:sz w:val="18"/>
              <w:szCs w:val="18"/>
            </w:rPr>
            <m:t>φ,</m:t>
          </w:ins>
        </m:r>
        <m:r>
          <w:ins w:id="2795" w:author="Stig Syndergaard" w:date="2023-04-13T12:36:00Z">
            <w:rPr>
              <w:rFonts w:ascii="Cambria Math" w:hAnsi="Cambria Math" w:cs="Arial"/>
              <w:sz w:val="18"/>
              <w:szCs w:val="18"/>
            </w:rPr>
            <m:t>h</m:t>
          </w:ins>
        </m:r>
        <m:r>
          <w:ins w:id="2796" w:author="Stig Syndergaard" w:date="2023-04-13T12:34:00Z">
            <w:rPr>
              <w:rFonts w:ascii="Cambria Math" w:hAnsi="Cambria Math" w:cs="Arial"/>
              <w:sz w:val="18"/>
              <w:szCs w:val="18"/>
            </w:rPr>
            <m:t>)</m:t>
          </w:ins>
        </m:r>
      </m:oMath>
      <w:ins w:id="2797" w:author="Stig Syndergaard" w:date="2023-04-13T12:34:00Z">
        <w:r w:rsidR="005D06A8">
          <w:rPr>
            <w:rFonts w:ascii="Arial" w:hAnsi="Arial" w:cs="Arial"/>
            <w:sz w:val="18"/>
            <w:szCs w:val="18"/>
          </w:rPr>
          <w:t xml:space="preserve"> </w:t>
        </w:r>
      </w:ins>
      <w:ins w:id="2798" w:author="Stig Syndergaard" w:date="2023-04-13T12:29:00Z">
        <w:r w:rsidR="005D06A8">
          <w:rPr>
            <w:rFonts w:ascii="Arial" w:hAnsi="Arial" w:cs="Arial"/>
            <w:sz w:val="18"/>
            <w:szCs w:val="18"/>
          </w:rPr>
          <w:t xml:space="preserve">is the </w:t>
        </w:r>
      </w:ins>
      <w:ins w:id="2799" w:author="Stig Syndergaard" w:date="2023-04-13T12:30:00Z">
        <w:r w:rsidR="005D06A8">
          <w:rPr>
            <w:rFonts w:ascii="Arial" w:hAnsi="Arial" w:cs="Arial"/>
            <w:sz w:val="18"/>
            <w:szCs w:val="18"/>
          </w:rPr>
          <w:t xml:space="preserve">gravitational acceleration as a function of latitude and </w:t>
        </w:r>
      </w:ins>
      <w:ins w:id="2800" w:author="Stig Syndergaard" w:date="2023-04-13T12:31:00Z">
        <w:r w:rsidR="005D06A8">
          <w:rPr>
            <w:rFonts w:ascii="Arial" w:hAnsi="Arial" w:cs="Arial"/>
            <w:sz w:val="18"/>
            <w:szCs w:val="18"/>
          </w:rPr>
          <w:t>altitude</w:t>
        </w:r>
      </w:ins>
      <w:ins w:id="2801" w:author="Stig Syndergaard" w:date="2023-04-13T12:33:00Z">
        <w:r w:rsidR="005D06A8">
          <w:rPr>
            <w:rFonts w:ascii="Arial" w:hAnsi="Arial" w:cs="Arial"/>
            <w:sz w:val="18"/>
            <w:szCs w:val="18"/>
          </w:rPr>
          <w:t xml:space="preserve">, and </w:t>
        </w:r>
      </w:ins>
      <m:oMath>
        <m:sSub>
          <m:sSubPr>
            <m:ctrlPr>
              <w:ins w:id="2802" w:author="Stig Syndergaard" w:date="2023-04-13T12:34:00Z">
                <w:rPr>
                  <w:rFonts w:ascii="Cambria Math" w:hAnsi="Cambria Math" w:cs="Arial"/>
                  <w:i/>
                  <w:sz w:val="18"/>
                  <w:szCs w:val="18"/>
                </w:rPr>
              </w:ins>
            </m:ctrlPr>
          </m:sSubPr>
          <m:e>
            <m:r>
              <w:ins w:id="2803" w:author="Stig Syndergaard" w:date="2023-04-13T12:34:00Z">
                <w:rPr>
                  <w:rFonts w:ascii="Cambria Math" w:hAnsi="Cambria Math" w:cs="Arial"/>
                  <w:sz w:val="18"/>
                  <w:szCs w:val="18"/>
                </w:rPr>
                <m:t>g</m:t>
              </w:ins>
            </m:r>
          </m:e>
          <m:sub>
            <m:r>
              <w:ins w:id="2804" w:author="Stig Syndergaard" w:date="2023-04-13T12:34:00Z">
                <w:rPr>
                  <w:rFonts w:ascii="Cambria Math" w:hAnsi="Cambria Math" w:cs="Arial"/>
                  <w:sz w:val="18"/>
                  <w:szCs w:val="18"/>
                </w:rPr>
                <m:t>0</m:t>
              </w:ins>
            </m:r>
          </m:sub>
        </m:sSub>
        <m:r>
          <w:ins w:id="2805" w:author="Stig Syndergaard" w:date="2023-04-13T12:35:00Z">
            <w:rPr>
              <w:rFonts w:ascii="Cambria Math" w:hAnsi="Cambria Math" w:cs="Arial"/>
              <w:sz w:val="18"/>
              <w:szCs w:val="18"/>
            </w:rPr>
            <m:t>=</m:t>
          </w:ins>
        </m:r>
      </m:oMath>
      <w:ins w:id="2806" w:author="Stig Syndergaard" w:date="2023-04-13T12:34:00Z">
        <w:r w:rsidR="005D06A8">
          <w:rPr>
            <w:rFonts w:ascii="Arial" w:hAnsi="Arial" w:cs="Arial"/>
            <w:sz w:val="18"/>
            <w:szCs w:val="18"/>
          </w:rPr>
          <w:t xml:space="preserve"> </w:t>
        </w:r>
      </w:ins>
      <w:ins w:id="2807" w:author="Stig Syndergaard" w:date="2023-04-13T12:33:00Z">
        <w:r w:rsidR="005D06A8">
          <w:rPr>
            <w:rFonts w:ascii="Arial" w:hAnsi="Arial" w:cs="Arial"/>
            <w:sz w:val="18"/>
            <w:szCs w:val="18"/>
          </w:rPr>
          <w:t>9.80665 m/s</w:t>
        </w:r>
        <w:r w:rsidR="005D06A8">
          <w:rPr>
            <w:rFonts w:ascii="Arial" w:hAnsi="Arial" w:cs="Arial"/>
            <w:sz w:val="18"/>
            <w:szCs w:val="18"/>
            <w:vertAlign w:val="superscript"/>
          </w:rPr>
          <w:t>2</w:t>
        </w:r>
      </w:ins>
      <w:ins w:id="2808" w:author="Stig Syndergaard" w:date="2023-04-13T12:40:00Z">
        <w:r w:rsidR="00495546">
          <w:rPr>
            <w:rFonts w:ascii="Arial" w:hAnsi="Arial" w:cs="Arial"/>
            <w:sz w:val="18"/>
            <w:szCs w:val="18"/>
          </w:rPr>
          <w:t xml:space="preserve">. </w:t>
        </w:r>
      </w:ins>
    </w:p>
    <w:p w14:paraId="533CEF2F" w14:textId="77777777" w:rsidR="00577B8B" w:rsidRDefault="00577B8B">
      <w:pPr>
        <w:pStyle w:val="cell"/>
        <w:spacing w:line="240" w:lineRule="auto"/>
        <w:ind w:left="360"/>
        <w:jc w:val="both"/>
        <w:rPr>
          <w:ins w:id="2809" w:author="Stig Syndergaard" w:date="2023-04-13T13:26:00Z"/>
          <w:rFonts w:ascii="Arial" w:hAnsi="Arial" w:cs="Arial"/>
          <w:sz w:val="18"/>
          <w:szCs w:val="18"/>
        </w:rPr>
        <w:pPrChange w:id="2810" w:author="Stig Syndergaard" w:date="2023-04-13T13:26:00Z">
          <w:pPr>
            <w:pStyle w:val="cell"/>
            <w:numPr>
              <w:numId w:val="13"/>
            </w:numPr>
            <w:spacing w:line="240" w:lineRule="auto"/>
            <w:ind w:left="360" w:hanging="360"/>
            <w:jc w:val="both"/>
          </w:pPr>
        </w:pPrChange>
      </w:pPr>
    </w:p>
    <w:p w14:paraId="75BB872C" w14:textId="77777777" w:rsidR="00577B8B" w:rsidRDefault="00577B8B">
      <w:pPr>
        <w:pStyle w:val="cell"/>
        <w:spacing w:line="240" w:lineRule="auto"/>
        <w:ind w:left="360"/>
        <w:jc w:val="both"/>
        <w:rPr>
          <w:ins w:id="2811" w:author="Stig Syndergaard" w:date="2023-04-13T13:26:00Z"/>
          <w:rFonts w:ascii="Arial" w:hAnsi="Arial" w:cs="Arial"/>
          <w:sz w:val="18"/>
          <w:szCs w:val="18"/>
        </w:rPr>
        <w:pPrChange w:id="2812" w:author="Stig Syndergaard" w:date="2023-04-13T13:26:00Z">
          <w:pPr>
            <w:pStyle w:val="cell"/>
            <w:numPr>
              <w:numId w:val="13"/>
            </w:numPr>
            <w:spacing w:line="240" w:lineRule="auto"/>
            <w:ind w:left="360" w:hanging="360"/>
            <w:jc w:val="both"/>
          </w:pPr>
        </w:pPrChange>
      </w:pPr>
    </w:p>
    <w:p w14:paraId="096F66CA" w14:textId="274BA1DA" w:rsidR="0046477A" w:rsidRDefault="00495546" w:rsidP="0046477A">
      <w:pPr>
        <w:pStyle w:val="cell"/>
        <w:numPr>
          <w:ilvl w:val="0"/>
          <w:numId w:val="13"/>
        </w:numPr>
        <w:spacing w:line="240" w:lineRule="auto"/>
        <w:jc w:val="both"/>
        <w:rPr>
          <w:ins w:id="2813" w:author="Stig Syndergaard" w:date="2023-04-13T12:08:00Z"/>
          <w:rFonts w:ascii="Arial" w:hAnsi="Arial" w:cs="Arial"/>
          <w:sz w:val="18"/>
          <w:szCs w:val="18"/>
        </w:rPr>
      </w:pPr>
      <w:ins w:id="2814" w:author="Stig Syndergaard" w:date="2023-04-13T12:40:00Z">
        <w:r>
          <w:rPr>
            <w:rFonts w:ascii="Arial" w:hAnsi="Arial" w:cs="Arial"/>
            <w:sz w:val="18"/>
            <w:szCs w:val="18"/>
          </w:rPr>
          <w:t xml:space="preserve">The Step 2b geopotential height </w:t>
        </w:r>
      </w:ins>
      <w:ins w:id="2815" w:author="Stig Syndergaard" w:date="2023-04-13T12:41:00Z">
        <w:r>
          <w:rPr>
            <w:rFonts w:ascii="Arial" w:hAnsi="Arial" w:cs="Arial"/>
            <w:sz w:val="18"/>
            <w:szCs w:val="18"/>
          </w:rPr>
          <w:t>would naturally be</w:t>
        </w:r>
      </w:ins>
      <w:ins w:id="2816" w:author="Stig Syndergaard" w:date="2023-04-13T12:40:00Z">
        <w:r>
          <w:rPr>
            <w:rFonts w:ascii="Arial" w:hAnsi="Arial" w:cs="Arial"/>
            <w:sz w:val="18"/>
            <w:szCs w:val="18"/>
          </w:rPr>
          <w:t xml:space="preserve"> </w:t>
        </w:r>
      </w:ins>
      <w:ins w:id="2817" w:author="Stig Syndergaard" w:date="2023-04-13T12:59:00Z">
        <w:r w:rsidR="00690E3D">
          <w:rPr>
            <w:rFonts w:ascii="Arial" w:hAnsi="Arial" w:cs="Arial"/>
            <w:sz w:val="18"/>
            <w:szCs w:val="18"/>
          </w:rPr>
          <w:t xml:space="preserve">calculated </w:t>
        </w:r>
      </w:ins>
      <w:ins w:id="2818" w:author="Stig Syndergaard" w:date="2023-04-13T13:27:00Z">
        <w:r w:rsidR="00140540">
          <w:rPr>
            <w:rFonts w:ascii="Arial" w:hAnsi="Arial" w:cs="Arial"/>
            <w:sz w:val="18"/>
            <w:szCs w:val="18"/>
          </w:rPr>
          <w:t>via</w:t>
        </w:r>
      </w:ins>
      <w:ins w:id="2819" w:author="Stig Syndergaard" w:date="2023-04-13T12:40:00Z">
        <w:r>
          <w:rPr>
            <w:rFonts w:ascii="Arial" w:hAnsi="Arial" w:cs="Arial"/>
            <w:sz w:val="18"/>
            <w:szCs w:val="18"/>
          </w:rPr>
          <w:t xml:space="preserve"> </w:t>
        </w:r>
      </w:ins>
      <w:ins w:id="2820" w:author="Stig Syndergaard" w:date="2023-04-13T13:47:00Z">
        <w:r w:rsidR="008029AD">
          <w:rPr>
            <w:rFonts w:ascii="Arial" w:hAnsi="Arial" w:cs="Arial"/>
            <w:sz w:val="18"/>
            <w:szCs w:val="18"/>
          </w:rPr>
          <w:t xml:space="preserve">atmospheric </w:t>
        </w:r>
      </w:ins>
      <w:ins w:id="2821" w:author="Stig Syndergaard" w:date="2023-04-13T12:40:00Z">
        <w:r>
          <w:rPr>
            <w:rFonts w:ascii="Arial" w:hAnsi="Arial" w:cs="Arial"/>
            <w:sz w:val="18"/>
            <w:szCs w:val="18"/>
          </w:rPr>
          <w:t xml:space="preserve">model </w:t>
        </w:r>
      </w:ins>
      <w:ins w:id="2822" w:author="Stig Syndergaard" w:date="2023-04-13T12:42:00Z">
        <w:r>
          <w:rPr>
            <w:rFonts w:ascii="Arial" w:hAnsi="Arial" w:cs="Arial"/>
            <w:sz w:val="18"/>
            <w:szCs w:val="18"/>
          </w:rPr>
          <w:t>information</w:t>
        </w:r>
      </w:ins>
      <w:ins w:id="2823" w:author="Stig Syndergaard" w:date="2023-04-13T12:40:00Z">
        <w:r>
          <w:rPr>
            <w:rFonts w:ascii="Arial" w:hAnsi="Arial" w:cs="Arial"/>
            <w:sz w:val="18"/>
            <w:szCs w:val="18"/>
          </w:rPr>
          <w:t>.</w:t>
        </w:r>
      </w:ins>
    </w:p>
    <w:p w14:paraId="76809748" w14:textId="77777777" w:rsidR="00086DB9" w:rsidRDefault="00086DB9">
      <w:pPr>
        <w:pStyle w:val="cell"/>
        <w:spacing w:line="240" w:lineRule="auto"/>
        <w:jc w:val="both"/>
        <w:rPr>
          <w:rFonts w:ascii="Arial" w:hAnsi="Arial" w:cs="Arial"/>
          <w:sz w:val="18"/>
          <w:szCs w:val="18"/>
        </w:rPr>
      </w:pPr>
    </w:p>
    <w:p w14:paraId="76809749" w14:textId="77777777" w:rsidR="00086DB9" w:rsidRDefault="00086DB9">
      <w:pPr>
        <w:pStyle w:val="cell"/>
        <w:spacing w:line="240" w:lineRule="auto"/>
        <w:jc w:val="both"/>
        <w:rPr>
          <w:rFonts w:ascii="Arial" w:hAnsi="Arial" w:cs="Arial"/>
          <w:sz w:val="18"/>
          <w:szCs w:val="18"/>
        </w:rPr>
      </w:pPr>
    </w:p>
    <w:p w14:paraId="7680974A" w14:textId="77777777" w:rsidR="00086DB9" w:rsidRDefault="00986FBA">
      <w:pPr>
        <w:pStyle w:val="Heading3"/>
      </w:pPr>
      <w:bookmarkStart w:id="2824" w:name="__RefHeading__87036_697283655"/>
      <w:r>
        <w:t>New</w:t>
      </w:r>
      <w:r>
        <w:rPr>
          <w:rFonts w:eastAsia="Arial"/>
        </w:rPr>
        <w:t xml:space="preserve"> </w:t>
      </w:r>
      <w:r>
        <w:t>Satellite</w:t>
      </w:r>
      <w:r>
        <w:rPr>
          <w:rFonts w:eastAsia="Arial"/>
        </w:rPr>
        <w:t xml:space="preserve"> </w:t>
      </w:r>
      <w:r>
        <w:t>and</w:t>
      </w:r>
      <w:r>
        <w:rPr>
          <w:rFonts w:eastAsia="Arial"/>
        </w:rPr>
        <w:t xml:space="preserve"> </w:t>
      </w:r>
      <w:r>
        <w:t>Instrument</w:t>
      </w:r>
      <w:r>
        <w:rPr>
          <w:rFonts w:eastAsia="Arial"/>
        </w:rPr>
        <w:t xml:space="preserve"> </w:t>
      </w:r>
      <w:r>
        <w:t>Codes</w:t>
      </w:r>
      <w:bookmarkEnd w:id="2824"/>
    </w:p>
    <w:p w14:paraId="7680974B" w14:textId="77777777" w:rsidR="00086DB9" w:rsidRDefault="00986FBA">
      <w:pPr>
        <w:pStyle w:val="Standard"/>
        <w:jc w:val="both"/>
      </w:pPr>
      <w:r>
        <w:rPr>
          <w:rFonts w:ascii="Arial" w:hAnsi="Arial" w:cs="Arial"/>
          <w:sz w:val="20"/>
        </w:rPr>
        <w:t>New</w:t>
      </w:r>
      <w:r>
        <w:rPr>
          <w:rFonts w:ascii="Arial" w:eastAsia="Arial" w:hAnsi="Arial" w:cs="Arial"/>
          <w:sz w:val="20"/>
        </w:rPr>
        <w:t xml:space="preserve"> GNSS- and </w:t>
      </w:r>
      <w:r>
        <w:rPr>
          <w:rFonts w:ascii="Arial" w:hAnsi="Arial" w:cs="Arial"/>
          <w:sz w:val="20"/>
        </w:rPr>
        <w:t>RO-specific</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 </w:t>
      </w:r>
      <w:r>
        <w:rPr>
          <w:rFonts w:ascii="Arial" w:hAnsi="Arial" w:cs="Arial"/>
          <w:sz w:val="20"/>
        </w:rPr>
        <w:t>see Table 6,</w:t>
      </w:r>
      <w:r>
        <w:rPr>
          <w:rFonts w:ascii="Arial" w:eastAsia="Arial" w:hAnsi="Arial" w:cs="Arial"/>
          <w:sz w:val="20"/>
        </w:rPr>
        <w:t xml:space="preserve"> Table 7 and Table 8 respectively.</w:t>
      </w:r>
    </w:p>
    <w:p w14:paraId="7680974C" w14:textId="77777777" w:rsidR="00086DB9" w:rsidRDefault="00086DB9">
      <w:pPr>
        <w:pStyle w:val="Standard"/>
      </w:pPr>
    </w:p>
    <w:p w14:paraId="7680974D" w14:textId="77777777" w:rsidR="00086DB9" w:rsidRDefault="00986FBA">
      <w:pPr>
        <w:pStyle w:val="Caption"/>
        <w:jc w:val="center"/>
      </w:pPr>
      <w:bookmarkStart w:id="2825" w:name="_Ref2910759642"/>
      <w:r>
        <w:rPr>
          <w:rFonts w:ascii="Arial" w:hAnsi="Arial" w:cs="Arial"/>
          <w:b/>
          <w:sz w:val="20"/>
          <w:lang w:val="fr-FR"/>
        </w:rPr>
        <w:t>Table</w:t>
      </w:r>
      <w:bookmarkEnd w:id="2825"/>
      <w:r>
        <w:rPr>
          <w:rFonts w:ascii="Arial" w:eastAsia="Arial" w:hAnsi="Arial" w:cs="Arial"/>
          <w:b/>
          <w:sz w:val="20"/>
          <w:lang w:val="fr-FR"/>
        </w:rPr>
        <w:t xml:space="preserve"> </w:t>
      </w:r>
      <w:r>
        <w:rPr>
          <w:rFonts w:ascii="Arial" w:hAnsi="Arial" w:cs="Arial"/>
          <w:b/>
          <w:sz w:val="20"/>
        </w:rPr>
        <w:t>6</w:t>
      </w:r>
      <w:r>
        <w:rPr>
          <w:rFonts w:ascii="Arial" w:hAnsi="Arial" w:cs="Arial"/>
          <w:b/>
          <w:sz w:val="20"/>
          <w:lang w:val="fr-FR"/>
        </w:rPr>
        <w:t>.</w:t>
      </w:r>
      <w:r>
        <w:rPr>
          <w:rFonts w:ascii="Arial" w:eastAsia="Arial" w:hAnsi="Arial" w:cs="Arial"/>
          <w:b/>
          <w:sz w:val="20"/>
          <w:lang w:val="fr-FR"/>
        </w:rPr>
        <w:t xml:space="preserve"> Satellite Classification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002020</w:t>
      </w:r>
      <w:r>
        <w:rPr>
          <w:rFonts w:ascii="Arial" w:hAnsi="Arial" w:cs="Arial"/>
          <w:b/>
          <w:sz w:val="20"/>
          <w:lang w:val="fr-FR"/>
        </w:rPr>
        <w:t>)</w:t>
      </w:r>
    </w:p>
    <w:tbl>
      <w:tblPr>
        <w:tblW w:w="9072" w:type="dxa"/>
        <w:tblLayout w:type="fixed"/>
        <w:tblCellMar>
          <w:left w:w="10" w:type="dxa"/>
          <w:right w:w="10" w:type="dxa"/>
        </w:tblCellMar>
        <w:tblLook w:val="0000" w:firstRow="0" w:lastRow="0" w:firstColumn="0" w:lastColumn="0" w:noHBand="0" w:noVBand="0"/>
      </w:tblPr>
      <w:tblGrid>
        <w:gridCol w:w="1685"/>
        <w:gridCol w:w="1150"/>
        <w:gridCol w:w="6237"/>
      </w:tblGrid>
      <w:tr w:rsidR="00086DB9" w14:paraId="76809751" w14:textId="77777777">
        <w:trPr>
          <w:cantSplit/>
        </w:trPr>
        <w:tc>
          <w:tcPr>
            <w:tcW w:w="1685" w:type="dxa"/>
            <w:shd w:val="clear" w:color="auto" w:fill="94BD5E"/>
            <w:tcMar>
              <w:top w:w="0" w:type="dxa"/>
              <w:left w:w="0" w:type="dxa"/>
              <w:bottom w:w="0" w:type="dxa"/>
              <w:right w:w="0" w:type="dxa"/>
            </w:tcMar>
            <w:vAlign w:val="center"/>
          </w:tcPr>
          <w:p w14:paraId="7680974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4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50"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p>
        </w:tc>
      </w:tr>
      <w:tr w:rsidR="00086DB9" w14:paraId="76809755" w14:textId="77777777">
        <w:trPr>
          <w:cantSplit/>
        </w:trPr>
        <w:tc>
          <w:tcPr>
            <w:tcW w:w="1685" w:type="dxa"/>
            <w:shd w:val="clear" w:color="auto" w:fill="F3F3F3"/>
            <w:tcMar>
              <w:top w:w="0" w:type="dxa"/>
              <w:left w:w="0" w:type="dxa"/>
              <w:bottom w:w="0" w:type="dxa"/>
              <w:right w:w="0" w:type="dxa"/>
            </w:tcMar>
          </w:tcPr>
          <w:p w14:paraId="76809752"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02 020</w:t>
            </w:r>
          </w:p>
        </w:tc>
        <w:tc>
          <w:tcPr>
            <w:tcW w:w="1150" w:type="dxa"/>
            <w:shd w:val="clear" w:color="auto" w:fill="F3F3F3"/>
            <w:tcMar>
              <w:top w:w="0" w:type="dxa"/>
              <w:left w:w="0" w:type="dxa"/>
              <w:bottom w:w="0" w:type="dxa"/>
              <w:right w:w="0" w:type="dxa"/>
            </w:tcMar>
          </w:tcPr>
          <w:p w14:paraId="7680975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401</w:t>
            </w:r>
          </w:p>
        </w:tc>
        <w:tc>
          <w:tcPr>
            <w:tcW w:w="6237" w:type="dxa"/>
            <w:shd w:val="clear" w:color="auto" w:fill="F3F3F3"/>
            <w:tcMar>
              <w:top w:w="0" w:type="dxa"/>
              <w:left w:w="0" w:type="dxa"/>
              <w:bottom w:w="0" w:type="dxa"/>
              <w:right w:w="0" w:type="dxa"/>
            </w:tcMar>
          </w:tcPr>
          <w:p w14:paraId="7680975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p>
        </w:tc>
      </w:tr>
      <w:tr w:rsidR="00086DB9" w14:paraId="76809759" w14:textId="77777777">
        <w:trPr>
          <w:cantSplit/>
        </w:trPr>
        <w:tc>
          <w:tcPr>
            <w:tcW w:w="1685" w:type="dxa"/>
            <w:shd w:val="clear" w:color="auto" w:fill="E0E0E0"/>
            <w:tcMar>
              <w:top w:w="0" w:type="dxa"/>
              <w:left w:w="0" w:type="dxa"/>
              <w:bottom w:w="0" w:type="dxa"/>
              <w:right w:w="0" w:type="dxa"/>
            </w:tcMar>
          </w:tcPr>
          <w:p w14:paraId="7680975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402</w:t>
            </w:r>
          </w:p>
        </w:tc>
        <w:tc>
          <w:tcPr>
            <w:tcW w:w="6237" w:type="dxa"/>
            <w:shd w:val="clear" w:color="auto" w:fill="E0E0E0"/>
            <w:tcMar>
              <w:top w:w="0" w:type="dxa"/>
              <w:left w:w="0" w:type="dxa"/>
              <w:bottom w:w="0" w:type="dxa"/>
              <w:right w:w="0" w:type="dxa"/>
            </w:tcMar>
          </w:tcPr>
          <w:p w14:paraId="768097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GLONASS</w:t>
            </w:r>
          </w:p>
        </w:tc>
      </w:tr>
      <w:tr w:rsidR="00086DB9" w14:paraId="7680975D" w14:textId="77777777">
        <w:trPr>
          <w:cantSplit/>
        </w:trPr>
        <w:tc>
          <w:tcPr>
            <w:tcW w:w="1685" w:type="dxa"/>
            <w:shd w:val="clear" w:color="auto" w:fill="F3F3F3"/>
            <w:tcMar>
              <w:top w:w="0" w:type="dxa"/>
              <w:left w:w="0" w:type="dxa"/>
              <w:bottom w:w="0" w:type="dxa"/>
              <w:right w:w="0" w:type="dxa"/>
            </w:tcMar>
          </w:tcPr>
          <w:p w14:paraId="7680975A"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5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403</w:t>
            </w:r>
          </w:p>
        </w:tc>
        <w:tc>
          <w:tcPr>
            <w:tcW w:w="6237" w:type="dxa"/>
            <w:shd w:val="clear" w:color="auto" w:fill="F3F3F3"/>
            <w:tcMar>
              <w:top w:w="0" w:type="dxa"/>
              <w:left w:w="0" w:type="dxa"/>
              <w:bottom w:w="0" w:type="dxa"/>
              <w:right w:w="0" w:type="dxa"/>
            </w:tcMar>
          </w:tcPr>
          <w:p w14:paraId="7680975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GALILEO</w:t>
            </w:r>
          </w:p>
        </w:tc>
      </w:tr>
      <w:tr w:rsidR="00086DB9" w14:paraId="76809761" w14:textId="77777777">
        <w:trPr>
          <w:cantSplit/>
        </w:trPr>
        <w:tc>
          <w:tcPr>
            <w:tcW w:w="1685" w:type="dxa"/>
            <w:shd w:val="clear" w:color="auto" w:fill="E0E0E0"/>
            <w:tcMar>
              <w:top w:w="0" w:type="dxa"/>
              <w:left w:w="0" w:type="dxa"/>
              <w:bottom w:w="0" w:type="dxa"/>
              <w:right w:w="0" w:type="dxa"/>
            </w:tcMar>
          </w:tcPr>
          <w:p w14:paraId="7680975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404</w:t>
            </w:r>
          </w:p>
        </w:tc>
        <w:tc>
          <w:tcPr>
            <w:tcW w:w="6237" w:type="dxa"/>
            <w:shd w:val="clear" w:color="auto" w:fill="E0E0E0"/>
            <w:tcMar>
              <w:top w:w="0" w:type="dxa"/>
              <w:left w:w="0" w:type="dxa"/>
              <w:bottom w:w="0" w:type="dxa"/>
              <w:right w:w="0" w:type="dxa"/>
            </w:tcMar>
          </w:tcPr>
          <w:p w14:paraId="7680976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BDS (</w:t>
            </w:r>
            <w:proofErr w:type="spellStart"/>
            <w:r>
              <w:rPr>
                <w:rFonts w:ascii="Arial" w:hAnsi="Arial" w:cs="Arial"/>
                <w:sz w:val="16"/>
                <w:szCs w:val="16"/>
              </w:rPr>
              <w:t>BeiDou</w:t>
            </w:r>
            <w:proofErr w:type="spellEnd"/>
            <w:r>
              <w:rPr>
                <w:rFonts w:ascii="Arial" w:hAnsi="Arial" w:cs="Arial"/>
                <w:sz w:val="16"/>
                <w:szCs w:val="16"/>
              </w:rPr>
              <w:t xml:space="preserve"> navigation satellite system)</w:t>
            </w:r>
          </w:p>
        </w:tc>
      </w:tr>
    </w:tbl>
    <w:p w14:paraId="76809762" w14:textId="77777777" w:rsidR="00086DB9" w:rsidRDefault="00086DB9">
      <w:pPr>
        <w:pStyle w:val="Caption"/>
        <w:jc w:val="center"/>
        <w:rPr>
          <w:rFonts w:ascii="Arial" w:hAnsi="Arial" w:cs="Arial"/>
          <w:b/>
          <w:i w:val="0"/>
        </w:rPr>
      </w:pPr>
    </w:p>
    <w:p w14:paraId="76809763" w14:textId="77777777" w:rsidR="00086DB9" w:rsidRDefault="00086DB9">
      <w:pPr>
        <w:pStyle w:val="Standard"/>
      </w:pPr>
    </w:p>
    <w:p w14:paraId="76809764" w14:textId="77777777" w:rsidR="00086DB9" w:rsidRDefault="00086DB9">
      <w:pPr>
        <w:pStyle w:val="Standard"/>
        <w:pageBreakBefore/>
      </w:pPr>
    </w:p>
    <w:p w14:paraId="76809765" w14:textId="77777777" w:rsidR="00086DB9" w:rsidRDefault="00986FBA">
      <w:pPr>
        <w:pStyle w:val="Caption"/>
        <w:jc w:val="center"/>
      </w:pPr>
      <w:bookmarkStart w:id="2826" w:name="_Ref291075964"/>
      <w:r>
        <w:rPr>
          <w:rFonts w:ascii="Arial" w:hAnsi="Arial" w:cs="Arial"/>
          <w:b/>
          <w:sz w:val="20"/>
          <w:lang w:val="fr-FR"/>
        </w:rPr>
        <w:t>Table</w:t>
      </w:r>
      <w:r>
        <w:rPr>
          <w:rFonts w:ascii="Arial" w:eastAsia="Arial" w:hAnsi="Arial" w:cs="Arial"/>
          <w:b/>
          <w:sz w:val="20"/>
          <w:lang w:val="fr-FR"/>
        </w:rPr>
        <w:t xml:space="preserve"> </w:t>
      </w:r>
      <w:bookmarkEnd w:id="2826"/>
      <w:r>
        <w:rPr>
          <w:rFonts w:ascii="Arial" w:hAnsi="Arial" w:cs="Arial"/>
          <w:b/>
          <w:sz w:val="20"/>
        </w:rPr>
        <w:t>7</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5)</w:t>
      </w:r>
    </w:p>
    <w:tbl>
      <w:tblPr>
        <w:tblW w:w="9092" w:type="dxa"/>
        <w:tblLayout w:type="fixed"/>
        <w:tblCellMar>
          <w:left w:w="10" w:type="dxa"/>
          <w:right w:w="10" w:type="dxa"/>
        </w:tblCellMar>
        <w:tblLook w:val="0000" w:firstRow="0" w:lastRow="0" w:firstColumn="0" w:lastColumn="0" w:noHBand="0" w:noVBand="0"/>
      </w:tblPr>
      <w:tblGrid>
        <w:gridCol w:w="1685"/>
        <w:gridCol w:w="1150"/>
        <w:gridCol w:w="2268"/>
        <w:gridCol w:w="1134"/>
        <w:gridCol w:w="2855"/>
      </w:tblGrid>
      <w:tr w:rsidR="00086DB9" w14:paraId="7680976B" w14:textId="77777777">
        <w:trPr>
          <w:cantSplit/>
        </w:trPr>
        <w:tc>
          <w:tcPr>
            <w:tcW w:w="1685" w:type="dxa"/>
            <w:shd w:val="clear" w:color="auto" w:fill="94BD5E"/>
            <w:tcMar>
              <w:top w:w="0" w:type="dxa"/>
              <w:left w:w="0" w:type="dxa"/>
              <w:bottom w:w="0" w:type="dxa"/>
              <w:right w:w="0" w:type="dxa"/>
            </w:tcMar>
            <w:vAlign w:val="center"/>
          </w:tcPr>
          <w:p w14:paraId="7680976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6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268" w:type="dxa"/>
            <w:shd w:val="clear" w:color="auto" w:fill="94BD5E"/>
            <w:tcMar>
              <w:top w:w="0" w:type="dxa"/>
              <w:left w:w="0" w:type="dxa"/>
              <w:bottom w:w="0" w:type="dxa"/>
              <w:right w:w="0" w:type="dxa"/>
            </w:tcMar>
          </w:tcPr>
          <w:p w14:paraId="7680976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c>
          <w:tcPr>
            <w:tcW w:w="1134" w:type="dxa"/>
            <w:shd w:val="clear" w:color="auto" w:fill="94BD5E"/>
            <w:tcMar>
              <w:top w:w="0" w:type="dxa"/>
              <w:left w:w="0" w:type="dxa"/>
              <w:bottom w:w="0" w:type="dxa"/>
              <w:right w:w="0" w:type="dxa"/>
            </w:tcMar>
            <w:vAlign w:val="center"/>
          </w:tcPr>
          <w:p w14:paraId="7680976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855" w:type="dxa"/>
            <w:shd w:val="clear" w:color="auto" w:fill="94BD5E"/>
            <w:tcMar>
              <w:top w:w="0" w:type="dxa"/>
              <w:left w:w="0" w:type="dxa"/>
              <w:bottom w:w="0" w:type="dxa"/>
              <w:right w:w="0" w:type="dxa"/>
            </w:tcMar>
            <w:vAlign w:val="center"/>
          </w:tcPr>
          <w:p w14:paraId="7680976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r>
      <w:tr w:rsidR="00086DB9" w14:paraId="76809771" w14:textId="77777777">
        <w:trPr>
          <w:cantSplit/>
        </w:trPr>
        <w:tc>
          <w:tcPr>
            <w:tcW w:w="1685" w:type="dxa"/>
            <w:shd w:val="clear" w:color="auto" w:fill="F3F3F3"/>
            <w:tcMar>
              <w:top w:w="0" w:type="dxa"/>
              <w:left w:w="0" w:type="dxa"/>
              <w:bottom w:w="0" w:type="dxa"/>
              <w:right w:w="0" w:type="dxa"/>
            </w:tcMar>
          </w:tcPr>
          <w:p w14:paraId="7680976C"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01</w:t>
            </w:r>
            <w:r>
              <w:rPr>
                <w:rFonts w:ascii="Arial" w:eastAsia="Arial" w:hAnsi="Arial" w:cs="Arial"/>
                <w:b/>
                <w:color w:val="0000FF"/>
                <w:sz w:val="16"/>
                <w:szCs w:val="16"/>
              </w:rPr>
              <w:t xml:space="preserve"> </w:t>
            </w:r>
            <w:r>
              <w:rPr>
                <w:rFonts w:ascii="Arial" w:hAnsi="Arial" w:cs="Arial"/>
                <w:b/>
                <w:color w:val="0000FF"/>
                <w:sz w:val="16"/>
                <w:szCs w:val="16"/>
              </w:rPr>
              <w:t>007</w:t>
            </w:r>
          </w:p>
        </w:tc>
        <w:tc>
          <w:tcPr>
            <w:tcW w:w="1150" w:type="dxa"/>
            <w:shd w:val="clear" w:color="auto" w:fill="F3F3F3"/>
            <w:tcMar>
              <w:top w:w="0" w:type="dxa"/>
              <w:left w:w="0" w:type="dxa"/>
              <w:bottom w:w="0" w:type="dxa"/>
              <w:right w:w="0" w:type="dxa"/>
            </w:tcMar>
          </w:tcPr>
          <w:p w14:paraId="7680976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w:t>
            </w:r>
          </w:p>
        </w:tc>
        <w:tc>
          <w:tcPr>
            <w:tcW w:w="2268" w:type="dxa"/>
            <w:shd w:val="clear" w:color="auto" w:fill="F3F3F3"/>
            <w:tcMar>
              <w:top w:w="0" w:type="dxa"/>
              <w:left w:w="0" w:type="dxa"/>
              <w:bottom w:w="0" w:type="dxa"/>
              <w:right w:w="0" w:type="dxa"/>
            </w:tcMar>
          </w:tcPr>
          <w:p w14:paraId="7680976E" w14:textId="77777777" w:rsidR="00086DB9" w:rsidRDefault="00986FBA">
            <w:pPr>
              <w:pStyle w:val="cell"/>
              <w:snapToGrid w:val="0"/>
              <w:spacing w:line="159" w:lineRule="atLeast"/>
            </w:pPr>
            <w:r>
              <w:rPr>
                <w:rFonts w:ascii="Arial" w:hAnsi="Arial" w:cs="Arial"/>
                <w:sz w:val="16"/>
                <w:szCs w:val="16"/>
              </w:rPr>
              <w:t>Metop-1</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-B)</w:t>
            </w:r>
          </w:p>
        </w:tc>
        <w:tc>
          <w:tcPr>
            <w:tcW w:w="1134" w:type="dxa"/>
            <w:shd w:val="clear" w:color="auto" w:fill="F3F3F3"/>
            <w:tcMar>
              <w:top w:w="0" w:type="dxa"/>
              <w:left w:w="0" w:type="dxa"/>
              <w:bottom w:w="0" w:type="dxa"/>
              <w:right w:w="0" w:type="dxa"/>
            </w:tcMar>
          </w:tcPr>
          <w:p w14:paraId="7680976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740</w:t>
            </w:r>
          </w:p>
        </w:tc>
        <w:tc>
          <w:tcPr>
            <w:tcW w:w="2855" w:type="dxa"/>
            <w:shd w:val="clear" w:color="auto" w:fill="F3F3F3"/>
            <w:tcMar>
              <w:top w:w="0" w:type="dxa"/>
              <w:left w:w="0" w:type="dxa"/>
              <w:bottom w:w="0" w:type="dxa"/>
              <w:right w:w="0" w:type="dxa"/>
            </w:tcMar>
          </w:tcPr>
          <w:p w14:paraId="768097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COSMIC-1</w:t>
            </w:r>
          </w:p>
        </w:tc>
      </w:tr>
      <w:tr w:rsidR="00086DB9" w14:paraId="76809777" w14:textId="77777777">
        <w:trPr>
          <w:cantSplit/>
        </w:trPr>
        <w:tc>
          <w:tcPr>
            <w:tcW w:w="1685" w:type="dxa"/>
            <w:shd w:val="clear" w:color="auto" w:fill="E0E0E0"/>
            <w:tcMar>
              <w:top w:w="0" w:type="dxa"/>
              <w:left w:w="0" w:type="dxa"/>
              <w:bottom w:w="0" w:type="dxa"/>
              <w:right w:w="0" w:type="dxa"/>
            </w:tcMar>
          </w:tcPr>
          <w:p w14:paraId="76809772"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w:t>
            </w:r>
          </w:p>
        </w:tc>
        <w:tc>
          <w:tcPr>
            <w:tcW w:w="2268" w:type="dxa"/>
            <w:shd w:val="clear" w:color="auto" w:fill="E0E0E0"/>
            <w:tcMar>
              <w:top w:w="0" w:type="dxa"/>
              <w:left w:w="0" w:type="dxa"/>
              <w:bottom w:w="0" w:type="dxa"/>
              <w:right w:w="0" w:type="dxa"/>
            </w:tcMar>
          </w:tcPr>
          <w:p w14:paraId="76809774" w14:textId="77777777" w:rsidR="00086DB9" w:rsidRDefault="00986FBA">
            <w:pPr>
              <w:pStyle w:val="cell"/>
              <w:snapToGrid w:val="0"/>
              <w:spacing w:line="159" w:lineRule="atLeast"/>
            </w:pPr>
            <w:r>
              <w:rPr>
                <w:rFonts w:ascii="Arial" w:hAnsi="Arial" w:cs="Arial"/>
                <w:sz w:val="16"/>
                <w:szCs w:val="16"/>
              </w:rPr>
              <w:t>Metop-2</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-A)</w:t>
            </w:r>
          </w:p>
        </w:tc>
        <w:tc>
          <w:tcPr>
            <w:tcW w:w="1134" w:type="dxa"/>
            <w:shd w:val="clear" w:color="auto" w:fill="E0E0E0"/>
            <w:tcMar>
              <w:top w:w="0" w:type="dxa"/>
              <w:left w:w="0" w:type="dxa"/>
              <w:bottom w:w="0" w:type="dxa"/>
              <w:right w:w="0" w:type="dxa"/>
            </w:tcMar>
          </w:tcPr>
          <w:p w14:paraId="7680977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741</w:t>
            </w:r>
          </w:p>
        </w:tc>
        <w:tc>
          <w:tcPr>
            <w:tcW w:w="2855" w:type="dxa"/>
            <w:shd w:val="clear" w:color="auto" w:fill="E0E0E0"/>
            <w:tcMar>
              <w:top w:w="0" w:type="dxa"/>
              <w:left w:w="0" w:type="dxa"/>
              <w:bottom w:w="0" w:type="dxa"/>
              <w:right w:w="0" w:type="dxa"/>
            </w:tcMar>
          </w:tcPr>
          <w:p w14:paraId="768097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w:t>
            </w:r>
          </w:p>
        </w:tc>
      </w:tr>
      <w:tr w:rsidR="00086DB9" w14:paraId="7680977D" w14:textId="77777777">
        <w:trPr>
          <w:cantSplit/>
        </w:trPr>
        <w:tc>
          <w:tcPr>
            <w:tcW w:w="1685" w:type="dxa"/>
            <w:shd w:val="clear" w:color="auto" w:fill="F3F3F3"/>
            <w:tcMar>
              <w:top w:w="0" w:type="dxa"/>
              <w:left w:w="0" w:type="dxa"/>
              <w:bottom w:w="0" w:type="dxa"/>
              <w:right w:w="0" w:type="dxa"/>
            </w:tcMar>
          </w:tcPr>
          <w:p w14:paraId="76809778"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7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w:t>
            </w:r>
          </w:p>
        </w:tc>
        <w:tc>
          <w:tcPr>
            <w:tcW w:w="2268" w:type="dxa"/>
            <w:shd w:val="clear" w:color="auto" w:fill="F3F3F3"/>
            <w:tcMar>
              <w:top w:w="0" w:type="dxa"/>
              <w:left w:w="0" w:type="dxa"/>
              <w:bottom w:w="0" w:type="dxa"/>
              <w:right w:w="0" w:type="dxa"/>
            </w:tcMar>
          </w:tcPr>
          <w:p w14:paraId="7680977A" w14:textId="77777777" w:rsidR="00086DB9" w:rsidRDefault="00986FBA">
            <w:pPr>
              <w:pStyle w:val="cell"/>
              <w:snapToGrid w:val="0"/>
              <w:spacing w:line="159" w:lineRule="atLeast"/>
            </w:pPr>
            <w:r>
              <w:rPr>
                <w:rFonts w:ascii="Arial" w:hAnsi="Arial" w:cs="Arial"/>
                <w:sz w:val="16"/>
                <w:szCs w:val="16"/>
              </w:rPr>
              <w:t>Metop-3</w:t>
            </w:r>
            <w:r>
              <w:rPr>
                <w:rFonts w:ascii="Arial" w:eastAsia="Arial" w:hAnsi="Arial" w:cs="Arial"/>
                <w:sz w:val="16"/>
                <w:szCs w:val="16"/>
              </w:rPr>
              <w:t xml:space="preserve"> </w:t>
            </w:r>
            <w:r>
              <w:rPr>
                <w:rFonts w:ascii="Arial" w:hAnsi="Arial" w:cs="Arial"/>
                <w:sz w:val="16"/>
                <w:szCs w:val="16"/>
              </w:rPr>
              <w:t>(</w:t>
            </w:r>
            <w:proofErr w:type="spellStart"/>
            <w:r>
              <w:rPr>
                <w:rFonts w:ascii="Arial" w:hAnsi="Arial" w:cs="Arial"/>
                <w:sz w:val="16"/>
                <w:szCs w:val="16"/>
              </w:rPr>
              <w:t>Metop</w:t>
            </w:r>
            <w:proofErr w:type="spellEnd"/>
            <w:r>
              <w:rPr>
                <w:rFonts w:ascii="Arial" w:hAnsi="Arial" w:cs="Arial"/>
                <w:sz w:val="16"/>
                <w:szCs w:val="16"/>
              </w:rPr>
              <w:t>-C)</w:t>
            </w:r>
          </w:p>
        </w:tc>
        <w:tc>
          <w:tcPr>
            <w:tcW w:w="1134" w:type="dxa"/>
            <w:shd w:val="clear" w:color="auto" w:fill="F3F3F3"/>
            <w:tcMar>
              <w:top w:w="0" w:type="dxa"/>
              <w:left w:w="0" w:type="dxa"/>
              <w:bottom w:w="0" w:type="dxa"/>
              <w:right w:w="0" w:type="dxa"/>
            </w:tcMar>
          </w:tcPr>
          <w:p w14:paraId="7680977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742</w:t>
            </w:r>
          </w:p>
        </w:tc>
        <w:tc>
          <w:tcPr>
            <w:tcW w:w="2855" w:type="dxa"/>
            <w:shd w:val="clear" w:color="auto" w:fill="F3F3F3"/>
            <w:tcMar>
              <w:top w:w="0" w:type="dxa"/>
              <w:left w:w="0" w:type="dxa"/>
              <w:bottom w:w="0" w:type="dxa"/>
              <w:right w:w="0" w:type="dxa"/>
            </w:tcMar>
          </w:tcPr>
          <w:p w14:paraId="7680977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COSMIC-3</w:t>
            </w:r>
          </w:p>
        </w:tc>
      </w:tr>
      <w:tr w:rsidR="00086DB9" w14:paraId="76809783" w14:textId="77777777">
        <w:trPr>
          <w:cantSplit/>
        </w:trPr>
        <w:tc>
          <w:tcPr>
            <w:tcW w:w="1685" w:type="dxa"/>
            <w:shd w:val="clear" w:color="auto" w:fill="E0E0E0"/>
            <w:tcMar>
              <w:top w:w="0" w:type="dxa"/>
              <w:left w:w="0" w:type="dxa"/>
              <w:bottom w:w="0" w:type="dxa"/>
              <w:right w:w="0" w:type="dxa"/>
            </w:tcMar>
          </w:tcPr>
          <w:p w14:paraId="7680977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w:t>
            </w:r>
          </w:p>
        </w:tc>
        <w:tc>
          <w:tcPr>
            <w:tcW w:w="2268" w:type="dxa"/>
            <w:shd w:val="clear" w:color="auto" w:fill="E0E0E0"/>
            <w:tcMar>
              <w:top w:w="0" w:type="dxa"/>
              <w:left w:w="0" w:type="dxa"/>
              <w:bottom w:w="0" w:type="dxa"/>
              <w:right w:w="0" w:type="dxa"/>
            </w:tcMar>
          </w:tcPr>
          <w:p w14:paraId="76809780" w14:textId="77777777" w:rsidR="00086DB9" w:rsidRDefault="00986FBA">
            <w:pPr>
              <w:pStyle w:val="cell"/>
              <w:snapToGrid w:val="0"/>
              <w:spacing w:line="159" w:lineRule="atLeast"/>
            </w:pPr>
            <w:proofErr w:type="spellStart"/>
            <w:r>
              <w:rPr>
                <w:rFonts w:ascii="Arial" w:hAnsi="Arial" w:cs="Arial"/>
                <w:sz w:val="16"/>
                <w:szCs w:val="16"/>
              </w:rPr>
              <w:t>Ørsted</w:t>
            </w:r>
            <w:proofErr w:type="spellEnd"/>
            <w:r>
              <w:rPr>
                <w:rFonts w:ascii="Arial" w:eastAsia="Arial" w:hAnsi="Arial" w:cs="Arial"/>
                <w:sz w:val="16"/>
                <w:szCs w:val="16"/>
              </w:rPr>
              <w:t xml:space="preserve"> </w:t>
            </w:r>
            <w:r>
              <w:rPr>
                <w:rFonts w:ascii="Arial" w:hAnsi="Arial" w:cs="Arial"/>
                <w:sz w:val="16"/>
                <w:szCs w:val="16"/>
              </w:rPr>
              <w:t>(or</w:t>
            </w:r>
            <w:r>
              <w:rPr>
                <w:rFonts w:ascii="Arial" w:eastAsia="Arial" w:hAnsi="Arial" w:cs="Arial"/>
                <w:sz w:val="16"/>
                <w:szCs w:val="16"/>
              </w:rPr>
              <w:t xml:space="preserve"> </w:t>
            </w:r>
            <w:r>
              <w:rPr>
                <w:rFonts w:ascii="Arial" w:hAnsi="Arial" w:cs="Arial"/>
                <w:sz w:val="16"/>
                <w:szCs w:val="16"/>
              </w:rPr>
              <w:t>Oersted)</w:t>
            </w:r>
          </w:p>
        </w:tc>
        <w:tc>
          <w:tcPr>
            <w:tcW w:w="1134" w:type="dxa"/>
            <w:shd w:val="clear" w:color="auto" w:fill="E0E0E0"/>
            <w:tcMar>
              <w:top w:w="0" w:type="dxa"/>
              <w:left w:w="0" w:type="dxa"/>
              <w:bottom w:w="0" w:type="dxa"/>
              <w:right w:w="0" w:type="dxa"/>
            </w:tcMar>
          </w:tcPr>
          <w:p w14:paraId="7680978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743</w:t>
            </w:r>
          </w:p>
        </w:tc>
        <w:tc>
          <w:tcPr>
            <w:tcW w:w="2855" w:type="dxa"/>
            <w:shd w:val="clear" w:color="auto" w:fill="E0E0E0"/>
            <w:tcMar>
              <w:top w:w="0" w:type="dxa"/>
              <w:left w:w="0" w:type="dxa"/>
              <w:bottom w:w="0" w:type="dxa"/>
              <w:right w:w="0" w:type="dxa"/>
            </w:tcMar>
          </w:tcPr>
          <w:p w14:paraId="7680978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COSMIC-4</w:t>
            </w:r>
          </w:p>
        </w:tc>
      </w:tr>
      <w:tr w:rsidR="00086DB9" w14:paraId="76809789" w14:textId="77777777">
        <w:trPr>
          <w:cantSplit/>
        </w:trPr>
        <w:tc>
          <w:tcPr>
            <w:tcW w:w="1685" w:type="dxa"/>
            <w:shd w:val="clear" w:color="auto" w:fill="F3F3F3"/>
            <w:tcMar>
              <w:top w:w="0" w:type="dxa"/>
              <w:left w:w="0" w:type="dxa"/>
              <w:bottom w:w="0" w:type="dxa"/>
              <w:right w:w="0" w:type="dxa"/>
            </w:tcMar>
          </w:tcPr>
          <w:p w14:paraId="76809784"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8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41</w:t>
            </w:r>
          </w:p>
        </w:tc>
        <w:tc>
          <w:tcPr>
            <w:tcW w:w="2268" w:type="dxa"/>
            <w:shd w:val="clear" w:color="auto" w:fill="F3F3F3"/>
            <w:tcMar>
              <w:top w:w="0" w:type="dxa"/>
              <w:left w:w="0" w:type="dxa"/>
              <w:bottom w:w="0" w:type="dxa"/>
              <w:right w:w="0" w:type="dxa"/>
            </w:tcMar>
          </w:tcPr>
          <w:p w14:paraId="7680978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CHAMP</w:t>
            </w:r>
          </w:p>
        </w:tc>
        <w:tc>
          <w:tcPr>
            <w:tcW w:w="1134" w:type="dxa"/>
            <w:shd w:val="clear" w:color="auto" w:fill="F3F3F3"/>
            <w:tcMar>
              <w:top w:w="0" w:type="dxa"/>
              <w:left w:w="0" w:type="dxa"/>
              <w:bottom w:w="0" w:type="dxa"/>
              <w:right w:w="0" w:type="dxa"/>
            </w:tcMar>
          </w:tcPr>
          <w:p w14:paraId="7680978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744</w:t>
            </w:r>
          </w:p>
        </w:tc>
        <w:tc>
          <w:tcPr>
            <w:tcW w:w="2855" w:type="dxa"/>
            <w:shd w:val="clear" w:color="auto" w:fill="F3F3F3"/>
            <w:tcMar>
              <w:top w:w="0" w:type="dxa"/>
              <w:left w:w="0" w:type="dxa"/>
              <w:bottom w:w="0" w:type="dxa"/>
              <w:right w:w="0" w:type="dxa"/>
            </w:tcMar>
          </w:tcPr>
          <w:p w14:paraId="7680978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COSMIC-5</w:t>
            </w:r>
          </w:p>
        </w:tc>
      </w:tr>
      <w:tr w:rsidR="00086DB9" w14:paraId="7680978F" w14:textId="77777777">
        <w:trPr>
          <w:cantSplit/>
        </w:trPr>
        <w:tc>
          <w:tcPr>
            <w:tcW w:w="1685" w:type="dxa"/>
            <w:shd w:val="clear" w:color="auto" w:fill="E0E0E0"/>
            <w:tcMar>
              <w:top w:w="0" w:type="dxa"/>
              <w:left w:w="0" w:type="dxa"/>
              <w:bottom w:w="0" w:type="dxa"/>
              <w:right w:w="0" w:type="dxa"/>
            </w:tcMar>
          </w:tcPr>
          <w:p w14:paraId="7680978A"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E0E0E0"/>
            <w:tcMar>
              <w:top w:w="0" w:type="dxa"/>
              <w:left w:w="0" w:type="dxa"/>
              <w:bottom w:w="0" w:type="dxa"/>
              <w:right w:w="0" w:type="dxa"/>
            </w:tcMar>
          </w:tcPr>
          <w:p w14:paraId="7680978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w:t>
            </w:r>
          </w:p>
        </w:tc>
        <w:tc>
          <w:tcPr>
            <w:tcW w:w="2268" w:type="dxa"/>
            <w:shd w:val="clear" w:color="auto" w:fill="E0E0E0"/>
            <w:tcMar>
              <w:top w:w="0" w:type="dxa"/>
              <w:left w:w="0" w:type="dxa"/>
              <w:bottom w:w="0" w:type="dxa"/>
              <w:right w:w="0" w:type="dxa"/>
            </w:tcMar>
          </w:tcPr>
          <w:p w14:paraId="7680978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tc>
        <w:tc>
          <w:tcPr>
            <w:tcW w:w="1134" w:type="dxa"/>
            <w:shd w:val="clear" w:color="auto" w:fill="E0E0E0"/>
            <w:tcMar>
              <w:top w:w="0" w:type="dxa"/>
              <w:left w:w="0" w:type="dxa"/>
              <w:bottom w:w="0" w:type="dxa"/>
              <w:right w:w="0" w:type="dxa"/>
            </w:tcMar>
          </w:tcPr>
          <w:p w14:paraId="7680978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745</w:t>
            </w:r>
          </w:p>
        </w:tc>
        <w:tc>
          <w:tcPr>
            <w:tcW w:w="2855" w:type="dxa"/>
            <w:shd w:val="clear" w:color="auto" w:fill="E0E0E0"/>
            <w:tcMar>
              <w:top w:w="0" w:type="dxa"/>
              <w:left w:w="0" w:type="dxa"/>
              <w:bottom w:w="0" w:type="dxa"/>
              <w:right w:w="0" w:type="dxa"/>
            </w:tcMar>
          </w:tcPr>
          <w:p w14:paraId="768097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COSMIC-6</w:t>
            </w:r>
          </w:p>
        </w:tc>
      </w:tr>
      <w:tr w:rsidR="00086DB9" w14:paraId="76809795" w14:textId="77777777">
        <w:trPr>
          <w:cantSplit/>
        </w:trPr>
        <w:tc>
          <w:tcPr>
            <w:tcW w:w="1685" w:type="dxa"/>
            <w:shd w:val="clear" w:color="auto" w:fill="F3F3F3"/>
            <w:tcMar>
              <w:top w:w="0" w:type="dxa"/>
              <w:left w:w="0" w:type="dxa"/>
              <w:bottom w:w="0" w:type="dxa"/>
              <w:right w:w="0" w:type="dxa"/>
            </w:tcMar>
          </w:tcPr>
          <w:p w14:paraId="76809790"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F3F3F3"/>
            <w:tcMar>
              <w:top w:w="0" w:type="dxa"/>
              <w:left w:w="0" w:type="dxa"/>
              <w:bottom w:w="0" w:type="dxa"/>
              <w:right w:w="0" w:type="dxa"/>
            </w:tcMar>
          </w:tcPr>
          <w:p w14:paraId="7680979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43</w:t>
            </w:r>
          </w:p>
        </w:tc>
        <w:tc>
          <w:tcPr>
            <w:tcW w:w="2268" w:type="dxa"/>
            <w:shd w:val="clear" w:color="auto" w:fill="F3F3F3"/>
            <w:tcMar>
              <w:top w:w="0" w:type="dxa"/>
              <w:left w:w="0" w:type="dxa"/>
              <w:bottom w:w="0" w:type="dxa"/>
              <w:right w:w="0" w:type="dxa"/>
            </w:tcMar>
          </w:tcPr>
          <w:p w14:paraId="76809792"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tc>
        <w:tc>
          <w:tcPr>
            <w:tcW w:w="1134" w:type="dxa"/>
            <w:shd w:val="clear" w:color="auto" w:fill="F3F3F3"/>
            <w:tcMar>
              <w:top w:w="0" w:type="dxa"/>
              <w:left w:w="0" w:type="dxa"/>
              <w:bottom w:w="0" w:type="dxa"/>
              <w:right w:w="0" w:type="dxa"/>
            </w:tcMar>
          </w:tcPr>
          <w:p w14:paraId="7680979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750</w:t>
            </w:r>
          </w:p>
        </w:tc>
        <w:tc>
          <w:tcPr>
            <w:tcW w:w="2855" w:type="dxa"/>
            <w:shd w:val="clear" w:color="auto" w:fill="F3F3F3"/>
            <w:tcMar>
              <w:top w:w="0" w:type="dxa"/>
              <w:left w:w="0" w:type="dxa"/>
              <w:bottom w:w="0" w:type="dxa"/>
              <w:right w:w="0" w:type="dxa"/>
            </w:tcMar>
          </w:tcPr>
          <w:p w14:paraId="7680979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E1</w:t>
            </w:r>
          </w:p>
        </w:tc>
      </w:tr>
      <w:tr w:rsidR="00086DB9" w14:paraId="7680979B" w14:textId="77777777">
        <w:trPr>
          <w:cantSplit/>
        </w:trPr>
        <w:tc>
          <w:tcPr>
            <w:tcW w:w="1685" w:type="dxa"/>
            <w:shd w:val="clear" w:color="auto" w:fill="E0E0E0"/>
            <w:tcMar>
              <w:top w:w="0" w:type="dxa"/>
              <w:left w:w="0" w:type="dxa"/>
              <w:bottom w:w="0" w:type="dxa"/>
              <w:right w:w="0" w:type="dxa"/>
            </w:tcMar>
          </w:tcPr>
          <w:p w14:paraId="7680979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9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w:t>
            </w:r>
          </w:p>
        </w:tc>
        <w:tc>
          <w:tcPr>
            <w:tcW w:w="2268" w:type="dxa"/>
            <w:shd w:val="clear" w:color="auto" w:fill="E0E0E0"/>
            <w:tcMar>
              <w:top w:w="0" w:type="dxa"/>
              <w:left w:w="0" w:type="dxa"/>
              <w:bottom w:w="0" w:type="dxa"/>
              <w:right w:w="0" w:type="dxa"/>
            </w:tcMar>
          </w:tcPr>
          <w:p w14:paraId="7680979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PAZ</w:t>
            </w:r>
          </w:p>
        </w:tc>
        <w:tc>
          <w:tcPr>
            <w:tcW w:w="1134" w:type="dxa"/>
            <w:shd w:val="clear" w:color="auto" w:fill="E0E0E0"/>
            <w:tcMar>
              <w:top w:w="0" w:type="dxa"/>
              <w:left w:w="0" w:type="dxa"/>
              <w:bottom w:w="0" w:type="dxa"/>
              <w:right w:w="0" w:type="dxa"/>
            </w:tcMar>
          </w:tcPr>
          <w:p w14:paraId="7680979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751</w:t>
            </w:r>
          </w:p>
        </w:tc>
        <w:tc>
          <w:tcPr>
            <w:tcW w:w="2855" w:type="dxa"/>
            <w:shd w:val="clear" w:color="auto" w:fill="E0E0E0"/>
            <w:tcMar>
              <w:top w:w="0" w:type="dxa"/>
              <w:left w:w="0" w:type="dxa"/>
              <w:bottom w:w="0" w:type="dxa"/>
              <w:right w:w="0" w:type="dxa"/>
            </w:tcMar>
          </w:tcPr>
          <w:p w14:paraId="7680979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E2</w:t>
            </w:r>
          </w:p>
        </w:tc>
      </w:tr>
      <w:tr w:rsidR="00086DB9" w14:paraId="768097A1" w14:textId="77777777">
        <w:trPr>
          <w:cantSplit/>
        </w:trPr>
        <w:tc>
          <w:tcPr>
            <w:tcW w:w="1685" w:type="dxa"/>
            <w:shd w:val="clear" w:color="auto" w:fill="F3F3F3"/>
            <w:tcMar>
              <w:top w:w="0" w:type="dxa"/>
              <w:left w:w="0" w:type="dxa"/>
              <w:bottom w:w="0" w:type="dxa"/>
              <w:right w:w="0" w:type="dxa"/>
            </w:tcMar>
          </w:tcPr>
          <w:p w14:paraId="7680979C" w14:textId="77777777" w:rsidR="00086DB9" w:rsidRDefault="00986FBA">
            <w:pPr>
              <w:pStyle w:val="cell"/>
              <w:snapToGrid w:val="0"/>
              <w:jc w:val="right"/>
              <w:rPr>
                <w:rFonts w:ascii="Arial" w:hAnsi="Arial" w:cs="Arial"/>
                <w:sz w:val="16"/>
                <w:szCs w:val="16"/>
              </w:rPr>
            </w:pPr>
            <w:r>
              <w:rPr>
                <w:rFonts w:ascii="Arial" w:hAnsi="Arial" w:cs="Arial"/>
                <w:sz w:val="16"/>
                <w:szCs w:val="16"/>
              </w:rPr>
              <w:t xml:space="preserve">                  </w:t>
            </w:r>
          </w:p>
        </w:tc>
        <w:tc>
          <w:tcPr>
            <w:tcW w:w="1150" w:type="dxa"/>
            <w:shd w:val="clear" w:color="auto" w:fill="F3F3F3"/>
            <w:tcMar>
              <w:top w:w="0" w:type="dxa"/>
              <w:left w:w="0" w:type="dxa"/>
              <w:bottom w:w="0" w:type="dxa"/>
              <w:right w:w="0" w:type="dxa"/>
            </w:tcMar>
          </w:tcPr>
          <w:p w14:paraId="7680979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66</w:t>
            </w:r>
          </w:p>
        </w:tc>
        <w:tc>
          <w:tcPr>
            <w:tcW w:w="2268" w:type="dxa"/>
            <w:shd w:val="clear" w:color="auto" w:fill="F3F3F3"/>
            <w:tcMar>
              <w:top w:w="0" w:type="dxa"/>
              <w:left w:w="0" w:type="dxa"/>
              <w:bottom w:w="0" w:type="dxa"/>
              <w:right w:w="0" w:type="dxa"/>
            </w:tcMar>
          </w:tcPr>
          <w:p w14:paraId="7680979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Sentinel-6A</w:t>
            </w:r>
          </w:p>
        </w:tc>
        <w:tc>
          <w:tcPr>
            <w:tcW w:w="1134" w:type="dxa"/>
            <w:shd w:val="clear" w:color="auto" w:fill="F3F3F3"/>
            <w:tcMar>
              <w:top w:w="0" w:type="dxa"/>
              <w:left w:w="0" w:type="dxa"/>
              <w:bottom w:w="0" w:type="dxa"/>
              <w:right w:w="0" w:type="dxa"/>
            </w:tcMar>
          </w:tcPr>
          <w:p w14:paraId="7680979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752</w:t>
            </w:r>
          </w:p>
        </w:tc>
        <w:tc>
          <w:tcPr>
            <w:tcW w:w="2855" w:type="dxa"/>
            <w:shd w:val="clear" w:color="auto" w:fill="F3F3F3"/>
            <w:tcMar>
              <w:top w:w="0" w:type="dxa"/>
              <w:left w:w="0" w:type="dxa"/>
              <w:bottom w:w="0" w:type="dxa"/>
              <w:right w:w="0" w:type="dxa"/>
            </w:tcMar>
          </w:tcPr>
          <w:p w14:paraId="768097A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E3</w:t>
            </w:r>
          </w:p>
        </w:tc>
      </w:tr>
      <w:tr w:rsidR="00086DB9" w14:paraId="768097A7" w14:textId="77777777">
        <w:trPr>
          <w:cantSplit/>
        </w:trPr>
        <w:tc>
          <w:tcPr>
            <w:tcW w:w="1685" w:type="dxa"/>
            <w:shd w:val="clear" w:color="auto" w:fill="E6E6E6"/>
            <w:tcMar>
              <w:top w:w="0" w:type="dxa"/>
              <w:left w:w="0" w:type="dxa"/>
              <w:bottom w:w="0" w:type="dxa"/>
              <w:right w:w="0" w:type="dxa"/>
            </w:tcMar>
          </w:tcPr>
          <w:p w14:paraId="768097A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67</w:t>
            </w:r>
          </w:p>
        </w:tc>
        <w:tc>
          <w:tcPr>
            <w:tcW w:w="2268" w:type="dxa"/>
            <w:shd w:val="clear" w:color="auto" w:fill="E6E6E6"/>
            <w:tcMar>
              <w:top w:w="0" w:type="dxa"/>
              <w:left w:w="0" w:type="dxa"/>
              <w:bottom w:w="0" w:type="dxa"/>
              <w:right w:w="0" w:type="dxa"/>
            </w:tcMar>
          </w:tcPr>
          <w:p w14:paraId="768097A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Sentinel-6B</w:t>
            </w:r>
          </w:p>
        </w:tc>
        <w:tc>
          <w:tcPr>
            <w:tcW w:w="1134" w:type="dxa"/>
            <w:shd w:val="clear" w:color="auto" w:fill="E6E6E6"/>
            <w:tcMar>
              <w:top w:w="0" w:type="dxa"/>
              <w:left w:w="0" w:type="dxa"/>
              <w:bottom w:w="0" w:type="dxa"/>
              <w:right w:w="0" w:type="dxa"/>
            </w:tcMar>
          </w:tcPr>
          <w:p w14:paraId="768097A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753</w:t>
            </w:r>
          </w:p>
        </w:tc>
        <w:tc>
          <w:tcPr>
            <w:tcW w:w="2855" w:type="dxa"/>
            <w:shd w:val="clear" w:color="auto" w:fill="E6E6E6"/>
            <w:tcMar>
              <w:top w:w="0" w:type="dxa"/>
              <w:left w:w="0" w:type="dxa"/>
              <w:bottom w:w="0" w:type="dxa"/>
              <w:right w:w="0" w:type="dxa"/>
            </w:tcMar>
          </w:tcPr>
          <w:p w14:paraId="768097A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E4</w:t>
            </w:r>
          </w:p>
        </w:tc>
      </w:tr>
      <w:tr w:rsidR="00086DB9" w14:paraId="768097AD" w14:textId="77777777">
        <w:trPr>
          <w:cantSplit/>
        </w:trPr>
        <w:tc>
          <w:tcPr>
            <w:tcW w:w="1685" w:type="dxa"/>
            <w:shd w:val="clear" w:color="auto" w:fill="F3F3F3"/>
            <w:tcMar>
              <w:top w:w="0" w:type="dxa"/>
              <w:left w:w="0" w:type="dxa"/>
              <w:bottom w:w="0" w:type="dxa"/>
              <w:right w:w="0" w:type="dxa"/>
            </w:tcMar>
          </w:tcPr>
          <w:p w14:paraId="768097A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A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265</w:t>
            </w:r>
          </w:p>
        </w:tc>
        <w:tc>
          <w:tcPr>
            <w:tcW w:w="2268" w:type="dxa"/>
            <w:shd w:val="clear" w:color="auto" w:fill="F3F3F3"/>
            <w:tcMar>
              <w:top w:w="0" w:type="dxa"/>
              <w:left w:w="0" w:type="dxa"/>
              <w:bottom w:w="0" w:type="dxa"/>
              <w:right w:w="0" w:type="dxa"/>
            </w:tcMar>
          </w:tcPr>
          <w:p w14:paraId="768097AA"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OP1</w:t>
            </w:r>
          </w:p>
        </w:tc>
        <w:tc>
          <w:tcPr>
            <w:tcW w:w="1134" w:type="dxa"/>
            <w:shd w:val="clear" w:color="auto" w:fill="F3F3F3"/>
            <w:tcMar>
              <w:top w:w="0" w:type="dxa"/>
              <w:left w:w="0" w:type="dxa"/>
              <w:bottom w:w="0" w:type="dxa"/>
              <w:right w:w="0" w:type="dxa"/>
            </w:tcMar>
          </w:tcPr>
          <w:p w14:paraId="768097A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754</w:t>
            </w:r>
          </w:p>
        </w:tc>
        <w:tc>
          <w:tcPr>
            <w:tcW w:w="2855" w:type="dxa"/>
            <w:shd w:val="clear" w:color="auto" w:fill="F3F3F3"/>
            <w:tcMar>
              <w:top w:w="0" w:type="dxa"/>
              <w:left w:w="0" w:type="dxa"/>
              <w:bottom w:w="0" w:type="dxa"/>
              <w:right w:w="0" w:type="dxa"/>
            </w:tcMar>
          </w:tcPr>
          <w:p w14:paraId="768097A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E5</w:t>
            </w:r>
          </w:p>
        </w:tc>
      </w:tr>
      <w:tr w:rsidR="00086DB9" w14:paraId="768097B3" w14:textId="77777777">
        <w:trPr>
          <w:cantSplit/>
        </w:trPr>
        <w:tc>
          <w:tcPr>
            <w:tcW w:w="1685" w:type="dxa"/>
            <w:shd w:val="clear" w:color="auto" w:fill="E6E6E6"/>
            <w:tcMar>
              <w:top w:w="0" w:type="dxa"/>
              <w:left w:w="0" w:type="dxa"/>
              <w:bottom w:w="0" w:type="dxa"/>
              <w:right w:w="0" w:type="dxa"/>
            </w:tcMar>
          </w:tcPr>
          <w:p w14:paraId="768097A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266</w:t>
            </w:r>
          </w:p>
        </w:tc>
        <w:tc>
          <w:tcPr>
            <w:tcW w:w="2268" w:type="dxa"/>
            <w:shd w:val="clear" w:color="auto" w:fill="E6E6E6"/>
            <w:tcMar>
              <w:top w:w="0" w:type="dxa"/>
              <w:left w:w="0" w:type="dxa"/>
              <w:bottom w:w="0" w:type="dxa"/>
              <w:right w:w="0" w:type="dxa"/>
            </w:tcMar>
          </w:tcPr>
          <w:p w14:paraId="768097B0"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CICERO OP2</w:t>
            </w:r>
          </w:p>
        </w:tc>
        <w:tc>
          <w:tcPr>
            <w:tcW w:w="1134" w:type="dxa"/>
            <w:shd w:val="clear" w:color="auto" w:fill="E6E6E6"/>
            <w:tcMar>
              <w:top w:w="0" w:type="dxa"/>
              <w:left w:w="0" w:type="dxa"/>
              <w:bottom w:w="0" w:type="dxa"/>
              <w:right w:w="0" w:type="dxa"/>
            </w:tcMar>
          </w:tcPr>
          <w:p w14:paraId="768097B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755</w:t>
            </w:r>
          </w:p>
        </w:tc>
        <w:tc>
          <w:tcPr>
            <w:tcW w:w="2855" w:type="dxa"/>
            <w:shd w:val="clear" w:color="auto" w:fill="E6E6E6"/>
            <w:tcMar>
              <w:top w:w="0" w:type="dxa"/>
              <w:left w:w="0" w:type="dxa"/>
              <w:bottom w:w="0" w:type="dxa"/>
              <w:right w:w="0" w:type="dxa"/>
            </w:tcMar>
          </w:tcPr>
          <w:p w14:paraId="768097B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E6</w:t>
            </w:r>
          </w:p>
        </w:tc>
      </w:tr>
      <w:tr w:rsidR="00086DB9" w14:paraId="768097B9" w14:textId="77777777">
        <w:trPr>
          <w:cantSplit/>
        </w:trPr>
        <w:tc>
          <w:tcPr>
            <w:tcW w:w="1685" w:type="dxa"/>
            <w:shd w:val="clear" w:color="auto" w:fill="F3F3F3"/>
            <w:tcMar>
              <w:top w:w="0" w:type="dxa"/>
              <w:left w:w="0" w:type="dxa"/>
              <w:bottom w:w="0" w:type="dxa"/>
              <w:right w:w="0" w:type="dxa"/>
            </w:tcMar>
          </w:tcPr>
          <w:p w14:paraId="768097B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B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267</w:t>
            </w:r>
          </w:p>
        </w:tc>
        <w:tc>
          <w:tcPr>
            <w:tcW w:w="2268" w:type="dxa"/>
            <w:shd w:val="clear" w:color="auto" w:fill="F3F3F3"/>
            <w:tcMar>
              <w:top w:w="0" w:type="dxa"/>
              <w:left w:w="0" w:type="dxa"/>
              <w:bottom w:w="0" w:type="dxa"/>
              <w:right w:w="0" w:type="dxa"/>
            </w:tcMar>
          </w:tcPr>
          <w:p w14:paraId="768097B6"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GNOMES-A</w:t>
            </w:r>
          </w:p>
        </w:tc>
        <w:tc>
          <w:tcPr>
            <w:tcW w:w="1134" w:type="dxa"/>
            <w:shd w:val="clear" w:color="auto" w:fill="F3F3F3"/>
            <w:tcMar>
              <w:top w:w="0" w:type="dxa"/>
              <w:left w:w="0" w:type="dxa"/>
              <w:bottom w:w="0" w:type="dxa"/>
              <w:right w:w="0" w:type="dxa"/>
            </w:tcMar>
          </w:tcPr>
          <w:p w14:paraId="768097B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786</w:t>
            </w:r>
          </w:p>
        </w:tc>
        <w:tc>
          <w:tcPr>
            <w:tcW w:w="2855" w:type="dxa"/>
            <w:shd w:val="clear" w:color="auto" w:fill="F3F3F3"/>
            <w:tcMar>
              <w:top w:w="0" w:type="dxa"/>
              <w:left w:w="0" w:type="dxa"/>
              <w:bottom w:w="0" w:type="dxa"/>
              <w:right w:w="0" w:type="dxa"/>
            </w:tcMar>
          </w:tcPr>
          <w:p w14:paraId="768097B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C/NOFS</w:t>
            </w:r>
          </w:p>
        </w:tc>
      </w:tr>
      <w:tr w:rsidR="00086DB9" w14:paraId="768097BF" w14:textId="77777777">
        <w:trPr>
          <w:cantSplit/>
        </w:trPr>
        <w:tc>
          <w:tcPr>
            <w:tcW w:w="1685" w:type="dxa"/>
            <w:shd w:val="clear" w:color="auto" w:fill="E6E6E6"/>
            <w:tcMar>
              <w:top w:w="0" w:type="dxa"/>
              <w:left w:w="0" w:type="dxa"/>
              <w:bottom w:w="0" w:type="dxa"/>
              <w:right w:w="0" w:type="dxa"/>
            </w:tcMar>
          </w:tcPr>
          <w:p w14:paraId="768097BA"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B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268</w:t>
            </w:r>
          </w:p>
        </w:tc>
        <w:tc>
          <w:tcPr>
            <w:tcW w:w="2268" w:type="dxa"/>
            <w:shd w:val="clear" w:color="auto" w:fill="E6E6E6"/>
            <w:tcMar>
              <w:top w:w="0" w:type="dxa"/>
              <w:left w:w="0" w:type="dxa"/>
              <w:bottom w:w="0" w:type="dxa"/>
              <w:right w:w="0" w:type="dxa"/>
            </w:tcMar>
          </w:tcPr>
          <w:p w14:paraId="768097BC"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GNOMES-B</w:t>
            </w:r>
          </w:p>
        </w:tc>
        <w:tc>
          <w:tcPr>
            <w:tcW w:w="1134" w:type="dxa"/>
            <w:shd w:val="clear" w:color="auto" w:fill="E6E6E6"/>
            <w:tcMar>
              <w:top w:w="0" w:type="dxa"/>
              <w:left w:w="0" w:type="dxa"/>
              <w:bottom w:w="0" w:type="dxa"/>
              <w:right w:w="0" w:type="dxa"/>
            </w:tcMar>
          </w:tcPr>
          <w:p w14:paraId="768097B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800</w:t>
            </w:r>
          </w:p>
        </w:tc>
        <w:tc>
          <w:tcPr>
            <w:tcW w:w="2855" w:type="dxa"/>
            <w:shd w:val="clear" w:color="auto" w:fill="E6E6E6"/>
            <w:tcMar>
              <w:top w:w="0" w:type="dxa"/>
              <w:left w:w="0" w:type="dxa"/>
              <w:bottom w:w="0" w:type="dxa"/>
              <w:right w:w="0" w:type="dxa"/>
            </w:tcMar>
          </w:tcPr>
          <w:p w14:paraId="768097B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SUNSAT</w:t>
            </w:r>
          </w:p>
        </w:tc>
      </w:tr>
      <w:tr w:rsidR="00086DB9" w14:paraId="768097C5" w14:textId="77777777">
        <w:trPr>
          <w:cantSplit/>
        </w:trPr>
        <w:tc>
          <w:tcPr>
            <w:tcW w:w="1685" w:type="dxa"/>
            <w:shd w:val="clear" w:color="auto" w:fill="F3F3F3"/>
            <w:tcMar>
              <w:top w:w="0" w:type="dxa"/>
              <w:left w:w="0" w:type="dxa"/>
              <w:bottom w:w="0" w:type="dxa"/>
              <w:right w:w="0" w:type="dxa"/>
            </w:tcMar>
          </w:tcPr>
          <w:p w14:paraId="768097C0"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269</w:t>
            </w:r>
          </w:p>
        </w:tc>
        <w:tc>
          <w:tcPr>
            <w:tcW w:w="2268" w:type="dxa"/>
            <w:shd w:val="clear" w:color="auto" w:fill="F3F3F3"/>
            <w:tcMar>
              <w:top w:w="0" w:type="dxa"/>
              <w:left w:w="0" w:type="dxa"/>
              <w:bottom w:w="0" w:type="dxa"/>
              <w:right w:w="0" w:type="dxa"/>
            </w:tcMar>
          </w:tcPr>
          <w:p w14:paraId="768097C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Lemur 3U CubeSat</w:t>
            </w:r>
          </w:p>
        </w:tc>
        <w:tc>
          <w:tcPr>
            <w:tcW w:w="1134" w:type="dxa"/>
            <w:shd w:val="clear" w:color="auto" w:fill="F3F3F3"/>
            <w:tcMar>
              <w:top w:w="0" w:type="dxa"/>
              <w:left w:w="0" w:type="dxa"/>
              <w:bottom w:w="0" w:type="dxa"/>
              <w:right w:w="0" w:type="dxa"/>
            </w:tcMar>
          </w:tcPr>
          <w:p w14:paraId="768097C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803</w:t>
            </w:r>
          </w:p>
        </w:tc>
        <w:tc>
          <w:tcPr>
            <w:tcW w:w="2855" w:type="dxa"/>
            <w:shd w:val="clear" w:color="auto" w:fill="F3F3F3"/>
            <w:tcMar>
              <w:top w:w="0" w:type="dxa"/>
              <w:left w:w="0" w:type="dxa"/>
              <w:bottom w:w="0" w:type="dxa"/>
              <w:right w:w="0" w:type="dxa"/>
            </w:tcMar>
          </w:tcPr>
          <w:p w14:paraId="768097C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C (GRACE-FO)</w:t>
            </w:r>
          </w:p>
        </w:tc>
      </w:tr>
      <w:tr w:rsidR="00086DB9" w14:paraId="768097CB" w14:textId="77777777">
        <w:trPr>
          <w:cantSplit/>
        </w:trPr>
        <w:tc>
          <w:tcPr>
            <w:tcW w:w="1685" w:type="dxa"/>
            <w:shd w:val="clear" w:color="auto" w:fill="E6E6E6"/>
            <w:tcMar>
              <w:top w:w="0" w:type="dxa"/>
              <w:left w:w="0" w:type="dxa"/>
              <w:bottom w:w="0" w:type="dxa"/>
              <w:right w:w="0" w:type="dxa"/>
            </w:tcMar>
          </w:tcPr>
          <w:p w14:paraId="768097C6"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C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421</w:t>
            </w:r>
          </w:p>
        </w:tc>
        <w:tc>
          <w:tcPr>
            <w:tcW w:w="2268" w:type="dxa"/>
            <w:shd w:val="clear" w:color="auto" w:fill="E6E6E6"/>
            <w:tcMar>
              <w:top w:w="0" w:type="dxa"/>
              <w:left w:w="0" w:type="dxa"/>
              <w:bottom w:w="0" w:type="dxa"/>
              <w:right w:w="0" w:type="dxa"/>
            </w:tcMar>
          </w:tcPr>
          <w:p w14:paraId="768097C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Oceansat-2</w:t>
            </w:r>
          </w:p>
        </w:tc>
        <w:tc>
          <w:tcPr>
            <w:tcW w:w="1134" w:type="dxa"/>
            <w:shd w:val="clear" w:color="auto" w:fill="E6E6E6"/>
            <w:tcMar>
              <w:top w:w="0" w:type="dxa"/>
              <w:left w:w="0" w:type="dxa"/>
              <w:bottom w:w="0" w:type="dxa"/>
              <w:right w:w="0" w:type="dxa"/>
            </w:tcMar>
          </w:tcPr>
          <w:p w14:paraId="768097C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804</w:t>
            </w:r>
          </w:p>
        </w:tc>
        <w:tc>
          <w:tcPr>
            <w:tcW w:w="2855" w:type="dxa"/>
            <w:shd w:val="clear" w:color="auto" w:fill="E6E6E6"/>
            <w:tcMar>
              <w:top w:w="0" w:type="dxa"/>
              <w:left w:w="0" w:type="dxa"/>
              <w:bottom w:w="0" w:type="dxa"/>
              <w:right w:w="0" w:type="dxa"/>
            </w:tcMar>
          </w:tcPr>
          <w:p w14:paraId="768097C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D (GRACE-FO)</w:t>
            </w:r>
          </w:p>
        </w:tc>
      </w:tr>
      <w:tr w:rsidR="00086DB9" w14:paraId="768097D1" w14:textId="77777777">
        <w:trPr>
          <w:cantSplit/>
        </w:trPr>
        <w:tc>
          <w:tcPr>
            <w:tcW w:w="1685" w:type="dxa"/>
            <w:shd w:val="clear" w:color="auto" w:fill="F3F3F3"/>
            <w:tcMar>
              <w:top w:w="0" w:type="dxa"/>
              <w:left w:w="0" w:type="dxa"/>
              <w:bottom w:w="0" w:type="dxa"/>
              <w:right w:w="0" w:type="dxa"/>
            </w:tcMar>
          </w:tcPr>
          <w:p w14:paraId="768097CC"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440</w:t>
            </w:r>
          </w:p>
        </w:tc>
        <w:tc>
          <w:tcPr>
            <w:tcW w:w="2268" w:type="dxa"/>
            <w:shd w:val="clear" w:color="auto" w:fill="F3F3F3"/>
            <w:tcMar>
              <w:top w:w="0" w:type="dxa"/>
              <w:left w:w="0" w:type="dxa"/>
              <w:bottom w:w="0" w:type="dxa"/>
              <w:right w:w="0" w:type="dxa"/>
            </w:tcMar>
          </w:tcPr>
          <w:p w14:paraId="768097CE"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Megha-Tropiques</w:t>
            </w:r>
            <w:proofErr w:type="spellEnd"/>
          </w:p>
        </w:tc>
        <w:tc>
          <w:tcPr>
            <w:tcW w:w="1134" w:type="dxa"/>
            <w:shd w:val="clear" w:color="auto" w:fill="F3F3F3"/>
            <w:tcMar>
              <w:top w:w="0" w:type="dxa"/>
              <w:left w:w="0" w:type="dxa"/>
              <w:bottom w:w="0" w:type="dxa"/>
              <w:right w:w="0" w:type="dxa"/>
            </w:tcMar>
          </w:tcPr>
          <w:p w14:paraId="768097C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820</w:t>
            </w:r>
          </w:p>
        </w:tc>
        <w:tc>
          <w:tcPr>
            <w:tcW w:w="2855" w:type="dxa"/>
            <w:shd w:val="clear" w:color="auto" w:fill="F3F3F3"/>
            <w:tcMar>
              <w:top w:w="0" w:type="dxa"/>
              <w:left w:w="0" w:type="dxa"/>
              <w:bottom w:w="0" w:type="dxa"/>
              <w:right w:w="0" w:type="dxa"/>
            </w:tcMar>
          </w:tcPr>
          <w:p w14:paraId="768097D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SAC-C</w:t>
            </w:r>
          </w:p>
        </w:tc>
      </w:tr>
      <w:tr w:rsidR="00086DB9" w14:paraId="768097D7" w14:textId="77777777">
        <w:trPr>
          <w:cantSplit/>
        </w:trPr>
        <w:tc>
          <w:tcPr>
            <w:tcW w:w="1685" w:type="dxa"/>
            <w:shd w:val="clear" w:color="auto" w:fill="E6E6E6"/>
            <w:tcMar>
              <w:top w:w="0" w:type="dxa"/>
              <w:left w:w="0" w:type="dxa"/>
              <w:bottom w:w="0" w:type="dxa"/>
              <w:right w:w="0" w:type="dxa"/>
            </w:tcMar>
          </w:tcPr>
          <w:p w14:paraId="768097D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522</w:t>
            </w:r>
          </w:p>
        </w:tc>
        <w:tc>
          <w:tcPr>
            <w:tcW w:w="2268" w:type="dxa"/>
            <w:shd w:val="clear" w:color="auto" w:fill="E6E6E6"/>
            <w:tcMar>
              <w:top w:w="0" w:type="dxa"/>
              <w:left w:w="0" w:type="dxa"/>
              <w:bottom w:w="0" w:type="dxa"/>
              <w:right w:w="0" w:type="dxa"/>
            </w:tcMar>
          </w:tcPr>
          <w:p w14:paraId="768097D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FY-3C</w:t>
            </w:r>
          </w:p>
        </w:tc>
        <w:tc>
          <w:tcPr>
            <w:tcW w:w="1134" w:type="dxa"/>
            <w:shd w:val="clear" w:color="auto" w:fill="E6E6E6"/>
            <w:tcMar>
              <w:top w:w="0" w:type="dxa"/>
              <w:left w:w="0" w:type="dxa"/>
              <w:bottom w:w="0" w:type="dxa"/>
              <w:right w:w="0" w:type="dxa"/>
            </w:tcMar>
          </w:tcPr>
          <w:p w14:paraId="768097D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825</w:t>
            </w:r>
          </w:p>
        </w:tc>
        <w:tc>
          <w:tcPr>
            <w:tcW w:w="2855" w:type="dxa"/>
            <w:shd w:val="clear" w:color="auto" w:fill="E6E6E6"/>
            <w:tcMar>
              <w:top w:w="0" w:type="dxa"/>
              <w:left w:w="0" w:type="dxa"/>
              <w:bottom w:w="0" w:type="dxa"/>
              <w:right w:w="0" w:type="dxa"/>
            </w:tcMar>
          </w:tcPr>
          <w:p w14:paraId="768097D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KOMPSAT-5</w:t>
            </w:r>
          </w:p>
        </w:tc>
      </w:tr>
      <w:tr w:rsidR="00086DB9" w14:paraId="768097DD" w14:textId="77777777">
        <w:trPr>
          <w:cantSplit/>
        </w:trPr>
        <w:tc>
          <w:tcPr>
            <w:tcW w:w="1685" w:type="dxa"/>
            <w:shd w:val="clear" w:color="auto" w:fill="F3F3F3"/>
            <w:tcMar>
              <w:top w:w="0" w:type="dxa"/>
              <w:left w:w="0" w:type="dxa"/>
              <w:bottom w:w="0" w:type="dxa"/>
              <w:right w:w="0" w:type="dxa"/>
            </w:tcMar>
          </w:tcPr>
          <w:p w14:paraId="768097D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D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523</w:t>
            </w:r>
          </w:p>
        </w:tc>
        <w:tc>
          <w:tcPr>
            <w:tcW w:w="2268" w:type="dxa"/>
            <w:shd w:val="clear" w:color="auto" w:fill="F3F3F3"/>
            <w:tcMar>
              <w:top w:w="0" w:type="dxa"/>
              <w:left w:w="0" w:type="dxa"/>
              <w:bottom w:w="0" w:type="dxa"/>
              <w:right w:w="0" w:type="dxa"/>
            </w:tcMar>
          </w:tcPr>
          <w:p w14:paraId="768097D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FY-3D</w:t>
            </w:r>
          </w:p>
        </w:tc>
        <w:tc>
          <w:tcPr>
            <w:tcW w:w="1134" w:type="dxa"/>
            <w:shd w:val="clear" w:color="auto" w:fill="F3F3F3"/>
            <w:tcMar>
              <w:top w:w="0" w:type="dxa"/>
              <w:left w:w="0" w:type="dxa"/>
              <w:bottom w:w="0" w:type="dxa"/>
              <w:right w:w="0" w:type="dxa"/>
            </w:tcMar>
          </w:tcPr>
          <w:p w14:paraId="768097DB"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DC" w14:textId="77777777" w:rsidR="00086DB9" w:rsidRDefault="00086DB9">
            <w:pPr>
              <w:pStyle w:val="cell"/>
              <w:snapToGrid w:val="0"/>
              <w:spacing w:line="159" w:lineRule="atLeast"/>
              <w:rPr>
                <w:rFonts w:ascii="Arial" w:hAnsi="Arial" w:cs="Arial"/>
                <w:sz w:val="16"/>
                <w:szCs w:val="16"/>
              </w:rPr>
            </w:pPr>
          </w:p>
        </w:tc>
      </w:tr>
      <w:tr w:rsidR="00086DB9" w14:paraId="768097E3" w14:textId="77777777">
        <w:trPr>
          <w:cantSplit/>
        </w:trPr>
        <w:tc>
          <w:tcPr>
            <w:tcW w:w="1685" w:type="dxa"/>
            <w:shd w:val="clear" w:color="auto" w:fill="E6E6E6"/>
            <w:tcMar>
              <w:top w:w="0" w:type="dxa"/>
              <w:left w:w="0" w:type="dxa"/>
              <w:bottom w:w="0" w:type="dxa"/>
              <w:right w:w="0" w:type="dxa"/>
            </w:tcMar>
          </w:tcPr>
          <w:p w14:paraId="768097D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722</w:t>
            </w:r>
          </w:p>
        </w:tc>
        <w:tc>
          <w:tcPr>
            <w:tcW w:w="2268" w:type="dxa"/>
            <w:shd w:val="clear" w:color="auto" w:fill="E6E6E6"/>
            <w:tcMar>
              <w:top w:w="0" w:type="dxa"/>
              <w:left w:w="0" w:type="dxa"/>
              <w:bottom w:w="0" w:type="dxa"/>
              <w:right w:w="0" w:type="dxa"/>
            </w:tcMar>
          </w:tcPr>
          <w:p w14:paraId="768097E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A</w:t>
            </w:r>
          </w:p>
        </w:tc>
        <w:tc>
          <w:tcPr>
            <w:tcW w:w="1134" w:type="dxa"/>
            <w:shd w:val="clear" w:color="auto" w:fill="E6E6E6"/>
            <w:tcMar>
              <w:top w:w="0" w:type="dxa"/>
              <w:left w:w="0" w:type="dxa"/>
              <w:bottom w:w="0" w:type="dxa"/>
              <w:right w:w="0" w:type="dxa"/>
            </w:tcMar>
          </w:tcPr>
          <w:p w14:paraId="768097E1"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E6E6E6"/>
            <w:tcMar>
              <w:top w:w="0" w:type="dxa"/>
              <w:left w:w="0" w:type="dxa"/>
              <w:bottom w:w="0" w:type="dxa"/>
              <w:right w:w="0" w:type="dxa"/>
            </w:tcMar>
          </w:tcPr>
          <w:p w14:paraId="768097E2" w14:textId="77777777" w:rsidR="00086DB9" w:rsidRDefault="00086DB9">
            <w:pPr>
              <w:pStyle w:val="cell"/>
              <w:snapToGrid w:val="0"/>
              <w:spacing w:line="159" w:lineRule="atLeast"/>
              <w:rPr>
                <w:rFonts w:ascii="Arial" w:hAnsi="Arial" w:cs="Arial"/>
                <w:sz w:val="16"/>
                <w:szCs w:val="16"/>
              </w:rPr>
            </w:pPr>
          </w:p>
        </w:tc>
      </w:tr>
      <w:tr w:rsidR="00086DB9" w14:paraId="768097E9" w14:textId="77777777">
        <w:trPr>
          <w:cantSplit/>
        </w:trPr>
        <w:tc>
          <w:tcPr>
            <w:tcW w:w="1685" w:type="dxa"/>
            <w:shd w:val="clear" w:color="auto" w:fill="F3F3F3"/>
            <w:tcMar>
              <w:top w:w="0" w:type="dxa"/>
              <w:left w:w="0" w:type="dxa"/>
              <w:bottom w:w="0" w:type="dxa"/>
              <w:right w:w="0" w:type="dxa"/>
            </w:tcMar>
          </w:tcPr>
          <w:p w14:paraId="768097E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E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723</w:t>
            </w:r>
          </w:p>
        </w:tc>
        <w:tc>
          <w:tcPr>
            <w:tcW w:w="2268" w:type="dxa"/>
            <w:shd w:val="clear" w:color="auto" w:fill="F3F3F3"/>
            <w:tcMar>
              <w:top w:w="0" w:type="dxa"/>
              <w:left w:w="0" w:type="dxa"/>
              <w:bottom w:w="0" w:type="dxa"/>
              <w:right w:w="0" w:type="dxa"/>
            </w:tcMar>
          </w:tcPr>
          <w:p w14:paraId="768097E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B</w:t>
            </w:r>
          </w:p>
        </w:tc>
        <w:tc>
          <w:tcPr>
            <w:tcW w:w="1134" w:type="dxa"/>
            <w:shd w:val="clear" w:color="auto" w:fill="F3F3F3"/>
            <w:tcMar>
              <w:top w:w="0" w:type="dxa"/>
              <w:left w:w="0" w:type="dxa"/>
              <w:bottom w:w="0" w:type="dxa"/>
              <w:right w:w="0" w:type="dxa"/>
            </w:tcMar>
          </w:tcPr>
          <w:p w14:paraId="768097E7"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E8" w14:textId="77777777" w:rsidR="00086DB9" w:rsidRDefault="00086DB9">
            <w:pPr>
              <w:pStyle w:val="cell"/>
              <w:snapToGrid w:val="0"/>
              <w:spacing w:line="159" w:lineRule="atLeast"/>
              <w:rPr>
                <w:rFonts w:ascii="Arial" w:hAnsi="Arial" w:cs="Arial"/>
                <w:sz w:val="16"/>
                <w:szCs w:val="16"/>
              </w:rPr>
            </w:pPr>
          </w:p>
        </w:tc>
      </w:tr>
    </w:tbl>
    <w:p w14:paraId="768097EA" w14:textId="77777777" w:rsidR="00086DB9" w:rsidRDefault="00086DB9">
      <w:pPr>
        <w:pStyle w:val="Caption"/>
        <w:jc w:val="center"/>
        <w:rPr>
          <w:rFonts w:ascii="Arial" w:hAnsi="Arial" w:cs="Arial"/>
          <w:b/>
          <w:sz w:val="20"/>
          <w:lang w:val="fr-FR"/>
        </w:rPr>
      </w:pPr>
      <w:bookmarkStart w:id="2827" w:name="_Ref54585829"/>
      <w:bookmarkStart w:id="2828" w:name="_Ref71899248"/>
    </w:p>
    <w:p w14:paraId="768097EB" w14:textId="77777777" w:rsidR="00086DB9" w:rsidRDefault="00086DB9">
      <w:pPr>
        <w:pStyle w:val="Caption"/>
        <w:jc w:val="center"/>
        <w:rPr>
          <w:rFonts w:ascii="Arial" w:hAnsi="Arial" w:cs="Arial"/>
          <w:b/>
          <w:sz w:val="20"/>
          <w:lang w:val="fr-FR"/>
        </w:rPr>
      </w:pPr>
    </w:p>
    <w:p w14:paraId="768097EC" w14:textId="77777777" w:rsidR="00086DB9" w:rsidRDefault="00986FBA">
      <w:pPr>
        <w:pStyle w:val="Caption"/>
        <w:jc w:val="center"/>
      </w:pPr>
      <w:bookmarkStart w:id="2829" w:name="_Ref192059471"/>
      <w:bookmarkStart w:id="2830" w:name="_Ref192315794"/>
      <w:r>
        <w:rPr>
          <w:rFonts w:ascii="Arial" w:hAnsi="Arial" w:cs="Arial"/>
          <w:b/>
          <w:sz w:val="20"/>
          <w:lang w:val="fr-FR"/>
        </w:rPr>
        <w:t>Table</w:t>
      </w:r>
      <w:r>
        <w:rPr>
          <w:rFonts w:ascii="Arial" w:eastAsia="Arial" w:hAnsi="Arial" w:cs="Arial"/>
          <w:b/>
          <w:sz w:val="20"/>
          <w:lang w:val="fr-FR"/>
        </w:rPr>
        <w:t xml:space="preserve"> </w:t>
      </w:r>
      <w:bookmarkEnd w:id="2829"/>
      <w:bookmarkEnd w:id="2830"/>
      <w:r>
        <w:rPr>
          <w:rFonts w:ascii="Arial" w:hAnsi="Arial" w:cs="Arial"/>
          <w:b/>
          <w:sz w:val="20"/>
        </w:rPr>
        <w:t>8</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Instrument</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8)</w:t>
      </w:r>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086DB9" w14:paraId="768097F0" w14:textId="77777777">
        <w:trPr>
          <w:cantSplit/>
        </w:trPr>
        <w:tc>
          <w:tcPr>
            <w:tcW w:w="1701" w:type="dxa"/>
            <w:shd w:val="clear" w:color="auto" w:fill="94BD5E"/>
            <w:tcMar>
              <w:top w:w="0" w:type="dxa"/>
              <w:left w:w="0" w:type="dxa"/>
              <w:bottom w:w="0" w:type="dxa"/>
              <w:right w:w="0" w:type="dxa"/>
            </w:tcMar>
            <w:vAlign w:val="center"/>
          </w:tcPr>
          <w:p w14:paraId="768097E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34" w:type="dxa"/>
            <w:shd w:val="clear" w:color="auto" w:fill="94BD5E"/>
            <w:tcMar>
              <w:top w:w="0" w:type="dxa"/>
              <w:left w:w="0" w:type="dxa"/>
              <w:bottom w:w="0" w:type="dxa"/>
              <w:right w:w="0" w:type="dxa"/>
            </w:tcMar>
          </w:tcPr>
          <w:p w14:paraId="768097E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E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Type/</w:t>
            </w:r>
            <w:proofErr w:type="spellStart"/>
            <w:r>
              <w:rPr>
                <w:rFonts w:ascii="Arial" w:hAnsi="Arial" w:cs="Arial"/>
                <w:b/>
                <w:sz w:val="16"/>
                <w:szCs w:val="16"/>
              </w:rPr>
              <w:t>longname</w:t>
            </w:r>
            <w:proofErr w:type="spellEnd"/>
            <w:r>
              <w:rPr>
                <w:rFonts w:ascii="Arial" w:hAnsi="Arial" w:cs="Arial"/>
                <w:b/>
                <w:sz w:val="16"/>
                <w:szCs w:val="16"/>
              </w:rPr>
              <w:t xml:space="preserve"> (</w:t>
            </w:r>
            <w:proofErr w:type="spellStart"/>
            <w:r>
              <w:rPr>
                <w:rFonts w:ascii="Arial" w:hAnsi="Arial" w:cs="Arial"/>
                <w:b/>
                <w:sz w:val="16"/>
                <w:szCs w:val="16"/>
              </w:rPr>
              <w:t>shortname</w:t>
            </w:r>
            <w:proofErr w:type="spellEnd"/>
            <w:r>
              <w:rPr>
                <w:rFonts w:ascii="Arial" w:hAnsi="Arial" w:cs="Arial"/>
                <w:b/>
                <w:sz w:val="16"/>
                <w:szCs w:val="16"/>
              </w:rPr>
              <w:t>)</w:t>
            </w:r>
          </w:p>
        </w:tc>
      </w:tr>
      <w:tr w:rsidR="00086DB9" w14:paraId="768097F4" w14:textId="77777777">
        <w:trPr>
          <w:cantSplit/>
        </w:trPr>
        <w:tc>
          <w:tcPr>
            <w:tcW w:w="1701" w:type="dxa"/>
            <w:shd w:val="clear" w:color="auto" w:fill="F3F3F3"/>
            <w:tcMar>
              <w:top w:w="0" w:type="dxa"/>
              <w:left w:w="0" w:type="dxa"/>
              <w:bottom w:w="0" w:type="dxa"/>
              <w:right w:w="0" w:type="dxa"/>
            </w:tcMar>
          </w:tcPr>
          <w:p w14:paraId="768097F1"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w:t>
            </w:r>
            <w:r>
              <w:rPr>
                <w:rFonts w:ascii="Arial" w:eastAsia="Arial" w:hAnsi="Arial" w:cs="Arial"/>
                <w:b/>
                <w:color w:val="0000FF"/>
                <w:sz w:val="16"/>
                <w:szCs w:val="16"/>
              </w:rPr>
              <w:t xml:space="preserve"> </w:t>
            </w:r>
            <w:r>
              <w:rPr>
                <w:rFonts w:ascii="Arial" w:hAnsi="Arial" w:cs="Arial"/>
                <w:b/>
                <w:color w:val="0000FF"/>
                <w:sz w:val="16"/>
                <w:szCs w:val="16"/>
              </w:rPr>
              <w:t>019</w:t>
            </w:r>
          </w:p>
        </w:tc>
        <w:tc>
          <w:tcPr>
            <w:tcW w:w="1134" w:type="dxa"/>
            <w:shd w:val="clear" w:color="auto" w:fill="F3F3F3"/>
            <w:tcMar>
              <w:top w:w="0" w:type="dxa"/>
              <w:left w:w="0" w:type="dxa"/>
              <w:bottom w:w="0" w:type="dxa"/>
              <w:right w:w="0" w:type="dxa"/>
            </w:tcMar>
          </w:tcPr>
          <w:p w14:paraId="768097F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98</w:t>
            </w:r>
          </w:p>
        </w:tc>
        <w:tc>
          <w:tcPr>
            <w:tcW w:w="6237" w:type="dxa"/>
            <w:shd w:val="clear" w:color="auto" w:fill="F3F3F3"/>
            <w:tcMar>
              <w:top w:w="0" w:type="dxa"/>
              <w:left w:w="0" w:type="dxa"/>
              <w:bottom w:w="0" w:type="dxa"/>
              <w:right w:w="0" w:type="dxa"/>
            </w:tcMar>
          </w:tcPr>
          <w:p w14:paraId="768097F3" w14:textId="77777777" w:rsidR="00086DB9" w:rsidRDefault="00986FBA">
            <w:pPr>
              <w:pStyle w:val="Standard"/>
              <w:snapToGrid w:val="0"/>
              <w:spacing w:line="159" w:lineRule="atLeast"/>
              <w:rPr>
                <w:rFonts w:ascii="Droid Sans Mono" w:hAnsi="Droid Sans Mono" w:cs="Arial"/>
                <w:sz w:val="21"/>
                <w:szCs w:val="16"/>
              </w:rPr>
            </w:pPr>
            <w:r>
              <w:rPr>
                <w:rFonts w:ascii="Arial" w:hAnsi="Arial" w:cs="Arial"/>
                <w:sz w:val="16"/>
                <w:szCs w:val="16"/>
              </w:rPr>
              <w:t>Atmospheric temperature and humidity sounder (GPS</w:t>
            </w:r>
            <w:r>
              <w:rPr>
                <w:rFonts w:ascii="Arial" w:eastAsia="Arial" w:hAnsi="Arial" w:cs="Arial"/>
                <w:sz w:val="16"/>
                <w:szCs w:val="16"/>
              </w:rPr>
              <w:t xml:space="preserve"> r</w:t>
            </w:r>
            <w:r>
              <w:rPr>
                <w:rFonts w:ascii="Arial" w:hAnsi="Arial" w:cs="Arial"/>
                <w:sz w:val="16"/>
                <w:szCs w:val="16"/>
              </w:rPr>
              <w:t>eceiver)</w:t>
            </w:r>
          </w:p>
        </w:tc>
      </w:tr>
      <w:tr w:rsidR="00086DB9" w14:paraId="768097F8" w14:textId="77777777">
        <w:trPr>
          <w:cantSplit/>
        </w:trPr>
        <w:tc>
          <w:tcPr>
            <w:tcW w:w="1701" w:type="dxa"/>
            <w:shd w:val="clear" w:color="auto" w:fill="E0E0E0"/>
            <w:tcMar>
              <w:top w:w="0" w:type="dxa"/>
              <w:left w:w="0" w:type="dxa"/>
              <w:bottom w:w="0" w:type="dxa"/>
              <w:right w:w="0" w:type="dxa"/>
            </w:tcMar>
          </w:tcPr>
          <w:p w14:paraId="768097F5" w14:textId="77777777" w:rsidR="00086DB9" w:rsidRDefault="00086DB9">
            <w:pPr>
              <w:pStyle w:val="cell"/>
              <w:snapToGrid w:val="0"/>
              <w:jc w:val="center"/>
              <w:rPr>
                <w:rFonts w:ascii="Arial" w:hAnsi="Arial" w:cs="Arial"/>
                <w:sz w:val="16"/>
                <w:szCs w:val="16"/>
              </w:rPr>
            </w:pPr>
          </w:p>
        </w:tc>
        <w:tc>
          <w:tcPr>
            <w:tcW w:w="1134" w:type="dxa"/>
            <w:shd w:val="clear" w:color="auto" w:fill="E0E0E0"/>
            <w:tcMar>
              <w:top w:w="0" w:type="dxa"/>
              <w:left w:w="0" w:type="dxa"/>
              <w:bottom w:w="0" w:type="dxa"/>
              <w:right w:w="0" w:type="dxa"/>
            </w:tcMar>
          </w:tcPr>
          <w:p w14:paraId="768097F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102</w:t>
            </w:r>
          </w:p>
        </w:tc>
        <w:tc>
          <w:tcPr>
            <w:tcW w:w="6237" w:type="dxa"/>
            <w:shd w:val="clear" w:color="auto" w:fill="E0E0E0"/>
            <w:tcMar>
              <w:top w:w="0" w:type="dxa"/>
              <w:left w:w="0" w:type="dxa"/>
              <w:bottom w:w="0" w:type="dxa"/>
              <w:right w:w="0" w:type="dxa"/>
            </w:tcMar>
          </w:tcPr>
          <w:p w14:paraId="768097F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w:t>
            </w:r>
            <w:proofErr w:type="spellStart"/>
            <w:r>
              <w:rPr>
                <w:rFonts w:ascii="Arial" w:eastAsia="Arial" w:hAnsi="Arial" w:cs="Arial"/>
                <w:sz w:val="16"/>
                <w:szCs w:val="16"/>
              </w:rPr>
              <w:t>t</w:t>
            </w:r>
            <w:r>
              <w:rPr>
                <w:rFonts w:ascii="Arial" w:hAnsi="Arial" w:cs="Arial"/>
                <w:sz w:val="16"/>
                <w:szCs w:val="16"/>
              </w:rPr>
              <w:t>urborogue</w:t>
            </w:r>
            <w:proofErr w:type="spellEnd"/>
            <w:r>
              <w:rPr>
                <w:rFonts w:ascii="Arial" w:eastAsia="Arial" w:hAnsi="Arial" w:cs="Arial"/>
                <w:sz w:val="16"/>
                <w:szCs w:val="16"/>
              </w:rPr>
              <w:t xml:space="preserve"> s</w:t>
            </w:r>
            <w:r>
              <w:rPr>
                <w:rFonts w:ascii="Arial" w:hAnsi="Arial" w:cs="Arial"/>
                <w:sz w:val="16"/>
                <w:szCs w:val="16"/>
              </w:rPr>
              <w:t>pace</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(TRSR) (CHAMP GPS sounder)</w:t>
            </w:r>
          </w:p>
        </w:tc>
      </w:tr>
      <w:tr w:rsidR="00086DB9" w14:paraId="768097FC" w14:textId="77777777">
        <w:trPr>
          <w:cantSplit/>
        </w:trPr>
        <w:tc>
          <w:tcPr>
            <w:tcW w:w="1701" w:type="dxa"/>
            <w:shd w:val="clear" w:color="auto" w:fill="F3F3F3"/>
            <w:tcMar>
              <w:top w:w="0" w:type="dxa"/>
              <w:left w:w="0" w:type="dxa"/>
              <w:bottom w:w="0" w:type="dxa"/>
              <w:right w:w="0" w:type="dxa"/>
            </w:tcMar>
          </w:tcPr>
          <w:p w14:paraId="768097F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7F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103</w:t>
            </w:r>
          </w:p>
        </w:tc>
        <w:tc>
          <w:tcPr>
            <w:tcW w:w="6237" w:type="dxa"/>
            <w:shd w:val="clear" w:color="auto" w:fill="F3F3F3"/>
            <w:tcMar>
              <w:top w:w="0" w:type="dxa"/>
              <w:left w:w="0" w:type="dxa"/>
              <w:bottom w:w="0" w:type="dxa"/>
              <w:right w:w="0" w:type="dxa"/>
            </w:tcMar>
          </w:tcPr>
          <w:p w14:paraId="768097F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Integrated</w:t>
            </w:r>
            <w:r>
              <w:rPr>
                <w:rFonts w:ascii="Arial" w:eastAsia="Arial" w:hAnsi="Arial" w:cs="Arial"/>
                <w:sz w:val="16"/>
                <w:szCs w:val="16"/>
              </w:rPr>
              <w:t xml:space="preserve"> </w:t>
            </w:r>
            <w:r>
              <w:rPr>
                <w:rFonts w:ascii="Arial" w:hAnsi="Arial" w:cs="Arial"/>
                <w:sz w:val="16"/>
                <w:szCs w:val="16"/>
              </w:rPr>
              <w:t>GPS</w:t>
            </w:r>
            <w:r>
              <w:rPr>
                <w:rFonts w:ascii="Arial" w:eastAsia="Arial" w:hAnsi="Arial" w:cs="Arial"/>
                <w:sz w:val="16"/>
                <w:szCs w:val="16"/>
              </w:rPr>
              <w:t xml:space="preserve"> </w:t>
            </w:r>
            <w:r>
              <w:rPr>
                <w:rFonts w:ascii="Arial" w:hAnsi="Arial" w:cs="Arial"/>
                <w:sz w:val="16"/>
                <w:szCs w:val="16"/>
              </w:rPr>
              <w:t>and</w:t>
            </w:r>
            <w:r>
              <w:rPr>
                <w:rFonts w:ascii="Arial" w:eastAsia="Arial" w:hAnsi="Arial" w:cs="Arial"/>
                <w:sz w:val="16"/>
                <w:szCs w:val="16"/>
              </w:rPr>
              <w:t xml:space="preserve"> </w:t>
            </w:r>
            <w:r>
              <w:rPr>
                <w:rFonts w:ascii="Arial" w:hAnsi="Arial" w:cs="Arial"/>
                <w:sz w:val="16"/>
                <w:szCs w:val="16"/>
              </w:rPr>
              <w:t>Occultation</w:t>
            </w:r>
            <w:r>
              <w:rPr>
                <w:rFonts w:ascii="Arial" w:eastAsia="Arial" w:hAnsi="Arial" w:cs="Arial"/>
                <w:sz w:val="16"/>
                <w:szCs w:val="16"/>
              </w:rPr>
              <w:t xml:space="preserve"> </w:t>
            </w:r>
            <w:r>
              <w:rPr>
                <w:rFonts w:ascii="Arial" w:hAnsi="Arial" w:cs="Arial"/>
                <w:sz w:val="16"/>
                <w:szCs w:val="16"/>
              </w:rPr>
              <w:t>Receiver</w:t>
            </w:r>
            <w:r>
              <w:rPr>
                <w:rFonts w:ascii="Arial" w:eastAsia="Arial" w:hAnsi="Arial" w:cs="Arial"/>
                <w:sz w:val="16"/>
                <w:szCs w:val="16"/>
              </w:rPr>
              <w:t xml:space="preserve"> </w:t>
            </w:r>
            <w:r>
              <w:rPr>
                <w:rFonts w:ascii="Arial" w:hAnsi="Arial" w:cs="Arial"/>
                <w:sz w:val="16"/>
                <w:szCs w:val="16"/>
              </w:rPr>
              <w:t>(IGOR)</w:t>
            </w:r>
          </w:p>
        </w:tc>
      </w:tr>
      <w:tr w:rsidR="00086DB9" w14:paraId="76809800" w14:textId="77777777">
        <w:trPr>
          <w:cantSplit/>
        </w:trPr>
        <w:tc>
          <w:tcPr>
            <w:tcW w:w="1701" w:type="dxa"/>
            <w:shd w:val="clear" w:color="auto" w:fill="E6E6E6"/>
            <w:tcMar>
              <w:top w:w="0" w:type="dxa"/>
              <w:left w:w="0" w:type="dxa"/>
              <w:bottom w:w="0" w:type="dxa"/>
              <w:right w:w="0" w:type="dxa"/>
            </w:tcMar>
          </w:tcPr>
          <w:p w14:paraId="768097F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7F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104</w:t>
            </w:r>
          </w:p>
        </w:tc>
        <w:tc>
          <w:tcPr>
            <w:tcW w:w="6237" w:type="dxa"/>
            <w:shd w:val="clear" w:color="auto" w:fill="E6E6E6"/>
            <w:tcMar>
              <w:top w:w="0" w:type="dxa"/>
              <w:left w:w="0" w:type="dxa"/>
              <w:bottom w:w="0" w:type="dxa"/>
              <w:right w:w="0" w:type="dxa"/>
            </w:tcMar>
          </w:tcPr>
          <w:p w14:paraId="768097F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Triple-G (GPS, Galileo, GLONASS) (Tri-G)</w:t>
            </w:r>
          </w:p>
        </w:tc>
      </w:tr>
      <w:tr w:rsidR="00086DB9" w14:paraId="76809804" w14:textId="77777777">
        <w:trPr>
          <w:cantSplit/>
        </w:trPr>
        <w:tc>
          <w:tcPr>
            <w:tcW w:w="1701" w:type="dxa"/>
            <w:shd w:val="clear" w:color="auto" w:fill="F3F3F3"/>
            <w:tcMar>
              <w:top w:w="0" w:type="dxa"/>
              <w:left w:w="0" w:type="dxa"/>
              <w:bottom w:w="0" w:type="dxa"/>
              <w:right w:w="0" w:type="dxa"/>
            </w:tcMar>
          </w:tcPr>
          <w:p w14:paraId="7680980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202</w:t>
            </w:r>
          </w:p>
        </w:tc>
        <w:tc>
          <w:tcPr>
            <w:tcW w:w="6237" w:type="dxa"/>
            <w:shd w:val="clear" w:color="auto" w:fill="F3F3F3"/>
            <w:tcMar>
              <w:top w:w="0" w:type="dxa"/>
              <w:left w:w="0" w:type="dxa"/>
              <w:bottom w:w="0" w:type="dxa"/>
              <w:right w:w="0" w:type="dxa"/>
            </w:tcMar>
          </w:tcPr>
          <w:p w14:paraId="7680980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for</w:t>
            </w:r>
            <w:r>
              <w:rPr>
                <w:rFonts w:ascii="Arial" w:eastAsia="Arial" w:hAnsi="Arial" w:cs="Arial"/>
                <w:sz w:val="16"/>
                <w:szCs w:val="16"/>
              </w:rPr>
              <w:t xml:space="preserve"> a</w:t>
            </w:r>
            <w:r>
              <w:rPr>
                <w:rFonts w:ascii="Arial" w:hAnsi="Arial" w:cs="Arial"/>
                <w:sz w:val="16"/>
                <w:szCs w:val="16"/>
              </w:rPr>
              <w:t>tmospheric</w:t>
            </w:r>
            <w:r>
              <w:rPr>
                <w:rFonts w:ascii="Arial" w:eastAsia="Arial" w:hAnsi="Arial" w:cs="Arial"/>
                <w:sz w:val="16"/>
                <w:szCs w:val="16"/>
              </w:rPr>
              <w:t xml:space="preserve"> s</w:t>
            </w:r>
            <w:r>
              <w:rPr>
                <w:rFonts w:ascii="Arial" w:hAnsi="Arial" w:cs="Arial"/>
                <w:sz w:val="16"/>
                <w:szCs w:val="16"/>
              </w:rPr>
              <w:t>ounding</w:t>
            </w:r>
            <w:r>
              <w:rPr>
                <w:rFonts w:ascii="Arial" w:eastAsia="Arial" w:hAnsi="Arial" w:cs="Arial"/>
                <w:sz w:val="16"/>
                <w:szCs w:val="16"/>
              </w:rPr>
              <w:t xml:space="preserve"> </w:t>
            </w:r>
            <w:r>
              <w:rPr>
                <w:rFonts w:ascii="Arial" w:hAnsi="Arial" w:cs="Arial"/>
                <w:sz w:val="16"/>
                <w:szCs w:val="16"/>
              </w:rPr>
              <w:t>(GRAS)</w:t>
            </w:r>
          </w:p>
        </w:tc>
      </w:tr>
      <w:tr w:rsidR="00086DB9" w14:paraId="76809808" w14:textId="77777777">
        <w:trPr>
          <w:cantSplit/>
        </w:trPr>
        <w:tc>
          <w:tcPr>
            <w:tcW w:w="1701" w:type="dxa"/>
            <w:shd w:val="clear" w:color="auto" w:fill="E6E6E6"/>
            <w:tcMar>
              <w:top w:w="0" w:type="dxa"/>
              <w:left w:w="0" w:type="dxa"/>
              <w:bottom w:w="0" w:type="dxa"/>
              <w:right w:w="0" w:type="dxa"/>
            </w:tcMar>
          </w:tcPr>
          <w:p w14:paraId="7680980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287</w:t>
            </w:r>
          </w:p>
        </w:tc>
        <w:tc>
          <w:tcPr>
            <w:tcW w:w="6237" w:type="dxa"/>
            <w:shd w:val="clear" w:color="auto" w:fill="E6E6E6"/>
            <w:tcMar>
              <w:top w:w="0" w:type="dxa"/>
              <w:left w:w="0" w:type="dxa"/>
              <w:bottom w:w="0" w:type="dxa"/>
              <w:right w:w="0" w:type="dxa"/>
            </w:tcMar>
          </w:tcPr>
          <w:p w14:paraId="7680980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Radio</w:t>
            </w:r>
            <w:r>
              <w:rPr>
                <w:rFonts w:ascii="Arial" w:eastAsia="Arial" w:hAnsi="Arial" w:cs="Arial"/>
                <w:sz w:val="16"/>
                <w:szCs w:val="16"/>
              </w:rPr>
              <w:t xml:space="preserve"> Occultation </w:t>
            </w:r>
            <w:r>
              <w:rPr>
                <w:rFonts w:ascii="Arial" w:hAnsi="Arial" w:cs="Arial"/>
                <w:sz w:val="16"/>
                <w:szCs w:val="16"/>
              </w:rPr>
              <w:t>Sounder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the</w:t>
            </w:r>
            <w:r>
              <w:rPr>
                <w:rFonts w:ascii="Arial" w:eastAsia="Arial" w:hAnsi="Arial" w:cs="Arial"/>
                <w:sz w:val="16"/>
                <w:szCs w:val="16"/>
              </w:rPr>
              <w:t xml:space="preserve"> </w:t>
            </w:r>
            <w:r>
              <w:rPr>
                <w:rFonts w:ascii="Arial" w:hAnsi="Arial" w:cs="Arial"/>
                <w:sz w:val="16"/>
                <w:szCs w:val="16"/>
              </w:rPr>
              <w:t>Atmosphere</w:t>
            </w:r>
            <w:r>
              <w:rPr>
                <w:rFonts w:ascii="Arial" w:eastAsia="Arial" w:hAnsi="Arial" w:cs="Arial"/>
                <w:sz w:val="16"/>
                <w:szCs w:val="16"/>
              </w:rPr>
              <w:t xml:space="preserve"> </w:t>
            </w:r>
            <w:r>
              <w:rPr>
                <w:rFonts w:ascii="Arial" w:hAnsi="Arial" w:cs="Arial"/>
                <w:sz w:val="16"/>
                <w:szCs w:val="16"/>
              </w:rPr>
              <w:t>(ROSA)</w:t>
            </w:r>
          </w:p>
        </w:tc>
      </w:tr>
      <w:tr w:rsidR="00086DB9" w14:paraId="7680980C" w14:textId="77777777">
        <w:trPr>
          <w:cantSplit/>
        </w:trPr>
        <w:tc>
          <w:tcPr>
            <w:tcW w:w="1701" w:type="dxa"/>
            <w:shd w:val="clear" w:color="auto" w:fill="F3F3F3"/>
            <w:tcMar>
              <w:top w:w="0" w:type="dxa"/>
              <w:left w:w="0" w:type="dxa"/>
              <w:bottom w:w="0" w:type="dxa"/>
              <w:right w:w="0" w:type="dxa"/>
            </w:tcMar>
          </w:tcPr>
          <w:p w14:paraId="7680980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351</w:t>
            </w:r>
          </w:p>
        </w:tc>
        <w:tc>
          <w:tcPr>
            <w:tcW w:w="6237" w:type="dxa"/>
            <w:shd w:val="clear" w:color="auto" w:fill="F3F3F3"/>
            <w:tcMar>
              <w:top w:w="0" w:type="dxa"/>
              <w:left w:w="0" w:type="dxa"/>
              <w:bottom w:w="0" w:type="dxa"/>
              <w:right w:w="0" w:type="dxa"/>
            </w:tcMar>
          </w:tcPr>
          <w:p w14:paraId="7680980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d</w:t>
            </w:r>
            <w:r>
              <w:rPr>
                <w:rFonts w:ascii="Arial" w:hAnsi="Arial" w:cs="Arial"/>
                <w:sz w:val="16"/>
                <w:szCs w:val="16"/>
              </w:rPr>
              <w:t>emonstration</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(GPSDR)</w:t>
            </w:r>
          </w:p>
        </w:tc>
      </w:tr>
      <w:tr w:rsidR="00086DB9" w14:paraId="76809810" w14:textId="77777777">
        <w:trPr>
          <w:cantSplit/>
        </w:trPr>
        <w:tc>
          <w:tcPr>
            <w:tcW w:w="1701" w:type="dxa"/>
            <w:shd w:val="clear" w:color="auto" w:fill="E6E6E6"/>
            <w:tcMar>
              <w:top w:w="0" w:type="dxa"/>
              <w:left w:w="0" w:type="dxa"/>
              <w:bottom w:w="0" w:type="dxa"/>
              <w:right w:w="0" w:type="dxa"/>
            </w:tcMar>
          </w:tcPr>
          <w:p w14:paraId="7680980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526</w:t>
            </w:r>
          </w:p>
        </w:tc>
        <w:tc>
          <w:tcPr>
            <w:tcW w:w="6237" w:type="dxa"/>
            <w:shd w:val="clear" w:color="auto" w:fill="E6E6E6"/>
            <w:tcMar>
              <w:top w:w="0" w:type="dxa"/>
              <w:left w:w="0" w:type="dxa"/>
              <w:bottom w:w="0" w:type="dxa"/>
              <w:right w:w="0" w:type="dxa"/>
            </w:tcMar>
          </w:tcPr>
          <w:p w14:paraId="7680980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A (Cion-A)</w:t>
            </w:r>
          </w:p>
        </w:tc>
      </w:tr>
      <w:tr w:rsidR="00086DB9" w14:paraId="76809814" w14:textId="77777777">
        <w:trPr>
          <w:cantSplit/>
        </w:trPr>
        <w:tc>
          <w:tcPr>
            <w:tcW w:w="1701" w:type="dxa"/>
            <w:shd w:val="clear" w:color="auto" w:fill="F3F3F3"/>
            <w:tcMar>
              <w:top w:w="0" w:type="dxa"/>
              <w:left w:w="0" w:type="dxa"/>
              <w:bottom w:w="0" w:type="dxa"/>
              <w:right w:w="0" w:type="dxa"/>
            </w:tcMar>
          </w:tcPr>
          <w:p w14:paraId="7680981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527</w:t>
            </w:r>
          </w:p>
        </w:tc>
        <w:tc>
          <w:tcPr>
            <w:tcW w:w="6237" w:type="dxa"/>
            <w:shd w:val="clear" w:color="auto" w:fill="F3F3F3"/>
            <w:tcMar>
              <w:top w:w="0" w:type="dxa"/>
              <w:left w:w="0" w:type="dxa"/>
              <w:bottom w:w="0" w:type="dxa"/>
              <w:right w:w="0" w:type="dxa"/>
            </w:tcMar>
          </w:tcPr>
          <w:p w14:paraId="7680981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B (Cion-B)</w:t>
            </w:r>
          </w:p>
        </w:tc>
      </w:tr>
      <w:tr w:rsidR="00086DB9" w14:paraId="76809818" w14:textId="77777777">
        <w:trPr>
          <w:cantSplit/>
        </w:trPr>
        <w:tc>
          <w:tcPr>
            <w:tcW w:w="1701" w:type="dxa"/>
            <w:shd w:val="clear" w:color="auto" w:fill="E6E6E6"/>
            <w:tcMar>
              <w:top w:w="0" w:type="dxa"/>
              <w:left w:w="0" w:type="dxa"/>
              <w:bottom w:w="0" w:type="dxa"/>
              <w:right w:w="0" w:type="dxa"/>
            </w:tcMar>
          </w:tcPr>
          <w:p w14:paraId="7680981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528</w:t>
            </w:r>
          </w:p>
        </w:tc>
        <w:tc>
          <w:tcPr>
            <w:tcW w:w="6237" w:type="dxa"/>
            <w:shd w:val="clear" w:color="auto" w:fill="E6E6E6"/>
            <w:tcMar>
              <w:top w:w="0" w:type="dxa"/>
              <w:left w:w="0" w:type="dxa"/>
              <w:bottom w:w="0" w:type="dxa"/>
              <w:right w:w="0" w:type="dxa"/>
            </w:tcMar>
          </w:tcPr>
          <w:p w14:paraId="76809817"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C (Cion-C)</w:t>
            </w:r>
          </w:p>
        </w:tc>
      </w:tr>
      <w:tr w:rsidR="00086DB9" w14:paraId="7680981C" w14:textId="77777777">
        <w:trPr>
          <w:cantSplit/>
        </w:trPr>
        <w:tc>
          <w:tcPr>
            <w:tcW w:w="1701" w:type="dxa"/>
            <w:shd w:val="clear" w:color="auto" w:fill="F3F3F3"/>
            <w:tcMar>
              <w:top w:w="0" w:type="dxa"/>
              <w:left w:w="0" w:type="dxa"/>
              <w:bottom w:w="0" w:type="dxa"/>
              <w:right w:w="0" w:type="dxa"/>
            </w:tcMar>
          </w:tcPr>
          <w:p w14:paraId="7680981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529</w:t>
            </w:r>
          </w:p>
        </w:tc>
        <w:tc>
          <w:tcPr>
            <w:tcW w:w="6237" w:type="dxa"/>
            <w:shd w:val="clear" w:color="auto" w:fill="F3F3F3"/>
            <w:tcMar>
              <w:top w:w="0" w:type="dxa"/>
              <w:left w:w="0" w:type="dxa"/>
              <w:bottom w:w="0" w:type="dxa"/>
              <w:right w:w="0" w:type="dxa"/>
            </w:tcMar>
          </w:tcPr>
          <w:p w14:paraId="7680981B"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GeoOptics</w:t>
            </w:r>
            <w:proofErr w:type="spellEnd"/>
            <w:r>
              <w:rPr>
                <w:rFonts w:ascii="Arial" w:hAnsi="Arial" w:cs="Arial"/>
                <w:sz w:val="16"/>
                <w:szCs w:val="16"/>
              </w:rPr>
              <w:t xml:space="preserve"> Cion GNSS occultation receiver D (Cion-D)</w:t>
            </w:r>
          </w:p>
        </w:tc>
      </w:tr>
      <w:tr w:rsidR="00086DB9" w14:paraId="76809820" w14:textId="77777777">
        <w:trPr>
          <w:cantSplit/>
        </w:trPr>
        <w:tc>
          <w:tcPr>
            <w:tcW w:w="1701" w:type="dxa"/>
            <w:shd w:val="clear" w:color="auto" w:fill="E6E6E6"/>
            <w:tcMar>
              <w:top w:w="0" w:type="dxa"/>
              <w:left w:w="0" w:type="dxa"/>
              <w:bottom w:w="0" w:type="dxa"/>
              <w:right w:w="0" w:type="dxa"/>
            </w:tcMar>
          </w:tcPr>
          <w:p w14:paraId="7680981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530</w:t>
            </w:r>
          </w:p>
        </w:tc>
        <w:tc>
          <w:tcPr>
            <w:tcW w:w="6237" w:type="dxa"/>
            <w:shd w:val="clear" w:color="auto" w:fill="E6E6E6"/>
            <w:tcMar>
              <w:top w:w="0" w:type="dxa"/>
              <w:left w:w="0" w:type="dxa"/>
              <w:bottom w:w="0" w:type="dxa"/>
              <w:right w:w="0" w:type="dxa"/>
            </w:tcMar>
          </w:tcPr>
          <w:p w14:paraId="7680981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A (SGNOS-A)</w:t>
            </w:r>
          </w:p>
        </w:tc>
      </w:tr>
      <w:tr w:rsidR="00086DB9" w14:paraId="76809824" w14:textId="77777777">
        <w:trPr>
          <w:cantSplit/>
        </w:trPr>
        <w:tc>
          <w:tcPr>
            <w:tcW w:w="1701" w:type="dxa"/>
            <w:shd w:val="clear" w:color="auto" w:fill="F3F3F3"/>
            <w:tcMar>
              <w:top w:w="0" w:type="dxa"/>
              <w:left w:w="0" w:type="dxa"/>
              <w:bottom w:w="0" w:type="dxa"/>
              <w:right w:w="0" w:type="dxa"/>
            </w:tcMar>
          </w:tcPr>
          <w:p w14:paraId="7680982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531</w:t>
            </w:r>
          </w:p>
        </w:tc>
        <w:tc>
          <w:tcPr>
            <w:tcW w:w="6237" w:type="dxa"/>
            <w:shd w:val="clear" w:color="auto" w:fill="F3F3F3"/>
            <w:tcMar>
              <w:top w:w="0" w:type="dxa"/>
              <w:left w:w="0" w:type="dxa"/>
              <w:bottom w:w="0" w:type="dxa"/>
              <w:right w:w="0" w:type="dxa"/>
            </w:tcMar>
          </w:tcPr>
          <w:p w14:paraId="7680982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B (SGNOS-B)</w:t>
            </w:r>
          </w:p>
        </w:tc>
      </w:tr>
      <w:tr w:rsidR="00086DB9" w14:paraId="76809828" w14:textId="77777777">
        <w:trPr>
          <w:cantSplit/>
        </w:trPr>
        <w:tc>
          <w:tcPr>
            <w:tcW w:w="1701" w:type="dxa"/>
            <w:shd w:val="clear" w:color="auto" w:fill="E6E6E6"/>
            <w:tcMar>
              <w:top w:w="0" w:type="dxa"/>
              <w:left w:w="0" w:type="dxa"/>
              <w:bottom w:w="0" w:type="dxa"/>
              <w:right w:w="0" w:type="dxa"/>
            </w:tcMar>
          </w:tcPr>
          <w:p w14:paraId="7680982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532</w:t>
            </w:r>
          </w:p>
        </w:tc>
        <w:tc>
          <w:tcPr>
            <w:tcW w:w="6237" w:type="dxa"/>
            <w:shd w:val="clear" w:color="auto" w:fill="E6E6E6"/>
            <w:tcMar>
              <w:top w:w="0" w:type="dxa"/>
              <w:left w:w="0" w:type="dxa"/>
              <w:bottom w:w="0" w:type="dxa"/>
              <w:right w:w="0" w:type="dxa"/>
            </w:tcMar>
          </w:tcPr>
          <w:p w14:paraId="7680982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C (SGNOS-C)</w:t>
            </w:r>
          </w:p>
        </w:tc>
      </w:tr>
      <w:tr w:rsidR="00086DB9" w14:paraId="7680982C" w14:textId="77777777">
        <w:trPr>
          <w:cantSplit/>
        </w:trPr>
        <w:tc>
          <w:tcPr>
            <w:tcW w:w="1701" w:type="dxa"/>
            <w:shd w:val="clear" w:color="auto" w:fill="F3F3F3"/>
            <w:tcMar>
              <w:top w:w="0" w:type="dxa"/>
              <w:left w:w="0" w:type="dxa"/>
              <w:bottom w:w="0" w:type="dxa"/>
              <w:right w:w="0" w:type="dxa"/>
            </w:tcMar>
          </w:tcPr>
          <w:p w14:paraId="7680982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533</w:t>
            </w:r>
          </w:p>
        </w:tc>
        <w:tc>
          <w:tcPr>
            <w:tcW w:w="6237" w:type="dxa"/>
            <w:shd w:val="clear" w:color="auto" w:fill="F3F3F3"/>
            <w:tcMar>
              <w:top w:w="0" w:type="dxa"/>
              <w:left w:w="0" w:type="dxa"/>
              <w:bottom w:w="0" w:type="dxa"/>
              <w:right w:w="0" w:type="dxa"/>
            </w:tcMar>
          </w:tcPr>
          <w:p w14:paraId="7680982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D (SGNOS-D)</w:t>
            </w:r>
          </w:p>
        </w:tc>
      </w:tr>
      <w:tr w:rsidR="00086DB9" w14:paraId="76809830" w14:textId="77777777">
        <w:trPr>
          <w:cantSplit/>
        </w:trPr>
        <w:tc>
          <w:tcPr>
            <w:tcW w:w="1701" w:type="dxa"/>
            <w:shd w:val="clear" w:color="auto" w:fill="E6E6E6"/>
            <w:tcMar>
              <w:top w:w="0" w:type="dxa"/>
              <w:left w:w="0" w:type="dxa"/>
              <w:bottom w:w="0" w:type="dxa"/>
              <w:right w:w="0" w:type="dxa"/>
            </w:tcMar>
          </w:tcPr>
          <w:p w14:paraId="7680982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534</w:t>
            </w:r>
          </w:p>
        </w:tc>
        <w:tc>
          <w:tcPr>
            <w:tcW w:w="6237" w:type="dxa"/>
            <w:shd w:val="clear" w:color="auto" w:fill="E6E6E6"/>
            <w:tcMar>
              <w:top w:w="0" w:type="dxa"/>
              <w:left w:w="0" w:type="dxa"/>
              <w:bottom w:w="0" w:type="dxa"/>
              <w:right w:w="0" w:type="dxa"/>
            </w:tcMar>
          </w:tcPr>
          <w:p w14:paraId="7680982F"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A (Pyxis-A)</w:t>
            </w:r>
          </w:p>
        </w:tc>
      </w:tr>
      <w:tr w:rsidR="00086DB9" w14:paraId="76809834" w14:textId="77777777">
        <w:trPr>
          <w:cantSplit/>
        </w:trPr>
        <w:tc>
          <w:tcPr>
            <w:tcW w:w="1701" w:type="dxa"/>
            <w:shd w:val="clear" w:color="auto" w:fill="F3F3F3"/>
            <w:tcMar>
              <w:top w:w="0" w:type="dxa"/>
              <w:left w:w="0" w:type="dxa"/>
              <w:bottom w:w="0" w:type="dxa"/>
              <w:right w:w="0" w:type="dxa"/>
            </w:tcMar>
          </w:tcPr>
          <w:p w14:paraId="7680983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535</w:t>
            </w:r>
          </w:p>
        </w:tc>
        <w:tc>
          <w:tcPr>
            <w:tcW w:w="6237" w:type="dxa"/>
            <w:shd w:val="clear" w:color="auto" w:fill="F3F3F3"/>
            <w:tcMar>
              <w:top w:w="0" w:type="dxa"/>
              <w:left w:w="0" w:type="dxa"/>
              <w:bottom w:w="0" w:type="dxa"/>
              <w:right w:w="0" w:type="dxa"/>
            </w:tcMar>
          </w:tcPr>
          <w:p w14:paraId="76809833" w14:textId="77777777" w:rsidR="00086DB9" w:rsidRDefault="00986FBA">
            <w:pPr>
              <w:pStyle w:val="cell"/>
              <w:snapToGrid w:val="0"/>
              <w:spacing w:line="159" w:lineRule="atLeast"/>
              <w:rPr>
                <w:rFonts w:ascii="Arial" w:hAnsi="Arial" w:cs="Arial"/>
                <w:sz w:val="16"/>
                <w:szCs w:val="16"/>
              </w:rPr>
            </w:pPr>
            <w:proofErr w:type="spellStart"/>
            <w:r>
              <w:rPr>
                <w:rFonts w:ascii="Arial" w:hAnsi="Arial" w:cs="Arial"/>
                <w:sz w:val="16"/>
                <w:szCs w:val="16"/>
              </w:rPr>
              <w:t>PlanetiQ</w:t>
            </w:r>
            <w:proofErr w:type="spellEnd"/>
            <w:r>
              <w:rPr>
                <w:rFonts w:ascii="Arial" w:hAnsi="Arial" w:cs="Arial"/>
                <w:sz w:val="16"/>
                <w:szCs w:val="16"/>
              </w:rPr>
              <w:t xml:space="preserve"> Pyxis GNSS occultation receiver B (Pyxis-B)</w:t>
            </w:r>
          </w:p>
        </w:tc>
      </w:tr>
      <w:tr w:rsidR="00086DB9" w14:paraId="76809838" w14:textId="77777777">
        <w:trPr>
          <w:cantSplit/>
        </w:trPr>
        <w:tc>
          <w:tcPr>
            <w:tcW w:w="1701" w:type="dxa"/>
            <w:shd w:val="clear" w:color="auto" w:fill="E6E6E6"/>
            <w:tcMar>
              <w:top w:w="0" w:type="dxa"/>
              <w:left w:w="0" w:type="dxa"/>
              <w:bottom w:w="0" w:type="dxa"/>
              <w:right w:w="0" w:type="dxa"/>
            </w:tcMar>
          </w:tcPr>
          <w:p w14:paraId="7680983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3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948</w:t>
            </w:r>
          </w:p>
        </w:tc>
        <w:tc>
          <w:tcPr>
            <w:tcW w:w="6237" w:type="dxa"/>
            <w:shd w:val="clear" w:color="auto" w:fill="E6E6E6"/>
            <w:tcMar>
              <w:top w:w="0" w:type="dxa"/>
              <w:left w:w="0" w:type="dxa"/>
              <w:bottom w:w="0" w:type="dxa"/>
              <w:right w:w="0" w:type="dxa"/>
            </w:tcMar>
          </w:tcPr>
          <w:p w14:paraId="7680983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w:t>
            </w:r>
            <w:r>
              <w:rPr>
                <w:rFonts w:ascii="Arial" w:eastAsia="Arial" w:hAnsi="Arial" w:cs="Arial"/>
                <w:sz w:val="16"/>
                <w:szCs w:val="16"/>
              </w:rPr>
              <w:t xml:space="preserve"> p</w:t>
            </w:r>
            <w:r>
              <w:rPr>
                <w:rFonts w:ascii="Arial" w:hAnsi="Arial" w:cs="Arial"/>
                <w:sz w:val="16"/>
                <w:szCs w:val="16"/>
              </w:rPr>
              <w:t>ositioning</w:t>
            </w:r>
            <w:r>
              <w:rPr>
                <w:rFonts w:ascii="Arial" w:eastAsia="Arial" w:hAnsi="Arial" w:cs="Arial"/>
                <w:sz w:val="16"/>
                <w:szCs w:val="16"/>
              </w:rPr>
              <w:t xml:space="preserve"> s</w:t>
            </w:r>
            <w:r>
              <w:rPr>
                <w:rFonts w:ascii="Arial" w:hAnsi="Arial" w:cs="Arial"/>
                <w:sz w:val="16"/>
                <w:szCs w:val="16"/>
              </w:rPr>
              <w:t>ystem</w:t>
            </w:r>
            <w:r>
              <w:rPr>
                <w:rFonts w:ascii="Arial" w:eastAsia="Arial" w:hAnsi="Arial" w:cs="Arial"/>
                <w:sz w:val="16"/>
                <w:szCs w:val="16"/>
              </w:rPr>
              <w:t xml:space="preserve"> o</w:t>
            </w:r>
            <w:r>
              <w:rPr>
                <w:rFonts w:ascii="Arial" w:hAnsi="Arial" w:cs="Arial"/>
                <w:sz w:val="16"/>
                <w:szCs w:val="16"/>
              </w:rPr>
              <w:t>ccultation</w:t>
            </w:r>
            <w:r>
              <w:rPr>
                <w:rFonts w:ascii="Arial" w:eastAsia="Arial" w:hAnsi="Arial" w:cs="Arial"/>
                <w:sz w:val="16"/>
                <w:szCs w:val="16"/>
              </w:rPr>
              <w:t xml:space="preserve"> s</w:t>
            </w:r>
            <w:r>
              <w:rPr>
                <w:rFonts w:ascii="Arial" w:hAnsi="Arial" w:cs="Arial"/>
                <w:sz w:val="16"/>
                <w:szCs w:val="16"/>
              </w:rPr>
              <w:t>ensor</w:t>
            </w:r>
            <w:r>
              <w:rPr>
                <w:rFonts w:ascii="Arial" w:eastAsia="Arial" w:hAnsi="Arial" w:cs="Arial"/>
                <w:sz w:val="16"/>
                <w:szCs w:val="16"/>
              </w:rPr>
              <w:t xml:space="preserve"> </w:t>
            </w:r>
            <w:r>
              <w:rPr>
                <w:rFonts w:ascii="Arial" w:hAnsi="Arial" w:cs="Arial"/>
                <w:sz w:val="16"/>
                <w:szCs w:val="16"/>
              </w:rPr>
              <w:t>(GPSOS)</w:t>
            </w:r>
          </w:p>
        </w:tc>
      </w:tr>
      <w:tr w:rsidR="00086DB9" w14:paraId="7680983C" w14:textId="77777777">
        <w:trPr>
          <w:cantSplit/>
        </w:trPr>
        <w:tc>
          <w:tcPr>
            <w:tcW w:w="1701" w:type="dxa"/>
            <w:shd w:val="clear" w:color="auto" w:fill="F3F3F3"/>
            <w:tcMar>
              <w:top w:w="0" w:type="dxa"/>
              <w:left w:w="0" w:type="dxa"/>
              <w:bottom w:w="0" w:type="dxa"/>
              <w:right w:w="0" w:type="dxa"/>
            </w:tcMar>
          </w:tcPr>
          <w:p w14:paraId="7680983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958</w:t>
            </w:r>
          </w:p>
        </w:tc>
        <w:tc>
          <w:tcPr>
            <w:tcW w:w="6237" w:type="dxa"/>
            <w:shd w:val="clear" w:color="auto" w:fill="F3F3F3"/>
            <w:tcMar>
              <w:top w:w="0" w:type="dxa"/>
              <w:left w:w="0" w:type="dxa"/>
              <w:bottom w:w="0" w:type="dxa"/>
              <w:right w:w="0" w:type="dxa"/>
            </w:tcMar>
          </w:tcPr>
          <w:p w14:paraId="7680983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 navigation satellite system occultation sounder (GNOS)</w:t>
            </w:r>
          </w:p>
        </w:tc>
      </w:tr>
    </w:tbl>
    <w:p w14:paraId="7680983D" w14:textId="1F2CB3EE" w:rsidR="00086DB9" w:rsidRDefault="00086DB9">
      <w:pPr>
        <w:pStyle w:val="Heading3"/>
        <w:numPr>
          <w:ilvl w:val="0"/>
          <w:numId w:val="0"/>
        </w:numPr>
        <w:spacing w:before="0"/>
        <w:rPr>
          <w:ins w:id="2831" w:author="Bowler, Neill" w:date="2022-09-30T16:57:00Z"/>
          <w:rFonts w:ascii="Arial" w:hAnsi="Arial" w:cs="Arial"/>
        </w:rPr>
      </w:pPr>
      <w:bookmarkStart w:id="2832" w:name="_Ref54598580"/>
      <w:bookmarkStart w:id="2833" w:name="_Ref54708741"/>
      <w:bookmarkStart w:id="2834" w:name="_Ref156285723"/>
      <w:bookmarkStart w:id="2835" w:name="_Ref156285734"/>
      <w:bookmarkEnd w:id="2827"/>
      <w:bookmarkEnd w:id="2828"/>
    </w:p>
    <w:p w14:paraId="0B00F1B4" w14:textId="77777777" w:rsidR="00435B3A" w:rsidRDefault="00435B3A" w:rsidP="00435B3A">
      <w:pPr>
        <w:pStyle w:val="Caption"/>
        <w:jc w:val="center"/>
        <w:rPr>
          <w:ins w:id="2836" w:author="Stig Syndergaard" w:date="2023-04-13T10:58:00Z"/>
        </w:rPr>
      </w:pPr>
      <w:ins w:id="2837" w:author="Stig Syndergaard" w:date="2023-04-13T10:58:00Z">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rPr>
          <w:t>9</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Diagnostic Identifier (Common Code Table C–?)</w:t>
        </w:r>
      </w:ins>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435B3A" w14:paraId="1EDCC274" w14:textId="77777777" w:rsidTr="00A761FC">
        <w:trPr>
          <w:cantSplit/>
          <w:ins w:id="2838" w:author="Stig Syndergaard" w:date="2023-04-13T10:58:00Z"/>
        </w:trPr>
        <w:tc>
          <w:tcPr>
            <w:tcW w:w="1701" w:type="dxa"/>
            <w:shd w:val="clear" w:color="auto" w:fill="94BD5E"/>
            <w:tcMar>
              <w:top w:w="0" w:type="dxa"/>
              <w:left w:w="0" w:type="dxa"/>
              <w:bottom w:w="0" w:type="dxa"/>
              <w:right w:w="0" w:type="dxa"/>
            </w:tcMar>
            <w:vAlign w:val="center"/>
          </w:tcPr>
          <w:p w14:paraId="3E4547BB" w14:textId="77777777" w:rsidR="00435B3A" w:rsidRDefault="00435B3A" w:rsidP="00A761FC">
            <w:pPr>
              <w:pStyle w:val="cell"/>
              <w:snapToGrid w:val="0"/>
              <w:spacing w:line="159" w:lineRule="atLeast"/>
              <w:jc w:val="center"/>
              <w:rPr>
                <w:ins w:id="2839" w:author="Stig Syndergaard" w:date="2023-04-13T10:58:00Z"/>
                <w:rFonts w:ascii="Arial" w:hAnsi="Arial" w:cs="Arial"/>
                <w:b/>
                <w:sz w:val="16"/>
                <w:szCs w:val="16"/>
              </w:rPr>
            </w:pPr>
            <w:ins w:id="2840" w:author="Stig Syndergaard" w:date="2023-04-13T10:58:00Z">
              <w:r>
                <w:rPr>
                  <w:rFonts w:ascii="Arial" w:hAnsi="Arial" w:cs="Arial"/>
                  <w:b/>
                  <w:sz w:val="16"/>
                  <w:szCs w:val="16"/>
                </w:rPr>
                <w:t>Descriptor</w:t>
              </w:r>
            </w:ins>
          </w:p>
        </w:tc>
        <w:tc>
          <w:tcPr>
            <w:tcW w:w="1134" w:type="dxa"/>
            <w:shd w:val="clear" w:color="auto" w:fill="94BD5E"/>
            <w:tcMar>
              <w:top w:w="0" w:type="dxa"/>
              <w:left w:w="0" w:type="dxa"/>
              <w:bottom w:w="0" w:type="dxa"/>
              <w:right w:w="0" w:type="dxa"/>
            </w:tcMar>
          </w:tcPr>
          <w:p w14:paraId="02DD9366" w14:textId="77777777" w:rsidR="00435B3A" w:rsidRDefault="00435B3A" w:rsidP="00A761FC">
            <w:pPr>
              <w:pStyle w:val="cell"/>
              <w:snapToGrid w:val="0"/>
              <w:spacing w:line="159" w:lineRule="atLeast"/>
              <w:jc w:val="center"/>
              <w:rPr>
                <w:ins w:id="2841" w:author="Stig Syndergaard" w:date="2023-04-13T10:58:00Z"/>
                <w:rFonts w:ascii="Arial" w:hAnsi="Arial" w:cs="Arial"/>
                <w:b/>
                <w:sz w:val="16"/>
                <w:szCs w:val="16"/>
              </w:rPr>
            </w:pPr>
            <w:ins w:id="2842" w:author="Stig Syndergaard" w:date="2023-04-13T10:58:00Z">
              <w:r>
                <w:rPr>
                  <w:rFonts w:ascii="Arial" w:hAnsi="Arial" w:cs="Arial"/>
                  <w:b/>
                  <w:sz w:val="16"/>
                  <w:szCs w:val="16"/>
                </w:rPr>
                <w:t>Value</w:t>
              </w:r>
            </w:ins>
          </w:p>
        </w:tc>
        <w:tc>
          <w:tcPr>
            <w:tcW w:w="6237" w:type="dxa"/>
            <w:shd w:val="clear" w:color="auto" w:fill="94BD5E"/>
            <w:tcMar>
              <w:top w:w="0" w:type="dxa"/>
              <w:left w:w="0" w:type="dxa"/>
              <w:bottom w:w="0" w:type="dxa"/>
              <w:right w:w="0" w:type="dxa"/>
            </w:tcMar>
          </w:tcPr>
          <w:p w14:paraId="096C67F4" w14:textId="77777777" w:rsidR="00435B3A" w:rsidRDefault="00435B3A" w:rsidP="00A761FC">
            <w:pPr>
              <w:pStyle w:val="cell"/>
              <w:snapToGrid w:val="0"/>
              <w:spacing w:line="159" w:lineRule="atLeast"/>
              <w:jc w:val="center"/>
              <w:rPr>
                <w:ins w:id="2843" w:author="Stig Syndergaard" w:date="2023-04-13T10:58:00Z"/>
                <w:rFonts w:ascii="Arial" w:hAnsi="Arial" w:cs="Arial"/>
                <w:b/>
                <w:sz w:val="16"/>
                <w:szCs w:val="16"/>
              </w:rPr>
            </w:pPr>
            <w:ins w:id="2844" w:author="Stig Syndergaard" w:date="2023-04-13T10:58:00Z">
              <w:r>
                <w:rPr>
                  <w:rFonts w:ascii="Arial" w:hAnsi="Arial" w:cs="Arial"/>
                  <w:b/>
                  <w:sz w:val="16"/>
                  <w:szCs w:val="16"/>
                </w:rPr>
                <w:t>Diagnostic type</w:t>
              </w:r>
            </w:ins>
          </w:p>
        </w:tc>
      </w:tr>
      <w:tr w:rsidR="00435B3A" w14:paraId="3FB0D6D0" w14:textId="77777777" w:rsidTr="00A761FC">
        <w:trPr>
          <w:cantSplit/>
          <w:ins w:id="2845" w:author="Stig Syndergaard" w:date="2023-04-13T10:58:00Z"/>
        </w:trPr>
        <w:tc>
          <w:tcPr>
            <w:tcW w:w="1701" w:type="dxa"/>
            <w:shd w:val="clear" w:color="auto" w:fill="F3F3F3"/>
            <w:tcMar>
              <w:top w:w="0" w:type="dxa"/>
              <w:left w:w="0" w:type="dxa"/>
              <w:bottom w:w="0" w:type="dxa"/>
              <w:right w:w="0" w:type="dxa"/>
            </w:tcMar>
          </w:tcPr>
          <w:p w14:paraId="161C9933" w14:textId="77777777" w:rsidR="00435B3A" w:rsidRPr="00435B3A" w:rsidRDefault="00435B3A" w:rsidP="00A761FC">
            <w:pPr>
              <w:pStyle w:val="cell"/>
              <w:snapToGrid w:val="0"/>
              <w:spacing w:line="159" w:lineRule="atLeast"/>
              <w:jc w:val="center"/>
              <w:rPr>
                <w:ins w:id="2846" w:author="Stig Syndergaard" w:date="2023-04-13T10:58:00Z"/>
                <w:rFonts w:ascii="Arial" w:hAnsi="Arial" w:cs="Arial"/>
                <w:b/>
                <w:color w:val="0000FF"/>
                <w:sz w:val="16"/>
                <w:szCs w:val="16"/>
              </w:rPr>
            </w:pPr>
            <w:ins w:id="2847" w:author="Stig Syndergaard" w:date="2023-04-13T10:58:00Z">
              <w:r w:rsidRPr="00435B3A">
                <w:rPr>
                  <w:rFonts w:ascii="Arial" w:hAnsi="Arial" w:cs="Arial"/>
                  <w:b/>
                  <w:color w:val="0000FF"/>
                  <w:sz w:val="16"/>
                  <w:szCs w:val="16"/>
                  <w:rPrChange w:id="2848" w:author="Stig Syndergaard" w:date="2023-04-13T11:03:00Z">
                    <w:rPr>
                      <w:rFonts w:ascii="Arial" w:hAnsi="Arial" w:cs="Arial"/>
                      <w:b/>
                      <w:color w:val="FF0000"/>
                      <w:sz w:val="16"/>
                      <w:szCs w:val="16"/>
                    </w:rPr>
                  </w:rPrChange>
                </w:rPr>
                <w:t>0 08 027 (New)</w:t>
              </w:r>
            </w:ins>
          </w:p>
        </w:tc>
        <w:tc>
          <w:tcPr>
            <w:tcW w:w="1134" w:type="dxa"/>
            <w:shd w:val="clear" w:color="auto" w:fill="F3F3F3"/>
            <w:tcMar>
              <w:top w:w="0" w:type="dxa"/>
              <w:left w:w="0" w:type="dxa"/>
              <w:bottom w:w="0" w:type="dxa"/>
              <w:right w:w="0" w:type="dxa"/>
            </w:tcMar>
          </w:tcPr>
          <w:p w14:paraId="622E058A" w14:textId="77777777" w:rsidR="00435B3A" w:rsidRPr="008B12B0" w:rsidRDefault="00435B3A" w:rsidP="00A761FC">
            <w:pPr>
              <w:pStyle w:val="cell"/>
              <w:snapToGrid w:val="0"/>
              <w:spacing w:line="159" w:lineRule="atLeast"/>
              <w:jc w:val="center"/>
              <w:rPr>
                <w:ins w:id="2849" w:author="Stig Syndergaard" w:date="2023-04-13T10:58:00Z"/>
                <w:rFonts w:ascii="Arial" w:hAnsi="Arial" w:cs="Arial"/>
                <w:b/>
                <w:sz w:val="16"/>
                <w:szCs w:val="16"/>
              </w:rPr>
            </w:pPr>
            <w:ins w:id="2850" w:author="Stig Syndergaard" w:date="2023-04-13T10:58:00Z">
              <w:r w:rsidRPr="008B12B0">
                <w:rPr>
                  <w:rFonts w:ascii="Arial" w:hAnsi="Arial" w:cs="Arial"/>
                  <w:b/>
                  <w:sz w:val="16"/>
                  <w:szCs w:val="16"/>
                </w:rPr>
                <w:t>1</w:t>
              </w:r>
            </w:ins>
          </w:p>
        </w:tc>
        <w:tc>
          <w:tcPr>
            <w:tcW w:w="6237" w:type="dxa"/>
            <w:shd w:val="clear" w:color="auto" w:fill="F3F3F3"/>
            <w:tcMar>
              <w:top w:w="0" w:type="dxa"/>
              <w:left w:w="0" w:type="dxa"/>
              <w:bottom w:w="0" w:type="dxa"/>
              <w:right w:w="0" w:type="dxa"/>
            </w:tcMar>
          </w:tcPr>
          <w:p w14:paraId="1A9776AF" w14:textId="77777777" w:rsidR="00435B3A" w:rsidRPr="005242AD" w:rsidRDefault="00435B3A" w:rsidP="00A761FC">
            <w:pPr>
              <w:pStyle w:val="Standard"/>
              <w:snapToGrid w:val="0"/>
              <w:spacing w:line="159" w:lineRule="atLeast"/>
              <w:rPr>
                <w:ins w:id="2851" w:author="Stig Syndergaard" w:date="2023-04-13T10:58:00Z"/>
                <w:rFonts w:ascii="Arial" w:hAnsi="Arial" w:cs="Arial"/>
                <w:sz w:val="16"/>
                <w:szCs w:val="16"/>
              </w:rPr>
            </w:pPr>
            <w:ins w:id="2852" w:author="Stig Syndergaard" w:date="2023-04-13T10:58:00Z">
              <w:r>
                <w:rPr>
                  <w:rFonts w:ascii="Arial" w:hAnsi="Arial" w:cs="Arial"/>
                  <w:sz w:val="16"/>
                  <w:szCs w:val="16"/>
                </w:rPr>
                <w:t>L</w:t>
              </w:r>
              <w:r w:rsidRPr="005242AD">
                <w:rPr>
                  <w:rFonts w:ascii="Arial" w:hAnsi="Arial" w:cs="Arial"/>
                  <w:sz w:val="16"/>
                  <w:szCs w:val="16"/>
                </w:rPr>
                <w:t>ocal spectral width</w:t>
              </w:r>
              <w:r>
                <w:rPr>
                  <w:rFonts w:ascii="Arial" w:hAnsi="Arial" w:cs="Arial"/>
                  <w:sz w:val="16"/>
                  <w:szCs w:val="16"/>
                </w:rPr>
                <w:t xml:space="preserve"> as a fraction of bending angle</w:t>
              </w:r>
            </w:ins>
          </w:p>
        </w:tc>
      </w:tr>
      <w:tr w:rsidR="00435B3A" w:rsidRPr="008B12B0" w14:paraId="722623FB" w14:textId="77777777" w:rsidTr="00A761FC">
        <w:trPr>
          <w:cantSplit/>
          <w:ins w:id="2853" w:author="Stig Syndergaard" w:date="2023-04-13T10:58:00Z"/>
        </w:trPr>
        <w:tc>
          <w:tcPr>
            <w:tcW w:w="1701" w:type="dxa"/>
            <w:shd w:val="clear" w:color="auto" w:fill="E0E0E0"/>
            <w:tcMar>
              <w:top w:w="0" w:type="dxa"/>
              <w:left w:w="0" w:type="dxa"/>
              <w:bottom w:w="0" w:type="dxa"/>
              <w:right w:w="0" w:type="dxa"/>
            </w:tcMar>
          </w:tcPr>
          <w:p w14:paraId="7E2DCF16" w14:textId="77777777" w:rsidR="00435B3A" w:rsidRPr="008B12B0" w:rsidRDefault="00435B3A" w:rsidP="00A761FC">
            <w:pPr>
              <w:pStyle w:val="cell"/>
              <w:snapToGrid w:val="0"/>
              <w:jc w:val="center"/>
              <w:rPr>
                <w:ins w:id="2854" w:author="Stig Syndergaard" w:date="2023-04-13T10:58:00Z"/>
                <w:rFonts w:ascii="Arial" w:hAnsi="Arial" w:cs="Arial"/>
                <w:sz w:val="16"/>
                <w:szCs w:val="16"/>
              </w:rPr>
            </w:pPr>
          </w:p>
        </w:tc>
        <w:tc>
          <w:tcPr>
            <w:tcW w:w="1134" w:type="dxa"/>
            <w:shd w:val="clear" w:color="auto" w:fill="E0E0E0"/>
            <w:tcMar>
              <w:top w:w="0" w:type="dxa"/>
              <w:left w:w="0" w:type="dxa"/>
              <w:bottom w:w="0" w:type="dxa"/>
              <w:right w:w="0" w:type="dxa"/>
            </w:tcMar>
          </w:tcPr>
          <w:p w14:paraId="3E6E83EA" w14:textId="77777777" w:rsidR="00435B3A" w:rsidRPr="008B12B0" w:rsidRDefault="00435B3A" w:rsidP="00A761FC">
            <w:pPr>
              <w:pStyle w:val="cell"/>
              <w:snapToGrid w:val="0"/>
              <w:spacing w:line="159" w:lineRule="atLeast"/>
              <w:jc w:val="center"/>
              <w:rPr>
                <w:ins w:id="2855" w:author="Stig Syndergaard" w:date="2023-04-13T10:58:00Z"/>
                <w:rFonts w:ascii="Arial" w:hAnsi="Arial" w:cs="Arial"/>
                <w:b/>
                <w:sz w:val="16"/>
                <w:szCs w:val="16"/>
              </w:rPr>
            </w:pPr>
            <w:ins w:id="2856" w:author="Stig Syndergaard" w:date="2023-04-13T10:58:00Z">
              <w:r w:rsidRPr="008B12B0">
                <w:rPr>
                  <w:rFonts w:ascii="Arial" w:hAnsi="Arial" w:cs="Arial"/>
                  <w:b/>
                  <w:sz w:val="16"/>
                  <w:szCs w:val="16"/>
                </w:rPr>
                <w:t>2</w:t>
              </w:r>
            </w:ins>
          </w:p>
        </w:tc>
        <w:tc>
          <w:tcPr>
            <w:tcW w:w="6237" w:type="dxa"/>
            <w:shd w:val="clear" w:color="auto" w:fill="E0E0E0"/>
            <w:tcMar>
              <w:top w:w="0" w:type="dxa"/>
              <w:left w:w="0" w:type="dxa"/>
              <w:bottom w:w="0" w:type="dxa"/>
              <w:right w:w="0" w:type="dxa"/>
            </w:tcMar>
          </w:tcPr>
          <w:p w14:paraId="30C78AD7" w14:textId="77777777" w:rsidR="00435B3A" w:rsidRPr="008B12B0" w:rsidRDefault="00435B3A" w:rsidP="00A761FC">
            <w:pPr>
              <w:pStyle w:val="cell"/>
              <w:snapToGrid w:val="0"/>
              <w:spacing w:line="159" w:lineRule="atLeast"/>
              <w:rPr>
                <w:ins w:id="2857" w:author="Stig Syndergaard" w:date="2023-04-13T10:58:00Z"/>
                <w:rFonts w:ascii="Arial" w:hAnsi="Arial" w:cs="Arial"/>
                <w:sz w:val="16"/>
                <w:szCs w:val="16"/>
              </w:rPr>
            </w:pPr>
            <w:proofErr w:type="spellStart"/>
            <w:ins w:id="2858" w:author="Stig Syndergaard" w:date="2023-04-13T10:58:00Z">
              <w:r>
                <w:rPr>
                  <w:rFonts w:ascii="Arial" w:hAnsi="Arial" w:cs="Arial"/>
                  <w:sz w:val="16"/>
                  <w:szCs w:val="16"/>
                </w:rPr>
                <w:t>Rényi</w:t>
              </w:r>
              <w:proofErr w:type="spellEnd"/>
              <w:r>
                <w:rPr>
                  <w:rFonts w:ascii="Arial" w:hAnsi="Arial" w:cs="Arial"/>
                  <w:sz w:val="16"/>
                  <w:szCs w:val="16"/>
                </w:rPr>
                <w:t xml:space="preserve"> entropy</w:t>
              </w:r>
            </w:ins>
          </w:p>
        </w:tc>
      </w:tr>
      <w:tr w:rsidR="00435B3A" w:rsidRPr="008B12B0" w14:paraId="421E4D90" w14:textId="77777777" w:rsidTr="00A761FC">
        <w:trPr>
          <w:cantSplit/>
          <w:ins w:id="2859" w:author="Stig Syndergaard" w:date="2023-04-13T10:58:00Z"/>
        </w:trPr>
        <w:tc>
          <w:tcPr>
            <w:tcW w:w="1701" w:type="dxa"/>
            <w:shd w:val="clear" w:color="auto" w:fill="F3F3F3"/>
            <w:tcMar>
              <w:top w:w="0" w:type="dxa"/>
              <w:left w:w="0" w:type="dxa"/>
              <w:bottom w:w="0" w:type="dxa"/>
              <w:right w:w="0" w:type="dxa"/>
            </w:tcMar>
          </w:tcPr>
          <w:p w14:paraId="3C3F5822" w14:textId="77777777" w:rsidR="00435B3A" w:rsidRPr="008B12B0" w:rsidRDefault="00435B3A" w:rsidP="00A761FC">
            <w:pPr>
              <w:pStyle w:val="cell"/>
              <w:snapToGrid w:val="0"/>
              <w:jc w:val="center"/>
              <w:rPr>
                <w:ins w:id="2860" w:author="Stig Syndergaard" w:date="2023-04-13T10:58:00Z"/>
                <w:rFonts w:ascii="Arial" w:hAnsi="Arial" w:cs="Arial"/>
                <w:sz w:val="16"/>
                <w:szCs w:val="16"/>
              </w:rPr>
            </w:pPr>
          </w:p>
        </w:tc>
        <w:tc>
          <w:tcPr>
            <w:tcW w:w="1134" w:type="dxa"/>
            <w:shd w:val="clear" w:color="auto" w:fill="F3F3F3"/>
            <w:tcMar>
              <w:top w:w="0" w:type="dxa"/>
              <w:left w:w="0" w:type="dxa"/>
              <w:bottom w:w="0" w:type="dxa"/>
              <w:right w:w="0" w:type="dxa"/>
            </w:tcMar>
          </w:tcPr>
          <w:p w14:paraId="6524E53E" w14:textId="77777777" w:rsidR="00435B3A" w:rsidRPr="008B12B0" w:rsidRDefault="00435B3A" w:rsidP="00A761FC">
            <w:pPr>
              <w:pStyle w:val="cell"/>
              <w:snapToGrid w:val="0"/>
              <w:spacing w:line="159" w:lineRule="atLeast"/>
              <w:jc w:val="center"/>
              <w:rPr>
                <w:ins w:id="2861" w:author="Stig Syndergaard" w:date="2023-04-13T10:58:00Z"/>
                <w:rFonts w:ascii="Arial" w:hAnsi="Arial" w:cs="Arial"/>
                <w:b/>
                <w:sz w:val="16"/>
                <w:szCs w:val="16"/>
              </w:rPr>
            </w:pPr>
            <w:ins w:id="2862" w:author="Stig Syndergaard" w:date="2023-04-13T10:58:00Z">
              <w:r w:rsidRPr="008B12B0">
                <w:rPr>
                  <w:rFonts w:ascii="Arial" w:hAnsi="Arial" w:cs="Arial"/>
                  <w:b/>
                  <w:sz w:val="16"/>
                  <w:szCs w:val="16"/>
                </w:rPr>
                <w:t>3</w:t>
              </w:r>
            </w:ins>
          </w:p>
        </w:tc>
        <w:tc>
          <w:tcPr>
            <w:tcW w:w="6237" w:type="dxa"/>
            <w:shd w:val="clear" w:color="auto" w:fill="F3F3F3"/>
            <w:tcMar>
              <w:top w:w="0" w:type="dxa"/>
              <w:left w:w="0" w:type="dxa"/>
              <w:bottom w:w="0" w:type="dxa"/>
              <w:right w:w="0" w:type="dxa"/>
            </w:tcMar>
          </w:tcPr>
          <w:p w14:paraId="537B7402" w14:textId="77777777" w:rsidR="00435B3A" w:rsidRPr="008B12B0" w:rsidRDefault="00435B3A" w:rsidP="00A761FC">
            <w:pPr>
              <w:pStyle w:val="cell"/>
              <w:snapToGrid w:val="0"/>
              <w:spacing w:line="159" w:lineRule="atLeast"/>
              <w:rPr>
                <w:ins w:id="2863" w:author="Stig Syndergaard" w:date="2023-04-13T10:58:00Z"/>
                <w:rFonts w:ascii="Arial" w:hAnsi="Arial" w:cs="Arial"/>
                <w:sz w:val="16"/>
                <w:szCs w:val="16"/>
              </w:rPr>
            </w:pPr>
            <w:ins w:id="2864" w:author="Stig Syndergaard" w:date="2023-04-13T10:58:00Z">
              <w:r>
                <w:rPr>
                  <w:rFonts w:ascii="Arial" w:hAnsi="Arial" w:cs="Arial"/>
                  <w:sz w:val="16"/>
                  <w:szCs w:val="16"/>
                </w:rPr>
                <w:t xml:space="preserve">Fractional bending angle difference - first </w:t>
              </w:r>
              <w:proofErr w:type="spellStart"/>
              <w:r>
                <w:rPr>
                  <w:rFonts w:ascii="Arial" w:hAnsi="Arial" w:cs="Arial"/>
                  <w:sz w:val="16"/>
                  <w:szCs w:val="16"/>
                </w:rPr>
                <w:t>asphericity</w:t>
              </w:r>
              <w:proofErr w:type="spellEnd"/>
              <w:r>
                <w:rPr>
                  <w:rFonts w:ascii="Arial" w:hAnsi="Arial" w:cs="Arial"/>
                  <w:sz w:val="16"/>
                  <w:szCs w:val="16"/>
                </w:rPr>
                <w:t xml:space="preserve"> component</w:t>
              </w:r>
            </w:ins>
          </w:p>
        </w:tc>
      </w:tr>
      <w:tr w:rsidR="00435B3A" w14:paraId="06D12CD7" w14:textId="77777777" w:rsidTr="00A761FC">
        <w:trPr>
          <w:cantSplit/>
          <w:ins w:id="2865" w:author="Stig Syndergaard" w:date="2023-04-13T10:58:00Z"/>
        </w:trPr>
        <w:tc>
          <w:tcPr>
            <w:tcW w:w="1701" w:type="dxa"/>
            <w:shd w:val="clear" w:color="auto" w:fill="E0E0E0"/>
            <w:tcMar>
              <w:top w:w="0" w:type="dxa"/>
              <w:left w:w="0" w:type="dxa"/>
              <w:bottom w:w="0" w:type="dxa"/>
              <w:right w:w="0" w:type="dxa"/>
            </w:tcMar>
          </w:tcPr>
          <w:p w14:paraId="1F92692D" w14:textId="77777777" w:rsidR="00435B3A" w:rsidRPr="008B12B0" w:rsidRDefault="00435B3A" w:rsidP="00A761FC">
            <w:pPr>
              <w:pStyle w:val="cell"/>
              <w:snapToGrid w:val="0"/>
              <w:jc w:val="center"/>
              <w:rPr>
                <w:ins w:id="2866" w:author="Stig Syndergaard" w:date="2023-04-13T10:58:00Z"/>
                <w:rFonts w:ascii="Arial" w:hAnsi="Arial" w:cs="Arial"/>
                <w:sz w:val="16"/>
                <w:szCs w:val="16"/>
              </w:rPr>
            </w:pPr>
          </w:p>
        </w:tc>
        <w:tc>
          <w:tcPr>
            <w:tcW w:w="1134" w:type="dxa"/>
            <w:shd w:val="clear" w:color="auto" w:fill="E0E0E0"/>
            <w:tcMar>
              <w:top w:w="0" w:type="dxa"/>
              <w:left w:w="0" w:type="dxa"/>
              <w:bottom w:w="0" w:type="dxa"/>
              <w:right w:w="0" w:type="dxa"/>
            </w:tcMar>
          </w:tcPr>
          <w:p w14:paraId="4ED9B159" w14:textId="77777777" w:rsidR="00435B3A" w:rsidRPr="008B12B0" w:rsidRDefault="00435B3A" w:rsidP="00A761FC">
            <w:pPr>
              <w:pStyle w:val="cell"/>
              <w:snapToGrid w:val="0"/>
              <w:spacing w:line="159" w:lineRule="atLeast"/>
              <w:jc w:val="center"/>
              <w:rPr>
                <w:ins w:id="2867" w:author="Stig Syndergaard" w:date="2023-04-13T10:58:00Z"/>
                <w:rFonts w:ascii="Arial" w:hAnsi="Arial" w:cs="Arial"/>
                <w:b/>
                <w:sz w:val="16"/>
                <w:szCs w:val="16"/>
              </w:rPr>
            </w:pPr>
            <w:ins w:id="2868" w:author="Stig Syndergaard" w:date="2023-04-13T10:58:00Z">
              <w:r>
                <w:rPr>
                  <w:rFonts w:ascii="Arial" w:hAnsi="Arial" w:cs="Arial"/>
                  <w:b/>
                  <w:sz w:val="16"/>
                  <w:szCs w:val="16"/>
                </w:rPr>
                <w:t>4</w:t>
              </w:r>
            </w:ins>
          </w:p>
        </w:tc>
        <w:tc>
          <w:tcPr>
            <w:tcW w:w="6237" w:type="dxa"/>
            <w:shd w:val="clear" w:color="auto" w:fill="E0E0E0"/>
            <w:tcMar>
              <w:top w:w="0" w:type="dxa"/>
              <w:left w:w="0" w:type="dxa"/>
              <w:bottom w:w="0" w:type="dxa"/>
              <w:right w:w="0" w:type="dxa"/>
            </w:tcMar>
          </w:tcPr>
          <w:p w14:paraId="1075808C" w14:textId="77777777" w:rsidR="00435B3A" w:rsidRPr="008B12B0" w:rsidRDefault="00435B3A" w:rsidP="00A761FC">
            <w:pPr>
              <w:pStyle w:val="cell"/>
              <w:snapToGrid w:val="0"/>
              <w:spacing w:line="159" w:lineRule="atLeast"/>
              <w:rPr>
                <w:ins w:id="2869" w:author="Stig Syndergaard" w:date="2023-04-13T10:58:00Z"/>
                <w:rFonts w:ascii="Arial" w:hAnsi="Arial" w:cs="Arial"/>
                <w:sz w:val="16"/>
                <w:szCs w:val="16"/>
              </w:rPr>
            </w:pPr>
            <w:ins w:id="2870" w:author="Stig Syndergaard" w:date="2023-04-13T10:58:00Z">
              <w:r>
                <w:rPr>
                  <w:rFonts w:ascii="Arial" w:hAnsi="Arial" w:cs="Arial"/>
                  <w:sz w:val="16"/>
                  <w:szCs w:val="16"/>
                </w:rPr>
                <w:t xml:space="preserve">Fractional bending angle difference - second </w:t>
              </w:r>
              <w:proofErr w:type="spellStart"/>
              <w:r>
                <w:rPr>
                  <w:rFonts w:ascii="Arial" w:hAnsi="Arial" w:cs="Arial"/>
                  <w:sz w:val="16"/>
                  <w:szCs w:val="16"/>
                </w:rPr>
                <w:t>asphericity</w:t>
              </w:r>
              <w:proofErr w:type="spellEnd"/>
              <w:r>
                <w:rPr>
                  <w:rFonts w:ascii="Arial" w:hAnsi="Arial" w:cs="Arial"/>
                  <w:sz w:val="16"/>
                  <w:szCs w:val="16"/>
                </w:rPr>
                <w:t xml:space="preserve"> component</w:t>
              </w:r>
            </w:ins>
          </w:p>
        </w:tc>
      </w:tr>
      <w:tr w:rsidR="00435B3A" w:rsidRPr="008B12B0" w14:paraId="5BEEE987" w14:textId="77777777" w:rsidTr="00A761FC">
        <w:trPr>
          <w:cantSplit/>
          <w:ins w:id="2871" w:author="Stig Syndergaard" w:date="2023-04-13T10:58:00Z"/>
        </w:trPr>
        <w:tc>
          <w:tcPr>
            <w:tcW w:w="1701" w:type="dxa"/>
            <w:shd w:val="clear" w:color="auto" w:fill="F3F3F3"/>
            <w:tcMar>
              <w:top w:w="0" w:type="dxa"/>
              <w:left w:w="0" w:type="dxa"/>
              <w:bottom w:w="0" w:type="dxa"/>
              <w:right w:w="0" w:type="dxa"/>
            </w:tcMar>
          </w:tcPr>
          <w:p w14:paraId="21B1ED81" w14:textId="77777777" w:rsidR="00435B3A" w:rsidRPr="008B12B0" w:rsidRDefault="00435B3A" w:rsidP="00A761FC">
            <w:pPr>
              <w:pStyle w:val="cell"/>
              <w:snapToGrid w:val="0"/>
              <w:jc w:val="center"/>
              <w:rPr>
                <w:ins w:id="2872" w:author="Stig Syndergaard" w:date="2023-04-13T10:58:00Z"/>
                <w:rFonts w:ascii="Arial" w:hAnsi="Arial" w:cs="Arial"/>
                <w:sz w:val="16"/>
                <w:szCs w:val="16"/>
              </w:rPr>
            </w:pPr>
          </w:p>
        </w:tc>
        <w:tc>
          <w:tcPr>
            <w:tcW w:w="1134" w:type="dxa"/>
            <w:shd w:val="clear" w:color="auto" w:fill="F3F3F3"/>
            <w:tcMar>
              <w:top w:w="0" w:type="dxa"/>
              <w:left w:w="0" w:type="dxa"/>
              <w:bottom w:w="0" w:type="dxa"/>
              <w:right w:w="0" w:type="dxa"/>
            </w:tcMar>
          </w:tcPr>
          <w:p w14:paraId="41F12696" w14:textId="77777777" w:rsidR="00435B3A" w:rsidRPr="008B12B0" w:rsidRDefault="00435B3A" w:rsidP="00A761FC">
            <w:pPr>
              <w:pStyle w:val="cell"/>
              <w:snapToGrid w:val="0"/>
              <w:spacing w:line="159" w:lineRule="atLeast"/>
              <w:jc w:val="center"/>
              <w:rPr>
                <w:ins w:id="2873" w:author="Stig Syndergaard" w:date="2023-04-13T10:58:00Z"/>
                <w:rFonts w:ascii="Arial" w:hAnsi="Arial" w:cs="Arial"/>
                <w:b/>
                <w:sz w:val="16"/>
                <w:szCs w:val="16"/>
              </w:rPr>
            </w:pPr>
            <w:ins w:id="2874" w:author="Stig Syndergaard" w:date="2023-04-13T10:58:00Z">
              <w:r>
                <w:rPr>
                  <w:rFonts w:ascii="Arial" w:hAnsi="Arial" w:cs="Arial"/>
                  <w:b/>
                  <w:sz w:val="16"/>
                  <w:szCs w:val="16"/>
                </w:rPr>
                <w:t>5</w:t>
              </w:r>
            </w:ins>
          </w:p>
        </w:tc>
        <w:tc>
          <w:tcPr>
            <w:tcW w:w="6237" w:type="dxa"/>
            <w:shd w:val="clear" w:color="auto" w:fill="F3F3F3"/>
            <w:tcMar>
              <w:top w:w="0" w:type="dxa"/>
              <w:left w:w="0" w:type="dxa"/>
              <w:bottom w:w="0" w:type="dxa"/>
              <w:right w:w="0" w:type="dxa"/>
            </w:tcMar>
          </w:tcPr>
          <w:p w14:paraId="5B620F39" w14:textId="77777777" w:rsidR="00435B3A" w:rsidRPr="008B12B0" w:rsidRDefault="00435B3A" w:rsidP="00A761FC">
            <w:pPr>
              <w:pStyle w:val="cell"/>
              <w:snapToGrid w:val="0"/>
              <w:spacing w:line="159" w:lineRule="atLeast"/>
              <w:rPr>
                <w:ins w:id="2875" w:author="Stig Syndergaard" w:date="2023-04-13T10:58:00Z"/>
                <w:rFonts w:ascii="Arial" w:hAnsi="Arial" w:cs="Arial"/>
                <w:sz w:val="16"/>
                <w:szCs w:val="16"/>
              </w:rPr>
            </w:pPr>
            <w:ins w:id="2876" w:author="Stig Syndergaard" w:date="2023-04-13T10:58:00Z">
              <w:r>
                <w:rPr>
                  <w:rFonts w:ascii="Arial" w:hAnsi="Arial" w:cs="Arial"/>
                  <w:sz w:val="16"/>
                  <w:szCs w:val="16"/>
                </w:rPr>
                <w:t xml:space="preserve">Fractional refractivity difference - first </w:t>
              </w:r>
              <w:proofErr w:type="spellStart"/>
              <w:r>
                <w:rPr>
                  <w:rFonts w:ascii="Arial" w:hAnsi="Arial" w:cs="Arial"/>
                  <w:sz w:val="16"/>
                  <w:szCs w:val="16"/>
                </w:rPr>
                <w:t>asphericity</w:t>
              </w:r>
              <w:proofErr w:type="spellEnd"/>
              <w:r>
                <w:rPr>
                  <w:rFonts w:ascii="Arial" w:hAnsi="Arial" w:cs="Arial"/>
                  <w:sz w:val="16"/>
                  <w:szCs w:val="16"/>
                </w:rPr>
                <w:t xml:space="preserve"> component</w:t>
              </w:r>
            </w:ins>
          </w:p>
        </w:tc>
      </w:tr>
      <w:tr w:rsidR="00435B3A" w:rsidRPr="008B12B0" w14:paraId="5558646C" w14:textId="77777777" w:rsidTr="00A761FC">
        <w:trPr>
          <w:cantSplit/>
          <w:ins w:id="2877" w:author="Stig Syndergaard" w:date="2023-04-13T10:58:00Z"/>
        </w:trPr>
        <w:tc>
          <w:tcPr>
            <w:tcW w:w="1701" w:type="dxa"/>
            <w:shd w:val="clear" w:color="auto" w:fill="E0E0E0"/>
            <w:tcMar>
              <w:top w:w="0" w:type="dxa"/>
              <w:left w:w="0" w:type="dxa"/>
              <w:bottom w:w="0" w:type="dxa"/>
              <w:right w:w="0" w:type="dxa"/>
            </w:tcMar>
          </w:tcPr>
          <w:p w14:paraId="7781C87D" w14:textId="77777777" w:rsidR="00435B3A" w:rsidRPr="008B12B0" w:rsidRDefault="00435B3A" w:rsidP="00A761FC">
            <w:pPr>
              <w:pStyle w:val="cell"/>
              <w:snapToGrid w:val="0"/>
              <w:jc w:val="center"/>
              <w:rPr>
                <w:ins w:id="2878" w:author="Stig Syndergaard" w:date="2023-04-13T10:58:00Z"/>
                <w:rFonts w:ascii="Arial" w:hAnsi="Arial" w:cs="Arial"/>
                <w:sz w:val="16"/>
                <w:szCs w:val="16"/>
              </w:rPr>
            </w:pPr>
          </w:p>
        </w:tc>
        <w:tc>
          <w:tcPr>
            <w:tcW w:w="1134" w:type="dxa"/>
            <w:shd w:val="clear" w:color="auto" w:fill="E0E0E0"/>
            <w:tcMar>
              <w:top w:w="0" w:type="dxa"/>
              <w:left w:w="0" w:type="dxa"/>
              <w:bottom w:w="0" w:type="dxa"/>
              <w:right w:w="0" w:type="dxa"/>
            </w:tcMar>
          </w:tcPr>
          <w:p w14:paraId="48F56B8E" w14:textId="77777777" w:rsidR="00435B3A" w:rsidRPr="008B12B0" w:rsidRDefault="00435B3A" w:rsidP="00A761FC">
            <w:pPr>
              <w:pStyle w:val="cell"/>
              <w:snapToGrid w:val="0"/>
              <w:spacing w:line="159" w:lineRule="atLeast"/>
              <w:jc w:val="center"/>
              <w:rPr>
                <w:ins w:id="2879" w:author="Stig Syndergaard" w:date="2023-04-13T10:58:00Z"/>
                <w:rFonts w:ascii="Arial" w:hAnsi="Arial" w:cs="Arial"/>
                <w:b/>
                <w:sz w:val="16"/>
                <w:szCs w:val="16"/>
              </w:rPr>
            </w:pPr>
            <w:ins w:id="2880" w:author="Stig Syndergaard" w:date="2023-04-13T10:58:00Z">
              <w:r>
                <w:rPr>
                  <w:rFonts w:ascii="Arial" w:hAnsi="Arial" w:cs="Arial"/>
                  <w:b/>
                  <w:sz w:val="16"/>
                  <w:szCs w:val="16"/>
                </w:rPr>
                <w:t>6</w:t>
              </w:r>
            </w:ins>
          </w:p>
        </w:tc>
        <w:tc>
          <w:tcPr>
            <w:tcW w:w="6237" w:type="dxa"/>
            <w:shd w:val="clear" w:color="auto" w:fill="E0E0E0"/>
            <w:tcMar>
              <w:top w:w="0" w:type="dxa"/>
              <w:left w:w="0" w:type="dxa"/>
              <w:bottom w:w="0" w:type="dxa"/>
              <w:right w:w="0" w:type="dxa"/>
            </w:tcMar>
          </w:tcPr>
          <w:p w14:paraId="0A2C0214" w14:textId="77777777" w:rsidR="00435B3A" w:rsidRPr="008B12B0" w:rsidRDefault="00435B3A" w:rsidP="00A761FC">
            <w:pPr>
              <w:pStyle w:val="cell"/>
              <w:snapToGrid w:val="0"/>
              <w:spacing w:line="159" w:lineRule="atLeast"/>
              <w:rPr>
                <w:ins w:id="2881" w:author="Stig Syndergaard" w:date="2023-04-13T10:58:00Z"/>
                <w:rFonts w:ascii="Arial" w:hAnsi="Arial" w:cs="Arial"/>
                <w:sz w:val="16"/>
                <w:szCs w:val="16"/>
              </w:rPr>
            </w:pPr>
            <w:ins w:id="2882" w:author="Stig Syndergaard" w:date="2023-04-13T10:58:00Z">
              <w:r>
                <w:rPr>
                  <w:rFonts w:ascii="Arial" w:hAnsi="Arial" w:cs="Arial"/>
                  <w:sz w:val="16"/>
                  <w:szCs w:val="16"/>
                </w:rPr>
                <w:t xml:space="preserve">Fractional refractivity difference - second </w:t>
              </w:r>
              <w:proofErr w:type="spellStart"/>
              <w:r>
                <w:rPr>
                  <w:rFonts w:ascii="Arial" w:hAnsi="Arial" w:cs="Arial"/>
                  <w:sz w:val="16"/>
                  <w:szCs w:val="16"/>
                </w:rPr>
                <w:t>asphericity</w:t>
              </w:r>
              <w:proofErr w:type="spellEnd"/>
              <w:r>
                <w:rPr>
                  <w:rFonts w:ascii="Arial" w:hAnsi="Arial" w:cs="Arial"/>
                  <w:sz w:val="16"/>
                  <w:szCs w:val="16"/>
                </w:rPr>
                <w:t xml:space="preserve"> component</w:t>
              </w:r>
            </w:ins>
          </w:p>
        </w:tc>
      </w:tr>
      <w:tr w:rsidR="00435B3A" w:rsidRPr="008B12B0" w14:paraId="484825DB" w14:textId="77777777" w:rsidTr="00A761FC">
        <w:trPr>
          <w:cantSplit/>
          <w:ins w:id="2883" w:author="Stig Syndergaard" w:date="2023-04-13T10:58:00Z"/>
        </w:trPr>
        <w:tc>
          <w:tcPr>
            <w:tcW w:w="1701" w:type="dxa"/>
            <w:shd w:val="clear" w:color="auto" w:fill="F3F3F3"/>
            <w:tcMar>
              <w:top w:w="0" w:type="dxa"/>
              <w:left w:w="0" w:type="dxa"/>
              <w:bottom w:w="0" w:type="dxa"/>
              <w:right w:w="0" w:type="dxa"/>
            </w:tcMar>
          </w:tcPr>
          <w:p w14:paraId="3B11750D" w14:textId="77777777" w:rsidR="00435B3A" w:rsidRPr="008B12B0" w:rsidRDefault="00435B3A" w:rsidP="00A761FC">
            <w:pPr>
              <w:pStyle w:val="cell"/>
              <w:snapToGrid w:val="0"/>
              <w:jc w:val="center"/>
              <w:rPr>
                <w:ins w:id="2884" w:author="Stig Syndergaard" w:date="2023-04-13T10:58:00Z"/>
                <w:rFonts w:ascii="Arial" w:hAnsi="Arial" w:cs="Arial"/>
                <w:sz w:val="16"/>
                <w:szCs w:val="16"/>
              </w:rPr>
            </w:pPr>
          </w:p>
        </w:tc>
        <w:tc>
          <w:tcPr>
            <w:tcW w:w="1134" w:type="dxa"/>
            <w:shd w:val="clear" w:color="auto" w:fill="F3F3F3"/>
            <w:tcMar>
              <w:top w:w="0" w:type="dxa"/>
              <w:left w:w="0" w:type="dxa"/>
              <w:bottom w:w="0" w:type="dxa"/>
              <w:right w:w="0" w:type="dxa"/>
            </w:tcMar>
          </w:tcPr>
          <w:p w14:paraId="27C44A31" w14:textId="77777777" w:rsidR="00435B3A" w:rsidRPr="008B12B0" w:rsidRDefault="00435B3A" w:rsidP="00A761FC">
            <w:pPr>
              <w:pStyle w:val="cell"/>
              <w:snapToGrid w:val="0"/>
              <w:spacing w:line="159" w:lineRule="atLeast"/>
              <w:jc w:val="center"/>
              <w:rPr>
                <w:ins w:id="2885" w:author="Stig Syndergaard" w:date="2023-04-13T10:58:00Z"/>
                <w:rFonts w:ascii="Arial" w:hAnsi="Arial" w:cs="Arial"/>
                <w:b/>
                <w:sz w:val="16"/>
                <w:szCs w:val="16"/>
              </w:rPr>
            </w:pPr>
            <w:ins w:id="2886" w:author="Stig Syndergaard" w:date="2023-04-13T10:58:00Z">
              <w:r>
                <w:rPr>
                  <w:rFonts w:ascii="Arial" w:hAnsi="Arial" w:cs="Arial"/>
                  <w:b/>
                  <w:sz w:val="16"/>
                  <w:szCs w:val="16"/>
                </w:rPr>
                <w:t>7</w:t>
              </w:r>
            </w:ins>
          </w:p>
        </w:tc>
        <w:tc>
          <w:tcPr>
            <w:tcW w:w="6237" w:type="dxa"/>
            <w:shd w:val="clear" w:color="auto" w:fill="F3F3F3"/>
            <w:tcMar>
              <w:top w:w="0" w:type="dxa"/>
              <w:left w:w="0" w:type="dxa"/>
              <w:bottom w:w="0" w:type="dxa"/>
              <w:right w:w="0" w:type="dxa"/>
            </w:tcMar>
          </w:tcPr>
          <w:p w14:paraId="305F04CE" w14:textId="77777777" w:rsidR="00435B3A" w:rsidRPr="008B12B0" w:rsidRDefault="00435B3A" w:rsidP="00A761FC">
            <w:pPr>
              <w:pStyle w:val="cell"/>
              <w:snapToGrid w:val="0"/>
              <w:spacing w:line="159" w:lineRule="atLeast"/>
              <w:rPr>
                <w:ins w:id="2887" w:author="Stig Syndergaard" w:date="2023-04-13T10:58:00Z"/>
                <w:rFonts w:ascii="Arial" w:hAnsi="Arial" w:cs="Arial"/>
                <w:sz w:val="16"/>
                <w:szCs w:val="16"/>
              </w:rPr>
            </w:pPr>
            <w:ins w:id="2888" w:author="Stig Syndergaard" w:date="2023-04-13T10:58:00Z">
              <w:r>
                <w:rPr>
                  <w:rFonts w:ascii="Arial" w:hAnsi="Arial" w:cs="Arial"/>
                  <w:sz w:val="16"/>
                  <w:szCs w:val="16"/>
                </w:rPr>
                <w:t>Estimated systematic error as a fraction of bending angle</w:t>
              </w:r>
            </w:ins>
          </w:p>
        </w:tc>
      </w:tr>
      <w:tr w:rsidR="00435B3A" w:rsidRPr="008B12B0" w14:paraId="762DD45B" w14:textId="77777777" w:rsidTr="00A761FC">
        <w:trPr>
          <w:cantSplit/>
          <w:ins w:id="2889" w:author="Stig Syndergaard" w:date="2023-04-13T10:58:00Z"/>
        </w:trPr>
        <w:tc>
          <w:tcPr>
            <w:tcW w:w="1701" w:type="dxa"/>
            <w:shd w:val="clear" w:color="auto" w:fill="E0E0E0"/>
            <w:tcMar>
              <w:top w:w="0" w:type="dxa"/>
              <w:left w:w="0" w:type="dxa"/>
              <w:bottom w:w="0" w:type="dxa"/>
              <w:right w:w="0" w:type="dxa"/>
            </w:tcMar>
          </w:tcPr>
          <w:p w14:paraId="12E1264B" w14:textId="77777777" w:rsidR="00435B3A" w:rsidRPr="008B12B0" w:rsidRDefault="00435B3A" w:rsidP="00A761FC">
            <w:pPr>
              <w:pStyle w:val="cell"/>
              <w:snapToGrid w:val="0"/>
              <w:jc w:val="center"/>
              <w:rPr>
                <w:ins w:id="2890" w:author="Stig Syndergaard" w:date="2023-04-13T10:58:00Z"/>
                <w:rFonts w:ascii="Arial" w:hAnsi="Arial" w:cs="Arial"/>
                <w:sz w:val="16"/>
                <w:szCs w:val="16"/>
              </w:rPr>
            </w:pPr>
          </w:p>
        </w:tc>
        <w:tc>
          <w:tcPr>
            <w:tcW w:w="1134" w:type="dxa"/>
            <w:shd w:val="clear" w:color="auto" w:fill="E0E0E0"/>
            <w:tcMar>
              <w:top w:w="0" w:type="dxa"/>
              <w:left w:w="0" w:type="dxa"/>
              <w:bottom w:w="0" w:type="dxa"/>
              <w:right w:w="0" w:type="dxa"/>
            </w:tcMar>
          </w:tcPr>
          <w:p w14:paraId="6286B5A7" w14:textId="77777777" w:rsidR="00435B3A" w:rsidRPr="008B12B0" w:rsidRDefault="00435B3A" w:rsidP="00A761FC">
            <w:pPr>
              <w:pStyle w:val="cell"/>
              <w:snapToGrid w:val="0"/>
              <w:spacing w:line="159" w:lineRule="atLeast"/>
              <w:jc w:val="center"/>
              <w:rPr>
                <w:ins w:id="2891" w:author="Stig Syndergaard" w:date="2023-04-13T10:58:00Z"/>
                <w:rFonts w:ascii="Arial" w:hAnsi="Arial" w:cs="Arial"/>
                <w:b/>
                <w:sz w:val="16"/>
                <w:szCs w:val="16"/>
              </w:rPr>
            </w:pPr>
            <w:ins w:id="2892" w:author="Stig Syndergaard" w:date="2023-04-13T10:58:00Z">
              <w:r>
                <w:rPr>
                  <w:rFonts w:ascii="Arial" w:hAnsi="Arial" w:cs="Arial"/>
                  <w:b/>
                  <w:sz w:val="16"/>
                  <w:szCs w:val="16"/>
                </w:rPr>
                <w:t>8</w:t>
              </w:r>
            </w:ins>
          </w:p>
        </w:tc>
        <w:tc>
          <w:tcPr>
            <w:tcW w:w="6237" w:type="dxa"/>
            <w:shd w:val="clear" w:color="auto" w:fill="E0E0E0"/>
            <w:tcMar>
              <w:top w:w="0" w:type="dxa"/>
              <w:left w:w="0" w:type="dxa"/>
              <w:bottom w:w="0" w:type="dxa"/>
              <w:right w:w="0" w:type="dxa"/>
            </w:tcMar>
          </w:tcPr>
          <w:p w14:paraId="64F3C086" w14:textId="77777777" w:rsidR="00435B3A" w:rsidRPr="008B12B0" w:rsidRDefault="00435B3A" w:rsidP="00A761FC">
            <w:pPr>
              <w:pStyle w:val="cell"/>
              <w:snapToGrid w:val="0"/>
              <w:spacing w:line="159" w:lineRule="atLeast"/>
              <w:rPr>
                <w:ins w:id="2893" w:author="Stig Syndergaard" w:date="2023-04-13T10:58:00Z"/>
                <w:rFonts w:ascii="Arial" w:hAnsi="Arial" w:cs="Arial"/>
                <w:sz w:val="16"/>
                <w:szCs w:val="16"/>
              </w:rPr>
            </w:pPr>
            <w:ins w:id="2894" w:author="Stig Syndergaard" w:date="2023-04-13T10:58:00Z">
              <w:r>
                <w:rPr>
                  <w:rFonts w:ascii="Arial" w:hAnsi="Arial" w:cs="Arial"/>
                  <w:sz w:val="16"/>
                  <w:szCs w:val="16"/>
                </w:rPr>
                <w:t>Estimated systematic error as a fraction of refractivity</w:t>
              </w:r>
            </w:ins>
          </w:p>
        </w:tc>
      </w:tr>
      <w:tr w:rsidR="00E0380C" w:rsidRPr="008B12B0" w14:paraId="3FB155AF" w14:textId="77777777" w:rsidTr="00A761FC">
        <w:trPr>
          <w:cantSplit/>
          <w:ins w:id="2895" w:author="Stig Syndergaard" w:date="2023-04-13T11:16:00Z"/>
        </w:trPr>
        <w:tc>
          <w:tcPr>
            <w:tcW w:w="1701" w:type="dxa"/>
            <w:shd w:val="clear" w:color="auto" w:fill="E0E0E0"/>
            <w:tcMar>
              <w:top w:w="0" w:type="dxa"/>
              <w:left w:w="0" w:type="dxa"/>
              <w:bottom w:w="0" w:type="dxa"/>
              <w:right w:w="0" w:type="dxa"/>
            </w:tcMar>
          </w:tcPr>
          <w:p w14:paraId="1B6CF08A" w14:textId="77777777" w:rsidR="00E0380C" w:rsidRPr="008B12B0" w:rsidRDefault="00E0380C" w:rsidP="00A761FC">
            <w:pPr>
              <w:pStyle w:val="cell"/>
              <w:snapToGrid w:val="0"/>
              <w:jc w:val="center"/>
              <w:rPr>
                <w:ins w:id="2896" w:author="Stig Syndergaard" w:date="2023-04-13T11:16:00Z"/>
                <w:rFonts w:ascii="Arial" w:hAnsi="Arial" w:cs="Arial"/>
                <w:sz w:val="16"/>
                <w:szCs w:val="16"/>
              </w:rPr>
            </w:pPr>
          </w:p>
        </w:tc>
        <w:tc>
          <w:tcPr>
            <w:tcW w:w="1134" w:type="dxa"/>
            <w:shd w:val="clear" w:color="auto" w:fill="E0E0E0"/>
            <w:tcMar>
              <w:top w:w="0" w:type="dxa"/>
              <w:left w:w="0" w:type="dxa"/>
              <w:bottom w:w="0" w:type="dxa"/>
              <w:right w:w="0" w:type="dxa"/>
            </w:tcMar>
          </w:tcPr>
          <w:p w14:paraId="3D548C97" w14:textId="6D3C4F5D" w:rsidR="00E0380C" w:rsidRDefault="00E0380C" w:rsidP="00A761FC">
            <w:pPr>
              <w:pStyle w:val="cell"/>
              <w:snapToGrid w:val="0"/>
              <w:spacing w:line="159" w:lineRule="atLeast"/>
              <w:jc w:val="center"/>
              <w:rPr>
                <w:ins w:id="2897" w:author="Stig Syndergaard" w:date="2023-04-13T11:16:00Z"/>
                <w:rFonts w:ascii="Arial" w:hAnsi="Arial" w:cs="Arial"/>
                <w:b/>
                <w:sz w:val="16"/>
                <w:szCs w:val="16"/>
              </w:rPr>
            </w:pPr>
            <w:ins w:id="2898" w:author="Stig Syndergaard" w:date="2023-04-13T11:16:00Z">
              <w:r>
                <w:rPr>
                  <w:rFonts w:ascii="Arial" w:hAnsi="Arial" w:cs="Arial"/>
                  <w:b/>
                  <w:sz w:val="16"/>
                  <w:szCs w:val="16"/>
                </w:rPr>
                <w:t>9</w:t>
              </w:r>
            </w:ins>
          </w:p>
        </w:tc>
        <w:tc>
          <w:tcPr>
            <w:tcW w:w="6237" w:type="dxa"/>
            <w:shd w:val="clear" w:color="auto" w:fill="E0E0E0"/>
            <w:tcMar>
              <w:top w:w="0" w:type="dxa"/>
              <w:left w:w="0" w:type="dxa"/>
              <w:bottom w:w="0" w:type="dxa"/>
              <w:right w:w="0" w:type="dxa"/>
            </w:tcMar>
          </w:tcPr>
          <w:p w14:paraId="6FA24802" w14:textId="4B52F4BA" w:rsidR="00E0380C" w:rsidRDefault="00E0380C" w:rsidP="00A761FC">
            <w:pPr>
              <w:pStyle w:val="cell"/>
              <w:snapToGrid w:val="0"/>
              <w:spacing w:line="159" w:lineRule="atLeast"/>
              <w:rPr>
                <w:ins w:id="2899" w:author="Stig Syndergaard" w:date="2023-04-13T11:16:00Z"/>
                <w:rFonts w:ascii="Arial" w:hAnsi="Arial" w:cs="Arial"/>
                <w:sz w:val="16"/>
                <w:szCs w:val="16"/>
              </w:rPr>
            </w:pPr>
            <w:ins w:id="2900" w:author="Stig Syndergaard" w:date="2023-04-13T11:17:00Z">
              <w:r>
                <w:rPr>
                  <w:rFonts w:ascii="Arial" w:hAnsi="Arial" w:cs="Arial"/>
                  <w:sz w:val="16"/>
                  <w:szCs w:val="16"/>
                </w:rPr>
                <w:t>Observation-to-</w:t>
              </w:r>
            </w:ins>
            <w:ins w:id="2901" w:author="Stig Syndergaard" w:date="2023-04-13T11:18:00Z">
              <w:r>
                <w:rPr>
                  <w:rFonts w:ascii="Arial" w:hAnsi="Arial" w:cs="Arial"/>
                  <w:sz w:val="16"/>
                  <w:szCs w:val="16"/>
                </w:rPr>
                <w:t>background</w:t>
              </w:r>
            </w:ins>
            <w:ins w:id="2902" w:author="Stig Syndergaard" w:date="2023-04-13T11:17:00Z">
              <w:r>
                <w:rPr>
                  <w:rFonts w:ascii="Arial" w:hAnsi="Arial" w:cs="Arial"/>
                  <w:sz w:val="16"/>
                  <w:szCs w:val="16"/>
                </w:rPr>
                <w:t xml:space="preserve"> weighting</w:t>
              </w:r>
            </w:ins>
            <w:ins w:id="2903" w:author="Stig Syndergaard" w:date="2023-04-13T11:27:00Z">
              <w:r>
                <w:rPr>
                  <w:rFonts w:ascii="Arial" w:hAnsi="Arial" w:cs="Arial"/>
                  <w:sz w:val="16"/>
                  <w:szCs w:val="16"/>
                </w:rPr>
                <w:t xml:space="preserve"> ratio</w:t>
              </w:r>
            </w:ins>
          </w:p>
        </w:tc>
      </w:tr>
    </w:tbl>
    <w:p w14:paraId="573894AD" w14:textId="77777777" w:rsidR="00435B3A" w:rsidRDefault="00435B3A" w:rsidP="00435B3A">
      <w:pPr>
        <w:pStyle w:val="Standard"/>
        <w:jc w:val="center"/>
        <w:rPr>
          <w:ins w:id="2904" w:author="Stig Syndergaard" w:date="2023-04-13T10:58:00Z"/>
          <w:bCs/>
        </w:rPr>
      </w:pPr>
    </w:p>
    <w:p w14:paraId="10FF6B29" w14:textId="61D8995A" w:rsidR="00C252F7" w:rsidDel="00435B3A" w:rsidRDefault="00705E67" w:rsidP="00705E67">
      <w:pPr>
        <w:pStyle w:val="Standard"/>
        <w:jc w:val="center"/>
        <w:rPr>
          <w:ins w:id="2905" w:author="Bowler, Neill" w:date="2022-09-30T16:58:00Z"/>
          <w:del w:id="2906" w:author="Stig Syndergaard" w:date="2023-04-13T10:58:00Z"/>
          <w:b/>
          <w:bCs/>
        </w:rPr>
      </w:pPr>
      <w:ins w:id="2907" w:author="Bowler, Neill" w:date="2022-09-30T16:57:00Z">
        <w:del w:id="2908" w:author="Stig Syndergaard" w:date="2023-04-13T10:58:00Z">
          <w:r w:rsidRPr="00435B3A" w:rsidDel="00435B3A">
            <w:rPr>
              <w:b/>
              <w:bCs/>
            </w:rPr>
            <w:lastRenderedPageBreak/>
            <w:delText>Table 9. Diagnostic idenifiers</w:delText>
          </w:r>
        </w:del>
      </w:ins>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8B12B0" w:rsidDel="00435B3A" w14:paraId="084C8ABF" w14:textId="29EF5D6F" w:rsidTr="006E53E7">
        <w:trPr>
          <w:cantSplit/>
          <w:ins w:id="2909" w:author="Bowler, Neill" w:date="2022-09-30T16:58:00Z"/>
          <w:del w:id="2910" w:author="Stig Syndergaard" w:date="2023-04-13T10:58:00Z"/>
        </w:trPr>
        <w:tc>
          <w:tcPr>
            <w:tcW w:w="1701" w:type="dxa"/>
            <w:shd w:val="clear" w:color="auto" w:fill="94BD5E"/>
            <w:tcMar>
              <w:top w:w="0" w:type="dxa"/>
              <w:left w:w="0" w:type="dxa"/>
              <w:bottom w:w="0" w:type="dxa"/>
              <w:right w:w="0" w:type="dxa"/>
            </w:tcMar>
            <w:vAlign w:val="center"/>
          </w:tcPr>
          <w:p w14:paraId="03C5C197" w14:textId="447ADEE4" w:rsidR="008B12B0" w:rsidDel="00435B3A" w:rsidRDefault="008B12B0" w:rsidP="006E53E7">
            <w:pPr>
              <w:pStyle w:val="cell"/>
              <w:snapToGrid w:val="0"/>
              <w:spacing w:line="159" w:lineRule="atLeast"/>
              <w:jc w:val="center"/>
              <w:rPr>
                <w:ins w:id="2911" w:author="Bowler, Neill" w:date="2022-09-30T16:58:00Z"/>
                <w:del w:id="2912" w:author="Stig Syndergaard" w:date="2023-04-13T10:58:00Z"/>
                <w:rFonts w:ascii="Arial" w:hAnsi="Arial" w:cs="Arial"/>
                <w:b/>
                <w:sz w:val="16"/>
                <w:szCs w:val="16"/>
              </w:rPr>
            </w:pPr>
            <w:ins w:id="2913" w:author="Bowler, Neill" w:date="2022-09-30T16:58:00Z">
              <w:del w:id="2914" w:author="Stig Syndergaard" w:date="2023-04-13T10:58:00Z">
                <w:r w:rsidDel="00435B3A">
                  <w:rPr>
                    <w:rFonts w:ascii="Arial" w:hAnsi="Arial" w:cs="Arial"/>
                    <w:b/>
                    <w:sz w:val="16"/>
                    <w:szCs w:val="16"/>
                  </w:rPr>
                  <w:delText>Descriptor</w:delText>
                </w:r>
              </w:del>
            </w:ins>
          </w:p>
        </w:tc>
        <w:tc>
          <w:tcPr>
            <w:tcW w:w="1134" w:type="dxa"/>
            <w:shd w:val="clear" w:color="auto" w:fill="94BD5E"/>
            <w:tcMar>
              <w:top w:w="0" w:type="dxa"/>
              <w:left w:w="0" w:type="dxa"/>
              <w:bottom w:w="0" w:type="dxa"/>
              <w:right w:w="0" w:type="dxa"/>
            </w:tcMar>
          </w:tcPr>
          <w:p w14:paraId="54A07B85" w14:textId="13424783" w:rsidR="008B12B0" w:rsidDel="00435B3A" w:rsidRDefault="008B12B0" w:rsidP="006E53E7">
            <w:pPr>
              <w:pStyle w:val="cell"/>
              <w:snapToGrid w:val="0"/>
              <w:spacing w:line="159" w:lineRule="atLeast"/>
              <w:jc w:val="center"/>
              <w:rPr>
                <w:ins w:id="2915" w:author="Bowler, Neill" w:date="2022-09-30T16:58:00Z"/>
                <w:del w:id="2916" w:author="Stig Syndergaard" w:date="2023-04-13T10:58:00Z"/>
                <w:rFonts w:ascii="Arial" w:hAnsi="Arial" w:cs="Arial"/>
                <w:b/>
                <w:sz w:val="16"/>
                <w:szCs w:val="16"/>
              </w:rPr>
            </w:pPr>
            <w:ins w:id="2917" w:author="Bowler, Neill" w:date="2022-09-30T16:58:00Z">
              <w:del w:id="2918" w:author="Stig Syndergaard" w:date="2023-04-13T10:58:00Z">
                <w:r w:rsidDel="00435B3A">
                  <w:rPr>
                    <w:rFonts w:ascii="Arial" w:hAnsi="Arial" w:cs="Arial"/>
                    <w:b/>
                    <w:sz w:val="16"/>
                    <w:szCs w:val="16"/>
                  </w:rPr>
                  <w:delText>Value</w:delText>
                </w:r>
              </w:del>
            </w:ins>
          </w:p>
        </w:tc>
        <w:tc>
          <w:tcPr>
            <w:tcW w:w="6237" w:type="dxa"/>
            <w:shd w:val="clear" w:color="auto" w:fill="94BD5E"/>
            <w:tcMar>
              <w:top w:w="0" w:type="dxa"/>
              <w:left w:w="0" w:type="dxa"/>
              <w:bottom w:w="0" w:type="dxa"/>
              <w:right w:w="0" w:type="dxa"/>
            </w:tcMar>
          </w:tcPr>
          <w:p w14:paraId="2BAF89F7" w14:textId="47A1EC34" w:rsidR="008B12B0" w:rsidDel="00435B3A" w:rsidRDefault="008B12B0" w:rsidP="006E53E7">
            <w:pPr>
              <w:pStyle w:val="cell"/>
              <w:snapToGrid w:val="0"/>
              <w:spacing w:line="159" w:lineRule="atLeast"/>
              <w:jc w:val="center"/>
              <w:rPr>
                <w:ins w:id="2919" w:author="Bowler, Neill" w:date="2022-09-30T16:58:00Z"/>
                <w:del w:id="2920" w:author="Stig Syndergaard" w:date="2023-04-13T10:58:00Z"/>
                <w:rFonts w:ascii="Arial" w:hAnsi="Arial" w:cs="Arial"/>
                <w:b/>
                <w:sz w:val="16"/>
                <w:szCs w:val="16"/>
              </w:rPr>
            </w:pPr>
            <w:ins w:id="2921" w:author="Bowler, Neill" w:date="2022-09-30T16:58:00Z">
              <w:del w:id="2922" w:author="Stig Syndergaard" w:date="2023-04-13T10:58:00Z">
                <w:r w:rsidDel="00435B3A">
                  <w:rPr>
                    <w:rFonts w:ascii="Arial" w:hAnsi="Arial" w:cs="Arial"/>
                    <w:b/>
                    <w:sz w:val="16"/>
                    <w:szCs w:val="16"/>
                  </w:rPr>
                  <w:delText>Diagnostic meaning</w:delText>
                </w:r>
              </w:del>
            </w:ins>
          </w:p>
        </w:tc>
      </w:tr>
      <w:tr w:rsidR="008B12B0" w:rsidDel="00435B3A" w14:paraId="4BC51E6C" w14:textId="76F17310" w:rsidTr="006E53E7">
        <w:trPr>
          <w:cantSplit/>
          <w:ins w:id="2923" w:author="Bowler, Neill" w:date="2022-09-30T16:58:00Z"/>
          <w:del w:id="2924" w:author="Stig Syndergaard" w:date="2023-04-13T10:58:00Z"/>
        </w:trPr>
        <w:tc>
          <w:tcPr>
            <w:tcW w:w="1701" w:type="dxa"/>
            <w:shd w:val="clear" w:color="auto" w:fill="F3F3F3"/>
            <w:tcMar>
              <w:top w:w="0" w:type="dxa"/>
              <w:left w:w="0" w:type="dxa"/>
              <w:bottom w:w="0" w:type="dxa"/>
              <w:right w:w="0" w:type="dxa"/>
            </w:tcMar>
          </w:tcPr>
          <w:p w14:paraId="7B7375D5" w14:textId="5B9C5B82" w:rsidR="008B12B0" w:rsidRPr="008B12B0" w:rsidDel="00435B3A" w:rsidRDefault="008B12B0" w:rsidP="006E53E7">
            <w:pPr>
              <w:pStyle w:val="cell"/>
              <w:snapToGrid w:val="0"/>
              <w:spacing w:line="159" w:lineRule="atLeast"/>
              <w:jc w:val="center"/>
              <w:rPr>
                <w:ins w:id="2925" w:author="Bowler, Neill" w:date="2022-09-30T16:58:00Z"/>
                <w:del w:id="2926" w:author="Stig Syndergaard" w:date="2023-04-13T10:58:00Z"/>
                <w:rFonts w:ascii="Arial" w:hAnsi="Arial" w:cs="Arial"/>
                <w:b/>
                <w:color w:val="0000FF"/>
                <w:sz w:val="16"/>
                <w:szCs w:val="16"/>
              </w:rPr>
            </w:pPr>
            <w:ins w:id="2927" w:author="Bowler, Neill" w:date="2022-09-30T16:58:00Z">
              <w:del w:id="2928" w:author="Stig Syndergaard" w:date="2023-04-13T10:58:00Z">
                <w:r w:rsidRPr="008B12B0" w:rsidDel="00435B3A">
                  <w:rPr>
                    <w:rFonts w:ascii="Arial" w:hAnsi="Arial" w:cs="Arial"/>
                    <w:b/>
                    <w:color w:val="0000FF"/>
                    <w:sz w:val="16"/>
                    <w:szCs w:val="16"/>
                  </w:rPr>
                  <w:delText>New</w:delText>
                </w:r>
              </w:del>
            </w:ins>
          </w:p>
        </w:tc>
        <w:tc>
          <w:tcPr>
            <w:tcW w:w="1134" w:type="dxa"/>
            <w:shd w:val="clear" w:color="auto" w:fill="F3F3F3"/>
            <w:tcMar>
              <w:top w:w="0" w:type="dxa"/>
              <w:left w:w="0" w:type="dxa"/>
              <w:bottom w:w="0" w:type="dxa"/>
              <w:right w:w="0" w:type="dxa"/>
            </w:tcMar>
          </w:tcPr>
          <w:p w14:paraId="177C7247" w14:textId="05E88022" w:rsidR="008B12B0" w:rsidRPr="008B12B0" w:rsidDel="00435B3A" w:rsidRDefault="008B12B0" w:rsidP="006E53E7">
            <w:pPr>
              <w:pStyle w:val="cell"/>
              <w:snapToGrid w:val="0"/>
              <w:spacing w:line="159" w:lineRule="atLeast"/>
              <w:jc w:val="center"/>
              <w:rPr>
                <w:ins w:id="2929" w:author="Bowler, Neill" w:date="2022-09-30T16:58:00Z"/>
                <w:del w:id="2930" w:author="Stig Syndergaard" w:date="2023-04-13T10:58:00Z"/>
                <w:rFonts w:ascii="Arial" w:hAnsi="Arial" w:cs="Arial"/>
                <w:b/>
                <w:sz w:val="16"/>
                <w:szCs w:val="16"/>
              </w:rPr>
            </w:pPr>
            <w:ins w:id="2931" w:author="Bowler, Neill" w:date="2022-09-30T16:58:00Z">
              <w:del w:id="2932" w:author="Stig Syndergaard" w:date="2023-04-13T10:58:00Z">
                <w:r w:rsidRPr="008B12B0" w:rsidDel="00435B3A">
                  <w:rPr>
                    <w:rFonts w:ascii="Arial" w:hAnsi="Arial" w:cs="Arial"/>
                    <w:b/>
                    <w:sz w:val="16"/>
                    <w:szCs w:val="16"/>
                  </w:rPr>
                  <w:delText>1</w:delText>
                </w:r>
              </w:del>
            </w:ins>
          </w:p>
        </w:tc>
        <w:tc>
          <w:tcPr>
            <w:tcW w:w="6237" w:type="dxa"/>
            <w:shd w:val="clear" w:color="auto" w:fill="F3F3F3"/>
            <w:tcMar>
              <w:top w:w="0" w:type="dxa"/>
              <w:left w:w="0" w:type="dxa"/>
              <w:bottom w:w="0" w:type="dxa"/>
              <w:right w:w="0" w:type="dxa"/>
            </w:tcMar>
          </w:tcPr>
          <w:p w14:paraId="1C38D80D" w14:textId="5D3FE2ED" w:rsidR="008B12B0" w:rsidRPr="008B12B0" w:rsidDel="00435B3A" w:rsidRDefault="008B12B0" w:rsidP="006E53E7">
            <w:pPr>
              <w:pStyle w:val="Standard"/>
              <w:snapToGrid w:val="0"/>
              <w:spacing w:line="159" w:lineRule="atLeast"/>
              <w:rPr>
                <w:ins w:id="2933" w:author="Bowler, Neill" w:date="2022-09-30T16:58:00Z"/>
                <w:del w:id="2934" w:author="Stig Syndergaard" w:date="2023-04-13T10:58:00Z"/>
                <w:rFonts w:ascii="Arial" w:hAnsi="Arial" w:cs="Arial"/>
                <w:sz w:val="16"/>
                <w:szCs w:val="16"/>
                <w:rPrChange w:id="2935" w:author="Bowler, Neill" w:date="2022-09-30T16:59:00Z">
                  <w:rPr>
                    <w:ins w:id="2936" w:author="Bowler, Neill" w:date="2022-09-30T16:58:00Z"/>
                    <w:del w:id="2937" w:author="Stig Syndergaard" w:date="2023-04-13T10:58:00Z"/>
                    <w:rFonts w:ascii="Droid Sans Mono" w:hAnsi="Droid Sans Mono" w:cs="Arial"/>
                    <w:sz w:val="21"/>
                    <w:szCs w:val="16"/>
                  </w:rPr>
                </w:rPrChange>
              </w:rPr>
            </w:pPr>
            <w:ins w:id="2938" w:author="Bowler, Neill" w:date="2022-09-30T16:58:00Z">
              <w:del w:id="2939" w:author="Stig Syndergaard" w:date="2023-04-13T10:58:00Z">
                <w:r w:rsidRPr="008B12B0" w:rsidDel="00435B3A">
                  <w:rPr>
                    <w:rFonts w:ascii="Arial" w:hAnsi="Arial" w:cs="Arial"/>
                    <w:sz w:val="16"/>
                    <w:szCs w:val="16"/>
                    <w:rPrChange w:id="2940" w:author="Bowler, Neill" w:date="2022-09-30T16:59:00Z">
                      <w:rPr>
                        <w:rFonts w:ascii="Droid Sans Mono" w:hAnsi="Droid Sans Mono" w:cs="Arial"/>
                        <w:sz w:val="21"/>
                        <w:szCs w:val="16"/>
                      </w:rPr>
                    </w:rPrChange>
                  </w:rPr>
                  <w:delText>Local spec</w:delText>
                </w:r>
              </w:del>
            </w:ins>
            <w:ins w:id="2941" w:author="Bowler, Neill" w:date="2022-09-30T16:59:00Z">
              <w:del w:id="2942" w:author="Stig Syndergaard" w:date="2023-04-13T10:58:00Z">
                <w:r w:rsidRPr="008B12B0" w:rsidDel="00435B3A">
                  <w:rPr>
                    <w:rFonts w:ascii="Arial" w:hAnsi="Arial" w:cs="Arial"/>
                    <w:sz w:val="16"/>
                    <w:szCs w:val="16"/>
                    <w:rPrChange w:id="2943" w:author="Bowler, Neill" w:date="2022-09-30T16:59:00Z">
                      <w:rPr>
                        <w:rFonts w:ascii="Droid Sans Mono" w:hAnsi="Droid Sans Mono" w:cs="Arial"/>
                        <w:sz w:val="21"/>
                        <w:szCs w:val="16"/>
                      </w:rPr>
                    </w:rPrChange>
                  </w:rPr>
                  <w:delText>tral width</w:delText>
                </w:r>
                <w:r w:rsidDel="00435B3A">
                  <w:rPr>
                    <w:rFonts w:ascii="Arial" w:hAnsi="Arial" w:cs="Arial"/>
                    <w:sz w:val="16"/>
                    <w:szCs w:val="16"/>
                  </w:rPr>
                  <w:delText xml:space="preserve"> – how calculated?</w:delText>
                </w:r>
              </w:del>
            </w:ins>
          </w:p>
        </w:tc>
      </w:tr>
      <w:tr w:rsidR="008B12B0" w:rsidDel="00435B3A" w14:paraId="072B0172" w14:textId="50E6CC03" w:rsidTr="006E53E7">
        <w:trPr>
          <w:cantSplit/>
          <w:ins w:id="2944" w:author="Bowler, Neill" w:date="2022-09-30T16:58:00Z"/>
          <w:del w:id="2945" w:author="Stig Syndergaard" w:date="2023-04-13T10:58:00Z"/>
        </w:trPr>
        <w:tc>
          <w:tcPr>
            <w:tcW w:w="1701" w:type="dxa"/>
            <w:shd w:val="clear" w:color="auto" w:fill="E0E0E0"/>
            <w:tcMar>
              <w:top w:w="0" w:type="dxa"/>
              <w:left w:w="0" w:type="dxa"/>
              <w:bottom w:w="0" w:type="dxa"/>
              <w:right w:w="0" w:type="dxa"/>
            </w:tcMar>
          </w:tcPr>
          <w:p w14:paraId="642CFBCF" w14:textId="27D82C44" w:rsidR="008B12B0" w:rsidRPr="008B12B0" w:rsidDel="00435B3A" w:rsidRDefault="008B12B0" w:rsidP="006E53E7">
            <w:pPr>
              <w:pStyle w:val="cell"/>
              <w:snapToGrid w:val="0"/>
              <w:jc w:val="center"/>
              <w:rPr>
                <w:ins w:id="2946" w:author="Bowler, Neill" w:date="2022-09-30T16:58:00Z"/>
                <w:del w:id="2947" w:author="Stig Syndergaard" w:date="2023-04-13T10:58:00Z"/>
                <w:rFonts w:ascii="Arial" w:hAnsi="Arial" w:cs="Arial"/>
                <w:sz w:val="16"/>
                <w:szCs w:val="16"/>
              </w:rPr>
            </w:pPr>
          </w:p>
        </w:tc>
        <w:tc>
          <w:tcPr>
            <w:tcW w:w="1134" w:type="dxa"/>
            <w:shd w:val="clear" w:color="auto" w:fill="E0E0E0"/>
            <w:tcMar>
              <w:top w:w="0" w:type="dxa"/>
              <w:left w:w="0" w:type="dxa"/>
              <w:bottom w:w="0" w:type="dxa"/>
              <w:right w:w="0" w:type="dxa"/>
            </w:tcMar>
          </w:tcPr>
          <w:p w14:paraId="2CC52797" w14:textId="130A95FB" w:rsidR="008B12B0" w:rsidRPr="008B12B0" w:rsidDel="00435B3A" w:rsidRDefault="008B12B0" w:rsidP="006E53E7">
            <w:pPr>
              <w:pStyle w:val="cell"/>
              <w:snapToGrid w:val="0"/>
              <w:spacing w:line="159" w:lineRule="atLeast"/>
              <w:jc w:val="center"/>
              <w:rPr>
                <w:ins w:id="2948" w:author="Bowler, Neill" w:date="2022-09-30T16:58:00Z"/>
                <w:del w:id="2949" w:author="Stig Syndergaard" w:date="2023-04-13T10:58:00Z"/>
                <w:rFonts w:ascii="Arial" w:hAnsi="Arial" w:cs="Arial"/>
                <w:b/>
                <w:sz w:val="16"/>
                <w:szCs w:val="16"/>
              </w:rPr>
            </w:pPr>
            <w:ins w:id="2950" w:author="Bowler, Neill" w:date="2022-09-30T16:58:00Z">
              <w:del w:id="2951" w:author="Stig Syndergaard" w:date="2023-04-13T10:58:00Z">
                <w:r w:rsidRPr="008B12B0" w:rsidDel="00435B3A">
                  <w:rPr>
                    <w:rFonts w:ascii="Arial" w:hAnsi="Arial" w:cs="Arial"/>
                    <w:b/>
                    <w:sz w:val="16"/>
                    <w:szCs w:val="16"/>
                  </w:rPr>
                  <w:delText>2</w:delText>
                </w:r>
              </w:del>
            </w:ins>
          </w:p>
        </w:tc>
        <w:tc>
          <w:tcPr>
            <w:tcW w:w="6237" w:type="dxa"/>
            <w:shd w:val="clear" w:color="auto" w:fill="E0E0E0"/>
            <w:tcMar>
              <w:top w:w="0" w:type="dxa"/>
              <w:left w:w="0" w:type="dxa"/>
              <w:bottom w:w="0" w:type="dxa"/>
              <w:right w:w="0" w:type="dxa"/>
            </w:tcMar>
          </w:tcPr>
          <w:p w14:paraId="228C9B35" w14:textId="65719179" w:rsidR="008B12B0" w:rsidRPr="008B12B0" w:rsidDel="00435B3A" w:rsidRDefault="008B12B0" w:rsidP="006E53E7">
            <w:pPr>
              <w:pStyle w:val="cell"/>
              <w:snapToGrid w:val="0"/>
              <w:spacing w:line="159" w:lineRule="atLeast"/>
              <w:rPr>
                <w:ins w:id="2952" w:author="Bowler, Neill" w:date="2022-09-30T16:58:00Z"/>
                <w:del w:id="2953" w:author="Stig Syndergaard" w:date="2023-04-13T10:58:00Z"/>
                <w:rFonts w:ascii="Arial" w:hAnsi="Arial" w:cs="Arial"/>
                <w:sz w:val="16"/>
                <w:szCs w:val="16"/>
              </w:rPr>
            </w:pPr>
            <w:ins w:id="2954" w:author="Bowler, Neill" w:date="2022-09-30T16:59:00Z">
              <w:del w:id="2955" w:author="Stig Syndergaard" w:date="2023-04-13T10:58:00Z">
                <w:r w:rsidDel="00435B3A">
                  <w:rPr>
                    <w:rFonts w:ascii="Arial" w:hAnsi="Arial" w:cs="Arial"/>
                    <w:sz w:val="16"/>
                    <w:szCs w:val="16"/>
                  </w:rPr>
                  <w:delText>Rényi entropy, normalised to a percentage?</w:delText>
                </w:r>
              </w:del>
            </w:ins>
          </w:p>
        </w:tc>
      </w:tr>
      <w:tr w:rsidR="008B12B0" w:rsidDel="00435B3A" w14:paraId="5C4F7BE4" w14:textId="35940CC3" w:rsidTr="006E53E7">
        <w:trPr>
          <w:cantSplit/>
          <w:ins w:id="2956" w:author="Bowler, Neill" w:date="2022-09-30T16:58:00Z"/>
          <w:del w:id="2957" w:author="Stig Syndergaard" w:date="2023-04-13T10:58:00Z"/>
        </w:trPr>
        <w:tc>
          <w:tcPr>
            <w:tcW w:w="1701" w:type="dxa"/>
            <w:shd w:val="clear" w:color="auto" w:fill="F3F3F3"/>
            <w:tcMar>
              <w:top w:w="0" w:type="dxa"/>
              <w:left w:w="0" w:type="dxa"/>
              <w:bottom w:w="0" w:type="dxa"/>
              <w:right w:w="0" w:type="dxa"/>
            </w:tcMar>
          </w:tcPr>
          <w:p w14:paraId="17E326F1" w14:textId="412D6F00" w:rsidR="008B12B0" w:rsidRPr="008B12B0" w:rsidDel="00435B3A" w:rsidRDefault="008B12B0" w:rsidP="006E53E7">
            <w:pPr>
              <w:pStyle w:val="cell"/>
              <w:snapToGrid w:val="0"/>
              <w:jc w:val="center"/>
              <w:rPr>
                <w:ins w:id="2958" w:author="Bowler, Neill" w:date="2022-09-30T16:58:00Z"/>
                <w:del w:id="2959" w:author="Stig Syndergaard" w:date="2023-04-13T10:58:00Z"/>
                <w:rFonts w:ascii="Arial" w:hAnsi="Arial" w:cs="Arial"/>
                <w:sz w:val="16"/>
                <w:szCs w:val="16"/>
              </w:rPr>
            </w:pPr>
          </w:p>
        </w:tc>
        <w:tc>
          <w:tcPr>
            <w:tcW w:w="1134" w:type="dxa"/>
            <w:shd w:val="clear" w:color="auto" w:fill="F3F3F3"/>
            <w:tcMar>
              <w:top w:w="0" w:type="dxa"/>
              <w:left w:w="0" w:type="dxa"/>
              <w:bottom w:w="0" w:type="dxa"/>
              <w:right w:w="0" w:type="dxa"/>
            </w:tcMar>
          </w:tcPr>
          <w:p w14:paraId="0059ABB2" w14:textId="5CCD26E2" w:rsidR="008B12B0" w:rsidRPr="008B12B0" w:rsidDel="00435B3A" w:rsidRDefault="008B12B0" w:rsidP="006E53E7">
            <w:pPr>
              <w:pStyle w:val="cell"/>
              <w:snapToGrid w:val="0"/>
              <w:spacing w:line="159" w:lineRule="atLeast"/>
              <w:jc w:val="center"/>
              <w:rPr>
                <w:ins w:id="2960" w:author="Bowler, Neill" w:date="2022-09-30T16:58:00Z"/>
                <w:del w:id="2961" w:author="Stig Syndergaard" w:date="2023-04-13T10:58:00Z"/>
                <w:rFonts w:ascii="Arial" w:hAnsi="Arial" w:cs="Arial"/>
                <w:b/>
                <w:sz w:val="16"/>
                <w:szCs w:val="16"/>
              </w:rPr>
            </w:pPr>
            <w:ins w:id="2962" w:author="Bowler, Neill" w:date="2022-09-30T16:58:00Z">
              <w:del w:id="2963" w:author="Stig Syndergaard" w:date="2023-04-13T10:58:00Z">
                <w:r w:rsidRPr="008B12B0" w:rsidDel="00435B3A">
                  <w:rPr>
                    <w:rFonts w:ascii="Arial" w:hAnsi="Arial" w:cs="Arial"/>
                    <w:b/>
                    <w:sz w:val="16"/>
                    <w:szCs w:val="16"/>
                  </w:rPr>
                  <w:delText>3</w:delText>
                </w:r>
              </w:del>
            </w:ins>
          </w:p>
        </w:tc>
        <w:tc>
          <w:tcPr>
            <w:tcW w:w="6237" w:type="dxa"/>
            <w:shd w:val="clear" w:color="auto" w:fill="F3F3F3"/>
            <w:tcMar>
              <w:top w:w="0" w:type="dxa"/>
              <w:left w:w="0" w:type="dxa"/>
              <w:bottom w:w="0" w:type="dxa"/>
              <w:right w:w="0" w:type="dxa"/>
            </w:tcMar>
          </w:tcPr>
          <w:p w14:paraId="0B1C6B5D" w14:textId="1942DFE5" w:rsidR="008B12B0" w:rsidRPr="008B12B0" w:rsidDel="00435B3A" w:rsidRDefault="008B12B0" w:rsidP="006E53E7">
            <w:pPr>
              <w:pStyle w:val="cell"/>
              <w:snapToGrid w:val="0"/>
              <w:spacing w:line="159" w:lineRule="atLeast"/>
              <w:rPr>
                <w:ins w:id="2964" w:author="Bowler, Neill" w:date="2022-09-30T16:58:00Z"/>
                <w:del w:id="2965" w:author="Stig Syndergaard" w:date="2023-04-13T10:58:00Z"/>
                <w:rFonts w:ascii="Arial" w:hAnsi="Arial" w:cs="Arial"/>
                <w:sz w:val="16"/>
                <w:szCs w:val="16"/>
              </w:rPr>
            </w:pPr>
            <w:ins w:id="2966" w:author="Bowler, Neill" w:date="2022-09-30T16:59:00Z">
              <w:del w:id="2967" w:author="Stig Syndergaard" w:date="2023-04-13T10:58:00Z">
                <w:r w:rsidDel="00435B3A">
                  <w:rPr>
                    <w:rFonts w:ascii="Arial" w:hAnsi="Arial" w:cs="Arial"/>
                    <w:sz w:val="16"/>
                    <w:szCs w:val="16"/>
                  </w:rPr>
                  <w:delText>Something else</w:delText>
                </w:r>
              </w:del>
            </w:ins>
          </w:p>
        </w:tc>
      </w:tr>
    </w:tbl>
    <w:p w14:paraId="02C513AA" w14:textId="0BBA7401" w:rsidR="008B12B0" w:rsidRPr="00705E67" w:rsidDel="00435B3A" w:rsidRDefault="008B12B0">
      <w:pPr>
        <w:pStyle w:val="Standard"/>
        <w:jc w:val="center"/>
        <w:rPr>
          <w:del w:id="2968" w:author="Stig Syndergaard" w:date="2023-04-13T10:58:00Z"/>
          <w:bCs/>
          <w:rPrChange w:id="2969" w:author="Bowler, Neill" w:date="2022-09-30T16:57:00Z">
            <w:rPr>
              <w:del w:id="2970" w:author="Stig Syndergaard" w:date="2023-04-13T10:58:00Z"/>
              <w:rFonts w:ascii="Arial" w:hAnsi="Arial" w:cs="Arial"/>
            </w:rPr>
          </w:rPrChange>
        </w:rPr>
        <w:pPrChange w:id="2971" w:author="Bowler, Neill" w:date="2022-09-30T16:57:00Z">
          <w:pPr>
            <w:pStyle w:val="Heading3"/>
            <w:numPr>
              <w:ilvl w:val="0"/>
              <w:numId w:val="0"/>
            </w:numPr>
            <w:spacing w:before="0"/>
          </w:pPr>
        </w:pPrChange>
      </w:pPr>
    </w:p>
    <w:p w14:paraId="7680983E" w14:textId="77777777" w:rsidR="00086DB9" w:rsidRDefault="00986FBA">
      <w:pPr>
        <w:pStyle w:val="Heading3"/>
      </w:pPr>
      <w:bookmarkStart w:id="2972" w:name="__RefHeading__87038_697283655"/>
      <w:r>
        <w:t>Quality</w:t>
      </w:r>
      <w:r>
        <w:rPr>
          <w:rFonts w:eastAsia="Arial"/>
        </w:rPr>
        <w:t xml:space="preserve"> </w:t>
      </w:r>
      <w:r>
        <w:t>Flags</w:t>
      </w:r>
      <w:bookmarkEnd w:id="2972"/>
    </w:p>
    <w:p w14:paraId="7680983F"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(descriptor</w:t>
      </w:r>
      <w:r>
        <w:rPr>
          <w:rFonts w:ascii="Arial" w:eastAsia="Arial" w:hAnsi="Arial" w:cs="Arial"/>
          <w:b/>
          <w:sz w:val="20"/>
        </w:rPr>
        <w:t xml:space="preserve"> </w:t>
      </w:r>
      <w:r>
        <w:rPr>
          <w:rFonts w:ascii="Arial" w:hAnsi="Arial" w:cs="Arial"/>
          <w:b/>
          <w:color w:val="3366FF"/>
          <w:sz w:val="20"/>
        </w:rPr>
        <w:t>0</w:t>
      </w:r>
      <w:r>
        <w:rPr>
          <w:rFonts w:ascii="Arial" w:eastAsia="Arial" w:hAnsi="Arial" w:cs="Arial"/>
          <w:b/>
          <w:color w:val="3366FF"/>
          <w:sz w:val="20"/>
        </w:rPr>
        <w:t xml:space="preserve"> </w:t>
      </w:r>
      <w:r>
        <w:rPr>
          <w:rFonts w:ascii="Arial" w:hAnsi="Arial" w:cs="Arial"/>
          <w:b/>
          <w:color w:val="3366FF"/>
          <w:sz w:val="20"/>
        </w:rPr>
        <w:t>33</w:t>
      </w:r>
      <w:r>
        <w:rPr>
          <w:rFonts w:ascii="Arial" w:eastAsia="Arial" w:hAnsi="Arial" w:cs="Arial"/>
          <w:b/>
          <w:color w:val="3366FF"/>
          <w:sz w:val="20"/>
        </w:rPr>
        <w:t xml:space="preserve"> </w:t>
      </w:r>
      <w:r>
        <w:rPr>
          <w:rFonts w:ascii="Arial" w:hAnsi="Arial" w:cs="Arial"/>
          <w:b/>
          <w:color w:val="3366FF"/>
          <w:sz w:val="20"/>
        </w:rPr>
        <w:t>039</w:t>
      </w:r>
      <w:r>
        <w:rPr>
          <w:rFonts w:ascii="Arial" w:hAnsi="Arial" w:cs="Arial"/>
          <w:sz w:val="20"/>
        </w:rPr>
        <w: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_Ref291066935 </w:instrText>
      </w:r>
      <w:r>
        <w:rPr>
          <w:rFonts w:ascii="Arial" w:eastAsia="Arial" w:hAnsi="Arial" w:cs="Arial"/>
          <w:sz w:val="20"/>
        </w:rPr>
        <w:fldChar w:fldCharType="separate"/>
      </w:r>
      <w:r>
        <w:rPr>
          <w:rFonts w:ascii="Arial" w:eastAsia="Arial" w:hAnsi="Arial" w:cs="Arial"/>
          <w:sz w:val="20"/>
        </w:rPr>
        <w:t>Table 9</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generically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philosophy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(unset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(unity)</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necessarily</w:t>
      </w:r>
      <w:r>
        <w:rPr>
          <w:rFonts w:ascii="Arial" w:eastAsia="Arial" w:hAnsi="Arial" w:cs="Arial"/>
          <w:sz w:val="20"/>
        </w:rPr>
        <w:t xml:space="preserve"> </w:t>
      </w:r>
      <w:r>
        <w:rPr>
          <w:rFonts w:ascii="Arial" w:hAnsi="Arial" w:cs="Arial"/>
          <w:sz w:val="20"/>
        </w:rPr>
        <w:t>imply</w:t>
      </w:r>
      <w:r>
        <w:rPr>
          <w:rFonts w:ascii="Arial" w:eastAsia="Arial" w:hAnsi="Arial" w:cs="Arial"/>
          <w:sz w:val="20"/>
        </w:rPr>
        <w:t xml:space="preserve"> </w:t>
      </w:r>
      <w:r>
        <w:rPr>
          <w:rFonts w:ascii="Arial" w:hAnsi="Arial" w:cs="Arial"/>
          <w:sz w:val="20"/>
        </w:rPr>
        <w:t>poor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retain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spare</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'left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right'</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i/>
          <w:sz w:val="20"/>
        </w:rPr>
        <w:t>This</w:t>
      </w:r>
      <w:r>
        <w:rPr>
          <w:rFonts w:ascii="Arial" w:eastAsia="Arial" w:hAnsi="Arial" w:cs="Arial"/>
          <w:i/>
          <w:sz w:val="20"/>
        </w:rPr>
        <w:t xml:space="preserve"> </w:t>
      </w:r>
      <w:r>
        <w:rPr>
          <w:rFonts w:ascii="Arial" w:hAnsi="Arial" w:cs="Arial"/>
          <w:i/>
          <w:sz w:val="20"/>
        </w:rPr>
        <w:t>convention</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the</w:t>
      </w:r>
      <w:r>
        <w:rPr>
          <w:rFonts w:ascii="Arial" w:eastAsia="Arial" w:hAnsi="Arial" w:cs="Arial"/>
          <w:i/>
          <w:sz w:val="20"/>
        </w:rPr>
        <w:t xml:space="preserve"> </w:t>
      </w:r>
      <w:r>
        <w:rPr>
          <w:rFonts w:ascii="Arial" w:hAnsi="Arial" w:cs="Arial"/>
          <w:i/>
          <w:sz w:val="20"/>
        </w:rPr>
        <w:t>opposite</w:t>
      </w:r>
      <w:r>
        <w:rPr>
          <w:rFonts w:ascii="Arial" w:eastAsia="Arial" w:hAnsi="Arial" w:cs="Arial"/>
          <w:i/>
          <w:sz w:val="20"/>
        </w:rPr>
        <w:t xml:space="preserve"> </w:t>
      </w:r>
      <w:r>
        <w:rPr>
          <w:rFonts w:ascii="Arial" w:hAnsi="Arial" w:cs="Arial"/>
          <w:i/>
          <w:sz w:val="20"/>
        </w:rPr>
        <w:t>of</w:t>
      </w:r>
      <w:r>
        <w:rPr>
          <w:rFonts w:ascii="Arial" w:eastAsia="Arial" w:hAnsi="Arial" w:cs="Arial"/>
          <w:i/>
          <w:sz w:val="20"/>
        </w:rPr>
        <w:t xml:space="preserve"> </w:t>
      </w:r>
      <w:r>
        <w:rPr>
          <w:rFonts w:ascii="Arial" w:hAnsi="Arial" w:cs="Arial"/>
          <w:i/>
          <w:sz w:val="20"/>
        </w:rPr>
        <w:t>that</w:t>
      </w:r>
      <w:r>
        <w:rPr>
          <w:rFonts w:ascii="Arial" w:eastAsia="Arial" w:hAnsi="Arial" w:cs="Arial"/>
          <w:i/>
          <w:sz w:val="20"/>
        </w:rPr>
        <w:t xml:space="preserve"> </w:t>
      </w:r>
      <w:r>
        <w:rPr>
          <w:rFonts w:ascii="Arial" w:hAnsi="Arial" w:cs="Arial"/>
          <w:i/>
          <w:sz w:val="20"/>
        </w:rPr>
        <w:t>used</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most</w:t>
      </w:r>
      <w:r>
        <w:rPr>
          <w:rFonts w:ascii="Arial" w:eastAsia="Arial" w:hAnsi="Arial" w:cs="Arial"/>
          <w:i/>
          <w:sz w:val="20"/>
        </w:rPr>
        <w:t xml:space="preserve"> </w:t>
      </w:r>
      <w:r>
        <w:rPr>
          <w:rFonts w:ascii="Arial" w:hAnsi="Arial" w:cs="Arial"/>
          <w:i/>
          <w:sz w:val="20"/>
        </w:rPr>
        <w:t>computer</w:t>
      </w:r>
      <w:r>
        <w:rPr>
          <w:rFonts w:ascii="Arial" w:eastAsia="Arial" w:hAnsi="Arial" w:cs="Arial"/>
          <w:i/>
          <w:sz w:val="20"/>
        </w:rPr>
        <w:t xml:space="preserve"> </w:t>
      </w:r>
      <w:r>
        <w:rPr>
          <w:rFonts w:ascii="Arial" w:hAnsi="Arial" w:cs="Arial"/>
          <w:i/>
          <w:sz w:val="20"/>
        </w:rPr>
        <w:t>definitions,</w:t>
      </w:r>
      <w:r>
        <w:rPr>
          <w:rFonts w:ascii="Arial" w:eastAsia="Arial" w:hAnsi="Arial" w:cs="Arial"/>
          <w:i/>
          <w:sz w:val="20"/>
        </w:rPr>
        <w:t xml:space="preserve"> </w:t>
      </w:r>
      <w:r>
        <w:rPr>
          <w:rFonts w:ascii="Arial" w:hAnsi="Arial" w:cs="Arial"/>
          <w:i/>
          <w:sz w:val="20"/>
        </w:rPr>
        <w:t>where</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1</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0)</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'rightmost'</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least</w:t>
      </w:r>
      <w:r>
        <w:rPr>
          <w:rFonts w:ascii="Arial" w:eastAsia="Arial" w:hAnsi="Arial" w:cs="Arial"/>
          <w:i/>
          <w:sz w:val="20"/>
        </w:rPr>
        <w:t xml:space="preserve"> </w:t>
      </w:r>
      <w:r>
        <w:rPr>
          <w:rFonts w:ascii="Arial" w:hAnsi="Arial" w:cs="Arial"/>
          <w:i/>
          <w:sz w:val="20"/>
        </w:rPr>
        <w:t>significant</w:t>
      </w:r>
      <w:r>
        <w:rPr>
          <w:rFonts w:ascii="Arial" w:eastAsia="Arial" w:hAnsi="Arial" w:cs="Arial"/>
          <w:i/>
          <w:sz w:val="20"/>
        </w:rPr>
        <w:t xml:space="preserve"> </w:t>
      </w:r>
      <w:r>
        <w:rPr>
          <w:rFonts w:ascii="Arial" w:hAnsi="Arial" w:cs="Arial"/>
          <w:i/>
          <w:sz w:val="20"/>
        </w:rPr>
        <w:t>bit</w:t>
      </w:r>
      <w:r>
        <w:rPr>
          <w:rFonts w:ascii="Arial" w:hAnsi="Arial" w:cs="Arial"/>
          <w:sz w:val="20"/>
        </w:rPr>
        <w:t>.</w:t>
      </w:r>
    </w:p>
    <w:p w14:paraId="76809840" w14:textId="77777777" w:rsidR="00086DB9" w:rsidRDefault="00086DB9">
      <w:pPr>
        <w:pStyle w:val="Standard"/>
        <w:jc w:val="both"/>
        <w:rPr>
          <w:rFonts w:ascii="Arial" w:hAnsi="Arial" w:cs="Arial"/>
          <w:sz w:val="20"/>
        </w:rPr>
      </w:pPr>
    </w:p>
    <w:p w14:paraId="76809841" w14:textId="77777777" w:rsidR="00086DB9" w:rsidRDefault="00986FBA">
      <w:pPr>
        <w:pStyle w:val="Standard"/>
        <w:jc w:val="both"/>
        <w:rPr>
          <w:rFonts w:ascii="Arial" w:hAnsi="Arial" w:cs="Arial"/>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certain</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clear.</w:t>
      </w:r>
    </w:p>
    <w:p w14:paraId="76809842" w14:textId="77777777" w:rsidR="00086DB9" w:rsidRDefault="00086DB9">
      <w:pPr>
        <w:pStyle w:val="Standard"/>
        <w:jc w:val="both"/>
        <w:rPr>
          <w:rFonts w:ascii="Arial" w:hAnsi="Arial" w:cs="Arial"/>
          <w:sz w:val="20"/>
        </w:rPr>
      </w:pPr>
    </w:p>
    <w:p w14:paraId="76809843" w14:textId="77777777" w:rsidR="00086DB9" w:rsidRDefault="00986FBA">
      <w:pPr>
        <w:pStyle w:val="Standard"/>
        <w:jc w:val="both"/>
      </w:pPr>
      <w:r>
        <w:rPr>
          <w:rFonts w:ascii="Arial" w:hAnsi="Arial" w:cs="Arial"/>
          <w:sz w:val="20"/>
        </w:rPr>
        <w:t>Ultimately,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exact</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algorithm-dependent,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association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unique</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action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light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experience.</w:t>
      </w:r>
    </w:p>
    <w:p w14:paraId="76809844" w14:textId="77777777" w:rsidR="00086DB9" w:rsidRDefault="00086DB9">
      <w:pPr>
        <w:pStyle w:val="Standard"/>
        <w:jc w:val="both"/>
        <w:rPr>
          <w:rFonts w:ascii="Arial" w:hAnsi="Arial" w:cs="Arial"/>
          <w:sz w:val="20"/>
        </w:rPr>
      </w:pPr>
    </w:p>
    <w:p w14:paraId="76809845" w14:textId="77777777" w:rsidR="00086DB9" w:rsidRDefault="00986FBA">
      <w:pPr>
        <w:pStyle w:val="Caption"/>
        <w:jc w:val="center"/>
      </w:pPr>
      <w:bookmarkStart w:id="2973" w:name="_Ref291066935"/>
      <w:r>
        <w:rPr>
          <w:rFonts w:ascii="Arial" w:hAnsi="Arial" w:cs="Arial"/>
          <w:b/>
          <w:sz w:val="20"/>
        </w:rPr>
        <w:t>Table</w:t>
      </w:r>
      <w:r>
        <w:rPr>
          <w:rFonts w:ascii="Arial" w:eastAsia="Arial" w:hAnsi="Arial" w:cs="Arial"/>
          <w:b/>
          <w:sz w:val="20"/>
        </w:rPr>
        <w:t xml:space="preserve"> </w:t>
      </w:r>
      <w:r>
        <w:rPr>
          <w:rFonts w:ascii="Arial" w:hAnsi="Arial" w:cs="Arial"/>
          <w:b/>
          <w:sz w:val="20"/>
        </w:rPr>
        <w:t>9</w:t>
      </w:r>
      <w:bookmarkEnd w:id="2973"/>
      <w:r>
        <w:rPr>
          <w:rFonts w:ascii="Arial" w:hAnsi="Arial" w:cs="Arial"/>
          <w:b/>
          <w:sz w:val="20"/>
        </w:rPr>
        <w:t>.</w:t>
      </w:r>
      <w:r>
        <w:rPr>
          <w:rFonts w:ascii="Arial" w:eastAsia="Arial" w:hAnsi="Arial" w:cs="Arial"/>
          <w:b/>
          <w:sz w:val="20"/>
        </w:rPr>
        <w:t xml:space="preserve"> </w:t>
      </w:r>
      <w:r>
        <w:rPr>
          <w:rFonts w:ascii="Arial" w:hAnsi="Arial" w:cs="Arial"/>
          <w:b/>
          <w:sz w:val="20"/>
        </w:rPr>
        <w:t>Quality</w:t>
      </w:r>
      <w:r>
        <w:rPr>
          <w:rFonts w:ascii="Arial" w:eastAsia="Arial" w:hAnsi="Arial" w:cs="Arial"/>
          <w:b/>
          <w:sz w:val="20"/>
        </w:rPr>
        <w:t xml:space="preserve"> </w:t>
      </w:r>
      <w:r>
        <w:rPr>
          <w:rFonts w:ascii="Arial" w:hAnsi="Arial" w:cs="Arial"/>
          <w:b/>
          <w:sz w:val="20"/>
        </w:rPr>
        <w:t>Flags</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(16-bit</w:t>
      </w:r>
      <w:r>
        <w:rPr>
          <w:rFonts w:ascii="Arial" w:eastAsia="Arial" w:hAnsi="Arial" w:cs="Arial"/>
          <w:b/>
          <w:sz w:val="20"/>
        </w:rPr>
        <w:t xml:space="preserve"> </w:t>
      </w:r>
      <w:r>
        <w:rPr>
          <w:rFonts w:ascii="Arial" w:hAnsi="Arial" w:cs="Arial"/>
          <w:b/>
          <w:sz w:val="20"/>
        </w:rPr>
        <w:t>Flag</w:t>
      </w:r>
      <w:r>
        <w:rPr>
          <w:rFonts w:ascii="Arial" w:eastAsia="Arial" w:hAnsi="Arial" w:cs="Arial"/>
          <w:b/>
          <w:sz w:val="20"/>
        </w:rPr>
        <w:t xml:space="preserve"> </w:t>
      </w:r>
      <w:r>
        <w:rPr>
          <w:rFonts w:ascii="Arial" w:hAnsi="Arial" w:cs="Arial"/>
          <w:b/>
          <w:sz w:val="20"/>
        </w:rPr>
        <w:t>Table)</w:t>
      </w:r>
    </w:p>
    <w:tbl>
      <w:tblPr>
        <w:tblW w:w="9177" w:type="dxa"/>
        <w:jc w:val="center"/>
        <w:tblLayout w:type="fixed"/>
        <w:tblCellMar>
          <w:left w:w="10" w:type="dxa"/>
          <w:right w:w="10" w:type="dxa"/>
        </w:tblCellMar>
        <w:tblLook w:val="0000" w:firstRow="0" w:lastRow="0" w:firstColumn="0" w:lastColumn="0" w:noHBand="0" w:noVBand="0"/>
      </w:tblPr>
      <w:tblGrid>
        <w:gridCol w:w="986"/>
        <w:gridCol w:w="873"/>
        <w:gridCol w:w="3659"/>
        <w:gridCol w:w="3659"/>
      </w:tblGrid>
      <w:tr w:rsidR="00086DB9" w14:paraId="7680984A" w14:textId="77777777">
        <w:trPr>
          <w:cantSplit/>
          <w:jc w:val="center"/>
        </w:trPr>
        <w:tc>
          <w:tcPr>
            <w:tcW w:w="986" w:type="dxa"/>
            <w:shd w:val="clear" w:color="auto" w:fill="98E36F"/>
            <w:tcMar>
              <w:top w:w="0" w:type="dxa"/>
              <w:left w:w="0" w:type="dxa"/>
              <w:bottom w:w="0" w:type="dxa"/>
              <w:right w:w="0" w:type="dxa"/>
            </w:tcMar>
            <w:vAlign w:val="center"/>
          </w:tcPr>
          <w:p w14:paraId="7680984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7680984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Bit</w:t>
            </w:r>
          </w:p>
        </w:tc>
        <w:tc>
          <w:tcPr>
            <w:tcW w:w="3659" w:type="dxa"/>
            <w:shd w:val="clear" w:color="auto" w:fill="94BD5E"/>
            <w:tcMar>
              <w:top w:w="0" w:type="dxa"/>
              <w:left w:w="0" w:type="dxa"/>
              <w:bottom w:w="0" w:type="dxa"/>
              <w:right w:w="0" w:type="dxa"/>
            </w:tcMar>
          </w:tcPr>
          <w:p w14:paraId="7680984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clear</w:t>
            </w:r>
          </w:p>
        </w:tc>
        <w:tc>
          <w:tcPr>
            <w:tcW w:w="3659" w:type="dxa"/>
            <w:shd w:val="clear" w:color="auto" w:fill="94BD5E"/>
            <w:tcMar>
              <w:top w:w="0" w:type="dxa"/>
              <w:left w:w="0" w:type="dxa"/>
              <w:bottom w:w="0" w:type="dxa"/>
              <w:right w:w="0" w:type="dxa"/>
            </w:tcMar>
          </w:tcPr>
          <w:p w14:paraId="7680984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set</w:t>
            </w:r>
          </w:p>
        </w:tc>
      </w:tr>
      <w:tr w:rsidR="00086DB9" w14:paraId="7680984F" w14:textId="77777777">
        <w:trPr>
          <w:cantSplit/>
          <w:jc w:val="center"/>
        </w:trPr>
        <w:tc>
          <w:tcPr>
            <w:tcW w:w="986" w:type="dxa"/>
            <w:shd w:val="clear" w:color="auto" w:fill="F3F3F3"/>
            <w:tcMar>
              <w:top w:w="0" w:type="dxa"/>
              <w:left w:w="0" w:type="dxa"/>
              <w:bottom w:w="0" w:type="dxa"/>
              <w:right w:w="0" w:type="dxa"/>
            </w:tcMar>
          </w:tcPr>
          <w:p w14:paraId="7680984B" w14:textId="77777777" w:rsidR="00086DB9" w:rsidRDefault="00986FBA">
            <w:pPr>
              <w:pStyle w:val="cell"/>
              <w:snapToGrid w:val="0"/>
              <w:spacing w:line="159" w:lineRule="atLeast"/>
              <w:jc w:val="center"/>
              <w:rPr>
                <w:rFonts w:ascii="Arial" w:hAnsi="Arial" w:cs="Arial"/>
                <w:b/>
                <w:color w:val="0000FF"/>
                <w:sz w:val="16"/>
                <w:szCs w:val="16"/>
              </w:rPr>
            </w:pPr>
            <w:commentRangeStart w:id="2974"/>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commentRangeEnd w:id="2974"/>
            <w:r w:rsidR="004E67B7">
              <w:rPr>
                <w:rStyle w:val="CommentReference"/>
                <w:rFonts w:ascii="Times New Roman" w:eastAsia="Times New Roman" w:hAnsi="Times New Roman" w:cs="Times New Roman"/>
                <w:color w:val="auto"/>
              </w:rPr>
              <w:commentReference w:id="2974"/>
            </w:r>
          </w:p>
        </w:tc>
        <w:tc>
          <w:tcPr>
            <w:tcW w:w="873" w:type="dxa"/>
            <w:shd w:val="clear" w:color="auto" w:fill="F3F3F3"/>
            <w:tcMar>
              <w:top w:w="0" w:type="dxa"/>
              <w:left w:w="0" w:type="dxa"/>
              <w:bottom w:w="0" w:type="dxa"/>
              <w:right w:w="0" w:type="dxa"/>
            </w:tcMar>
          </w:tcPr>
          <w:p w14:paraId="7680984C"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w:t>
            </w:r>
          </w:p>
        </w:tc>
        <w:tc>
          <w:tcPr>
            <w:tcW w:w="3659" w:type="dxa"/>
            <w:shd w:val="clear" w:color="auto" w:fill="F3F3F3"/>
            <w:tcMar>
              <w:top w:w="0" w:type="dxa"/>
              <w:left w:w="0" w:type="dxa"/>
              <w:bottom w:w="0" w:type="dxa"/>
              <w:right w:w="0" w:type="dxa"/>
            </w:tcMar>
          </w:tcPr>
          <w:p w14:paraId="7680984D"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Nominal</w:t>
            </w:r>
            <w:r>
              <w:rPr>
                <w:rFonts w:ascii="Arial" w:eastAsia="Arial" w:hAnsi="Arial" w:cs="Arial"/>
                <w:sz w:val="16"/>
                <w:szCs w:val="16"/>
              </w:rPr>
              <w:t xml:space="preserve"> </w:t>
            </w:r>
            <w:r>
              <w:rPr>
                <w:rFonts w:ascii="Arial" w:hAnsi="Arial" w:cs="Arial"/>
                <w:sz w:val="16"/>
                <w:szCs w:val="16"/>
              </w:rPr>
              <w:t>quality</w:t>
            </w:r>
          </w:p>
        </w:tc>
        <w:tc>
          <w:tcPr>
            <w:tcW w:w="3659" w:type="dxa"/>
            <w:shd w:val="clear" w:color="auto" w:fill="F3F3F3"/>
            <w:tcMar>
              <w:top w:w="0" w:type="dxa"/>
              <w:left w:w="0" w:type="dxa"/>
              <w:bottom w:w="0" w:type="dxa"/>
              <w:right w:w="0" w:type="dxa"/>
            </w:tcMar>
          </w:tcPr>
          <w:p w14:paraId="7680984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Non-nominal</w:t>
            </w:r>
            <w:r>
              <w:rPr>
                <w:rFonts w:ascii="Arial" w:eastAsia="Arial" w:hAnsi="Arial" w:cs="Arial"/>
                <w:sz w:val="16"/>
                <w:szCs w:val="16"/>
              </w:rPr>
              <w:t xml:space="preserve"> </w:t>
            </w:r>
            <w:r>
              <w:rPr>
                <w:rFonts w:ascii="Arial" w:hAnsi="Arial" w:cs="Arial"/>
                <w:sz w:val="16"/>
                <w:szCs w:val="16"/>
              </w:rPr>
              <w:t>quality</w:t>
            </w:r>
          </w:p>
        </w:tc>
      </w:tr>
      <w:tr w:rsidR="00086DB9" w14:paraId="76809854" w14:textId="77777777">
        <w:trPr>
          <w:cantSplit/>
          <w:jc w:val="center"/>
        </w:trPr>
        <w:tc>
          <w:tcPr>
            <w:tcW w:w="986" w:type="dxa"/>
            <w:shd w:val="clear" w:color="auto" w:fill="E0E0E0"/>
            <w:tcMar>
              <w:top w:w="0" w:type="dxa"/>
              <w:left w:w="0" w:type="dxa"/>
              <w:bottom w:w="0" w:type="dxa"/>
              <w:right w:w="0" w:type="dxa"/>
            </w:tcMar>
          </w:tcPr>
          <w:p w14:paraId="76809850"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1"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2</w:t>
            </w:r>
          </w:p>
        </w:tc>
        <w:tc>
          <w:tcPr>
            <w:tcW w:w="3659" w:type="dxa"/>
            <w:shd w:val="clear" w:color="auto" w:fill="E0E0E0"/>
            <w:tcMar>
              <w:top w:w="0" w:type="dxa"/>
              <w:left w:w="0" w:type="dxa"/>
              <w:bottom w:w="0" w:type="dxa"/>
              <w:right w:w="0" w:type="dxa"/>
            </w:tcMar>
          </w:tcPr>
          <w:p w14:paraId="7680985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NRT</w:t>
            </w:r>
            <w:r>
              <w:rPr>
                <w:rFonts w:ascii="Arial" w:eastAsia="Arial" w:hAnsi="Arial" w:cs="Arial"/>
                <w:sz w:val="16"/>
                <w:szCs w:val="16"/>
              </w:rPr>
              <w:t xml:space="preserve"> </w:t>
            </w:r>
            <w:r>
              <w:rPr>
                <w:rFonts w:ascii="Arial" w:hAnsi="Arial" w:cs="Arial"/>
                <w:sz w:val="16"/>
                <w:szCs w:val="16"/>
              </w:rPr>
              <w:t>product</w:t>
            </w:r>
          </w:p>
        </w:tc>
        <w:tc>
          <w:tcPr>
            <w:tcW w:w="3659" w:type="dxa"/>
            <w:shd w:val="clear" w:color="auto" w:fill="E0E0E0"/>
            <w:tcMar>
              <w:top w:w="0" w:type="dxa"/>
              <w:left w:w="0" w:type="dxa"/>
              <w:bottom w:w="0" w:type="dxa"/>
              <w:right w:w="0" w:type="dxa"/>
            </w:tcMar>
          </w:tcPr>
          <w:p w14:paraId="7680985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Offline</w:t>
            </w:r>
            <w:r>
              <w:rPr>
                <w:rFonts w:ascii="Arial" w:eastAsia="Arial" w:hAnsi="Arial" w:cs="Arial"/>
                <w:sz w:val="16"/>
                <w:szCs w:val="16"/>
              </w:rPr>
              <w:t xml:space="preserve"> </w:t>
            </w:r>
            <w:r>
              <w:rPr>
                <w:rFonts w:ascii="Arial" w:hAnsi="Arial" w:cs="Arial"/>
                <w:sz w:val="16"/>
                <w:szCs w:val="16"/>
              </w:rPr>
              <w:t>product</w:t>
            </w:r>
          </w:p>
        </w:tc>
      </w:tr>
      <w:tr w:rsidR="00086DB9" w14:paraId="76809859" w14:textId="77777777">
        <w:trPr>
          <w:cantSplit/>
          <w:jc w:val="center"/>
        </w:trPr>
        <w:tc>
          <w:tcPr>
            <w:tcW w:w="986" w:type="dxa"/>
            <w:shd w:val="clear" w:color="auto" w:fill="F3F3F3"/>
            <w:tcMar>
              <w:top w:w="0" w:type="dxa"/>
              <w:left w:w="0" w:type="dxa"/>
              <w:bottom w:w="0" w:type="dxa"/>
              <w:right w:w="0" w:type="dxa"/>
            </w:tcMar>
          </w:tcPr>
          <w:p w14:paraId="76809855"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56"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3</w:t>
            </w:r>
          </w:p>
        </w:tc>
        <w:tc>
          <w:tcPr>
            <w:tcW w:w="3659" w:type="dxa"/>
            <w:shd w:val="clear" w:color="auto" w:fill="F3F3F3"/>
            <w:tcMar>
              <w:top w:w="0" w:type="dxa"/>
              <w:left w:w="0" w:type="dxa"/>
              <w:bottom w:w="0" w:type="dxa"/>
              <w:right w:w="0" w:type="dxa"/>
            </w:tcMar>
          </w:tcPr>
          <w:p w14:paraId="7680985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Descending</w:t>
            </w:r>
            <w:r>
              <w:rPr>
                <w:rFonts w:ascii="Arial" w:eastAsia="Arial" w:hAnsi="Arial" w:cs="Arial"/>
                <w:sz w:val="16"/>
                <w:szCs w:val="16"/>
              </w:rPr>
              <w:t xml:space="preserve"> </w:t>
            </w:r>
            <w:r>
              <w:rPr>
                <w:rFonts w:ascii="Arial" w:hAnsi="Arial" w:cs="Arial"/>
                <w:sz w:val="16"/>
                <w:szCs w:val="16"/>
              </w:rPr>
              <w:t>occultation</w:t>
            </w:r>
          </w:p>
        </w:tc>
        <w:tc>
          <w:tcPr>
            <w:tcW w:w="3659" w:type="dxa"/>
            <w:shd w:val="clear" w:color="auto" w:fill="F3F3F3"/>
            <w:tcMar>
              <w:top w:w="0" w:type="dxa"/>
              <w:left w:w="0" w:type="dxa"/>
              <w:bottom w:w="0" w:type="dxa"/>
              <w:right w:w="0" w:type="dxa"/>
            </w:tcMar>
          </w:tcPr>
          <w:p w14:paraId="768098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Ascending</w:t>
            </w:r>
            <w:r>
              <w:rPr>
                <w:rFonts w:ascii="Arial" w:eastAsia="Arial" w:hAnsi="Arial" w:cs="Arial"/>
                <w:sz w:val="16"/>
                <w:szCs w:val="16"/>
              </w:rPr>
              <w:t xml:space="preserve"> </w:t>
            </w:r>
            <w:r>
              <w:rPr>
                <w:rFonts w:ascii="Arial" w:hAnsi="Arial" w:cs="Arial"/>
                <w:sz w:val="16"/>
                <w:szCs w:val="16"/>
              </w:rPr>
              <w:t>occultation</w:t>
            </w:r>
          </w:p>
        </w:tc>
      </w:tr>
      <w:tr w:rsidR="00086DB9" w14:paraId="7680985E" w14:textId="77777777">
        <w:trPr>
          <w:cantSplit/>
          <w:jc w:val="center"/>
        </w:trPr>
        <w:tc>
          <w:tcPr>
            <w:tcW w:w="986" w:type="dxa"/>
            <w:shd w:val="clear" w:color="auto" w:fill="E0E0E0"/>
            <w:tcMar>
              <w:top w:w="0" w:type="dxa"/>
              <w:left w:w="0" w:type="dxa"/>
              <w:bottom w:w="0" w:type="dxa"/>
              <w:right w:w="0" w:type="dxa"/>
            </w:tcMar>
          </w:tcPr>
          <w:p w14:paraId="7680985A"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B" w14:textId="77777777" w:rsidR="00086DB9" w:rsidRDefault="00986FBA">
            <w:pPr>
              <w:pStyle w:val="Standard"/>
              <w:snapToGrid w:val="0"/>
              <w:jc w:val="center"/>
              <w:rPr>
                <w:rFonts w:ascii="Arial" w:hAnsi="Arial" w:cs="Arial"/>
                <w:sz w:val="16"/>
                <w:szCs w:val="16"/>
              </w:rPr>
            </w:pPr>
            <w:r>
              <w:rPr>
                <w:rFonts w:ascii="Arial" w:hAnsi="Arial" w:cs="Arial"/>
                <w:sz w:val="16"/>
                <w:szCs w:val="16"/>
              </w:rPr>
              <w:t>4</w:t>
            </w:r>
          </w:p>
        </w:tc>
        <w:tc>
          <w:tcPr>
            <w:tcW w:w="3659" w:type="dxa"/>
            <w:shd w:val="clear" w:color="auto" w:fill="E0E0E0"/>
            <w:tcMar>
              <w:top w:w="0" w:type="dxa"/>
              <w:left w:w="0" w:type="dxa"/>
              <w:bottom w:w="0" w:type="dxa"/>
              <w:right w:w="0" w:type="dxa"/>
            </w:tcMar>
          </w:tcPr>
          <w:p w14:paraId="7680985C" w14:textId="77777777" w:rsidR="00086DB9" w:rsidRDefault="00986FBA">
            <w:pPr>
              <w:pStyle w:val="Standard"/>
              <w:snapToGrid w:val="0"/>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5D" w14:textId="77777777" w:rsidR="00086DB9" w:rsidRDefault="00986FBA">
            <w:pPr>
              <w:pStyle w:val="Standard"/>
              <w:snapToGrid w:val="0"/>
              <w:rPr>
                <w:rFonts w:ascii="Arial" w:hAnsi="Arial" w:cs="Arial"/>
                <w:sz w:val="16"/>
                <w:szCs w:val="16"/>
              </w:rPr>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3" w14:textId="77777777">
        <w:trPr>
          <w:cantSplit/>
          <w:jc w:val="center"/>
        </w:trPr>
        <w:tc>
          <w:tcPr>
            <w:tcW w:w="986" w:type="dxa"/>
            <w:shd w:val="clear" w:color="auto" w:fill="F3F3F3"/>
            <w:tcMar>
              <w:top w:w="0" w:type="dxa"/>
              <w:left w:w="0" w:type="dxa"/>
              <w:bottom w:w="0" w:type="dxa"/>
              <w:right w:w="0" w:type="dxa"/>
            </w:tcMar>
          </w:tcPr>
          <w:p w14:paraId="7680985F"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0" w14:textId="77777777" w:rsidR="00086DB9" w:rsidRDefault="00986FBA">
            <w:pPr>
              <w:pStyle w:val="Standard"/>
              <w:snapToGrid w:val="0"/>
              <w:jc w:val="center"/>
              <w:rPr>
                <w:rFonts w:ascii="Arial" w:hAnsi="Arial" w:cs="Arial"/>
                <w:sz w:val="16"/>
                <w:szCs w:val="16"/>
              </w:rPr>
            </w:pPr>
            <w:r>
              <w:rPr>
                <w:rFonts w:ascii="Arial" w:hAnsi="Arial" w:cs="Arial"/>
                <w:sz w:val="16"/>
                <w:szCs w:val="16"/>
              </w:rPr>
              <w:t>5</w:t>
            </w:r>
          </w:p>
        </w:tc>
        <w:tc>
          <w:tcPr>
            <w:tcW w:w="3659" w:type="dxa"/>
            <w:shd w:val="clear" w:color="auto" w:fill="F3F3F3"/>
            <w:tcMar>
              <w:top w:w="0" w:type="dxa"/>
              <w:left w:w="0" w:type="dxa"/>
              <w:bottom w:w="0" w:type="dxa"/>
              <w:right w:w="0" w:type="dxa"/>
            </w:tcMar>
          </w:tcPr>
          <w:p w14:paraId="76809861"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2"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8" w14:textId="77777777">
        <w:trPr>
          <w:cantSplit/>
          <w:jc w:val="center"/>
        </w:trPr>
        <w:tc>
          <w:tcPr>
            <w:tcW w:w="986" w:type="dxa"/>
            <w:shd w:val="clear" w:color="auto" w:fill="E0E0E0"/>
            <w:tcMar>
              <w:top w:w="0" w:type="dxa"/>
              <w:left w:w="0" w:type="dxa"/>
              <w:bottom w:w="0" w:type="dxa"/>
              <w:right w:w="0" w:type="dxa"/>
            </w:tcMar>
          </w:tcPr>
          <w:p w14:paraId="76809864"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5" w14:textId="77777777" w:rsidR="00086DB9" w:rsidRDefault="00986FBA">
            <w:pPr>
              <w:pStyle w:val="Standard"/>
              <w:snapToGrid w:val="0"/>
              <w:jc w:val="center"/>
              <w:rPr>
                <w:rFonts w:ascii="Arial" w:hAnsi="Arial" w:cs="Arial"/>
                <w:sz w:val="16"/>
                <w:szCs w:val="16"/>
              </w:rPr>
            </w:pPr>
            <w:r>
              <w:rPr>
                <w:rFonts w:ascii="Arial" w:hAnsi="Arial" w:cs="Arial"/>
                <w:sz w:val="16"/>
                <w:szCs w:val="16"/>
              </w:rPr>
              <w:t>6</w:t>
            </w:r>
          </w:p>
        </w:tc>
        <w:tc>
          <w:tcPr>
            <w:tcW w:w="3659" w:type="dxa"/>
            <w:shd w:val="clear" w:color="auto" w:fill="E0E0E0"/>
            <w:tcMar>
              <w:top w:w="0" w:type="dxa"/>
              <w:left w:w="0" w:type="dxa"/>
              <w:bottom w:w="0" w:type="dxa"/>
              <w:right w:w="0" w:type="dxa"/>
            </w:tcMar>
          </w:tcPr>
          <w:p w14:paraId="76809866"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67"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D" w14:textId="77777777">
        <w:trPr>
          <w:cantSplit/>
          <w:jc w:val="center"/>
        </w:trPr>
        <w:tc>
          <w:tcPr>
            <w:tcW w:w="986" w:type="dxa"/>
            <w:shd w:val="clear" w:color="auto" w:fill="F3F3F3"/>
            <w:tcMar>
              <w:top w:w="0" w:type="dxa"/>
              <w:left w:w="0" w:type="dxa"/>
              <w:bottom w:w="0" w:type="dxa"/>
              <w:right w:w="0" w:type="dxa"/>
            </w:tcMar>
          </w:tcPr>
          <w:p w14:paraId="76809869"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A" w14:textId="77777777" w:rsidR="00086DB9" w:rsidRDefault="00986FBA">
            <w:pPr>
              <w:pStyle w:val="Standard"/>
              <w:snapToGrid w:val="0"/>
              <w:jc w:val="center"/>
              <w:rPr>
                <w:rFonts w:ascii="Arial" w:hAnsi="Arial" w:cs="Arial"/>
                <w:sz w:val="16"/>
                <w:szCs w:val="16"/>
              </w:rPr>
            </w:pPr>
            <w:r>
              <w:rPr>
                <w:rFonts w:ascii="Arial" w:hAnsi="Arial" w:cs="Arial"/>
                <w:sz w:val="16"/>
                <w:szCs w:val="16"/>
              </w:rPr>
              <w:t>7</w:t>
            </w:r>
          </w:p>
        </w:tc>
        <w:tc>
          <w:tcPr>
            <w:tcW w:w="3659" w:type="dxa"/>
            <w:shd w:val="clear" w:color="auto" w:fill="F3F3F3"/>
            <w:tcMar>
              <w:top w:w="0" w:type="dxa"/>
              <w:left w:w="0" w:type="dxa"/>
              <w:bottom w:w="0" w:type="dxa"/>
              <w:right w:w="0" w:type="dxa"/>
            </w:tcMar>
          </w:tcPr>
          <w:p w14:paraId="7680986B"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C"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72" w14:textId="77777777">
        <w:trPr>
          <w:cantSplit/>
          <w:jc w:val="center"/>
        </w:trPr>
        <w:tc>
          <w:tcPr>
            <w:tcW w:w="986" w:type="dxa"/>
            <w:shd w:val="clear" w:color="auto" w:fill="E0E0E0"/>
            <w:tcMar>
              <w:top w:w="0" w:type="dxa"/>
              <w:left w:w="0" w:type="dxa"/>
              <w:bottom w:w="0" w:type="dxa"/>
              <w:right w:w="0" w:type="dxa"/>
            </w:tcMar>
          </w:tcPr>
          <w:p w14:paraId="7680986E"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F"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8</w:t>
            </w:r>
          </w:p>
        </w:tc>
        <w:tc>
          <w:tcPr>
            <w:tcW w:w="3659" w:type="dxa"/>
            <w:shd w:val="clear" w:color="auto" w:fill="E0E0E0"/>
            <w:tcMar>
              <w:top w:w="0" w:type="dxa"/>
              <w:left w:w="0" w:type="dxa"/>
              <w:bottom w:w="0" w:type="dxa"/>
              <w:right w:w="0" w:type="dxa"/>
            </w:tcMar>
          </w:tcPr>
          <w:p w14:paraId="768098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Closed</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only</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1"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Open</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included</w:t>
            </w:r>
          </w:p>
        </w:tc>
      </w:tr>
      <w:tr w:rsidR="00086DB9" w14:paraId="76809877" w14:textId="77777777">
        <w:trPr>
          <w:cantSplit/>
          <w:jc w:val="center"/>
        </w:trPr>
        <w:tc>
          <w:tcPr>
            <w:tcW w:w="986" w:type="dxa"/>
            <w:shd w:val="clear" w:color="auto" w:fill="F3F3F3"/>
            <w:tcMar>
              <w:top w:w="0" w:type="dxa"/>
              <w:left w:w="0" w:type="dxa"/>
              <w:bottom w:w="0" w:type="dxa"/>
              <w:right w:w="0" w:type="dxa"/>
            </w:tcMar>
          </w:tcPr>
          <w:p w14:paraId="76809873"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4"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9</w:t>
            </w:r>
          </w:p>
        </w:tc>
        <w:tc>
          <w:tcPr>
            <w:tcW w:w="3659" w:type="dxa"/>
            <w:shd w:val="clear" w:color="auto" w:fill="F3F3F3"/>
            <w:tcMar>
              <w:top w:w="0" w:type="dxa"/>
              <w:left w:w="0" w:type="dxa"/>
              <w:bottom w:w="0" w:type="dxa"/>
              <w:right w:w="0" w:type="dxa"/>
            </w:tcMar>
          </w:tcPr>
          <w:p w14:paraId="7680987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c>
          <w:tcPr>
            <w:tcW w:w="3659" w:type="dxa"/>
            <w:shd w:val="clear" w:color="auto" w:fill="F3F3F3"/>
            <w:tcMar>
              <w:top w:w="0" w:type="dxa"/>
              <w:left w:w="0" w:type="dxa"/>
              <w:bottom w:w="0" w:type="dxa"/>
              <w:right w:w="0" w:type="dxa"/>
            </w:tcMar>
          </w:tcPr>
          <w:p w14:paraId="768098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r>
      <w:tr w:rsidR="00086DB9" w14:paraId="7680987C" w14:textId="77777777">
        <w:trPr>
          <w:cantSplit/>
          <w:jc w:val="center"/>
        </w:trPr>
        <w:tc>
          <w:tcPr>
            <w:tcW w:w="986" w:type="dxa"/>
            <w:shd w:val="clear" w:color="auto" w:fill="E0E0E0"/>
            <w:tcMar>
              <w:top w:w="0" w:type="dxa"/>
              <w:left w:w="0" w:type="dxa"/>
              <w:bottom w:w="0" w:type="dxa"/>
              <w:right w:w="0" w:type="dxa"/>
            </w:tcMar>
          </w:tcPr>
          <w:p w14:paraId="76809878"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79"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10</w:t>
            </w:r>
          </w:p>
        </w:tc>
        <w:tc>
          <w:tcPr>
            <w:tcW w:w="3659" w:type="dxa"/>
            <w:shd w:val="clear" w:color="auto" w:fill="E0E0E0"/>
            <w:tcMar>
              <w:top w:w="0" w:type="dxa"/>
              <w:left w:w="0" w:type="dxa"/>
              <w:bottom w:w="0" w:type="dxa"/>
              <w:right w:w="0" w:type="dxa"/>
            </w:tcMar>
          </w:tcPr>
          <w:p w14:paraId="7680987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L2P</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L2C</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r>
      <w:tr w:rsidR="00086DB9" w14:paraId="76809881" w14:textId="77777777">
        <w:trPr>
          <w:cantSplit/>
          <w:jc w:val="center"/>
        </w:trPr>
        <w:tc>
          <w:tcPr>
            <w:tcW w:w="986" w:type="dxa"/>
            <w:shd w:val="clear" w:color="auto" w:fill="F3F3F3"/>
            <w:tcMar>
              <w:top w:w="0" w:type="dxa"/>
              <w:left w:w="0" w:type="dxa"/>
              <w:bottom w:w="0" w:type="dxa"/>
              <w:right w:w="0" w:type="dxa"/>
            </w:tcMar>
          </w:tcPr>
          <w:p w14:paraId="7680987D"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E"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11</w:t>
            </w:r>
            <w:r>
              <w:rPr>
                <w:rFonts w:ascii="Arial" w:eastAsia="Arial" w:hAnsi="Arial" w:cs="Arial"/>
                <w:sz w:val="16"/>
                <w:szCs w:val="16"/>
              </w:rPr>
              <w:t>–</w:t>
            </w:r>
            <w:r>
              <w:rPr>
                <w:rFonts w:ascii="Arial" w:hAnsi="Arial" w:cs="Arial"/>
                <w:sz w:val="16"/>
                <w:szCs w:val="16"/>
              </w:rPr>
              <w:t>13</w:t>
            </w:r>
          </w:p>
        </w:tc>
        <w:tc>
          <w:tcPr>
            <w:tcW w:w="3659" w:type="dxa"/>
            <w:shd w:val="clear" w:color="auto" w:fill="F3F3F3"/>
            <w:tcMar>
              <w:top w:w="0" w:type="dxa"/>
              <w:left w:w="0" w:type="dxa"/>
              <w:bottom w:w="0" w:type="dxa"/>
              <w:right w:w="0" w:type="dxa"/>
            </w:tcMar>
          </w:tcPr>
          <w:p w14:paraId="7680987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c>
          <w:tcPr>
            <w:tcW w:w="3659" w:type="dxa"/>
            <w:shd w:val="clear" w:color="auto" w:fill="F3F3F3"/>
            <w:tcMar>
              <w:top w:w="0" w:type="dxa"/>
              <w:left w:w="0" w:type="dxa"/>
              <w:bottom w:w="0" w:type="dxa"/>
              <w:right w:w="0" w:type="dxa"/>
            </w:tcMar>
          </w:tcPr>
          <w:p w14:paraId="7680988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r>
      <w:tr w:rsidR="00086DB9" w14:paraId="76809886" w14:textId="77777777">
        <w:trPr>
          <w:cantSplit/>
          <w:jc w:val="center"/>
        </w:trPr>
        <w:tc>
          <w:tcPr>
            <w:tcW w:w="986" w:type="dxa"/>
            <w:shd w:val="clear" w:color="auto" w:fill="E0E0E0"/>
            <w:tcMar>
              <w:top w:w="0" w:type="dxa"/>
              <w:left w:w="0" w:type="dxa"/>
              <w:bottom w:w="0" w:type="dxa"/>
              <w:right w:w="0" w:type="dxa"/>
            </w:tcMar>
          </w:tcPr>
          <w:p w14:paraId="76809882"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83"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14</w:t>
            </w:r>
          </w:p>
        </w:tc>
        <w:tc>
          <w:tcPr>
            <w:tcW w:w="3659" w:type="dxa"/>
            <w:shd w:val="clear" w:color="auto" w:fill="E0E0E0"/>
            <w:tcMar>
              <w:top w:w="0" w:type="dxa"/>
              <w:left w:w="0" w:type="dxa"/>
              <w:bottom w:w="0" w:type="dxa"/>
              <w:right w:w="0" w:type="dxa"/>
            </w:tcMar>
          </w:tcPr>
          <w:p w14:paraId="7680988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8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non-nominal</w:t>
            </w:r>
          </w:p>
        </w:tc>
      </w:tr>
      <w:tr w:rsidR="00086DB9" w14:paraId="7680988B" w14:textId="77777777">
        <w:trPr>
          <w:cantSplit/>
          <w:jc w:val="center"/>
        </w:trPr>
        <w:tc>
          <w:tcPr>
            <w:tcW w:w="986" w:type="dxa"/>
            <w:shd w:val="clear" w:color="auto" w:fill="F3F3F3"/>
            <w:tcMar>
              <w:top w:w="0" w:type="dxa"/>
              <w:left w:w="0" w:type="dxa"/>
              <w:bottom w:w="0" w:type="dxa"/>
              <w:right w:w="0" w:type="dxa"/>
            </w:tcMar>
          </w:tcPr>
          <w:p w14:paraId="76809887" w14:textId="77777777" w:rsidR="00086DB9" w:rsidRDefault="00086DB9">
            <w:pPr>
              <w:pStyle w:val="cell"/>
              <w:snapToGrid w:val="0"/>
              <w:jc w:val="center"/>
              <w:rPr>
                <w:rFonts w:ascii="Arial" w:hAnsi="Arial" w:cs="Arial"/>
                <w:sz w:val="16"/>
                <w:szCs w:val="16"/>
              </w:rPr>
            </w:pPr>
          </w:p>
        </w:tc>
        <w:tc>
          <w:tcPr>
            <w:tcW w:w="873" w:type="dxa"/>
            <w:shd w:val="clear" w:color="auto" w:fill="F3F3F3"/>
            <w:tcMar>
              <w:top w:w="0" w:type="dxa"/>
              <w:left w:w="0" w:type="dxa"/>
              <w:bottom w:w="0" w:type="dxa"/>
              <w:right w:w="0" w:type="dxa"/>
            </w:tcMar>
          </w:tcPr>
          <w:p w14:paraId="76809888" w14:textId="77777777" w:rsidR="00086DB9" w:rsidRDefault="00986FBA">
            <w:pPr>
              <w:pStyle w:val="Standard"/>
              <w:snapToGrid w:val="0"/>
              <w:jc w:val="center"/>
              <w:rPr>
                <w:rFonts w:ascii="Arial" w:hAnsi="Arial" w:cs="Arial"/>
                <w:sz w:val="16"/>
                <w:szCs w:val="16"/>
              </w:rPr>
            </w:pPr>
            <w:r>
              <w:rPr>
                <w:rFonts w:ascii="Arial" w:hAnsi="Arial" w:cs="Arial"/>
                <w:sz w:val="16"/>
                <w:szCs w:val="16"/>
              </w:rPr>
              <w:t>15</w:t>
            </w:r>
          </w:p>
        </w:tc>
        <w:tc>
          <w:tcPr>
            <w:tcW w:w="3659" w:type="dxa"/>
            <w:shd w:val="clear" w:color="auto" w:fill="F3F3F3"/>
            <w:tcMar>
              <w:top w:w="0" w:type="dxa"/>
              <w:left w:w="0" w:type="dxa"/>
              <w:bottom w:w="0" w:type="dxa"/>
              <w:right w:w="0" w:type="dxa"/>
            </w:tcMar>
          </w:tcPr>
          <w:p w14:paraId="76809889" w14:textId="77777777" w:rsidR="00086DB9" w:rsidRDefault="00986FBA">
            <w:pPr>
              <w:pStyle w:val="Standard"/>
              <w:keepNext/>
              <w:snapToGrid w:val="0"/>
              <w:rPr>
                <w:rFonts w:ascii="Arial" w:hAnsi="Arial" w:cs="Arial"/>
                <w:sz w:val="16"/>
                <w:szCs w:val="16"/>
              </w:rPr>
            </w:pPr>
            <w:r>
              <w:rPr>
                <w:rFonts w:ascii="Arial" w:hAnsi="Arial" w:cs="Arial"/>
                <w:sz w:val="16"/>
                <w:szCs w:val="16"/>
              </w:rPr>
              <w:t>Retrieved</w:t>
            </w:r>
            <w:r>
              <w:rPr>
                <w:rFonts w:ascii="Arial" w:eastAsia="Arial" w:hAnsi="Arial" w:cs="Arial"/>
                <w:sz w:val="16"/>
                <w:szCs w:val="16"/>
              </w:rPr>
              <w:t xml:space="preserve"> </w:t>
            </w:r>
            <w:r>
              <w:rPr>
                <w:rFonts w:ascii="Arial" w:hAnsi="Arial" w:cs="Arial"/>
                <w:sz w:val="16"/>
                <w:szCs w:val="16"/>
              </w:rPr>
              <w:t>profile</w:t>
            </w:r>
          </w:p>
        </w:tc>
        <w:tc>
          <w:tcPr>
            <w:tcW w:w="3659" w:type="dxa"/>
            <w:shd w:val="clear" w:color="auto" w:fill="F3F3F3"/>
            <w:tcMar>
              <w:top w:w="0" w:type="dxa"/>
              <w:left w:w="0" w:type="dxa"/>
              <w:bottom w:w="0" w:type="dxa"/>
              <w:right w:w="0" w:type="dxa"/>
            </w:tcMar>
          </w:tcPr>
          <w:p w14:paraId="7680988A" w14:textId="77777777" w:rsidR="00086DB9" w:rsidRDefault="00986FBA">
            <w:pPr>
              <w:pStyle w:val="Standard"/>
              <w:snapToGrid w:val="0"/>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p>
        </w:tc>
      </w:tr>
      <w:tr w:rsidR="00086DB9" w14:paraId="76809890" w14:textId="77777777">
        <w:trPr>
          <w:cantSplit/>
          <w:jc w:val="center"/>
        </w:trPr>
        <w:tc>
          <w:tcPr>
            <w:tcW w:w="986" w:type="dxa"/>
            <w:shd w:val="clear" w:color="auto" w:fill="E0E0E0"/>
            <w:tcMar>
              <w:top w:w="0" w:type="dxa"/>
              <w:left w:w="0" w:type="dxa"/>
              <w:bottom w:w="0" w:type="dxa"/>
              <w:right w:w="0" w:type="dxa"/>
            </w:tcMar>
          </w:tcPr>
          <w:p w14:paraId="7680988C" w14:textId="77777777" w:rsidR="00086DB9" w:rsidRDefault="00086DB9">
            <w:pPr>
              <w:pStyle w:val="cell"/>
              <w:snapToGrid w:val="0"/>
              <w:jc w:val="center"/>
              <w:rPr>
                <w:rFonts w:ascii="Arial" w:hAnsi="Arial" w:cs="Arial"/>
                <w:sz w:val="16"/>
                <w:szCs w:val="16"/>
              </w:rPr>
            </w:pPr>
          </w:p>
        </w:tc>
        <w:tc>
          <w:tcPr>
            <w:tcW w:w="873" w:type="dxa"/>
            <w:shd w:val="clear" w:color="auto" w:fill="E0E0E0"/>
            <w:tcMar>
              <w:top w:w="0" w:type="dxa"/>
              <w:left w:w="0" w:type="dxa"/>
              <w:bottom w:w="0" w:type="dxa"/>
              <w:right w:w="0" w:type="dxa"/>
            </w:tcMar>
          </w:tcPr>
          <w:p w14:paraId="7680988D"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All</w:t>
            </w:r>
            <w:r>
              <w:rPr>
                <w:rFonts w:ascii="Arial" w:eastAsia="Arial" w:hAnsi="Arial" w:cs="Arial"/>
                <w:sz w:val="16"/>
                <w:szCs w:val="16"/>
              </w:rPr>
              <w:t xml:space="preserve"> </w:t>
            </w:r>
            <w:r>
              <w:rPr>
                <w:rFonts w:ascii="Arial" w:hAnsi="Arial" w:cs="Arial"/>
                <w:sz w:val="16"/>
                <w:szCs w:val="16"/>
              </w:rPr>
              <w:t>16</w:t>
            </w:r>
          </w:p>
        </w:tc>
        <w:tc>
          <w:tcPr>
            <w:tcW w:w="3659" w:type="dxa"/>
            <w:shd w:val="clear" w:color="auto" w:fill="E0E0E0"/>
            <w:tcMar>
              <w:top w:w="0" w:type="dxa"/>
              <w:left w:w="0" w:type="dxa"/>
              <w:bottom w:w="0" w:type="dxa"/>
              <w:right w:w="0" w:type="dxa"/>
            </w:tcMar>
          </w:tcPr>
          <w:p w14:paraId="768098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w:t>
            </w:r>
            <w:r>
              <w:rPr>
                <w:rFonts w:ascii="Arial" w:eastAsia="Arial" w:hAnsi="Arial" w:cs="Arial"/>
                <w:sz w:val="16"/>
                <w:szCs w:val="16"/>
              </w:rPr>
              <w:t xml:space="preserve"> </w:t>
            </w:r>
            <w:r>
              <w:rPr>
                <w:rFonts w:ascii="Arial" w:hAnsi="Arial" w:cs="Arial"/>
                <w:sz w:val="16"/>
                <w:szCs w:val="16"/>
              </w:rPr>
              <w:t>above</w:t>
            </w:r>
          </w:p>
        </w:tc>
        <w:tc>
          <w:tcPr>
            <w:tcW w:w="3659" w:type="dxa"/>
            <w:shd w:val="clear" w:color="auto" w:fill="E0E0E0"/>
            <w:tcMar>
              <w:top w:w="0" w:type="dxa"/>
              <w:left w:w="0" w:type="dxa"/>
              <w:bottom w:w="0" w:type="dxa"/>
              <w:right w:w="0" w:type="dxa"/>
            </w:tcMar>
          </w:tcPr>
          <w:p w14:paraId="7680988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Missing</w:t>
            </w:r>
          </w:p>
        </w:tc>
      </w:tr>
      <w:tr w:rsidR="00086DB9" w14:paraId="76809895" w14:textId="77777777">
        <w:trPr>
          <w:cantSplit/>
          <w:jc w:val="center"/>
        </w:trPr>
        <w:tc>
          <w:tcPr>
            <w:tcW w:w="986" w:type="dxa"/>
            <w:shd w:val="clear" w:color="auto" w:fill="FFFFFF"/>
            <w:tcMar>
              <w:top w:w="0" w:type="dxa"/>
              <w:left w:w="0" w:type="dxa"/>
              <w:bottom w:w="0" w:type="dxa"/>
              <w:right w:w="0" w:type="dxa"/>
            </w:tcMar>
          </w:tcPr>
          <w:p w14:paraId="76809891" w14:textId="77777777" w:rsidR="00086DB9" w:rsidRDefault="00086DB9">
            <w:pPr>
              <w:pStyle w:val="cell"/>
              <w:snapToGrid w:val="0"/>
              <w:jc w:val="center"/>
              <w:rPr>
                <w:rFonts w:ascii="Arial" w:hAnsi="Arial" w:cs="Arial"/>
                <w:sz w:val="16"/>
                <w:szCs w:val="16"/>
              </w:rPr>
            </w:pPr>
          </w:p>
        </w:tc>
        <w:tc>
          <w:tcPr>
            <w:tcW w:w="873" w:type="dxa"/>
            <w:shd w:val="clear" w:color="auto" w:fill="FFFFFF"/>
            <w:tcMar>
              <w:top w:w="0" w:type="dxa"/>
              <w:left w:w="0" w:type="dxa"/>
              <w:bottom w:w="0" w:type="dxa"/>
              <w:right w:w="0" w:type="dxa"/>
            </w:tcMar>
          </w:tcPr>
          <w:p w14:paraId="76809892" w14:textId="77777777" w:rsidR="00086DB9" w:rsidRDefault="00086DB9">
            <w:pPr>
              <w:pStyle w:val="cell"/>
              <w:snapToGrid w:val="0"/>
              <w:spacing w:line="159" w:lineRule="atLeast"/>
              <w:jc w:val="center"/>
              <w:rPr>
                <w:rFonts w:ascii="Arial" w:hAnsi="Arial" w:cs="Arial"/>
                <w:sz w:val="16"/>
                <w:szCs w:val="16"/>
              </w:rPr>
            </w:pPr>
          </w:p>
        </w:tc>
        <w:tc>
          <w:tcPr>
            <w:tcW w:w="3659" w:type="dxa"/>
            <w:shd w:val="clear" w:color="auto" w:fill="FFFFFF"/>
            <w:tcMar>
              <w:top w:w="0" w:type="dxa"/>
              <w:left w:w="0" w:type="dxa"/>
              <w:bottom w:w="0" w:type="dxa"/>
              <w:right w:w="0" w:type="dxa"/>
            </w:tcMar>
          </w:tcPr>
          <w:p w14:paraId="76809893" w14:textId="77777777" w:rsidR="00086DB9" w:rsidRDefault="00086DB9">
            <w:pPr>
              <w:pStyle w:val="cell"/>
              <w:snapToGrid w:val="0"/>
              <w:spacing w:line="159" w:lineRule="atLeast"/>
              <w:rPr>
                <w:rFonts w:ascii="Arial" w:hAnsi="Arial" w:cs="Arial"/>
                <w:sz w:val="16"/>
                <w:szCs w:val="16"/>
              </w:rPr>
            </w:pPr>
          </w:p>
        </w:tc>
        <w:tc>
          <w:tcPr>
            <w:tcW w:w="3659" w:type="dxa"/>
            <w:shd w:val="clear" w:color="auto" w:fill="FFFFFF"/>
            <w:tcMar>
              <w:top w:w="0" w:type="dxa"/>
              <w:left w:w="0" w:type="dxa"/>
              <w:bottom w:w="0" w:type="dxa"/>
              <w:right w:w="0" w:type="dxa"/>
            </w:tcMar>
          </w:tcPr>
          <w:p w14:paraId="76809894" w14:textId="77777777" w:rsidR="00086DB9" w:rsidRDefault="00086DB9">
            <w:pPr>
              <w:pStyle w:val="cell"/>
              <w:snapToGrid w:val="0"/>
              <w:spacing w:line="159" w:lineRule="atLeast"/>
              <w:rPr>
                <w:rFonts w:ascii="Arial" w:hAnsi="Arial" w:cs="Arial"/>
                <w:sz w:val="16"/>
                <w:szCs w:val="16"/>
              </w:rPr>
            </w:pPr>
          </w:p>
        </w:tc>
      </w:tr>
    </w:tbl>
    <w:p w14:paraId="76809896" w14:textId="77777777" w:rsidR="00086DB9" w:rsidRDefault="00086DB9">
      <w:pPr>
        <w:pStyle w:val="Heading3"/>
        <w:numPr>
          <w:ilvl w:val="0"/>
          <w:numId w:val="0"/>
        </w:numPr>
        <w:rPr>
          <w:rFonts w:ascii="Arial" w:hAnsi="Arial" w:cs="Arial"/>
        </w:rPr>
      </w:pPr>
    </w:p>
    <w:p w14:paraId="76809897" w14:textId="77777777" w:rsidR="00086DB9" w:rsidRDefault="00986FBA">
      <w:pPr>
        <w:pStyle w:val="Heading3"/>
      </w:pPr>
      <w:bookmarkStart w:id="2975" w:name="__RefHeading__87040_697283655"/>
      <w:r>
        <w:t>Quality</w:t>
      </w:r>
      <w:r>
        <w:rPr>
          <w:rFonts w:eastAsia="Arial"/>
        </w:rPr>
        <w:t xml:space="preserve"> </w:t>
      </w:r>
      <w:r>
        <w:t>parameter</w:t>
      </w:r>
      <w:bookmarkEnd w:id="2975"/>
    </w:p>
    <w:p w14:paraId="76809898" w14:textId="77777777" w:rsidR="00086DB9" w:rsidRDefault="00986FBA">
      <w:pPr>
        <w:pStyle w:val="Standard"/>
        <w:jc w:val="both"/>
      </w:pP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depends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large</w:t>
      </w:r>
      <w:r>
        <w:rPr>
          <w:rFonts w:ascii="Arial" w:eastAsia="Arial" w:hAnsi="Arial" w:cs="Arial"/>
          <w:sz w:val="20"/>
        </w:rPr>
        <w:t xml:space="preserve"> </w:t>
      </w:r>
      <w:r>
        <w:rPr>
          <w:rFonts w:ascii="Arial" w:hAnsi="Arial" w:cs="Arial"/>
          <w:sz w:val="20"/>
        </w:rPr>
        <w:t>degree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intent.</w:t>
      </w:r>
    </w:p>
    <w:p w14:paraId="76809899" w14:textId="77777777" w:rsidR="00086DB9" w:rsidRDefault="00086DB9">
      <w:pPr>
        <w:pStyle w:val="Standard"/>
        <w:jc w:val="both"/>
        <w:rPr>
          <w:rFonts w:ascii="Arial" w:hAnsi="Arial" w:cs="Arial"/>
          <w:sz w:val="20"/>
        </w:rPr>
      </w:pPr>
    </w:p>
    <w:p w14:paraId="7680989A" w14:textId="77777777" w:rsidR="00086DB9" w:rsidRDefault="00986FBA">
      <w:pPr>
        <w:pStyle w:val="Standard"/>
        <w:jc w:val="both"/>
      </w:pP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user-level,</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datum</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concept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gross</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objective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reject</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extreme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particularly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lie</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normal</w:t>
      </w:r>
      <w:r>
        <w:rPr>
          <w:rFonts w:ascii="Arial" w:eastAsia="Arial" w:hAnsi="Arial" w:cs="Arial"/>
          <w:sz w:val="20"/>
        </w:rPr>
        <w:t xml:space="preserve"> </w:t>
      </w:r>
      <w:r>
        <w:rPr>
          <w:rFonts w:ascii="Arial" w:hAnsi="Arial" w:cs="Arial"/>
          <w:sz w:val="20"/>
        </w:rPr>
        <w:t>(assumed)</w:t>
      </w:r>
      <w:r>
        <w:rPr>
          <w:rFonts w:ascii="Arial" w:eastAsia="Arial" w:hAnsi="Arial" w:cs="Arial"/>
          <w:sz w:val="20"/>
        </w:rPr>
        <w:t xml:space="preserve"> </w:t>
      </w:r>
      <w:r>
        <w:rPr>
          <w:rFonts w:ascii="Arial" w:hAnsi="Arial" w:cs="Arial"/>
          <w:sz w:val="20"/>
        </w:rPr>
        <w:t>Gaussian</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distribution.</w:t>
      </w:r>
    </w:p>
    <w:p w14:paraId="7680989B" w14:textId="77777777" w:rsidR="00086DB9" w:rsidRDefault="00086DB9">
      <w:pPr>
        <w:pStyle w:val="Standard"/>
        <w:jc w:val="both"/>
        <w:rPr>
          <w:rFonts w:ascii="Arial" w:hAnsi="Arial" w:cs="Arial"/>
          <w:sz w:val="20"/>
        </w:rPr>
      </w:pPr>
    </w:p>
    <w:p w14:paraId="7680989C" w14:textId="77777777" w:rsidR="00086DB9" w:rsidRDefault="00986FBA">
      <w:pPr>
        <w:pStyle w:val="Standard"/>
        <w:jc w:val="both"/>
      </w:pP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simplest</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Assuming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variance</w:t>
      </w:r>
      <w:r>
        <w:rPr>
          <w:rFonts w:ascii="Arial" w:eastAsia="Arial" w:hAnsi="Arial" w:cs="Arial"/>
          <w:i/>
          <w:sz w:val="20"/>
        </w:rPr>
        <w:t xml:space="preserve"> </w:t>
      </w:r>
      <w:r>
        <w:rPr>
          <w:rFonts w:ascii="Arial" w:hAnsi="Arial" w:cs="Arial"/>
          <w:i/>
          <w:sz w:val="20"/>
        </w:rPr>
        <w:t>O</w:t>
      </w:r>
      <w:r>
        <w:rPr>
          <w:rFonts w:ascii="Arial" w:eastAsia="Arial" w:hAnsi="Arial" w:cs="Arial"/>
          <w:i/>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i/>
          <w:sz w:val="20"/>
        </w:rPr>
        <w:t>a</w:t>
      </w:r>
      <w:r>
        <w:rPr>
          <w:rFonts w:ascii="Arial" w:eastAsia="Arial" w:hAnsi="Arial" w:cs="Arial"/>
          <w:i/>
          <w:sz w:val="20"/>
        </w:rPr>
        <w:t xml:space="preserve"> </w:t>
      </w:r>
      <w:r>
        <w:rPr>
          <w:rFonts w:ascii="Arial" w:hAnsi="Arial" w:cs="Arial"/>
          <w:i/>
          <w:sz w:val="20"/>
        </w:rPr>
        <w:t>priori</w:t>
      </w:r>
      <w:r>
        <w:rPr>
          <w:rFonts w:ascii="Arial" w:eastAsia="Arial" w:hAnsi="Arial" w:cs="Arial"/>
          <w:i/>
          <w:sz w:val="20"/>
        </w:rPr>
        <w:t xml:space="preserve"> </w:t>
      </w:r>
      <w:r>
        <w:rPr>
          <w:rFonts w:ascii="Arial" w:hAnsi="Arial" w:cs="Arial"/>
          <w:sz w:val="20"/>
        </w:rPr>
        <w:t>variance</w:t>
      </w:r>
      <w:r>
        <w:rPr>
          <w:rFonts w:ascii="Arial" w:eastAsia="Arial" w:hAnsi="Arial" w:cs="Arial"/>
          <w:sz w:val="20"/>
        </w:rPr>
        <w:t xml:space="preserve"> </w:t>
      </w:r>
      <w:r>
        <w:rPr>
          <w:rFonts w:ascii="Arial" w:hAnsi="Arial" w:cs="Arial"/>
          <w:i/>
          <w:sz w:val="20"/>
        </w:rPr>
        <w:t>E</w:t>
      </w:r>
      <w:r>
        <w:rPr>
          <w:rFonts w:ascii="Arial" w:hAnsi="Arial" w:cs="Arial"/>
          <w:sz w:val="20"/>
        </w:rPr>
        <w:t>,</w:t>
      </w:r>
      <w:r>
        <w:rPr>
          <w:rFonts w:ascii="Arial" w:eastAsia="Arial" w:hAnsi="Arial" w:cs="Arial"/>
          <w:sz w:val="20"/>
        </w:rPr>
        <w:t xml:space="preserve"> </w:t>
      </w:r>
      <w:r>
        <w:rPr>
          <w:rFonts w:ascii="Arial" w:hAnsi="Arial" w:cs="Arial"/>
          <w:sz w:val="20"/>
        </w:rPr>
        <w:t>then</w:t>
      </w:r>
    </w:p>
    <w:p w14:paraId="7680989D" w14:textId="77777777" w:rsidR="00086DB9" w:rsidRDefault="00986FBA">
      <w:pPr>
        <w:pStyle w:val="Standard"/>
        <w:spacing w:before="100" w:after="100"/>
        <w:jc w:val="center"/>
      </w:pPr>
      <w:r>
        <w:rPr>
          <w:rFonts w:ascii="Arial" w:hAnsi="Arial" w:cs="Arial"/>
          <w:i/>
          <w:sz w:val="20"/>
        </w:rPr>
        <w:t>PC</w:t>
      </w:r>
      <w:r>
        <w:rPr>
          <w:rFonts w:ascii="Arial" w:eastAsia="Arial" w:hAnsi="Arial" w:cs="Arial"/>
          <w:i/>
          <w:sz w:val="20"/>
        </w:rPr>
        <w:t xml:space="preserve"> </w:t>
      </w:r>
      <w:r>
        <w:rPr>
          <w:rFonts w:ascii="Arial" w:hAnsi="Arial" w:cs="Arial"/>
          <w:i/>
          <w:sz w:val="20"/>
        </w:rPr>
        <w:t>=</w:t>
      </w:r>
      <w:r>
        <w:rPr>
          <w:rFonts w:ascii="Arial" w:eastAsia="Arial" w:hAnsi="Arial" w:cs="Arial"/>
          <w:i/>
          <w:sz w:val="20"/>
        </w:rPr>
        <w:t xml:space="preserve"> </w:t>
      </w:r>
      <w:r>
        <w:rPr>
          <w:rFonts w:ascii="Arial" w:hAnsi="Arial" w:cs="Arial"/>
          <w:i/>
          <w:sz w:val="20"/>
        </w:rPr>
        <w:t>100</w:t>
      </w:r>
      <w:r>
        <w:rPr>
          <w:rFonts w:ascii="Arial" w:eastAsia="Arial" w:hAnsi="Arial" w:cs="Arial"/>
          <w:i/>
          <w:sz w:val="20"/>
        </w:rPr>
        <w:t xml:space="preserve"> </w:t>
      </w:r>
      <w:r>
        <w:rPr>
          <w:rFonts w:ascii="Arial" w:hAnsi="Arial" w:cs="Arial"/>
          <w:sz w:val="20"/>
        </w:rPr>
        <w:t>exp</w:t>
      </w:r>
      <w:r>
        <w:rPr>
          <w:rFonts w:ascii="Arial" w:hAnsi="Arial" w:cs="Arial"/>
          <w:i/>
          <w:sz w:val="20"/>
        </w:rPr>
        <w:t>(-O/E)</w:t>
      </w:r>
    </w:p>
    <w:p w14:paraId="7680989E" w14:textId="77777777" w:rsidR="00086DB9" w:rsidRDefault="00986FBA">
      <w:pPr>
        <w:pStyle w:val="Standard"/>
        <w:jc w:val="both"/>
      </w:pPr>
      <w:r>
        <w:rPr>
          <w:rFonts w:ascii="Arial" w:hAnsi="Arial" w:cs="Arial"/>
          <w:sz w:val="20"/>
        </w:rPr>
        <w:t>would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combined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overall</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value.</w:t>
      </w:r>
    </w:p>
    <w:p w14:paraId="7680989F" w14:textId="77777777" w:rsidR="00086DB9" w:rsidRDefault="00086DB9">
      <w:pPr>
        <w:pStyle w:val="Standard"/>
        <w:jc w:val="both"/>
        <w:rPr>
          <w:rFonts w:ascii="Arial" w:hAnsi="Arial" w:cs="Arial"/>
          <w:sz w:val="20"/>
        </w:rPr>
      </w:pPr>
    </w:p>
    <w:p w14:paraId="768098A0" w14:textId="77777777" w:rsidR="00086DB9" w:rsidRDefault="00986FBA">
      <w:pPr>
        <w:pStyle w:val="Standard"/>
        <w:jc w:val="both"/>
      </w:pPr>
      <w:r>
        <w:rPr>
          <w:rFonts w:ascii="Arial" w:hAnsi="Arial" w:cs="Arial"/>
          <w:sz w:val="20"/>
        </w:rPr>
        <w:t>Other</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Q/C</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nominally</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assigned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loss-of-lock</w:t>
      </w:r>
      <w:r>
        <w:rPr>
          <w:rFonts w:ascii="Arial" w:eastAsia="Arial" w:hAnsi="Arial" w:cs="Arial"/>
          <w:sz w:val="20"/>
        </w:rPr>
        <w:t xml:space="preserve"> </w:t>
      </w:r>
      <w:r>
        <w:rPr>
          <w:rFonts w:ascii="Arial" w:hAnsi="Arial" w:cs="Arial"/>
          <w:sz w:val="20"/>
        </w:rPr>
        <w:t>(freewheeling)</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detected.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apparently</w:t>
      </w:r>
      <w:r>
        <w:rPr>
          <w:rFonts w:ascii="Arial" w:eastAsia="Arial" w:hAnsi="Arial" w:cs="Arial"/>
          <w:sz w:val="20"/>
        </w:rPr>
        <w:t xml:space="preserve"> </w:t>
      </w:r>
      <w:r>
        <w:rPr>
          <w:rFonts w:ascii="Arial" w:hAnsi="Arial" w:cs="Arial"/>
          <w:sz w:val="20"/>
        </w:rPr>
        <w:t>sensible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lastRenderedPageBreak/>
        <w:t>is</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end-user</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make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decision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100.</w:t>
      </w:r>
      <w:r>
        <w:rPr>
          <w:rFonts w:ascii="Arial" w:eastAsia="Arial" w:hAnsi="Arial" w:cs="Arial"/>
          <w:sz w:val="20"/>
        </w:rPr>
        <w:t xml:space="preserve"> </w:t>
      </w:r>
      <w:r>
        <w:rPr>
          <w:rFonts w:ascii="Arial" w:hAnsi="Arial" w:cs="Arial"/>
          <w:sz w:val="20"/>
        </w:rPr>
        <w:t>Conversely,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applies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unusable,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actually</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missing</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zero.</w:t>
      </w:r>
    </w:p>
    <w:p w14:paraId="768098A1" w14:textId="77777777" w:rsidR="00086DB9" w:rsidRDefault="00086DB9">
      <w:pPr>
        <w:pStyle w:val="Standard"/>
        <w:jc w:val="both"/>
        <w:rPr>
          <w:rFonts w:ascii="Arial" w:hAnsi="Arial" w:cs="Arial"/>
          <w:sz w:val="20"/>
        </w:rPr>
      </w:pPr>
    </w:p>
    <w:p w14:paraId="768098A2" w14:textId="77777777" w:rsidR="00086DB9" w:rsidRDefault="00086DB9">
      <w:pPr>
        <w:pStyle w:val="Standard"/>
        <w:jc w:val="both"/>
        <w:rPr>
          <w:rFonts w:ascii="Arial" w:hAnsi="Arial" w:cs="Arial"/>
          <w:sz w:val="20"/>
        </w:rPr>
      </w:pPr>
    </w:p>
    <w:p w14:paraId="768098A3" w14:textId="77777777" w:rsidR="00086DB9" w:rsidRDefault="00986FBA">
      <w:pPr>
        <w:pStyle w:val="Heading2"/>
      </w:pPr>
      <w:bookmarkStart w:id="2976" w:name="__RefHeading__87_1229796929"/>
      <w:r>
        <w:t>BUFR</w:t>
      </w:r>
      <w:r>
        <w:rPr>
          <w:rFonts w:eastAsia="Arial"/>
        </w:rPr>
        <w:t xml:space="preserve"> </w:t>
      </w:r>
      <w:r>
        <w:t>Section</w:t>
      </w:r>
      <w:r>
        <w:rPr>
          <w:rFonts w:eastAsia="Arial"/>
        </w:rPr>
        <w:t xml:space="preserve"> </w:t>
      </w:r>
      <w:r>
        <w:t>5</w:t>
      </w:r>
      <w:r>
        <w:rPr>
          <w:rFonts w:eastAsia="Arial"/>
        </w:rPr>
        <w:t xml:space="preserve"> </w:t>
      </w:r>
      <w:r>
        <w:t>(End</w:t>
      </w:r>
      <w:r>
        <w:rPr>
          <w:rFonts w:eastAsia="Arial"/>
        </w:rPr>
        <w:t xml:space="preserve"> </w:t>
      </w:r>
      <w:r>
        <w:t>of</w:t>
      </w:r>
      <w:r>
        <w:rPr>
          <w:rFonts w:eastAsia="Arial"/>
        </w:rPr>
        <w:t xml:space="preserve"> </w:t>
      </w:r>
      <w:r>
        <w:t>Message)</w:t>
      </w:r>
      <w:bookmarkEnd w:id="2976"/>
    </w:p>
    <w:p w14:paraId="768098A4"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_Ref292723259 </w:instrText>
      </w:r>
      <w:r>
        <w:rPr>
          <w:rFonts w:ascii="Arial" w:eastAsia="Arial" w:hAnsi="Arial" w:cs="Arial"/>
          <w:sz w:val="20"/>
        </w:rPr>
        <w:fldChar w:fldCharType="separate"/>
      </w:r>
      <w:r>
        <w:rPr>
          <w:rFonts w:ascii="Arial" w:eastAsia="Arial" w:hAnsi="Arial" w:cs="Arial"/>
          <w:sz w:val="20"/>
        </w:rPr>
        <w:t>Table 10</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correctly,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occupies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last</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equal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1</w:t>
      </w:r>
      <w:r>
        <w:rPr>
          <w:rFonts w:ascii="Arial" w:eastAsia="Arial" w:hAnsi="Arial" w:cs="Arial"/>
          <w:sz w:val="20"/>
        </w:rPr>
        <w:t>–</w:t>
      </w:r>
      <w:r>
        <w:rPr>
          <w:rFonts w:ascii="Arial" w:hAnsi="Arial" w:cs="Arial"/>
          <w:sz w:val="20"/>
        </w:rPr>
        <w:t>4,</w:t>
      </w:r>
      <w:r>
        <w:rPr>
          <w:rFonts w:ascii="Arial" w:eastAsia="Arial" w:hAnsi="Arial" w:cs="Arial"/>
          <w:sz w:val="20"/>
        </w:rPr>
        <w:t xml:space="preserve"> </w:t>
      </w:r>
      <w:r>
        <w:rPr>
          <w:rFonts w:ascii="Arial" w:hAnsi="Arial" w:cs="Arial"/>
          <w:sz w:val="20"/>
        </w:rPr>
        <w:t>plus</w:t>
      </w:r>
      <w:r>
        <w:rPr>
          <w:rFonts w:ascii="Arial" w:eastAsia="Arial" w:hAnsi="Arial" w:cs="Arial"/>
          <w:sz w:val="20"/>
        </w:rPr>
        <w:t xml:space="preserve"> </w:t>
      </w:r>
      <w:r>
        <w:rPr>
          <w:rFonts w:ascii="Arial" w:hAnsi="Arial" w:cs="Arial"/>
          <w:sz w:val="20"/>
        </w:rPr>
        <w:t>8</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8A5" w14:textId="77777777" w:rsidR="00086DB9" w:rsidRDefault="00086DB9">
      <w:pPr>
        <w:pStyle w:val="Standard"/>
        <w:jc w:val="both"/>
        <w:rPr>
          <w:rFonts w:ascii="Arial" w:hAnsi="Arial" w:cs="Arial"/>
          <w:sz w:val="20"/>
        </w:rPr>
      </w:pPr>
    </w:p>
    <w:p w14:paraId="768098A6" w14:textId="77777777" w:rsidR="00086DB9" w:rsidRDefault="00086DB9">
      <w:pPr>
        <w:pStyle w:val="Standard"/>
        <w:jc w:val="both"/>
        <w:rPr>
          <w:rFonts w:ascii="Arial" w:hAnsi="Arial" w:cs="Arial"/>
          <w:sz w:val="20"/>
        </w:rPr>
      </w:pPr>
    </w:p>
    <w:p w14:paraId="768098A7" w14:textId="77777777" w:rsidR="00086DB9" w:rsidRDefault="00986FBA">
      <w:pPr>
        <w:pStyle w:val="Caption"/>
        <w:jc w:val="center"/>
      </w:pPr>
      <w:bookmarkStart w:id="2977" w:name="_Ref292723259"/>
      <w:r>
        <w:rPr>
          <w:rFonts w:ascii="Arial" w:hAnsi="Arial" w:cs="Arial"/>
          <w:b/>
          <w:sz w:val="20"/>
        </w:rPr>
        <w:t>Table</w:t>
      </w:r>
      <w:r>
        <w:rPr>
          <w:rFonts w:ascii="Arial" w:eastAsia="Arial" w:hAnsi="Arial" w:cs="Arial"/>
          <w:b/>
          <w:sz w:val="20"/>
        </w:rPr>
        <w:t xml:space="preserve"> </w:t>
      </w:r>
      <w:r>
        <w:rPr>
          <w:rFonts w:ascii="Arial" w:hAnsi="Arial" w:cs="Arial"/>
          <w:b/>
          <w:sz w:val="20"/>
        </w:rPr>
        <w:t>10</w:t>
      </w:r>
      <w:bookmarkEnd w:id="2977"/>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5</w:t>
      </w:r>
      <w:r>
        <w:rPr>
          <w:rFonts w:ascii="Arial" w:eastAsia="Arial" w:hAnsi="Arial" w:cs="Arial"/>
          <w:b/>
          <w:sz w:val="20"/>
        </w:rPr>
        <w:t xml:space="preserve"> </w:t>
      </w:r>
      <w:r>
        <w:rPr>
          <w:rFonts w:ascii="Arial" w:hAnsi="Arial" w:cs="Arial"/>
          <w:b/>
          <w:sz w:val="20"/>
        </w:rPr>
        <w:t>(End</w:t>
      </w:r>
      <w:r>
        <w:rPr>
          <w:rFonts w:ascii="Arial" w:eastAsia="Arial" w:hAnsi="Arial" w:cs="Arial"/>
          <w:b/>
          <w:sz w:val="20"/>
        </w:rPr>
        <w:t xml:space="preserve"> </w:t>
      </w:r>
      <w:r>
        <w:rPr>
          <w:rFonts w:ascii="Arial" w:hAnsi="Arial" w:cs="Arial"/>
          <w:b/>
          <w:sz w:val="20"/>
        </w:rPr>
        <w:t>of</w:t>
      </w:r>
      <w:r>
        <w:rPr>
          <w:rFonts w:ascii="Arial" w:eastAsia="Arial" w:hAnsi="Arial" w:cs="Arial"/>
          <w:b/>
          <w:sz w:val="20"/>
        </w:rPr>
        <w:t xml:space="preserve"> </w:t>
      </w:r>
      <w:r>
        <w:rPr>
          <w:rFonts w:ascii="Arial" w:hAnsi="Arial" w:cs="Arial"/>
          <w:b/>
          <w:sz w:val="20"/>
        </w:rPr>
        <w:t>Message)</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8AB" w14:textId="77777777">
        <w:tc>
          <w:tcPr>
            <w:tcW w:w="1098" w:type="dxa"/>
            <w:shd w:val="clear" w:color="auto" w:fill="94BD5E"/>
            <w:tcMar>
              <w:top w:w="0" w:type="dxa"/>
              <w:left w:w="108" w:type="dxa"/>
              <w:bottom w:w="0" w:type="dxa"/>
              <w:right w:w="108" w:type="dxa"/>
            </w:tcMar>
            <w:vAlign w:val="center"/>
          </w:tcPr>
          <w:p w14:paraId="768098A8"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8A9"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8AA"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8AF" w14:textId="77777777">
        <w:tc>
          <w:tcPr>
            <w:tcW w:w="1098" w:type="dxa"/>
            <w:shd w:val="clear" w:color="auto" w:fill="F3F3F3"/>
            <w:tcMar>
              <w:top w:w="0" w:type="dxa"/>
              <w:left w:w="108" w:type="dxa"/>
              <w:bottom w:w="0" w:type="dxa"/>
              <w:right w:w="108" w:type="dxa"/>
            </w:tcMar>
          </w:tcPr>
          <w:p w14:paraId="768098A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8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7777 (coded in CCITT International Alphabet No. 5)</w:t>
            </w:r>
          </w:p>
        </w:tc>
        <w:tc>
          <w:tcPr>
            <w:tcW w:w="2532" w:type="dxa"/>
            <w:shd w:val="clear" w:color="auto" w:fill="F3F3F3"/>
            <w:tcMar>
              <w:top w:w="0" w:type="dxa"/>
              <w:left w:w="108" w:type="dxa"/>
              <w:bottom w:w="0" w:type="dxa"/>
              <w:right w:w="108" w:type="dxa"/>
            </w:tcMar>
          </w:tcPr>
          <w:p w14:paraId="768098AE" w14:textId="77777777" w:rsidR="00086DB9" w:rsidRDefault="00986FBA">
            <w:pPr>
              <w:pStyle w:val="Caption"/>
              <w:snapToGrid w:val="0"/>
              <w:spacing w:before="40" w:after="40"/>
              <w:jc w:val="left"/>
              <w:rPr>
                <w:rFonts w:ascii="Arial" w:hAnsi="Arial"/>
              </w:rPr>
            </w:pPr>
            <w:r>
              <w:rPr>
                <w:rFonts w:ascii="Arial" w:hAnsi="Arial"/>
                <w:i w:val="0"/>
                <w:sz w:val="16"/>
                <w:szCs w:val="16"/>
              </w:rPr>
              <w:t>‘</w:t>
            </w:r>
            <w:r>
              <w:rPr>
                <w:rFonts w:ascii="Arial" w:hAnsi="Arial" w:cs="Courier, 'Courier New'"/>
                <w:i w:val="0"/>
                <w:sz w:val="16"/>
                <w:szCs w:val="16"/>
              </w:rPr>
              <w:t>7777</w:t>
            </w:r>
            <w:r>
              <w:rPr>
                <w:rFonts w:ascii="Arial" w:hAnsi="Arial"/>
                <w:i w:val="0"/>
                <w:sz w:val="16"/>
                <w:szCs w:val="16"/>
              </w:rPr>
              <w:t>’</w:t>
            </w:r>
          </w:p>
        </w:tc>
      </w:tr>
    </w:tbl>
    <w:p w14:paraId="768098B0" w14:textId="77777777" w:rsidR="00086DB9" w:rsidRDefault="00086DB9">
      <w:pPr>
        <w:pStyle w:val="Standard"/>
        <w:jc w:val="both"/>
        <w:rPr>
          <w:rFonts w:ascii="Arial" w:hAnsi="Arial" w:cs="Arial"/>
          <w:sz w:val="20"/>
        </w:rPr>
      </w:pPr>
    </w:p>
    <w:p w14:paraId="768098B1" w14:textId="77777777" w:rsidR="00086DB9" w:rsidRDefault="00086DB9">
      <w:pPr>
        <w:pStyle w:val="Standard"/>
        <w:jc w:val="both"/>
        <w:rPr>
          <w:rFonts w:ascii="Arial" w:hAnsi="Arial" w:cs="Arial"/>
          <w:sz w:val="20"/>
        </w:rPr>
      </w:pPr>
    </w:p>
    <w:p w14:paraId="768098B2" w14:textId="77777777" w:rsidR="00086DB9" w:rsidRDefault="00086DB9">
      <w:pPr>
        <w:pStyle w:val="Standard"/>
        <w:jc w:val="both"/>
        <w:rPr>
          <w:rFonts w:ascii="Arial" w:hAnsi="Arial" w:cs="Arial"/>
          <w:sz w:val="20"/>
        </w:rPr>
      </w:pPr>
    </w:p>
    <w:p w14:paraId="768098B3" w14:textId="77777777" w:rsidR="00086DB9" w:rsidRDefault="00986FBA">
      <w:pPr>
        <w:pStyle w:val="Heading2"/>
      </w:pPr>
      <w:bookmarkStart w:id="2978" w:name="__RefHeading__89_1229796929"/>
      <w:bookmarkStart w:id="2979" w:name="_Ref58840505"/>
      <w:bookmarkStart w:id="2980" w:name="_Ref192058894"/>
      <w:bookmarkStart w:id="2981" w:name="_Ref192058886"/>
      <w:bookmarkEnd w:id="2832"/>
      <w:bookmarkEnd w:id="2833"/>
      <w:bookmarkEnd w:id="2834"/>
      <w:bookmarkEnd w:id="2835"/>
      <w:r>
        <w:t>Indicative</w:t>
      </w:r>
      <w:r>
        <w:rPr>
          <w:rFonts w:eastAsia="Arial"/>
        </w:rPr>
        <w:t xml:space="preserve"> </w:t>
      </w:r>
      <w:r>
        <w:t>BUFR</w:t>
      </w:r>
      <w:r>
        <w:rPr>
          <w:rFonts w:eastAsia="Arial"/>
        </w:rPr>
        <w:t xml:space="preserve"> </w:t>
      </w:r>
      <w:r>
        <w:t>Message</w:t>
      </w:r>
      <w:r>
        <w:rPr>
          <w:rFonts w:eastAsia="Arial"/>
        </w:rPr>
        <w:t xml:space="preserve"> </w:t>
      </w:r>
      <w:r>
        <w:t>Lengths</w:t>
      </w:r>
      <w:bookmarkEnd w:id="2978"/>
    </w:p>
    <w:p w14:paraId="768098B4" w14:textId="77777777" w:rsidR="00086DB9" w:rsidRDefault="00986FBA">
      <w:pPr>
        <w:pStyle w:val="Standard"/>
        <w:jc w:val="both"/>
      </w:pPr>
      <w:r>
        <w:rPr>
          <w:rFonts w:ascii="Arial" w:hAnsi="Arial" w:cs="Arial"/>
          <w:sz w:val="20"/>
        </w:rPr>
        <w:t>As</w:t>
      </w:r>
      <w:r>
        <w:rPr>
          <w:rFonts w:ascii="Arial" w:eastAsia="Arial" w:hAnsi="Arial" w:cs="Arial"/>
          <w:sz w:val="20"/>
        </w:rPr>
        <w:t xml:space="preserve"> </w:t>
      </w:r>
      <w:r>
        <w:rPr>
          <w:rFonts w:ascii="Arial" w:hAnsi="Arial" w:cs="Arial"/>
          <w:sz w:val="20"/>
        </w:rPr>
        <w:t>noted</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BUFR-compressed</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pre-determined,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applied,</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bit-widths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_Ref291067470 </w:instrText>
      </w:r>
      <w:r>
        <w:rPr>
          <w:rFonts w:ascii="Arial" w:eastAsia="Arial" w:hAnsi="Arial" w:cs="Arial"/>
          <w:sz w:val="20"/>
        </w:rPr>
        <w:fldChar w:fldCharType="separate"/>
      </w:r>
      <w:r>
        <w:rPr>
          <w:rFonts w:ascii="Arial" w:eastAsia="Arial" w:hAnsi="Arial" w:cs="Arial"/>
          <w:sz w:val="20"/>
        </w:rPr>
        <w:t>Table 5</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L1+L2+Lc</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Stage.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8B5" w14:textId="77777777" w:rsidR="00086DB9" w:rsidRDefault="00086DB9">
      <w:pPr>
        <w:pStyle w:val="Standard"/>
      </w:pPr>
    </w:p>
    <w:p w14:paraId="768098B6" w14:textId="77777777" w:rsidR="00086DB9" w:rsidRDefault="00086DB9">
      <w:pPr>
        <w:pStyle w:val="Standard"/>
      </w:pPr>
    </w:p>
    <w:p w14:paraId="768098B7" w14:textId="77777777" w:rsidR="00086DB9" w:rsidRDefault="00986FBA">
      <w:pPr>
        <w:pStyle w:val="Caption"/>
        <w:jc w:val="center"/>
      </w:pPr>
      <w:bookmarkStart w:id="2982" w:name="_Ref192315717"/>
      <w:r>
        <w:rPr>
          <w:rFonts w:ascii="Arial" w:hAnsi="Arial" w:cs="Arial"/>
          <w:b/>
          <w:sz w:val="20"/>
        </w:rPr>
        <w:t>Table</w:t>
      </w:r>
      <w:bookmarkEnd w:id="2979"/>
      <w:bookmarkEnd w:id="2980"/>
      <w:r>
        <w:rPr>
          <w:rFonts w:ascii="Arial" w:eastAsia="Arial" w:hAnsi="Arial" w:cs="Arial"/>
          <w:b/>
          <w:sz w:val="20"/>
        </w:rPr>
        <w:t xml:space="preserve"> </w:t>
      </w:r>
      <w:r>
        <w:rPr>
          <w:rFonts w:ascii="Arial" w:hAnsi="Arial" w:cs="Arial"/>
          <w:b/>
          <w:sz w:val="20"/>
        </w:rPr>
        <w:t>11</w:t>
      </w:r>
      <w:bookmarkEnd w:id="2982"/>
      <w:r>
        <w:rPr>
          <w:rFonts w:ascii="Arial" w:hAnsi="Arial" w:cs="Arial"/>
          <w:b/>
          <w:sz w:val="20"/>
        </w:rPr>
        <w:t>.</w:t>
      </w:r>
      <w:r>
        <w:rPr>
          <w:rFonts w:ascii="Arial" w:eastAsia="Arial" w:hAnsi="Arial" w:cs="Arial"/>
          <w:b/>
          <w:sz w:val="20"/>
        </w:rPr>
        <w:t xml:space="preserve"> </w:t>
      </w:r>
      <w:r>
        <w:rPr>
          <w:rFonts w:ascii="Arial" w:hAnsi="Arial" w:cs="Arial"/>
          <w:b/>
          <w:sz w:val="20"/>
        </w:rPr>
        <w:t>Indicative</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message</w:t>
      </w:r>
      <w:r>
        <w:rPr>
          <w:rFonts w:ascii="Arial" w:eastAsia="Arial" w:hAnsi="Arial" w:cs="Arial"/>
          <w:b/>
          <w:sz w:val="20"/>
        </w:rPr>
        <w:t xml:space="preserve"> </w:t>
      </w:r>
      <w:r>
        <w:rPr>
          <w:rFonts w:ascii="Arial" w:hAnsi="Arial" w:cs="Arial"/>
          <w:b/>
          <w:sz w:val="20"/>
        </w:rPr>
        <w:t>lengths</w:t>
      </w:r>
      <w:bookmarkEnd w:id="2981"/>
    </w:p>
    <w:tbl>
      <w:tblPr>
        <w:tblW w:w="9071" w:type="dxa"/>
        <w:tblInd w:w="1" w:type="dxa"/>
        <w:tblLayout w:type="fixed"/>
        <w:tblCellMar>
          <w:left w:w="10" w:type="dxa"/>
          <w:right w:w="10" w:type="dxa"/>
        </w:tblCellMar>
        <w:tblLook w:val="0000" w:firstRow="0" w:lastRow="0" w:firstColumn="0" w:lastColumn="0" w:noHBand="0" w:noVBand="0"/>
      </w:tblPr>
      <w:tblGrid>
        <w:gridCol w:w="1633"/>
        <w:gridCol w:w="1803"/>
        <w:gridCol w:w="1802"/>
        <w:gridCol w:w="1419"/>
        <w:gridCol w:w="2414"/>
      </w:tblGrid>
      <w:tr w:rsidR="00086DB9" w14:paraId="768098C0" w14:textId="77777777">
        <w:trPr>
          <w:cantSplit/>
        </w:trPr>
        <w:tc>
          <w:tcPr>
            <w:tcW w:w="1633" w:type="dxa"/>
            <w:shd w:val="clear" w:color="auto" w:fill="94BD5E"/>
            <w:tcMar>
              <w:top w:w="0" w:type="dxa"/>
              <w:left w:w="108" w:type="dxa"/>
              <w:bottom w:w="0" w:type="dxa"/>
              <w:right w:w="108" w:type="dxa"/>
            </w:tcMar>
            <w:vAlign w:val="center"/>
          </w:tcPr>
          <w:p w14:paraId="768098B8"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768098B9"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1b</w:t>
            </w:r>
          </w:p>
          <w:p w14:paraId="768098BA"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768098B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2a</w:t>
            </w:r>
          </w:p>
          <w:p w14:paraId="768098BC"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768098BD" w14:textId="77777777" w:rsidR="00086DB9" w:rsidRDefault="00986FBA">
            <w:pPr>
              <w:pStyle w:val="Standard"/>
              <w:snapToGrid w:val="0"/>
              <w:jc w:val="cente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2b</w:t>
            </w:r>
            <w:r>
              <w:rPr>
                <w:rFonts w:ascii="Arial" w:eastAsia="Arial" w:hAnsi="Arial" w:cs="Arial"/>
                <w:b/>
                <w:sz w:val="16"/>
                <w:szCs w:val="16"/>
              </w:rPr>
              <w:t xml:space="preserve"> </w:t>
            </w:r>
            <w:r>
              <w:rPr>
                <w:rFonts w:ascii="Arial" w:hAnsi="Arial" w:cs="Arial"/>
                <w:b/>
                <w:sz w:val="16"/>
                <w:szCs w:val="16"/>
              </w:rPr>
              <w:t>samples</w:t>
            </w:r>
          </w:p>
        </w:tc>
        <w:tc>
          <w:tcPr>
            <w:tcW w:w="2414" w:type="dxa"/>
            <w:shd w:val="clear" w:color="auto" w:fill="94BD5E"/>
            <w:tcMar>
              <w:top w:w="0" w:type="dxa"/>
              <w:left w:w="108" w:type="dxa"/>
              <w:bottom w:w="0" w:type="dxa"/>
              <w:right w:w="108" w:type="dxa"/>
            </w:tcMar>
            <w:vAlign w:val="center"/>
          </w:tcPr>
          <w:p w14:paraId="768098BE"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Message</w:t>
            </w:r>
          </w:p>
          <w:p w14:paraId="768098BF" w14:textId="77777777" w:rsidR="00086DB9" w:rsidRDefault="00986FBA">
            <w:pPr>
              <w:pStyle w:val="Standard"/>
              <w:jc w:val="center"/>
            </w:pPr>
            <w:r>
              <w:rPr>
                <w:rFonts w:ascii="Arial" w:hAnsi="Arial" w:cs="Arial"/>
                <w:b/>
                <w:sz w:val="16"/>
                <w:szCs w:val="16"/>
              </w:rPr>
              <w:t>Length</w:t>
            </w:r>
            <w:r>
              <w:rPr>
                <w:rFonts w:ascii="Arial" w:eastAsia="Arial" w:hAnsi="Arial" w:cs="Arial"/>
                <w:b/>
                <w:sz w:val="16"/>
                <w:szCs w:val="16"/>
              </w:rPr>
              <w:t xml:space="preserve"> </w:t>
            </w:r>
            <w:r>
              <w:rPr>
                <w:rFonts w:ascii="Arial" w:hAnsi="Arial" w:cs="Arial"/>
                <w:b/>
                <w:sz w:val="16"/>
                <w:szCs w:val="16"/>
              </w:rPr>
              <w:t>(Kbytes)</w:t>
            </w:r>
            <w:r>
              <w:rPr>
                <w:rStyle w:val="FootnoteSymbol"/>
                <w:rFonts w:ascii="Arial" w:eastAsia="Arial" w:hAnsi="Arial" w:cs="Arial"/>
                <w:b/>
                <w:sz w:val="16"/>
                <w:szCs w:val="16"/>
              </w:rPr>
              <w:footnoteReference w:id="11"/>
            </w:r>
          </w:p>
        </w:tc>
      </w:tr>
      <w:tr w:rsidR="00086DB9" w14:paraId="768098C6" w14:textId="77777777">
        <w:trPr>
          <w:cantSplit/>
        </w:trPr>
        <w:tc>
          <w:tcPr>
            <w:tcW w:w="1633" w:type="dxa"/>
            <w:shd w:val="clear" w:color="auto" w:fill="F3F3F3"/>
            <w:tcMar>
              <w:top w:w="0" w:type="dxa"/>
              <w:left w:w="108" w:type="dxa"/>
              <w:bottom w:w="0" w:type="dxa"/>
              <w:right w:w="108" w:type="dxa"/>
            </w:tcMar>
          </w:tcPr>
          <w:p w14:paraId="768098C1"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C2"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3"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C4" w14:textId="77777777" w:rsidR="00086DB9" w:rsidRDefault="00986FBA">
            <w:pPr>
              <w:pStyle w:val="Standard"/>
              <w:snapToGrid w:val="0"/>
              <w:jc w:val="center"/>
              <w:rPr>
                <w:rFonts w:ascii="Arial" w:hAnsi="Arial" w:cs="Arial"/>
                <w:sz w:val="16"/>
                <w:szCs w:val="16"/>
              </w:rPr>
            </w:pPr>
            <w:r>
              <w:rPr>
                <w:rFonts w:ascii="Arial" w:hAnsi="Arial" w:cs="Arial"/>
                <w:sz w:val="16"/>
                <w:szCs w:val="16"/>
              </w:rPr>
              <w:t>82</w:t>
            </w:r>
          </w:p>
        </w:tc>
        <w:tc>
          <w:tcPr>
            <w:tcW w:w="2414" w:type="dxa"/>
            <w:shd w:val="clear" w:color="auto" w:fill="F3F3F3"/>
            <w:tcMar>
              <w:top w:w="0" w:type="dxa"/>
              <w:left w:w="108" w:type="dxa"/>
              <w:bottom w:w="0" w:type="dxa"/>
              <w:right w:w="108" w:type="dxa"/>
            </w:tcMar>
          </w:tcPr>
          <w:p w14:paraId="768098C5" w14:textId="77777777" w:rsidR="00086DB9" w:rsidRDefault="00986FBA">
            <w:pPr>
              <w:pStyle w:val="Standard"/>
              <w:snapToGrid w:val="0"/>
              <w:jc w:val="center"/>
            </w:pPr>
            <w:r>
              <w:rPr>
                <w:rFonts w:ascii="Arial" w:hAnsi="Arial" w:cs="Arial"/>
                <w:sz w:val="16"/>
                <w:szCs w:val="16"/>
              </w:rPr>
              <w:t>13.6</w:t>
            </w:r>
            <w:r>
              <w:rPr>
                <w:rStyle w:val="FootnoteSymbol"/>
                <w:rFonts w:ascii="Arial" w:eastAsia="Arial" w:hAnsi="Arial" w:cs="Arial"/>
                <w:sz w:val="16"/>
                <w:szCs w:val="16"/>
              </w:rPr>
              <w:footnoteReference w:id="12"/>
            </w:r>
          </w:p>
        </w:tc>
      </w:tr>
      <w:tr w:rsidR="00086DB9" w14:paraId="768098CC" w14:textId="77777777">
        <w:trPr>
          <w:cantSplit/>
        </w:trPr>
        <w:tc>
          <w:tcPr>
            <w:tcW w:w="1633" w:type="dxa"/>
            <w:shd w:val="clear" w:color="auto" w:fill="E0E0E0"/>
            <w:tcMar>
              <w:top w:w="0" w:type="dxa"/>
              <w:left w:w="108" w:type="dxa"/>
              <w:bottom w:w="0" w:type="dxa"/>
              <w:right w:w="108" w:type="dxa"/>
            </w:tcMar>
          </w:tcPr>
          <w:p w14:paraId="768098C7"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E0E0E0"/>
            <w:tcMar>
              <w:top w:w="0" w:type="dxa"/>
              <w:left w:w="108" w:type="dxa"/>
              <w:bottom w:w="0" w:type="dxa"/>
              <w:right w:w="108" w:type="dxa"/>
            </w:tcMar>
          </w:tcPr>
          <w:p w14:paraId="768098C8"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C9"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CA"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CB" w14:textId="77777777" w:rsidR="00086DB9" w:rsidRDefault="00986FBA">
            <w:pPr>
              <w:pStyle w:val="Standard"/>
              <w:snapToGrid w:val="0"/>
              <w:jc w:val="center"/>
            </w:pPr>
            <w:r>
              <w:rPr>
                <w:rFonts w:ascii="Arial" w:hAnsi="Arial" w:cs="Arial"/>
                <w:sz w:val="16"/>
                <w:szCs w:val="16"/>
              </w:rPr>
              <w:t>11.4</w:t>
            </w:r>
            <w:r>
              <w:rPr>
                <w:rStyle w:val="FootnoteSymbol"/>
                <w:rFonts w:ascii="Arial" w:eastAsia="Arial" w:hAnsi="Arial" w:cs="Arial"/>
                <w:sz w:val="16"/>
                <w:szCs w:val="16"/>
              </w:rPr>
              <w:footnoteReference w:id="13"/>
            </w:r>
          </w:p>
        </w:tc>
      </w:tr>
      <w:tr w:rsidR="00086DB9" w14:paraId="768098D2" w14:textId="77777777">
        <w:trPr>
          <w:cantSplit/>
        </w:trPr>
        <w:tc>
          <w:tcPr>
            <w:tcW w:w="1633" w:type="dxa"/>
            <w:shd w:val="clear" w:color="auto" w:fill="F3F3F3"/>
            <w:tcMar>
              <w:top w:w="0" w:type="dxa"/>
              <w:left w:w="108" w:type="dxa"/>
              <w:bottom w:w="0" w:type="dxa"/>
              <w:right w:w="108" w:type="dxa"/>
            </w:tcMar>
          </w:tcPr>
          <w:p w14:paraId="768098CD"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CE"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F"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D0"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2414" w:type="dxa"/>
            <w:shd w:val="clear" w:color="auto" w:fill="F3F3F3"/>
            <w:tcMar>
              <w:top w:w="0" w:type="dxa"/>
              <w:left w:w="108" w:type="dxa"/>
              <w:bottom w:w="0" w:type="dxa"/>
              <w:right w:w="108" w:type="dxa"/>
            </w:tcMar>
          </w:tcPr>
          <w:p w14:paraId="768098D1" w14:textId="77777777" w:rsidR="00086DB9" w:rsidRDefault="00986FBA">
            <w:pPr>
              <w:pStyle w:val="Standard"/>
              <w:snapToGrid w:val="0"/>
              <w:jc w:val="center"/>
            </w:pPr>
            <w:r>
              <w:rPr>
                <w:rFonts w:ascii="Arial" w:hAnsi="Arial" w:cs="Arial"/>
                <w:sz w:val="16"/>
                <w:szCs w:val="16"/>
              </w:rPr>
              <w:t>10.4</w:t>
            </w:r>
            <w:r>
              <w:rPr>
                <w:rStyle w:val="FootnoteSymbol"/>
                <w:rFonts w:ascii="Arial" w:eastAsia="Arial" w:hAnsi="Arial" w:cs="Arial"/>
                <w:sz w:val="16"/>
                <w:szCs w:val="16"/>
              </w:rPr>
              <w:footnoteReference w:id="14"/>
            </w:r>
          </w:p>
        </w:tc>
      </w:tr>
      <w:tr w:rsidR="00086DB9" w14:paraId="768098D8" w14:textId="77777777">
        <w:trPr>
          <w:cantSplit/>
        </w:trPr>
        <w:tc>
          <w:tcPr>
            <w:tcW w:w="1633" w:type="dxa"/>
            <w:shd w:val="clear" w:color="auto" w:fill="E0E0E0"/>
            <w:tcMar>
              <w:top w:w="0" w:type="dxa"/>
              <w:left w:w="108" w:type="dxa"/>
              <w:bottom w:w="0" w:type="dxa"/>
              <w:right w:w="108" w:type="dxa"/>
            </w:tcMar>
          </w:tcPr>
          <w:p w14:paraId="768098D3"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D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D5"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D6"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E0E0E0"/>
            <w:tcMar>
              <w:top w:w="0" w:type="dxa"/>
              <w:left w:w="108" w:type="dxa"/>
              <w:bottom w:w="0" w:type="dxa"/>
              <w:right w:w="108" w:type="dxa"/>
            </w:tcMar>
          </w:tcPr>
          <w:p w14:paraId="768098D7" w14:textId="77777777" w:rsidR="00086DB9" w:rsidRDefault="00986FBA">
            <w:pPr>
              <w:pStyle w:val="Standard"/>
              <w:snapToGrid w:val="0"/>
              <w:jc w:val="center"/>
              <w:rPr>
                <w:rFonts w:ascii="Arial" w:hAnsi="Arial" w:cs="Arial"/>
                <w:sz w:val="16"/>
                <w:szCs w:val="16"/>
              </w:rPr>
            </w:pPr>
            <w:r>
              <w:rPr>
                <w:rFonts w:ascii="Arial" w:hAnsi="Arial" w:cs="Arial"/>
                <w:sz w:val="16"/>
                <w:szCs w:val="16"/>
              </w:rPr>
              <w:t>19.4</w:t>
            </w:r>
          </w:p>
        </w:tc>
      </w:tr>
      <w:tr w:rsidR="00086DB9" w14:paraId="768098DE" w14:textId="77777777">
        <w:trPr>
          <w:cantSplit/>
        </w:trPr>
        <w:tc>
          <w:tcPr>
            <w:tcW w:w="1633" w:type="dxa"/>
            <w:shd w:val="clear" w:color="auto" w:fill="F3F3F3"/>
            <w:tcMar>
              <w:top w:w="0" w:type="dxa"/>
              <w:left w:w="108" w:type="dxa"/>
              <w:bottom w:w="0" w:type="dxa"/>
              <w:right w:w="108" w:type="dxa"/>
            </w:tcMar>
          </w:tcPr>
          <w:p w14:paraId="768098D9"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DA"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F3F3F3"/>
            <w:tcMar>
              <w:top w:w="0" w:type="dxa"/>
              <w:left w:w="108" w:type="dxa"/>
              <w:bottom w:w="0" w:type="dxa"/>
              <w:right w:w="108" w:type="dxa"/>
            </w:tcMar>
          </w:tcPr>
          <w:p w14:paraId="768098DB"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F3F3F3"/>
            <w:tcMar>
              <w:top w:w="0" w:type="dxa"/>
              <w:left w:w="108" w:type="dxa"/>
              <w:bottom w:w="0" w:type="dxa"/>
              <w:right w:w="108" w:type="dxa"/>
            </w:tcMar>
          </w:tcPr>
          <w:p w14:paraId="768098DC" w14:textId="77777777" w:rsidR="00086DB9" w:rsidRDefault="00986FBA">
            <w:pPr>
              <w:pStyle w:val="Standard"/>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DD" w14:textId="77777777" w:rsidR="00086DB9" w:rsidRDefault="00986FBA">
            <w:pPr>
              <w:pStyle w:val="Standard"/>
              <w:snapToGrid w:val="0"/>
              <w:jc w:val="center"/>
              <w:rPr>
                <w:rFonts w:ascii="Arial" w:hAnsi="Arial" w:cs="Arial"/>
                <w:sz w:val="16"/>
                <w:szCs w:val="16"/>
              </w:rPr>
            </w:pPr>
            <w:r>
              <w:rPr>
                <w:rFonts w:ascii="Arial" w:hAnsi="Arial" w:cs="Arial"/>
                <w:sz w:val="16"/>
                <w:szCs w:val="16"/>
              </w:rPr>
              <w:t>16.1</w:t>
            </w:r>
          </w:p>
        </w:tc>
      </w:tr>
      <w:tr w:rsidR="00086DB9" w14:paraId="768098E4" w14:textId="77777777">
        <w:trPr>
          <w:cantSplit/>
        </w:trPr>
        <w:tc>
          <w:tcPr>
            <w:tcW w:w="1633" w:type="dxa"/>
            <w:shd w:val="clear" w:color="auto" w:fill="E0E0E0"/>
            <w:tcMar>
              <w:top w:w="0" w:type="dxa"/>
              <w:left w:w="108" w:type="dxa"/>
              <w:bottom w:w="0" w:type="dxa"/>
              <w:right w:w="108" w:type="dxa"/>
            </w:tcMar>
          </w:tcPr>
          <w:p w14:paraId="768098DF"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0"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E0E0E0"/>
            <w:tcMar>
              <w:top w:w="0" w:type="dxa"/>
              <w:left w:w="108" w:type="dxa"/>
              <w:bottom w:w="0" w:type="dxa"/>
              <w:right w:w="108" w:type="dxa"/>
            </w:tcMar>
          </w:tcPr>
          <w:p w14:paraId="768098E1"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E0E0E0"/>
            <w:tcMar>
              <w:top w:w="0" w:type="dxa"/>
              <w:left w:w="108" w:type="dxa"/>
              <w:bottom w:w="0" w:type="dxa"/>
              <w:right w:w="108" w:type="dxa"/>
            </w:tcMar>
          </w:tcPr>
          <w:p w14:paraId="768098E2"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E3" w14:textId="77777777" w:rsidR="00086DB9" w:rsidRDefault="00986FBA">
            <w:pPr>
              <w:pStyle w:val="Standard"/>
              <w:snapToGrid w:val="0"/>
              <w:jc w:val="center"/>
              <w:rPr>
                <w:rFonts w:ascii="Arial" w:hAnsi="Arial" w:cs="Arial"/>
                <w:sz w:val="16"/>
                <w:szCs w:val="16"/>
              </w:rPr>
            </w:pPr>
            <w:r>
              <w:rPr>
                <w:rFonts w:ascii="Arial" w:hAnsi="Arial" w:cs="Arial"/>
                <w:sz w:val="16"/>
                <w:szCs w:val="16"/>
              </w:rPr>
              <w:t>13.0</w:t>
            </w:r>
          </w:p>
        </w:tc>
      </w:tr>
      <w:tr w:rsidR="00086DB9" w14:paraId="768098EA" w14:textId="77777777">
        <w:trPr>
          <w:cantSplit/>
        </w:trPr>
        <w:tc>
          <w:tcPr>
            <w:tcW w:w="1633" w:type="dxa"/>
            <w:shd w:val="clear" w:color="auto" w:fill="F3F3F3"/>
            <w:tcMar>
              <w:top w:w="0" w:type="dxa"/>
              <w:left w:w="108" w:type="dxa"/>
              <w:bottom w:w="0" w:type="dxa"/>
              <w:right w:w="108" w:type="dxa"/>
            </w:tcMar>
          </w:tcPr>
          <w:p w14:paraId="768098E5"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E6"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F3F3F3"/>
            <w:tcMar>
              <w:top w:w="0" w:type="dxa"/>
              <w:left w:w="108" w:type="dxa"/>
              <w:bottom w:w="0" w:type="dxa"/>
              <w:right w:w="108" w:type="dxa"/>
            </w:tcMar>
          </w:tcPr>
          <w:p w14:paraId="768098E7"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150</w:t>
            </w:r>
          </w:p>
        </w:tc>
        <w:tc>
          <w:tcPr>
            <w:tcW w:w="1419" w:type="dxa"/>
            <w:shd w:val="clear" w:color="auto" w:fill="F3F3F3"/>
            <w:tcMar>
              <w:top w:w="0" w:type="dxa"/>
              <w:left w:w="108" w:type="dxa"/>
              <w:bottom w:w="0" w:type="dxa"/>
              <w:right w:w="108" w:type="dxa"/>
            </w:tcMar>
          </w:tcPr>
          <w:p w14:paraId="768098E8"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E9"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11.3</w:t>
            </w:r>
          </w:p>
        </w:tc>
      </w:tr>
      <w:tr w:rsidR="00086DB9" w14:paraId="768098F0" w14:textId="77777777">
        <w:trPr>
          <w:cantSplit/>
        </w:trPr>
        <w:tc>
          <w:tcPr>
            <w:tcW w:w="1633" w:type="dxa"/>
            <w:shd w:val="clear" w:color="auto" w:fill="E0E0E0"/>
            <w:tcMar>
              <w:top w:w="0" w:type="dxa"/>
              <w:left w:w="108" w:type="dxa"/>
              <w:bottom w:w="0" w:type="dxa"/>
              <w:right w:w="108" w:type="dxa"/>
            </w:tcMar>
          </w:tcPr>
          <w:p w14:paraId="768098EB"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C"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ED"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1419" w:type="dxa"/>
            <w:shd w:val="clear" w:color="auto" w:fill="E0E0E0"/>
            <w:tcMar>
              <w:top w:w="0" w:type="dxa"/>
              <w:left w:w="108" w:type="dxa"/>
              <w:bottom w:w="0" w:type="dxa"/>
              <w:right w:w="108" w:type="dxa"/>
            </w:tcMar>
          </w:tcPr>
          <w:p w14:paraId="768098EE"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2414" w:type="dxa"/>
            <w:shd w:val="clear" w:color="auto" w:fill="E0E0E0"/>
            <w:tcMar>
              <w:top w:w="0" w:type="dxa"/>
              <w:left w:w="108" w:type="dxa"/>
              <w:bottom w:w="0" w:type="dxa"/>
              <w:right w:w="108" w:type="dxa"/>
            </w:tcMar>
          </w:tcPr>
          <w:p w14:paraId="768098EF"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13.0</w:t>
            </w:r>
          </w:p>
        </w:tc>
      </w:tr>
      <w:tr w:rsidR="00086DB9" w14:paraId="768098F6" w14:textId="77777777">
        <w:trPr>
          <w:cantSplit/>
        </w:trPr>
        <w:tc>
          <w:tcPr>
            <w:tcW w:w="1633" w:type="dxa"/>
            <w:shd w:val="clear" w:color="auto" w:fill="F3F3F3"/>
            <w:tcMar>
              <w:top w:w="0" w:type="dxa"/>
              <w:left w:w="108" w:type="dxa"/>
              <w:bottom w:w="0" w:type="dxa"/>
              <w:right w:w="108" w:type="dxa"/>
            </w:tcMar>
          </w:tcPr>
          <w:p w14:paraId="768098F1"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F2" w14:textId="77777777" w:rsidR="00086DB9" w:rsidRDefault="00986FBA">
            <w:pPr>
              <w:pStyle w:val="Standard"/>
              <w:snapToGrid w:val="0"/>
              <w:jc w:val="center"/>
              <w:rPr>
                <w:rFonts w:ascii="Arial" w:hAnsi="Arial" w:cs="Arial"/>
                <w:sz w:val="16"/>
                <w:szCs w:val="16"/>
              </w:rPr>
            </w:pPr>
            <w:r>
              <w:rPr>
                <w:rFonts w:ascii="Arial" w:hAnsi="Arial" w:cs="Arial"/>
                <w:sz w:val="16"/>
                <w:szCs w:val="16"/>
              </w:rPr>
              <w:t>0</w:t>
            </w:r>
          </w:p>
        </w:tc>
        <w:tc>
          <w:tcPr>
            <w:tcW w:w="1802" w:type="dxa"/>
            <w:shd w:val="clear" w:color="auto" w:fill="F3F3F3"/>
            <w:tcMar>
              <w:top w:w="0" w:type="dxa"/>
              <w:left w:w="108" w:type="dxa"/>
              <w:bottom w:w="0" w:type="dxa"/>
              <w:right w:w="108" w:type="dxa"/>
            </w:tcMar>
          </w:tcPr>
          <w:p w14:paraId="768098F3"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F3F3F3"/>
            <w:tcMar>
              <w:top w:w="0" w:type="dxa"/>
              <w:left w:w="108" w:type="dxa"/>
              <w:bottom w:w="0" w:type="dxa"/>
              <w:right w:w="108" w:type="dxa"/>
            </w:tcMar>
          </w:tcPr>
          <w:p w14:paraId="768098F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F3F3F3"/>
            <w:tcMar>
              <w:top w:w="0" w:type="dxa"/>
              <w:left w:w="108" w:type="dxa"/>
              <w:bottom w:w="0" w:type="dxa"/>
              <w:right w:w="108" w:type="dxa"/>
            </w:tcMar>
          </w:tcPr>
          <w:p w14:paraId="768098F5" w14:textId="77777777" w:rsidR="00086DB9" w:rsidRDefault="00986FBA">
            <w:pPr>
              <w:pStyle w:val="Standard"/>
              <w:snapToGrid w:val="0"/>
              <w:jc w:val="center"/>
              <w:rPr>
                <w:rFonts w:ascii="Arial" w:hAnsi="Arial" w:cs="Arial"/>
                <w:sz w:val="16"/>
                <w:szCs w:val="16"/>
              </w:rPr>
            </w:pPr>
            <w:r>
              <w:rPr>
                <w:rFonts w:ascii="Arial" w:hAnsi="Arial" w:cs="Arial"/>
                <w:sz w:val="16"/>
                <w:szCs w:val="16"/>
              </w:rPr>
              <w:t>6.6</w:t>
            </w:r>
          </w:p>
        </w:tc>
      </w:tr>
    </w:tbl>
    <w:p w14:paraId="768098F7" w14:textId="77777777" w:rsidR="00086DB9" w:rsidRDefault="00086DB9">
      <w:pPr>
        <w:pStyle w:val="Standard"/>
        <w:jc w:val="both"/>
        <w:rPr>
          <w:shd w:val="clear" w:color="auto" w:fill="FFFF00"/>
        </w:rPr>
      </w:pPr>
    </w:p>
    <w:p w14:paraId="768098F8" w14:textId="77777777" w:rsidR="00086DB9" w:rsidRDefault="00986FBA">
      <w:pPr>
        <w:pStyle w:val="Heading1"/>
      </w:pPr>
      <w:bookmarkStart w:id="2983" w:name="_Ref364693642"/>
      <w:bookmarkStart w:id="2984" w:name="_Ref364694355"/>
      <w:bookmarkStart w:id="2985" w:name="__RefHeading__91_1229796929"/>
      <w:r>
        <w:lastRenderedPageBreak/>
        <w:t>GTS</w:t>
      </w:r>
      <w:r>
        <w:rPr>
          <w:rFonts w:eastAsia="Arial"/>
        </w:rPr>
        <w:t xml:space="preserve"> </w:t>
      </w:r>
      <w:r>
        <w:t>dissemination</w:t>
      </w:r>
      <w:bookmarkEnd w:id="2983"/>
      <w:bookmarkEnd w:id="2984"/>
      <w:bookmarkEnd w:id="2985"/>
    </w:p>
    <w:p w14:paraId="768098F9" w14:textId="77777777" w:rsidR="00086DB9" w:rsidRDefault="00986FBA">
      <w:pPr>
        <w:pStyle w:val="Textbody"/>
        <w:spacing w:before="0"/>
        <w:jc w:val="both"/>
        <w:rPr>
          <w:rFonts w:ascii="Arial" w:hAnsi="Arial" w:cs="Arial"/>
          <w:sz w:val="20"/>
        </w:rPr>
      </w:pPr>
      <w:r>
        <w:rPr>
          <w:rFonts w:ascii="Arial" w:hAnsi="Arial" w:cs="Arial"/>
          <w:sz w:val="20"/>
        </w:rPr>
        <w:t>A</w:t>
      </w:r>
      <w:r>
        <w:rPr>
          <w:rFonts w:ascii="Arial" w:eastAsia="Arial" w:hAnsi="Arial" w:cs="Arial"/>
          <w:sz w:val="20"/>
        </w:rPr>
        <w:t xml:space="preserve"> ‘</w:t>
      </w:r>
      <w:r>
        <w:rPr>
          <w:rFonts w:ascii="Arial" w:hAnsi="Arial" w:cs="Arial"/>
          <w:sz w:val="20"/>
        </w:rPr>
        <w:t>naked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alone</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required.</w:t>
      </w:r>
    </w:p>
    <w:p w14:paraId="768098FA" w14:textId="77777777" w:rsidR="00086DB9" w:rsidRDefault="00086DB9">
      <w:pPr>
        <w:pStyle w:val="Textbody"/>
        <w:spacing w:before="0"/>
        <w:jc w:val="both"/>
        <w:rPr>
          <w:rFonts w:ascii="Arial" w:hAnsi="Arial" w:cs="Arial"/>
          <w:sz w:val="20"/>
        </w:rPr>
      </w:pPr>
    </w:p>
    <w:p w14:paraId="768098FB"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Abbreviated</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route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SYNOP,</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GRIB</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accept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broadcast</w:t>
      </w:r>
      <w:r>
        <w:rPr>
          <w:rFonts w:ascii="Arial" w:eastAsia="Arial" w:hAnsi="Arial" w:cs="Arial"/>
          <w:sz w:val="20"/>
        </w:rPr>
        <w:t xml:space="preserve"> </w:t>
      </w:r>
      <w:r>
        <w:rPr>
          <w:rFonts w:ascii="Arial" w:hAnsi="Arial" w:cs="Arial"/>
          <w:sz w:val="20"/>
        </w:rPr>
        <w:t>topologies</w:t>
      </w:r>
      <w:r>
        <w:rPr>
          <w:rFonts w:ascii="Arial" w:eastAsia="Arial" w:hAnsi="Arial" w:cs="Arial"/>
          <w:sz w:val="20"/>
        </w:rPr>
        <w:t xml:space="preserve"> –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table-driven</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knowing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Alphabet</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(CCITT-IA5</w:t>
      </w:r>
      <w:r>
        <w:rPr>
          <w:rFonts w:ascii="Arial" w:eastAsia="Arial" w:hAnsi="Arial" w:cs="Arial"/>
          <w:sz w:val="20"/>
        </w:rPr>
        <w:t xml:space="preserve"> </w:t>
      </w:r>
      <w:r>
        <w:rPr>
          <w:rFonts w:ascii="Arial" w:hAnsi="Arial" w:cs="Arial"/>
          <w:sz w:val="20"/>
        </w:rPr>
        <w:t>-</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takes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p>
    <w:p w14:paraId="768098FC" w14:textId="77777777" w:rsidR="00086DB9" w:rsidRDefault="00086DB9">
      <w:pPr>
        <w:pStyle w:val="Standard"/>
        <w:jc w:val="both"/>
        <w:rPr>
          <w:rFonts w:ascii="Arial" w:hAnsi="Arial" w:cs="Arial"/>
          <w:sz w:val="20"/>
        </w:rPr>
      </w:pPr>
    </w:p>
    <w:p w14:paraId="768098FD" w14:textId="77777777" w:rsidR="00086DB9" w:rsidRDefault="00986FBA">
      <w:pPr>
        <w:pStyle w:val="Standard"/>
        <w:jc w:val="center"/>
        <w:rPr>
          <w:b/>
          <w:bCs/>
        </w:rPr>
      </w:pPr>
      <w:r>
        <w:rPr>
          <w:rFonts w:ascii="Courier, 'Courier New'" w:hAnsi="Courier, 'Courier New'" w:cs="Courier, 'Courier New'"/>
          <w:b/>
          <w:bCs/>
          <w:sz w:val="20"/>
        </w:rPr>
        <w:t>&lt;SOH&gt;&lt;CR&gt;&lt;CR&gt;&lt;LF&gt;nnn&lt;CR&gt;&lt;CR&gt;&lt;LF&gt;T</w:t>
      </w:r>
      <w:r>
        <w:rPr>
          <w:rFonts w:ascii="Courier, 'Courier New'" w:hAnsi="Courier, 'Courier New'" w:cs="Courier, 'Courier New'"/>
          <w:b/>
          <w:bCs/>
          <w:sz w:val="20"/>
          <w:vertAlign w:val="subscript"/>
        </w:rPr>
        <w:t>1</w:t>
      </w:r>
      <w:r>
        <w:rPr>
          <w:rFonts w:ascii="Courier, 'Courier New'" w:hAnsi="Courier, 'Courier New'" w:cs="Courier, 'Courier New'"/>
          <w:b/>
          <w:bCs/>
          <w:sz w:val="20"/>
        </w:rPr>
        <w:t>T</w:t>
      </w:r>
      <w:r>
        <w:rPr>
          <w:rFonts w:ascii="Courier, 'Courier New'" w:hAnsi="Courier, 'Courier New'" w:cs="Courier, 'Courier New'"/>
          <w:b/>
          <w:bCs/>
          <w:sz w:val="20"/>
          <w:vertAlign w:val="subscript"/>
        </w:rPr>
        <w:t>2</w:t>
      </w:r>
      <w:r>
        <w:rPr>
          <w:rFonts w:ascii="Courier, 'Courier New'" w:hAnsi="Courier, 'Courier New'" w:cs="Courier, 'Courier New'"/>
          <w:b/>
          <w:bCs/>
          <w:sz w:val="20"/>
        </w:rPr>
        <w:t>A</w:t>
      </w:r>
      <w:r>
        <w:rPr>
          <w:rFonts w:ascii="Courier, 'Courier New'" w:hAnsi="Courier, 'Courier New'" w:cs="Courier, 'Courier New'"/>
          <w:b/>
          <w:bCs/>
          <w:sz w:val="20"/>
          <w:vertAlign w:val="subscript"/>
        </w:rPr>
        <w:t>1</w:t>
      </w:r>
      <w:r>
        <w:rPr>
          <w:rFonts w:ascii="Courier, 'Courier New'" w:hAnsi="Courier, 'Courier New'" w:cs="Courier, 'Courier New'"/>
          <w:b/>
          <w:bCs/>
          <w:sz w:val="20"/>
        </w:rPr>
        <w:t>A</w:t>
      </w:r>
      <w:r>
        <w:rPr>
          <w:rFonts w:ascii="Courier, 'Courier New'" w:hAnsi="Courier, 'Courier New'" w:cs="Courier, 'Courier New'"/>
          <w:b/>
          <w:bCs/>
          <w:sz w:val="20"/>
          <w:vertAlign w:val="subscript"/>
        </w:rPr>
        <w:t>2</w:t>
      </w:r>
      <w:r>
        <w:rPr>
          <w:rFonts w:ascii="Courier, 'Courier New'" w:hAnsi="Courier, 'Courier New'" w:cs="Courier, 'Courier New'"/>
          <w:b/>
          <w:bCs/>
          <w:sz w:val="20"/>
        </w:rPr>
        <w:t>ii&lt;SP&gt;cccc&lt;SP&gt;YYGGgg&lt;CR&gt;&lt;CR&gt;&lt;LF</w:t>
      </w:r>
      <w:r>
        <w:rPr>
          <w:rFonts w:ascii="Arial" w:hAnsi="Arial" w:cs="Arial"/>
          <w:b/>
          <w:bCs/>
          <w:sz w:val="20"/>
        </w:rPr>
        <w:t>&gt;</w:t>
      </w:r>
    </w:p>
    <w:p w14:paraId="768098FE" w14:textId="77777777" w:rsidR="00086DB9" w:rsidRDefault="00986FBA">
      <w:pPr>
        <w:pStyle w:val="Textbody"/>
        <w:jc w:val="both"/>
      </w:pPr>
      <w:r>
        <w:rPr>
          <w:rFonts w:ascii="Arial" w:hAnsi="Arial" w:cs="Arial"/>
          <w:sz w:val="20"/>
        </w:rPr>
        <w:t>This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followed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w:t>
      </w:r>
      <w:r>
        <w:rPr>
          <w:rFonts w:ascii="Arial" w:hAnsi="Arial" w:cs="Arial"/>
          <w:b/>
          <w:bCs/>
          <w:sz w:val="20"/>
        </w:rPr>
        <w:t>'</w:t>
      </w:r>
      <w:r>
        <w:rPr>
          <w:rFonts w:ascii="Courier, 'Courier New'" w:hAnsi="Courier, 'Courier New'" w:cs="Courier, 'Courier New'"/>
          <w:b/>
          <w:bCs/>
          <w:sz w:val="20"/>
        </w:rPr>
        <w:t>BUFR</w:t>
      </w:r>
      <w:r>
        <w:rPr>
          <w:rFonts w:ascii="Arial" w:hAnsi="Arial" w:cs="Arial"/>
          <w:b/>
          <w:bCs/>
          <w:sz w:val="20"/>
        </w:rPr>
        <w:t>'</w:t>
      </w:r>
      <w:r>
        <w:rPr>
          <w:rFonts w:ascii="Arial" w:eastAsia="Arial" w:hAnsi="Arial" w:cs="Arial"/>
          <w:b/>
          <w:bCs/>
          <w:sz w:val="20"/>
        </w:rPr>
        <w:t>…</w:t>
      </w:r>
      <w:r>
        <w:rPr>
          <w:rFonts w:ascii="Arial" w:hAnsi="Arial" w:cs="Arial"/>
          <w:b/>
          <w:bCs/>
          <w:sz w:val="20"/>
        </w:rPr>
        <w:t>'</w:t>
      </w:r>
      <w:r>
        <w:rPr>
          <w:rFonts w:ascii="Courier, 'Courier New'" w:hAnsi="Courier, 'Courier New'" w:cs="Courier, 'Courier New'"/>
          <w:b/>
          <w:bCs/>
          <w:sz w:val="20"/>
        </w:rPr>
        <w:t>7777</w:t>
      </w:r>
      <w:r>
        <w:rPr>
          <w:rFonts w:ascii="Arial" w:hAnsi="Arial" w:cs="Arial"/>
          <w:b/>
          <w:bCs/>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finally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sequence:</w:t>
      </w:r>
    </w:p>
    <w:p w14:paraId="768098FF" w14:textId="77777777" w:rsidR="00086DB9" w:rsidRDefault="00086DB9">
      <w:pPr>
        <w:pStyle w:val="Standard"/>
        <w:jc w:val="both"/>
        <w:rPr>
          <w:rFonts w:ascii="Arial" w:hAnsi="Arial" w:cs="Arial"/>
          <w:sz w:val="20"/>
        </w:rPr>
      </w:pPr>
    </w:p>
    <w:p w14:paraId="76809900" w14:textId="77777777" w:rsidR="00086DB9" w:rsidRDefault="00986FBA">
      <w:pPr>
        <w:pStyle w:val="Standard"/>
        <w:jc w:val="center"/>
        <w:rPr>
          <w:rFonts w:ascii="Courier, 'Courier New'" w:hAnsi="Courier, 'Courier New'" w:cs="Courier, 'Courier New'"/>
          <w:b/>
          <w:bCs/>
          <w:sz w:val="20"/>
        </w:rPr>
      </w:pPr>
      <w:r>
        <w:rPr>
          <w:rFonts w:ascii="Courier, 'Courier New'" w:hAnsi="Courier, 'Courier New'" w:cs="Courier, 'Courier New'"/>
          <w:b/>
          <w:bCs/>
          <w:sz w:val="20"/>
        </w:rPr>
        <w:t>&lt;CR&gt;&lt;CR&gt;&lt;LF&gt;&lt;ETX&gt;</w:t>
      </w:r>
    </w:p>
    <w:p w14:paraId="76809901"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collectively</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before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protocols,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TCP/IP</w:t>
      </w:r>
      <w:r>
        <w:rPr>
          <w:rFonts w:ascii="Arial" w:eastAsia="Arial" w:hAnsi="Arial" w:cs="Arial"/>
          <w:sz w:val="20"/>
        </w:rPr>
        <w:t xml:space="preserve"> </w:t>
      </w:r>
      <w:r>
        <w:rPr>
          <w:rFonts w:ascii="Arial" w:hAnsi="Arial" w:cs="Arial"/>
          <w:sz w:val="20"/>
        </w:rPr>
        <w:t>(FTP),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beyond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wrapper</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end-users.</w:t>
      </w:r>
    </w:p>
    <w:p w14:paraId="76809902"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described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along</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[RD.6].</w:t>
      </w:r>
    </w:p>
    <w:p w14:paraId="76809903" w14:textId="77777777" w:rsidR="00086DB9" w:rsidRDefault="00086DB9">
      <w:pPr>
        <w:pStyle w:val="Textbody"/>
        <w:jc w:val="both"/>
        <w:rPr>
          <w:rFonts w:ascii="Arial" w:hAnsi="Arial" w:cs="Arial"/>
          <w:sz w:val="20"/>
        </w:rPr>
      </w:pPr>
    </w:p>
    <w:p w14:paraId="76809904" w14:textId="77777777" w:rsidR="00086DB9" w:rsidRDefault="00986FBA">
      <w:pPr>
        <w:pStyle w:val="Heading2"/>
      </w:pPr>
      <w:bookmarkStart w:id="2986" w:name="__RefHeading__93_1229796929"/>
      <w:r>
        <w:t>Channel</w:t>
      </w:r>
      <w:r>
        <w:rPr>
          <w:rFonts w:eastAsia="Arial"/>
        </w:rPr>
        <w:t xml:space="preserve"> </w:t>
      </w:r>
      <w:r>
        <w:t>Sequence</w:t>
      </w:r>
      <w:r>
        <w:rPr>
          <w:rFonts w:eastAsia="Arial"/>
        </w:rPr>
        <w:t xml:space="preserve"> </w:t>
      </w:r>
      <w:r>
        <w:t>Number</w:t>
      </w:r>
      <w:bookmarkEnd w:id="2986"/>
    </w:p>
    <w:p w14:paraId="76809905"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Courier New"/>
          <w:b/>
          <w:bCs/>
          <w:sz w:val="20"/>
        </w:rPr>
        <w:t>nnn</w:t>
      </w:r>
      <w:proofErr w:type="spellEnd"/>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sequential</w:t>
      </w:r>
      <w:r>
        <w:rPr>
          <w:rFonts w:ascii="Arial" w:eastAsia="Arial" w:hAnsi="Arial" w:cs="Arial"/>
          <w:sz w:val="20"/>
        </w:rPr>
        <w:t xml:space="preserve"> </w:t>
      </w:r>
      <w:r>
        <w:rPr>
          <w:rFonts w:ascii="Arial" w:hAnsi="Arial" w:cs="Arial"/>
          <w:sz w:val="20"/>
        </w:rPr>
        <w:t>three-digit</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Courier New" w:hAnsi="Courier New" w:cs="Arial"/>
          <w:b/>
          <w:bCs/>
          <w:sz w:val="20"/>
        </w:rPr>
        <w:t>001</w:t>
      </w:r>
      <w:r>
        <w:rPr>
          <w:rFonts w:ascii="Arial" w:hAnsi="Arial" w:cs="Arial"/>
          <w:sz w:val="20"/>
        </w:rPr>
        <w:t xml:space="preserve"> to </w:t>
      </w:r>
      <w:r>
        <w:rPr>
          <w:rFonts w:ascii="Courier New" w:hAnsi="Courier New" w:cs="Arial"/>
          <w:b/>
          <w:bCs/>
          <w:sz w:val="20"/>
        </w:rPr>
        <w:t>999</w:t>
      </w:r>
      <w:r>
        <w:rPr>
          <w:rFonts w:ascii="Arial" w:hAnsi="Arial" w:cs="Arial"/>
          <w:sz w:val="20"/>
        </w:rPr>
        <w: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two-fold:</w:t>
      </w:r>
    </w:p>
    <w:p w14:paraId="76809906" w14:textId="77777777" w:rsidR="00086DB9" w:rsidRDefault="00986FBA">
      <w:pPr>
        <w:pStyle w:val="Textbody"/>
        <w:numPr>
          <w:ilvl w:val="0"/>
          <w:numId w:val="31"/>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identified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re-requested; and</w:t>
      </w:r>
    </w:p>
    <w:p w14:paraId="76809907" w14:textId="77777777" w:rsidR="00086DB9" w:rsidRDefault="00986FBA">
      <w:pPr>
        <w:pStyle w:val="Textbody"/>
        <w:numPr>
          <w:ilvl w:val="0"/>
          <w:numId w:val="19"/>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re-ordered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needs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merged</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guarantee</w:t>
      </w:r>
      <w:r>
        <w:rPr>
          <w:rFonts w:ascii="Arial" w:eastAsia="Arial" w:hAnsi="Arial" w:cs="Arial"/>
          <w:sz w:val="20"/>
        </w:rPr>
        <w:t xml:space="preserve"> </w:t>
      </w:r>
      <w:r>
        <w:rPr>
          <w:rFonts w:ascii="Arial" w:hAnsi="Arial" w:cs="Arial"/>
          <w:sz w:val="20"/>
        </w:rPr>
        <w:t>reception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sending).</w:t>
      </w:r>
    </w:p>
    <w:p w14:paraId="76809908" w14:textId="77777777" w:rsidR="00086DB9" w:rsidRDefault="00086DB9">
      <w:pPr>
        <w:pStyle w:val="Textbody"/>
        <w:spacing w:before="0"/>
        <w:jc w:val="both"/>
        <w:rPr>
          <w:rFonts w:ascii="Arial" w:hAnsi="Arial" w:cs="Arial"/>
          <w:sz w:val="20"/>
        </w:rPr>
      </w:pPr>
    </w:p>
    <w:p w14:paraId="76809909" w14:textId="77777777" w:rsidR="00086DB9" w:rsidRDefault="00986FBA">
      <w:pPr>
        <w:pStyle w:val="Heading2"/>
      </w:pPr>
      <w:bookmarkStart w:id="2987" w:name="__RefHeading__95_1229796929"/>
      <w:r>
        <w:t>Geographic</w:t>
      </w:r>
      <w:r>
        <w:rPr>
          <w:rFonts w:eastAsia="Arial"/>
        </w:rPr>
        <w:t xml:space="preserve"> </w:t>
      </w:r>
      <w:r>
        <w:t>Area</w:t>
      </w:r>
      <w:r>
        <w:rPr>
          <w:rFonts w:eastAsia="Arial"/>
        </w:rPr>
        <w:t xml:space="preserve"> </w:t>
      </w:r>
      <w:r>
        <w:t>Designator</w:t>
      </w:r>
      <w:bookmarkEnd w:id="2987"/>
    </w:p>
    <w:p w14:paraId="7680990A" w14:textId="77777777" w:rsidR="00086DB9" w:rsidRDefault="00986FBA">
      <w:pPr>
        <w:pStyle w:val="Textbody"/>
        <w:spacing w:before="0"/>
        <w:jc w:val="both"/>
      </w:pPr>
      <w:r>
        <w:rPr>
          <w:rFonts w:ascii="Arial" w:hAnsi="Arial" w:cs="Arial"/>
          <w:sz w:val="20"/>
        </w:rPr>
        <w:t>When</w:t>
      </w:r>
      <w:r>
        <w:rPr>
          <w:rFonts w:ascii="Arial" w:eastAsia="Arial" w:hAnsi="Arial" w:cs="Arial"/>
          <w:sz w:val="20"/>
        </w:rPr>
        <w:t xml:space="preserve"> </w:t>
      </w:r>
      <w:r>
        <w:rPr>
          <w:rFonts w:ascii="Courier New" w:hAnsi="Courier New" w:cs="Courier New"/>
          <w:b/>
          <w:bCs/>
          <w:sz w:val="20"/>
        </w:rPr>
        <w:t>T</w:t>
      </w:r>
      <w:r>
        <w:rPr>
          <w:rFonts w:ascii="Courier New" w:hAnsi="Courier New" w:cs="Courier New"/>
          <w:b/>
          <w:bCs/>
          <w:sz w:val="20"/>
          <w:vertAlign w:val="subscript"/>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Courier New" w:hAnsi="Courier New" w:cs="Courier New"/>
          <w:b/>
          <w:bCs/>
          <w:sz w:val="20"/>
        </w:rPr>
        <w:t>I</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A2</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identifying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regional</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C3</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_Ref364695172 </w:instrText>
      </w:r>
      <w:r>
        <w:rPr>
          <w:rFonts w:ascii="Arial" w:eastAsia="Arial" w:hAnsi="Arial" w:cs="Arial"/>
          <w:sz w:val="20"/>
        </w:rPr>
        <w:fldChar w:fldCharType="separate"/>
      </w:r>
      <w:r>
        <w:rPr>
          <w:rFonts w:ascii="Arial" w:eastAsia="Arial" w:hAnsi="Arial" w:cs="Arial"/>
          <w:sz w:val="20"/>
        </w:rPr>
        <w:t>Table 13</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filter</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broad</w:t>
      </w:r>
      <w:r>
        <w:rPr>
          <w:rFonts w:ascii="Arial" w:eastAsia="Arial" w:hAnsi="Arial" w:cs="Arial"/>
          <w:sz w:val="20"/>
        </w:rPr>
        <w:t xml:space="preserve"> </w:t>
      </w:r>
      <w:r>
        <w:rPr>
          <w:rFonts w:ascii="Arial" w:hAnsi="Arial" w:cs="Arial"/>
          <w:sz w:val="20"/>
        </w:rPr>
        <w:t>region</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p>
    <w:p w14:paraId="7680990B" w14:textId="77777777" w:rsidR="00086DB9" w:rsidRDefault="00986FBA">
      <w:pPr>
        <w:pStyle w:val="Textbody"/>
        <w:jc w:val="both"/>
      </w:pP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latitude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longitude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tangent</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coverage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Courier, 'Courier New'" w:hAnsi="Courier, 'Courier New'" w:cs="Courier, 'Courier New'"/>
          <w:b/>
          <w:bCs/>
          <w:sz w:val="20"/>
        </w:rPr>
        <w: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Courier, 'Courier New'" w:hAnsi="Courier, 'Courier New'" w:cs="Courier, 'Courier New'"/>
          <w:b/>
          <w:bCs/>
          <w:sz w:val="20"/>
        </w:rPr>
        <w:t>L</w:t>
      </w:r>
      <w:r>
        <w:rPr>
          <w:rFonts w:ascii="Arial" w:eastAsia="Arial" w:hAnsi="Arial" w:cs="Arial"/>
          <w:sz w:val="20"/>
        </w:rPr>
        <w:t xml:space="preserve"> </w:t>
      </w:r>
      <w:r>
        <w:rPr>
          <w:rFonts w:ascii="Arial" w:hAnsi="Arial" w:cs="Arial"/>
          <w:sz w:val="20"/>
        </w:rPr>
        <w:t>inclusive;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p>
    <w:p w14:paraId="7680990C" w14:textId="77777777" w:rsidR="00086DB9" w:rsidRDefault="00086DB9">
      <w:pPr>
        <w:pStyle w:val="Textbody"/>
        <w:jc w:val="both"/>
        <w:rPr>
          <w:rFonts w:ascii="Arial" w:hAnsi="Arial" w:cs="Arial"/>
          <w:sz w:val="20"/>
        </w:rPr>
      </w:pPr>
    </w:p>
    <w:p w14:paraId="7680990D" w14:textId="77777777" w:rsidR="00086DB9" w:rsidRDefault="00986FBA">
      <w:pPr>
        <w:pStyle w:val="Heading2"/>
      </w:pPr>
      <w:bookmarkStart w:id="2988" w:name="__RefHeading__97_1229796929"/>
      <w:r>
        <w:lastRenderedPageBreak/>
        <w:t>Data</w:t>
      </w:r>
      <w:r>
        <w:rPr>
          <w:rFonts w:eastAsia="Arial"/>
        </w:rPr>
        <w:t xml:space="preserve"> </w:t>
      </w:r>
      <w:r>
        <w:t>Identifier</w:t>
      </w:r>
      <w:bookmarkEnd w:id="2988"/>
    </w:p>
    <w:p w14:paraId="7680990E" w14:textId="77777777" w:rsidR="00086DB9" w:rsidRPr="00107262" w:rsidRDefault="00986FBA">
      <w:pPr>
        <w:pStyle w:val="PlainText"/>
        <w:rPr>
          <w:lang w:val="en-US"/>
          <w:rPrChange w:id="2989" w:author="Stig Syndergaard" w:date="2022-10-24T18:01:00Z">
            <w:rPr/>
          </w:rPrChange>
        </w:rPr>
      </w:pPr>
      <w:r>
        <w:rPr>
          <w:rFonts w:ascii="Arial" w:hAnsi="Arial" w:cs="Arial"/>
          <w:lang w:val="en-GB"/>
        </w:rPr>
        <w:t>The</w:t>
      </w:r>
      <w:r>
        <w:rPr>
          <w:rFonts w:ascii="Arial" w:eastAsia="Arial" w:hAnsi="Arial" w:cs="Arial"/>
          <w:lang w:val="en-GB"/>
        </w:rPr>
        <w:t xml:space="preserve"> </w:t>
      </w:r>
      <w:r>
        <w:rPr>
          <w:rFonts w:cs="Arial"/>
          <w:b/>
          <w:bCs/>
          <w:lang w:val="en-GB"/>
        </w:rPr>
        <w:t>ii</w:t>
      </w:r>
      <w:r>
        <w:rPr>
          <w:rFonts w:ascii="Arial" w:eastAsia="Arial" w:hAnsi="Arial" w:cs="Arial"/>
          <w:lang w:val="en-GB"/>
        </w:rPr>
        <w:t xml:space="preserve"> </w:t>
      </w:r>
      <w:r>
        <w:rPr>
          <w:rFonts w:ascii="Arial" w:hAnsi="Arial" w:cs="Arial"/>
          <w:lang w:val="en-GB"/>
        </w:rPr>
        <w:t>field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2-character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should</w:t>
      </w:r>
      <w:r>
        <w:rPr>
          <w:rFonts w:ascii="Arial" w:eastAsia="Arial" w:hAnsi="Arial" w:cs="Arial"/>
          <w:lang w:val="en-GB"/>
        </w:rPr>
        <w:t xml:space="preserve"> </w:t>
      </w:r>
      <w:r>
        <w:rPr>
          <w:rFonts w:ascii="Arial" w:hAnsi="Arial" w:cs="Arial"/>
          <w:lang w:val="en-GB"/>
        </w:rPr>
        <w:t>make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cs="Arial"/>
          <w:b/>
          <w:bCs/>
          <w:lang w:val="en-GB"/>
        </w:rPr>
        <w:t>T</w:t>
      </w:r>
      <w:r>
        <w:rPr>
          <w:rFonts w:cs="Arial"/>
          <w:b/>
          <w:bCs/>
          <w:vertAlign w:val="subscript"/>
          <w:lang w:val="en-GB"/>
        </w:rPr>
        <w:t>1</w:t>
      </w:r>
      <w:r>
        <w:rPr>
          <w:rFonts w:cs="Arial"/>
          <w:b/>
          <w:bCs/>
          <w:lang w:val="en-GB"/>
        </w:rPr>
        <w:t>T</w:t>
      </w:r>
      <w:r>
        <w:rPr>
          <w:rFonts w:cs="Arial"/>
          <w:b/>
          <w:bCs/>
          <w:vertAlign w:val="subscript"/>
          <w:lang w:val="en-GB"/>
        </w:rPr>
        <w:t>2</w:t>
      </w:r>
      <w:r>
        <w:rPr>
          <w:rFonts w:cs="Arial"/>
          <w:b/>
          <w:bCs/>
          <w:lang w:val="en-GB"/>
        </w:rPr>
        <w:t>A</w:t>
      </w:r>
      <w:r>
        <w:rPr>
          <w:rFonts w:cs="Arial"/>
          <w:b/>
          <w:bCs/>
          <w:vertAlign w:val="subscript"/>
          <w:lang w:val="en-GB"/>
        </w:rPr>
        <w:t>1</w:t>
      </w:r>
      <w:r>
        <w:rPr>
          <w:rFonts w:cs="Arial"/>
          <w:b/>
          <w:bCs/>
          <w:lang w:val="en-GB"/>
        </w:rPr>
        <w:t>A</w:t>
      </w:r>
      <w:r>
        <w:rPr>
          <w:rFonts w:cs="Arial"/>
          <w:b/>
          <w:bCs/>
          <w:vertAlign w:val="subscript"/>
          <w:lang w:val="en-GB"/>
        </w:rPr>
        <w:t>2</w:t>
      </w:r>
      <w:r>
        <w:rPr>
          <w:rFonts w:cs="Arial"/>
          <w:b/>
          <w:bCs/>
          <w:lang w:val="en-GB"/>
        </w:rPr>
        <w:t>ii</w:t>
      </w:r>
      <w:r>
        <w:rPr>
          <w:rFonts w:eastAsia="Arial" w:cs="Arial"/>
          <w:b/>
          <w:bCs/>
          <w:lang w:val="en-GB"/>
        </w:rPr>
        <w:t xml:space="preserve"> </w:t>
      </w:r>
      <w:proofErr w:type="spellStart"/>
      <w:r>
        <w:rPr>
          <w:rFonts w:cs="Arial"/>
          <w:b/>
          <w:bCs/>
          <w:lang w:val="en-GB"/>
        </w:rPr>
        <w:t>cccc</w:t>
      </w:r>
      <w:proofErr w:type="spellEnd"/>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ARH</w:t>
      </w:r>
      <w:r>
        <w:rPr>
          <w:rFonts w:ascii="Arial" w:eastAsia="Arial" w:hAnsi="Arial" w:cs="Arial"/>
          <w:lang w:val="en-GB"/>
        </w:rPr>
        <w:t xml:space="preserve"> </w:t>
      </w:r>
      <w:r>
        <w:rPr>
          <w:rFonts w:ascii="Arial" w:hAnsi="Arial" w:cs="Arial"/>
          <w:lang w:val="en-GB"/>
        </w:rPr>
        <w:t>unique.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chosen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cs="Arial"/>
          <w:b/>
          <w:bCs/>
          <w:lang w:val="en-GB"/>
        </w:rPr>
        <w:t>14</w:t>
      </w:r>
      <w:r>
        <w:rPr>
          <w:rFonts w:ascii="Arial" w:hAnsi="Arial" w:cs="Arial"/>
          <w:lang w:val="en-GB"/>
        </w:rPr>
        <w:t>,</w:t>
      </w:r>
      <w:r>
        <w:rPr>
          <w:rFonts w:ascii="Arial" w:eastAsia="Arial" w:hAnsi="Arial" w:cs="Arial"/>
          <w:lang w:val="en-GB"/>
        </w:rPr>
        <w:t xml:space="preserve"> </w:t>
      </w:r>
      <w:r>
        <w:rPr>
          <w:rFonts w:ascii="Arial" w:hAnsi="Arial" w:cs="Arial"/>
          <w:lang w:val="en-GB"/>
        </w:rPr>
        <w:t>denoting</w:t>
      </w:r>
      <w:r>
        <w:rPr>
          <w:rFonts w:ascii="Arial" w:eastAsia="Arial" w:hAnsi="Arial" w:cs="Arial"/>
          <w:lang w:val="en-GB"/>
        </w:rPr>
        <w:t xml:space="preserve"> </w:t>
      </w:r>
      <w:r>
        <w:rPr>
          <w:rFonts w:ascii="Arial" w:hAnsi="Arial" w:cs="Arial"/>
          <w:lang w:val="en-GB"/>
        </w:rPr>
        <w:t>GNSS</w:t>
      </w:r>
      <w:r>
        <w:rPr>
          <w:rFonts w:ascii="Arial" w:eastAsia="Arial" w:hAnsi="Arial" w:cs="Arial"/>
          <w:lang w:val="en-GB"/>
        </w:rPr>
        <w:t xml:space="preserve"> </w:t>
      </w:r>
      <w:r>
        <w:rPr>
          <w:rFonts w:ascii="Arial" w:hAnsi="Arial" w:cs="Arial"/>
          <w:lang w:val="en-GB"/>
        </w:rPr>
        <w:t>data</w:t>
      </w:r>
      <w:r>
        <w:rPr>
          <w:rStyle w:val="FootnoteSymbol"/>
          <w:rFonts w:ascii="Arial" w:eastAsia="Arial" w:hAnsi="Arial" w:cs="Arial"/>
        </w:rPr>
        <w:footnoteReference w:id="15"/>
      </w:r>
      <w:r>
        <w:rPr>
          <w:rFonts w:ascii="Arial" w:hAnsi="Arial" w:cs="Arial"/>
          <w:lang w:val="en-GB"/>
        </w:rPr>
        <w:t>.</w:t>
      </w:r>
    </w:p>
    <w:p w14:paraId="7680990F" w14:textId="77777777" w:rsidR="00086DB9" w:rsidRDefault="00086DB9">
      <w:pPr>
        <w:pStyle w:val="Textbody"/>
        <w:spacing w:before="0"/>
        <w:rPr>
          <w:rFonts w:ascii="Arial" w:hAnsi="Arial" w:cs="Arial"/>
          <w:b/>
          <w:sz w:val="20"/>
        </w:rPr>
      </w:pPr>
    </w:p>
    <w:p w14:paraId="76809910" w14:textId="77777777" w:rsidR="00086DB9" w:rsidRDefault="00986FBA">
      <w:pPr>
        <w:pStyle w:val="Caption"/>
        <w:pageBreakBefore/>
        <w:jc w:val="center"/>
      </w:pPr>
      <w:bookmarkStart w:id="2990" w:name="_Ref364695088"/>
      <w:bookmarkStart w:id="2991" w:name="_Ref364695077"/>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12</w:t>
      </w:r>
      <w:bookmarkEnd w:id="2990"/>
      <w:r>
        <w:rPr>
          <w:rFonts w:ascii="Arial" w:hAnsi="Arial" w:cs="Arial"/>
          <w:b/>
          <w:sz w:val="20"/>
        </w:rPr>
        <w:t>.</w:t>
      </w:r>
      <w:r>
        <w:rPr>
          <w:rFonts w:ascii="Arial" w:eastAsia="Arial" w:hAnsi="Arial" w:cs="Arial"/>
          <w:b/>
          <w:sz w:val="20"/>
        </w:rPr>
        <w:t xml:space="preserve"> </w:t>
      </w:r>
      <w:r>
        <w:rPr>
          <w:rFonts w:ascii="Arial" w:hAnsi="Arial" w:cs="Arial"/>
          <w:b/>
          <w:sz w:val="20"/>
        </w:rPr>
        <w:t>WMO</w:t>
      </w:r>
      <w:r>
        <w:rPr>
          <w:rFonts w:ascii="Arial" w:eastAsia="Arial" w:hAnsi="Arial" w:cs="Arial"/>
          <w:b/>
          <w:sz w:val="20"/>
        </w:rPr>
        <w:t xml:space="preserve"> </w:t>
      </w:r>
      <w:r>
        <w:rPr>
          <w:rFonts w:ascii="Arial" w:hAnsi="Arial" w:cs="Arial"/>
          <w:b/>
          <w:sz w:val="20"/>
        </w:rPr>
        <w:t>Bulletin</w:t>
      </w:r>
      <w:r>
        <w:rPr>
          <w:rFonts w:ascii="Arial" w:eastAsia="Arial" w:hAnsi="Arial" w:cs="Arial"/>
          <w:b/>
          <w:sz w:val="20"/>
        </w:rPr>
        <w:t xml:space="preserve"> </w:t>
      </w:r>
      <w:r>
        <w:rPr>
          <w:rFonts w:ascii="Arial" w:hAnsi="Arial" w:cs="Arial"/>
          <w:b/>
          <w:sz w:val="20"/>
        </w:rPr>
        <w:t>Routing</w:t>
      </w:r>
      <w:r>
        <w:rPr>
          <w:rFonts w:ascii="Arial" w:eastAsia="Arial" w:hAnsi="Arial" w:cs="Arial"/>
          <w:b/>
          <w:sz w:val="20"/>
        </w:rPr>
        <w:t xml:space="preserve"> </w:t>
      </w:r>
      <w:r>
        <w:rPr>
          <w:rFonts w:ascii="Arial" w:hAnsi="Arial" w:cs="Arial"/>
          <w:b/>
          <w:sz w:val="20"/>
        </w:rPr>
        <w:t>Header/Trailer</w:t>
      </w:r>
      <w:r>
        <w:rPr>
          <w:rFonts w:ascii="Arial" w:eastAsia="Arial" w:hAnsi="Arial" w:cs="Arial"/>
          <w:b/>
          <w:sz w:val="20"/>
        </w:rPr>
        <w:t xml:space="preserve"> </w:t>
      </w:r>
      <w:r>
        <w:rPr>
          <w:rFonts w:ascii="Arial" w:hAnsi="Arial" w:cs="Arial"/>
          <w:b/>
          <w:sz w:val="20"/>
        </w:rPr>
        <w:t>elements</w:t>
      </w:r>
      <w:bookmarkEnd w:id="2991"/>
    </w:p>
    <w:tbl>
      <w:tblPr>
        <w:tblW w:w="9059" w:type="dxa"/>
        <w:tblInd w:w="13" w:type="dxa"/>
        <w:tblLayout w:type="fixed"/>
        <w:tblCellMar>
          <w:left w:w="10" w:type="dxa"/>
          <w:right w:w="10" w:type="dxa"/>
        </w:tblCellMar>
        <w:tblLook w:val="0000" w:firstRow="0" w:lastRow="0" w:firstColumn="0" w:lastColumn="0" w:noHBand="0" w:noVBand="0"/>
      </w:tblPr>
      <w:tblGrid>
        <w:gridCol w:w="980"/>
        <w:gridCol w:w="3875"/>
        <w:gridCol w:w="1509"/>
        <w:gridCol w:w="1701"/>
        <w:gridCol w:w="994"/>
      </w:tblGrid>
      <w:tr w:rsidR="00086DB9" w14:paraId="76809914" w14:textId="77777777">
        <w:tc>
          <w:tcPr>
            <w:tcW w:w="980" w:type="dxa"/>
            <w:shd w:val="clear" w:color="auto" w:fill="94BD5E"/>
            <w:tcMar>
              <w:top w:w="0" w:type="dxa"/>
              <w:left w:w="108" w:type="dxa"/>
              <w:bottom w:w="0" w:type="dxa"/>
              <w:right w:w="108" w:type="dxa"/>
            </w:tcMar>
            <w:vAlign w:val="center"/>
          </w:tcPr>
          <w:p w14:paraId="76809911"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Field ID</w:t>
            </w:r>
          </w:p>
        </w:tc>
        <w:tc>
          <w:tcPr>
            <w:tcW w:w="3875" w:type="dxa"/>
            <w:shd w:val="clear" w:color="auto" w:fill="94BD5E"/>
            <w:tcMar>
              <w:top w:w="0" w:type="dxa"/>
              <w:left w:w="108" w:type="dxa"/>
              <w:bottom w:w="0" w:type="dxa"/>
              <w:right w:w="108" w:type="dxa"/>
            </w:tcMar>
            <w:vAlign w:val="center"/>
          </w:tcPr>
          <w:p w14:paraId="76809912"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Description</w:t>
            </w:r>
          </w:p>
        </w:tc>
        <w:tc>
          <w:tcPr>
            <w:tcW w:w="4204" w:type="dxa"/>
            <w:gridSpan w:val="3"/>
            <w:shd w:val="clear" w:color="auto" w:fill="94BD5E"/>
            <w:tcMar>
              <w:top w:w="0" w:type="dxa"/>
              <w:left w:w="108" w:type="dxa"/>
              <w:bottom w:w="0" w:type="dxa"/>
              <w:right w:w="108" w:type="dxa"/>
            </w:tcMar>
            <w:vAlign w:val="center"/>
          </w:tcPr>
          <w:p w14:paraId="76809913"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Value for RO</w:t>
            </w:r>
          </w:p>
        </w:tc>
      </w:tr>
      <w:tr w:rsidR="00086DB9" w14:paraId="76809918" w14:textId="77777777">
        <w:tc>
          <w:tcPr>
            <w:tcW w:w="980" w:type="dxa"/>
            <w:shd w:val="clear" w:color="auto" w:fill="F3F3F3"/>
            <w:tcMar>
              <w:top w:w="0" w:type="dxa"/>
              <w:left w:w="108" w:type="dxa"/>
              <w:bottom w:w="0" w:type="dxa"/>
              <w:right w:w="108" w:type="dxa"/>
            </w:tcMar>
          </w:tcPr>
          <w:p w14:paraId="76809915"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&lt;SOH&gt;</w:t>
            </w:r>
          </w:p>
        </w:tc>
        <w:tc>
          <w:tcPr>
            <w:tcW w:w="3875" w:type="dxa"/>
            <w:shd w:val="clear" w:color="auto" w:fill="F3F3F3"/>
            <w:tcMar>
              <w:top w:w="0" w:type="dxa"/>
              <w:left w:w="108" w:type="dxa"/>
              <w:bottom w:w="0" w:type="dxa"/>
              <w:right w:w="108" w:type="dxa"/>
            </w:tcMar>
          </w:tcPr>
          <w:p w14:paraId="76809916" w14:textId="77777777" w:rsidR="00086DB9" w:rsidRDefault="00986FBA">
            <w:pPr>
              <w:pStyle w:val="Standard"/>
              <w:snapToGrid w:val="0"/>
              <w:spacing w:before="40" w:after="40"/>
              <w:rPr>
                <w:rFonts w:ascii="Arial" w:hAnsi="Arial"/>
                <w:sz w:val="16"/>
                <w:szCs w:val="16"/>
              </w:rPr>
            </w:pPr>
            <w:r>
              <w:rPr>
                <w:rFonts w:ascii="Arial" w:hAnsi="Arial"/>
                <w:sz w:val="16"/>
                <w:szCs w:val="16"/>
              </w:rPr>
              <w:t>‘Start of Header’ character:</w:t>
            </w:r>
            <w:r>
              <w:rPr>
                <w:rFonts w:ascii="Arial" w:hAnsi="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76809917"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w:t>
            </w:r>
          </w:p>
        </w:tc>
      </w:tr>
      <w:tr w:rsidR="00086DB9" w14:paraId="7680991C" w14:textId="77777777">
        <w:tc>
          <w:tcPr>
            <w:tcW w:w="980" w:type="dxa"/>
            <w:shd w:val="clear" w:color="auto" w:fill="E0E0E0"/>
            <w:tcMar>
              <w:top w:w="0" w:type="dxa"/>
              <w:left w:w="108" w:type="dxa"/>
              <w:bottom w:w="0" w:type="dxa"/>
              <w:right w:w="108" w:type="dxa"/>
            </w:tcMar>
          </w:tcPr>
          <w:p w14:paraId="76809919"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&lt;ETX&gt;</w:t>
            </w:r>
          </w:p>
        </w:tc>
        <w:tc>
          <w:tcPr>
            <w:tcW w:w="3875" w:type="dxa"/>
            <w:shd w:val="clear" w:color="auto" w:fill="E0E0E0"/>
            <w:tcMar>
              <w:top w:w="0" w:type="dxa"/>
              <w:left w:w="108" w:type="dxa"/>
              <w:bottom w:w="0" w:type="dxa"/>
              <w:right w:w="108" w:type="dxa"/>
            </w:tcMar>
          </w:tcPr>
          <w:p w14:paraId="7680991A" w14:textId="77777777" w:rsidR="00086DB9" w:rsidRDefault="00986FBA">
            <w:pPr>
              <w:pStyle w:val="Standard"/>
              <w:snapToGrid w:val="0"/>
              <w:spacing w:before="40" w:after="40"/>
              <w:rPr>
                <w:rFonts w:ascii="Arial" w:hAnsi="Arial"/>
                <w:sz w:val="16"/>
                <w:szCs w:val="16"/>
              </w:rPr>
            </w:pPr>
            <w:r>
              <w:rPr>
                <w:rFonts w:ascii="Arial" w:hAnsi="Arial"/>
                <w:sz w:val="16"/>
                <w:szCs w:val="16"/>
              </w:rPr>
              <w:t>'End of Transmission' character:</w:t>
            </w:r>
            <w:r>
              <w:rPr>
                <w:rFonts w:ascii="Arial" w:hAnsi="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7680991B"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3</w:t>
            </w:r>
          </w:p>
        </w:tc>
      </w:tr>
      <w:tr w:rsidR="00086DB9" w14:paraId="76809920" w14:textId="77777777">
        <w:tc>
          <w:tcPr>
            <w:tcW w:w="980" w:type="dxa"/>
            <w:shd w:val="clear" w:color="auto" w:fill="F3F3F3"/>
            <w:tcMar>
              <w:top w:w="0" w:type="dxa"/>
              <w:left w:w="108" w:type="dxa"/>
              <w:bottom w:w="0" w:type="dxa"/>
              <w:right w:w="108" w:type="dxa"/>
            </w:tcMar>
          </w:tcPr>
          <w:p w14:paraId="7680991D"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&lt;CR&gt;</w:t>
            </w:r>
          </w:p>
        </w:tc>
        <w:tc>
          <w:tcPr>
            <w:tcW w:w="3875" w:type="dxa"/>
            <w:shd w:val="clear" w:color="auto" w:fill="F3F3F3"/>
            <w:tcMar>
              <w:top w:w="0" w:type="dxa"/>
              <w:left w:w="108" w:type="dxa"/>
              <w:bottom w:w="0" w:type="dxa"/>
              <w:right w:w="108" w:type="dxa"/>
            </w:tcMar>
          </w:tcPr>
          <w:p w14:paraId="7680991E" w14:textId="77777777" w:rsidR="00086DB9" w:rsidRDefault="00986FBA">
            <w:pPr>
              <w:pStyle w:val="Standard"/>
              <w:snapToGrid w:val="0"/>
              <w:spacing w:before="40" w:after="40"/>
              <w:rPr>
                <w:rFonts w:ascii="Arial" w:hAnsi="Arial"/>
                <w:sz w:val="16"/>
                <w:szCs w:val="16"/>
              </w:rPr>
            </w:pPr>
            <w:r>
              <w:rPr>
                <w:rFonts w:ascii="Arial" w:hAnsi="Arial"/>
                <w:sz w:val="16"/>
                <w:szCs w:val="16"/>
              </w:rPr>
              <w:t>‘Carriage Return’ ‘character:</w:t>
            </w:r>
            <w:r>
              <w:rPr>
                <w:rFonts w:ascii="Arial" w:hAnsi="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7680991F"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13</w:t>
            </w:r>
          </w:p>
        </w:tc>
      </w:tr>
      <w:tr w:rsidR="00086DB9" w14:paraId="76809924" w14:textId="77777777">
        <w:tc>
          <w:tcPr>
            <w:tcW w:w="980" w:type="dxa"/>
            <w:shd w:val="clear" w:color="auto" w:fill="E0E0E0"/>
            <w:tcMar>
              <w:top w:w="0" w:type="dxa"/>
              <w:left w:w="108" w:type="dxa"/>
              <w:bottom w:w="0" w:type="dxa"/>
              <w:right w:w="108" w:type="dxa"/>
            </w:tcMar>
          </w:tcPr>
          <w:p w14:paraId="76809921"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&lt;LF&gt;</w:t>
            </w:r>
          </w:p>
        </w:tc>
        <w:tc>
          <w:tcPr>
            <w:tcW w:w="3875" w:type="dxa"/>
            <w:shd w:val="clear" w:color="auto" w:fill="E0E0E0"/>
            <w:tcMar>
              <w:top w:w="0" w:type="dxa"/>
              <w:left w:w="108" w:type="dxa"/>
              <w:bottom w:w="0" w:type="dxa"/>
              <w:right w:w="108" w:type="dxa"/>
            </w:tcMar>
          </w:tcPr>
          <w:p w14:paraId="76809922" w14:textId="77777777" w:rsidR="00086DB9" w:rsidRDefault="00986FBA">
            <w:pPr>
              <w:pStyle w:val="Standard"/>
              <w:snapToGrid w:val="0"/>
              <w:spacing w:before="40" w:after="40"/>
              <w:rPr>
                <w:rFonts w:ascii="Arial" w:hAnsi="Arial"/>
                <w:sz w:val="16"/>
                <w:szCs w:val="16"/>
              </w:rPr>
            </w:pPr>
            <w:r>
              <w:rPr>
                <w:rFonts w:ascii="Arial" w:hAnsi="Arial"/>
                <w:sz w:val="16"/>
                <w:szCs w:val="16"/>
              </w:rPr>
              <w:t>'Line Feed’ character:</w:t>
            </w:r>
            <w:r>
              <w:rPr>
                <w:rFonts w:ascii="Arial" w:hAnsi="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76809923"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10</w:t>
            </w:r>
          </w:p>
        </w:tc>
      </w:tr>
      <w:tr w:rsidR="00086DB9" w14:paraId="76809928" w14:textId="77777777">
        <w:tc>
          <w:tcPr>
            <w:tcW w:w="980" w:type="dxa"/>
            <w:shd w:val="clear" w:color="auto" w:fill="F3F3F3"/>
            <w:tcMar>
              <w:top w:w="0" w:type="dxa"/>
              <w:left w:w="108" w:type="dxa"/>
              <w:bottom w:w="0" w:type="dxa"/>
              <w:right w:w="108" w:type="dxa"/>
            </w:tcMar>
          </w:tcPr>
          <w:p w14:paraId="76809925"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&lt;SP&gt;</w:t>
            </w:r>
          </w:p>
        </w:tc>
        <w:tc>
          <w:tcPr>
            <w:tcW w:w="3875" w:type="dxa"/>
            <w:shd w:val="clear" w:color="auto" w:fill="F3F3F3"/>
            <w:tcMar>
              <w:top w:w="0" w:type="dxa"/>
              <w:left w:w="108" w:type="dxa"/>
              <w:bottom w:w="0" w:type="dxa"/>
              <w:right w:w="108" w:type="dxa"/>
            </w:tcMar>
          </w:tcPr>
          <w:p w14:paraId="76809926" w14:textId="77777777" w:rsidR="00086DB9" w:rsidRDefault="00986FBA">
            <w:pPr>
              <w:pStyle w:val="Standard"/>
              <w:snapToGrid w:val="0"/>
              <w:spacing w:before="40" w:after="40"/>
              <w:rPr>
                <w:rFonts w:ascii="Arial" w:hAnsi="Arial"/>
                <w:sz w:val="16"/>
                <w:szCs w:val="16"/>
              </w:rPr>
            </w:pPr>
            <w:r>
              <w:rPr>
                <w:rFonts w:ascii="Arial" w:hAnsi="Arial"/>
                <w:sz w:val="16"/>
                <w:szCs w:val="16"/>
              </w:rPr>
              <w:t>‘Space’ character:</w:t>
            </w:r>
            <w:r>
              <w:rPr>
                <w:rFonts w:ascii="Arial" w:hAnsi="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76809927"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space</w:t>
            </w:r>
          </w:p>
        </w:tc>
      </w:tr>
      <w:tr w:rsidR="00086DB9" w14:paraId="7680992C" w14:textId="77777777">
        <w:tc>
          <w:tcPr>
            <w:tcW w:w="980" w:type="dxa"/>
            <w:shd w:val="clear" w:color="auto" w:fill="E0E0E0"/>
            <w:tcMar>
              <w:top w:w="0" w:type="dxa"/>
              <w:left w:w="108" w:type="dxa"/>
              <w:bottom w:w="0" w:type="dxa"/>
              <w:right w:w="108" w:type="dxa"/>
            </w:tcMar>
          </w:tcPr>
          <w:p w14:paraId="76809929" w14:textId="77777777" w:rsidR="00086DB9" w:rsidRDefault="00986FBA">
            <w:pPr>
              <w:pStyle w:val="Standard"/>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nnn</w:t>
            </w:r>
            <w:proofErr w:type="spellEnd"/>
          </w:p>
        </w:tc>
        <w:tc>
          <w:tcPr>
            <w:tcW w:w="3875" w:type="dxa"/>
            <w:shd w:val="clear" w:color="auto" w:fill="E0E0E0"/>
            <w:tcMar>
              <w:top w:w="0" w:type="dxa"/>
              <w:left w:w="108" w:type="dxa"/>
              <w:bottom w:w="0" w:type="dxa"/>
              <w:right w:w="108" w:type="dxa"/>
            </w:tcMar>
          </w:tcPr>
          <w:p w14:paraId="7680992A" w14:textId="77777777" w:rsidR="00086DB9" w:rsidRDefault="00986FBA">
            <w:pPr>
              <w:pStyle w:val="Standard"/>
              <w:snapToGrid w:val="0"/>
              <w:spacing w:before="40" w:after="40"/>
              <w:rPr>
                <w:rFonts w:ascii="Arial" w:hAnsi="Arial"/>
                <w:sz w:val="16"/>
                <w:szCs w:val="16"/>
              </w:rPr>
            </w:pPr>
            <w:r>
              <w:rPr>
                <w:rFonts w:ascii="Arial" w:hAnsi="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7680992B" w14:textId="77777777" w:rsidR="00086DB9" w:rsidRDefault="00986FBA">
            <w:pPr>
              <w:pStyle w:val="Standard"/>
              <w:snapToGrid w:val="0"/>
              <w:spacing w:before="40" w:after="40"/>
              <w:rPr>
                <w:rFonts w:ascii="Arial" w:hAnsi="Arial"/>
              </w:rPr>
            </w:pPr>
            <w:r>
              <w:rPr>
                <w:rFonts w:ascii="Arial" w:hAnsi="Arial" w:cs="Arial"/>
                <w:sz w:val="16"/>
                <w:szCs w:val="16"/>
              </w:rPr>
              <w:t>'</w:t>
            </w:r>
            <w:r>
              <w:rPr>
                <w:rFonts w:ascii="Courier New" w:hAnsi="Courier New" w:cs="Arial"/>
                <w:b/>
                <w:bCs/>
                <w:sz w:val="16"/>
                <w:szCs w:val="16"/>
              </w:rPr>
              <w:t>001</w:t>
            </w:r>
            <w:r>
              <w:rPr>
                <w:rFonts w:ascii="Arial" w:hAnsi="Arial" w:cs="Arial"/>
                <w:sz w:val="16"/>
                <w:szCs w:val="16"/>
              </w:rPr>
              <w:t>'</w:t>
            </w:r>
            <w:r>
              <w:rPr>
                <w:rFonts w:ascii="Arial" w:hAnsi="Arial"/>
                <w:sz w:val="16"/>
                <w:szCs w:val="16"/>
              </w:rPr>
              <w:t>–</w:t>
            </w:r>
            <w:r>
              <w:rPr>
                <w:rFonts w:ascii="Arial" w:hAnsi="Arial" w:cs="Arial"/>
                <w:sz w:val="16"/>
                <w:szCs w:val="16"/>
              </w:rPr>
              <w:t>'</w:t>
            </w:r>
            <w:r>
              <w:rPr>
                <w:rFonts w:ascii="Courier New" w:hAnsi="Courier New" w:cs="Arial"/>
                <w:b/>
                <w:bCs/>
                <w:sz w:val="16"/>
                <w:szCs w:val="16"/>
              </w:rPr>
              <w:t>999</w:t>
            </w:r>
            <w:r>
              <w:rPr>
                <w:rFonts w:ascii="Arial" w:hAnsi="Arial" w:cs="Arial"/>
                <w:sz w:val="16"/>
                <w:szCs w:val="16"/>
              </w:rPr>
              <w:t>'</w:t>
            </w:r>
          </w:p>
        </w:tc>
      </w:tr>
      <w:tr w:rsidR="00086DB9" w14:paraId="76809930" w14:textId="77777777">
        <w:tc>
          <w:tcPr>
            <w:tcW w:w="980" w:type="dxa"/>
            <w:shd w:val="clear" w:color="auto" w:fill="F3F3F3"/>
            <w:tcMar>
              <w:top w:w="0" w:type="dxa"/>
              <w:left w:w="108" w:type="dxa"/>
              <w:bottom w:w="0" w:type="dxa"/>
              <w:right w:w="108" w:type="dxa"/>
            </w:tcMar>
          </w:tcPr>
          <w:p w14:paraId="7680992D"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2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Exchange format</w:t>
            </w:r>
          </w:p>
        </w:tc>
        <w:tc>
          <w:tcPr>
            <w:tcW w:w="4204" w:type="dxa"/>
            <w:gridSpan w:val="3"/>
            <w:shd w:val="clear" w:color="auto" w:fill="F3F3F3"/>
            <w:tcMar>
              <w:top w:w="0" w:type="dxa"/>
              <w:left w:w="108" w:type="dxa"/>
              <w:bottom w:w="0" w:type="dxa"/>
              <w:right w:w="108" w:type="dxa"/>
            </w:tcMar>
          </w:tcPr>
          <w:p w14:paraId="7680992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I</w:t>
            </w:r>
            <w:r>
              <w:rPr>
                <w:rFonts w:ascii="Arial" w:hAnsi="Arial" w:cs="Courier, 'Courier New'"/>
                <w:sz w:val="16"/>
                <w:szCs w:val="16"/>
              </w:rPr>
              <w:t>'</w:t>
            </w:r>
            <w:r>
              <w:rPr>
                <w:rFonts w:ascii="Arial" w:hAnsi="Arial"/>
                <w:sz w:val="16"/>
                <w:szCs w:val="16"/>
              </w:rPr>
              <w:t xml:space="preserve"> = Observations in binary code</w:t>
            </w:r>
          </w:p>
        </w:tc>
      </w:tr>
      <w:tr w:rsidR="00086DB9" w14:paraId="76809934" w14:textId="77777777">
        <w:tc>
          <w:tcPr>
            <w:tcW w:w="980" w:type="dxa"/>
            <w:shd w:val="clear" w:color="auto" w:fill="E0E0E0"/>
            <w:tcMar>
              <w:top w:w="0" w:type="dxa"/>
              <w:left w:w="108" w:type="dxa"/>
              <w:bottom w:w="0" w:type="dxa"/>
              <w:right w:w="108" w:type="dxa"/>
            </w:tcMar>
          </w:tcPr>
          <w:p w14:paraId="76809931"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Type</w:t>
            </w:r>
          </w:p>
        </w:tc>
        <w:tc>
          <w:tcPr>
            <w:tcW w:w="4204" w:type="dxa"/>
            <w:gridSpan w:val="3"/>
            <w:shd w:val="clear" w:color="auto" w:fill="E0E0E0"/>
            <w:tcMar>
              <w:top w:w="0" w:type="dxa"/>
              <w:left w:w="108" w:type="dxa"/>
              <w:bottom w:w="0" w:type="dxa"/>
              <w:right w:w="108" w:type="dxa"/>
            </w:tcMar>
          </w:tcPr>
          <w:p w14:paraId="76809933"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U</w:t>
            </w:r>
            <w:r>
              <w:rPr>
                <w:rFonts w:ascii="Arial" w:hAnsi="Arial" w:cs="Courier, 'Courier New'"/>
                <w:sz w:val="16"/>
                <w:szCs w:val="16"/>
              </w:rPr>
              <w:t>'</w:t>
            </w:r>
            <w:r>
              <w:rPr>
                <w:rFonts w:ascii="Arial" w:hAnsi="Arial"/>
                <w:sz w:val="16"/>
                <w:szCs w:val="16"/>
              </w:rPr>
              <w:t xml:space="preserve"> = Upper Air  ['</w:t>
            </w:r>
            <w:r>
              <w:rPr>
                <w:rFonts w:ascii="Courier New" w:hAnsi="Courier New"/>
                <w:b/>
                <w:bCs/>
                <w:sz w:val="16"/>
                <w:szCs w:val="16"/>
              </w:rPr>
              <w:t>E</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8" w14:textId="77777777">
        <w:tc>
          <w:tcPr>
            <w:tcW w:w="980" w:type="dxa"/>
            <w:shd w:val="clear" w:color="auto" w:fill="F3F3F3"/>
            <w:tcMar>
              <w:top w:w="0" w:type="dxa"/>
              <w:left w:w="108" w:type="dxa"/>
              <w:bottom w:w="0" w:type="dxa"/>
              <w:right w:w="108" w:type="dxa"/>
            </w:tcMar>
          </w:tcPr>
          <w:p w14:paraId="76809935"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3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Sub-type</w:t>
            </w:r>
          </w:p>
        </w:tc>
        <w:tc>
          <w:tcPr>
            <w:tcW w:w="4204" w:type="dxa"/>
            <w:gridSpan w:val="3"/>
            <w:shd w:val="clear" w:color="auto" w:fill="F3F3F3"/>
            <w:tcMar>
              <w:top w:w="0" w:type="dxa"/>
              <w:left w:w="108" w:type="dxa"/>
              <w:bottom w:w="0" w:type="dxa"/>
              <w:right w:w="108" w:type="dxa"/>
            </w:tcMar>
          </w:tcPr>
          <w:p w14:paraId="76809937"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T</w:t>
            </w:r>
            <w:r>
              <w:rPr>
                <w:rFonts w:ascii="Arial" w:hAnsi="Arial" w:cs="Courier, 'Courier New'"/>
                <w:sz w:val="16"/>
                <w:szCs w:val="16"/>
              </w:rPr>
              <w:t>'</w:t>
            </w:r>
            <w:r>
              <w:rPr>
                <w:rFonts w:ascii="Arial" w:hAnsi="Arial"/>
                <w:sz w:val="16"/>
                <w:szCs w:val="16"/>
              </w:rPr>
              <w:t xml:space="preserve"> = Satellite-derived sonde  ['</w:t>
            </w:r>
            <w:r>
              <w:rPr>
                <w:rFonts w:ascii="Courier New" w:hAnsi="Courier New"/>
                <w:b/>
                <w:bCs/>
                <w:sz w:val="16"/>
                <w:szCs w:val="16"/>
              </w:rPr>
              <w:t>G</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C" w14:textId="77777777">
        <w:tc>
          <w:tcPr>
            <w:tcW w:w="980" w:type="dxa"/>
            <w:shd w:val="clear" w:color="auto" w:fill="E0E0E0"/>
            <w:tcMar>
              <w:top w:w="0" w:type="dxa"/>
              <w:left w:w="108" w:type="dxa"/>
              <w:bottom w:w="0" w:type="dxa"/>
              <w:right w:w="108" w:type="dxa"/>
            </w:tcMar>
          </w:tcPr>
          <w:p w14:paraId="76809939"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A"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Area Code (see Table 13)</w:t>
            </w:r>
          </w:p>
        </w:tc>
        <w:tc>
          <w:tcPr>
            <w:tcW w:w="4204" w:type="dxa"/>
            <w:gridSpan w:val="3"/>
            <w:shd w:val="clear" w:color="auto" w:fill="E0E0E0"/>
            <w:tcMar>
              <w:top w:w="0" w:type="dxa"/>
              <w:left w:w="108" w:type="dxa"/>
              <w:bottom w:w="0" w:type="dxa"/>
              <w:right w:w="108" w:type="dxa"/>
            </w:tcMar>
          </w:tcPr>
          <w:p w14:paraId="7680993B"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w:t>
            </w:r>
            <w:r>
              <w:rPr>
                <w:rFonts w:ascii="Courier New" w:hAnsi="Courier New" w:cs="Arial"/>
                <w:b/>
                <w:bCs/>
                <w:sz w:val="16"/>
                <w:szCs w:val="16"/>
              </w:rPr>
              <w:t>A</w:t>
            </w:r>
            <w:r>
              <w:rPr>
                <w:rFonts w:ascii="Arial" w:hAnsi="Arial"/>
                <w:sz w:val="16"/>
                <w:szCs w:val="16"/>
              </w:rPr>
              <w:t>’ – ‘</w:t>
            </w:r>
            <w:r>
              <w:rPr>
                <w:rFonts w:ascii="Courier New" w:hAnsi="Courier New" w:cs="Arial"/>
                <w:b/>
                <w:bCs/>
                <w:sz w:val="16"/>
                <w:szCs w:val="16"/>
              </w:rPr>
              <w:t>L</w:t>
            </w:r>
            <w:r>
              <w:rPr>
                <w:rFonts w:ascii="Arial" w:hAnsi="Arial"/>
                <w:sz w:val="16"/>
                <w:szCs w:val="16"/>
              </w:rPr>
              <w:t xml:space="preserve">’  </w:t>
            </w:r>
            <w:r>
              <w:rPr>
                <w:rFonts w:ascii="Arial" w:hAnsi="Arial" w:cs="Arial"/>
                <w:sz w:val="16"/>
                <w:szCs w:val="16"/>
              </w:rPr>
              <w:t>['</w:t>
            </w:r>
            <w:r>
              <w:rPr>
                <w:rFonts w:ascii="Courier New" w:hAnsi="Courier New" w:cs="Arial"/>
                <w:b/>
                <w:bCs/>
                <w:sz w:val="16"/>
                <w:szCs w:val="16"/>
              </w:rPr>
              <w:t>X</w:t>
            </w:r>
            <w:r>
              <w:rPr>
                <w:rFonts w:ascii="Arial" w:hAnsi="Arial" w:cs="Arial"/>
                <w:sz w:val="16"/>
                <w:szCs w:val="16"/>
              </w:rPr>
              <w:t xml:space="preserve">' with </w:t>
            </w:r>
            <w:r>
              <w:rPr>
                <w:rFonts w:ascii="Courier New" w:hAnsi="Courier New" w:cs="Arial"/>
                <w:b/>
                <w:bCs/>
                <w:sz w:val="16"/>
                <w:szCs w:val="16"/>
              </w:rPr>
              <w:t>EUMC/EUMP/EUMR</w:t>
            </w:r>
            <w:r>
              <w:rPr>
                <w:rFonts w:ascii="Arial" w:hAnsi="Arial" w:cs="Arial"/>
                <w:sz w:val="16"/>
                <w:szCs w:val="16"/>
              </w:rPr>
              <w:t>]</w:t>
            </w:r>
          </w:p>
        </w:tc>
      </w:tr>
      <w:tr w:rsidR="00086DB9" w14:paraId="76809940" w14:textId="77777777">
        <w:tc>
          <w:tcPr>
            <w:tcW w:w="980" w:type="dxa"/>
            <w:shd w:val="clear" w:color="auto" w:fill="F3F3F3"/>
            <w:tcMar>
              <w:top w:w="0" w:type="dxa"/>
              <w:left w:w="108" w:type="dxa"/>
              <w:bottom w:w="0" w:type="dxa"/>
              <w:right w:w="108" w:type="dxa"/>
            </w:tcMar>
          </w:tcPr>
          <w:p w14:paraId="7680993D"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ii</w:t>
            </w:r>
          </w:p>
        </w:tc>
        <w:tc>
          <w:tcPr>
            <w:tcW w:w="3875" w:type="dxa"/>
            <w:shd w:val="clear" w:color="auto" w:fill="F3F3F3"/>
            <w:tcMar>
              <w:top w:w="0" w:type="dxa"/>
              <w:left w:w="108" w:type="dxa"/>
              <w:bottom w:w="0" w:type="dxa"/>
              <w:right w:w="108" w:type="dxa"/>
            </w:tcMar>
          </w:tcPr>
          <w:p w14:paraId="7680993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Product type</w:t>
            </w:r>
          </w:p>
        </w:tc>
        <w:tc>
          <w:tcPr>
            <w:tcW w:w="4204" w:type="dxa"/>
            <w:gridSpan w:val="3"/>
            <w:shd w:val="clear" w:color="auto" w:fill="F3F3F3"/>
            <w:tcMar>
              <w:top w:w="0" w:type="dxa"/>
              <w:left w:w="108" w:type="dxa"/>
              <w:bottom w:w="0" w:type="dxa"/>
              <w:right w:w="108" w:type="dxa"/>
            </w:tcMar>
          </w:tcPr>
          <w:p w14:paraId="7680993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14</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GNSS)  ['</w:t>
            </w:r>
            <w:r>
              <w:rPr>
                <w:rFonts w:ascii="Courier New" w:hAnsi="Courier New" w:cs="Courier, 'Courier New'"/>
                <w:b/>
                <w:bCs/>
                <w:sz w:val="16"/>
                <w:szCs w:val="16"/>
              </w:rPr>
              <w:t>01</w:t>
            </w:r>
            <w:r>
              <w:rPr>
                <w:rFonts w:ascii="Arial" w:hAnsi="Arial" w:cs="Courier, 'Courier New'"/>
                <w:sz w:val="16"/>
                <w:szCs w:val="16"/>
              </w:rPr>
              <w:t xml:space="preserve">' with </w:t>
            </w:r>
            <w:r>
              <w:rPr>
                <w:rFonts w:ascii="Courier New" w:hAnsi="Courier New" w:cs="Courier, 'Courier New'"/>
                <w:b/>
                <w:bCs/>
                <w:sz w:val="16"/>
                <w:szCs w:val="16"/>
              </w:rPr>
              <w:t>EUMC/EUMP/EUMR</w:t>
            </w:r>
            <w:r>
              <w:rPr>
                <w:rFonts w:ascii="Arial" w:hAnsi="Arial" w:cs="Courier, 'Courier New'"/>
                <w:sz w:val="16"/>
                <w:szCs w:val="16"/>
              </w:rPr>
              <w:t>]</w:t>
            </w:r>
          </w:p>
        </w:tc>
      </w:tr>
      <w:tr w:rsidR="00086DB9" w14:paraId="76809944" w14:textId="77777777">
        <w:trPr>
          <w:trHeight w:val="351"/>
        </w:trPr>
        <w:tc>
          <w:tcPr>
            <w:tcW w:w="980" w:type="dxa"/>
            <w:vMerge w:val="restart"/>
            <w:shd w:val="clear" w:color="auto" w:fill="E0E0E0"/>
            <w:tcMar>
              <w:top w:w="0" w:type="dxa"/>
              <w:left w:w="108" w:type="dxa"/>
              <w:bottom w:w="0" w:type="dxa"/>
              <w:right w:w="108" w:type="dxa"/>
            </w:tcMar>
          </w:tcPr>
          <w:p w14:paraId="76809941"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proofErr w:type="spellStart"/>
            <w:r>
              <w:rPr>
                <w:rFonts w:ascii="Courier New" w:hAnsi="Courier New" w:cs="Courier, 'Courier New'"/>
                <w:b/>
                <w:sz w:val="16"/>
                <w:szCs w:val="16"/>
              </w:rPr>
              <w:t>cccc</w:t>
            </w:r>
            <w:proofErr w:type="spellEnd"/>
          </w:p>
        </w:tc>
        <w:tc>
          <w:tcPr>
            <w:tcW w:w="3875" w:type="dxa"/>
            <w:vMerge w:val="restart"/>
            <w:shd w:val="clear" w:color="auto" w:fill="E0E0E0"/>
            <w:tcMar>
              <w:top w:w="0" w:type="dxa"/>
              <w:left w:w="108" w:type="dxa"/>
              <w:bottom w:w="0" w:type="dxa"/>
              <w:right w:w="108" w:type="dxa"/>
            </w:tcMar>
          </w:tcPr>
          <w:p w14:paraId="76809942" w14:textId="77777777" w:rsidR="00086DB9" w:rsidRDefault="00986FBA">
            <w:pPr>
              <w:pStyle w:val="Standard"/>
              <w:snapToGrid w:val="0"/>
              <w:spacing w:before="40" w:after="40"/>
              <w:rPr>
                <w:rFonts w:ascii="Arial" w:hAnsi="Arial"/>
                <w:sz w:val="16"/>
                <w:szCs w:val="16"/>
              </w:rPr>
            </w:pPr>
            <w:r>
              <w:rPr>
                <w:rFonts w:ascii="Arial" w:hAnsi="Arial"/>
                <w:sz w:val="16"/>
                <w:szCs w:val="16"/>
              </w:rPr>
              <w:t xml:space="preserve">Source of the message </w:t>
            </w:r>
            <w:r>
              <w:rPr>
                <w:rFonts w:ascii="Arial" w:hAnsi="Arial"/>
                <w:sz w:val="16"/>
                <w:szCs w:val="16"/>
              </w:rPr>
              <w:br/>
              <w:t>(ICAO Location Indicator)</w:t>
            </w:r>
          </w:p>
        </w:tc>
        <w:tc>
          <w:tcPr>
            <w:tcW w:w="4204" w:type="dxa"/>
            <w:gridSpan w:val="3"/>
            <w:shd w:val="clear" w:color="auto" w:fill="E0E0E0"/>
            <w:tcMar>
              <w:top w:w="0" w:type="dxa"/>
              <w:left w:w="108" w:type="dxa"/>
              <w:bottom w:w="0" w:type="dxa"/>
              <w:right w:w="108" w:type="dxa"/>
            </w:tcMar>
          </w:tcPr>
          <w:p w14:paraId="76809943"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Possible codes for RO include (but not limited to):</w:t>
            </w:r>
          </w:p>
        </w:tc>
      </w:tr>
      <w:tr w:rsidR="00086DB9" w14:paraId="7680994A" w14:textId="77777777">
        <w:tc>
          <w:tcPr>
            <w:tcW w:w="980" w:type="dxa"/>
            <w:vMerge/>
            <w:shd w:val="clear" w:color="auto" w:fill="E0E0E0"/>
            <w:tcMar>
              <w:top w:w="0" w:type="dxa"/>
              <w:left w:w="108" w:type="dxa"/>
              <w:bottom w:w="0" w:type="dxa"/>
              <w:right w:w="108" w:type="dxa"/>
            </w:tcMar>
          </w:tcPr>
          <w:p w14:paraId="76809945"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6"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47"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EDZW</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4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Offenbach</w:t>
            </w:r>
          </w:p>
        </w:tc>
        <w:tc>
          <w:tcPr>
            <w:tcW w:w="994" w:type="dxa"/>
            <w:shd w:val="clear" w:color="auto" w:fill="F3F3F3"/>
            <w:tcMar>
              <w:top w:w="0" w:type="dxa"/>
              <w:left w:w="108" w:type="dxa"/>
              <w:bottom w:w="0" w:type="dxa"/>
              <w:right w:w="108" w:type="dxa"/>
            </w:tcMar>
          </w:tcPr>
          <w:p w14:paraId="7680994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50" w14:textId="77777777">
        <w:tc>
          <w:tcPr>
            <w:tcW w:w="980" w:type="dxa"/>
            <w:vMerge/>
            <w:shd w:val="clear" w:color="auto" w:fill="E0E0E0"/>
            <w:tcMar>
              <w:top w:w="0" w:type="dxa"/>
              <w:left w:w="108" w:type="dxa"/>
              <w:bottom w:w="0" w:type="dxa"/>
              <w:right w:w="108" w:type="dxa"/>
            </w:tcMar>
          </w:tcPr>
          <w:p w14:paraId="7680994B"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C"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4D"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EGRR</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4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Exeter</w:t>
            </w:r>
          </w:p>
        </w:tc>
        <w:tc>
          <w:tcPr>
            <w:tcW w:w="994" w:type="dxa"/>
            <w:shd w:val="clear" w:color="auto" w:fill="E0E0E0"/>
            <w:tcMar>
              <w:top w:w="0" w:type="dxa"/>
              <w:left w:w="108" w:type="dxa"/>
              <w:bottom w:w="0" w:type="dxa"/>
              <w:right w:w="108" w:type="dxa"/>
            </w:tcMar>
          </w:tcPr>
          <w:p w14:paraId="7680994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UK</w:t>
            </w:r>
          </w:p>
        </w:tc>
      </w:tr>
      <w:tr w:rsidR="00086DB9" w14:paraId="76809956" w14:textId="77777777">
        <w:tc>
          <w:tcPr>
            <w:tcW w:w="980" w:type="dxa"/>
            <w:vMerge/>
            <w:shd w:val="clear" w:color="auto" w:fill="E0E0E0"/>
            <w:tcMar>
              <w:top w:w="0" w:type="dxa"/>
              <w:left w:w="108" w:type="dxa"/>
              <w:bottom w:w="0" w:type="dxa"/>
              <w:right w:w="108" w:type="dxa"/>
            </w:tcMar>
          </w:tcPr>
          <w:p w14:paraId="76809951"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2"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3"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EKMI</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54"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Copenhagen</w:t>
            </w:r>
          </w:p>
        </w:tc>
        <w:tc>
          <w:tcPr>
            <w:tcW w:w="994" w:type="dxa"/>
            <w:shd w:val="clear" w:color="auto" w:fill="F3F3F3"/>
            <w:tcMar>
              <w:top w:w="0" w:type="dxa"/>
              <w:left w:w="108" w:type="dxa"/>
              <w:bottom w:w="0" w:type="dxa"/>
              <w:right w:w="108" w:type="dxa"/>
            </w:tcMar>
          </w:tcPr>
          <w:p w14:paraId="76809955"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DK</w:t>
            </w:r>
          </w:p>
        </w:tc>
      </w:tr>
      <w:tr w:rsidR="00086DB9" w14:paraId="7680995C" w14:textId="77777777">
        <w:tc>
          <w:tcPr>
            <w:tcW w:w="980" w:type="dxa"/>
            <w:vMerge/>
            <w:shd w:val="clear" w:color="auto" w:fill="E0E0E0"/>
            <w:tcMar>
              <w:top w:w="0" w:type="dxa"/>
              <w:left w:w="108" w:type="dxa"/>
              <w:bottom w:w="0" w:type="dxa"/>
              <w:right w:w="108" w:type="dxa"/>
            </w:tcMar>
          </w:tcPr>
          <w:p w14:paraId="76809957"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8"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59"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KWBC</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5A" w14:textId="77777777" w:rsidR="00086DB9" w:rsidRDefault="00986FBA">
            <w:pPr>
              <w:pStyle w:val="Standard"/>
              <w:tabs>
                <w:tab w:val="left" w:pos="1526"/>
                <w:tab w:val="left" w:pos="8522"/>
              </w:tabs>
              <w:snapToGrid w:val="0"/>
              <w:spacing w:before="40" w:after="40"/>
            </w:pPr>
            <w:r>
              <w:rPr>
                <w:rFonts w:ascii="Arial" w:hAnsi="Arial"/>
                <w:sz w:val="16"/>
                <w:szCs w:val="16"/>
              </w:rPr>
              <w:t>Washington</w:t>
            </w:r>
            <w:r>
              <w:rPr>
                <w:rStyle w:val="FootnoteSymbol"/>
                <w:rFonts w:ascii="Arial" w:hAnsi="Arial"/>
                <w:sz w:val="16"/>
                <w:szCs w:val="16"/>
              </w:rPr>
              <w:footnoteReference w:id="16"/>
            </w:r>
          </w:p>
        </w:tc>
        <w:tc>
          <w:tcPr>
            <w:tcW w:w="994" w:type="dxa"/>
            <w:shd w:val="clear" w:color="auto" w:fill="E0E0E0"/>
            <w:tcMar>
              <w:top w:w="0" w:type="dxa"/>
              <w:left w:w="108" w:type="dxa"/>
              <w:bottom w:w="0" w:type="dxa"/>
              <w:right w:w="108" w:type="dxa"/>
            </w:tcMar>
          </w:tcPr>
          <w:p w14:paraId="7680995B"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62" w14:textId="77777777">
        <w:tc>
          <w:tcPr>
            <w:tcW w:w="980" w:type="dxa"/>
            <w:vMerge/>
            <w:shd w:val="clear" w:color="auto" w:fill="E0E0E0"/>
            <w:tcMar>
              <w:top w:w="0" w:type="dxa"/>
              <w:left w:w="108" w:type="dxa"/>
              <w:bottom w:w="0" w:type="dxa"/>
              <w:right w:w="108" w:type="dxa"/>
            </w:tcMar>
          </w:tcPr>
          <w:p w14:paraId="7680995D"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E"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F" w14:textId="77777777" w:rsidR="00086DB9" w:rsidRDefault="00986FBA">
            <w:pPr>
              <w:pStyle w:val="Standard"/>
              <w:tabs>
                <w:tab w:val="left" w:pos="1526"/>
                <w:tab w:val="left" w:pos="8522"/>
              </w:tabs>
              <w:snapToGrid w:val="0"/>
              <w:spacing w:before="40" w:after="40"/>
              <w:jc w:val="center"/>
              <w:rPr>
                <w:rFonts w:ascii="Courier New" w:hAnsi="Courier New"/>
              </w:rPr>
            </w:pPr>
            <w:r>
              <w:rPr>
                <w:rFonts w:ascii="Courier New" w:hAnsi="Courier New" w:cs="Courier, 'Courier New'"/>
                <w:b/>
                <w:bCs/>
                <w:sz w:val="16"/>
                <w:szCs w:val="16"/>
              </w:rPr>
              <w:t>'EUMC'</w:t>
            </w:r>
          </w:p>
        </w:tc>
        <w:tc>
          <w:tcPr>
            <w:tcW w:w="1701" w:type="dxa"/>
            <w:shd w:val="clear" w:color="auto" w:fill="F3F3F3"/>
            <w:tcMar>
              <w:top w:w="0" w:type="dxa"/>
              <w:left w:w="108" w:type="dxa"/>
              <w:bottom w:w="0" w:type="dxa"/>
              <w:right w:w="108" w:type="dxa"/>
            </w:tcMar>
          </w:tcPr>
          <w:p w14:paraId="76809960"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7"/>
            </w:r>
          </w:p>
        </w:tc>
        <w:tc>
          <w:tcPr>
            <w:tcW w:w="994" w:type="dxa"/>
            <w:shd w:val="clear" w:color="auto" w:fill="F3F3F3"/>
            <w:tcMar>
              <w:top w:w="0" w:type="dxa"/>
              <w:left w:w="108" w:type="dxa"/>
              <w:bottom w:w="0" w:type="dxa"/>
              <w:right w:w="108" w:type="dxa"/>
            </w:tcMar>
          </w:tcPr>
          <w:p w14:paraId="76809961"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8" w14:textId="77777777">
        <w:tc>
          <w:tcPr>
            <w:tcW w:w="980" w:type="dxa"/>
            <w:vMerge/>
            <w:shd w:val="clear" w:color="auto" w:fill="E0E0E0"/>
            <w:tcMar>
              <w:top w:w="0" w:type="dxa"/>
              <w:left w:w="108" w:type="dxa"/>
              <w:bottom w:w="0" w:type="dxa"/>
              <w:right w:w="108" w:type="dxa"/>
            </w:tcMar>
          </w:tcPr>
          <w:p w14:paraId="76809963"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4"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6E6E6"/>
            <w:tcMar>
              <w:top w:w="0" w:type="dxa"/>
              <w:left w:w="108" w:type="dxa"/>
              <w:bottom w:w="0" w:type="dxa"/>
              <w:right w:w="108" w:type="dxa"/>
            </w:tcMar>
          </w:tcPr>
          <w:p w14:paraId="76809965"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'EUMP'</w:t>
            </w:r>
          </w:p>
        </w:tc>
        <w:tc>
          <w:tcPr>
            <w:tcW w:w="1701" w:type="dxa"/>
            <w:shd w:val="clear" w:color="auto" w:fill="E6E6E6"/>
            <w:tcMar>
              <w:top w:w="0" w:type="dxa"/>
              <w:left w:w="108" w:type="dxa"/>
              <w:bottom w:w="0" w:type="dxa"/>
              <w:right w:w="108" w:type="dxa"/>
            </w:tcMar>
          </w:tcPr>
          <w:p w14:paraId="7680996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8"/>
            </w:r>
          </w:p>
        </w:tc>
        <w:tc>
          <w:tcPr>
            <w:tcW w:w="994" w:type="dxa"/>
            <w:shd w:val="clear" w:color="auto" w:fill="E6E6E6"/>
            <w:tcMar>
              <w:top w:w="0" w:type="dxa"/>
              <w:left w:w="108" w:type="dxa"/>
              <w:bottom w:w="0" w:type="dxa"/>
              <w:right w:w="108" w:type="dxa"/>
            </w:tcMar>
          </w:tcPr>
          <w:p w14:paraId="76809967"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E" w14:textId="77777777">
        <w:tc>
          <w:tcPr>
            <w:tcW w:w="980" w:type="dxa"/>
            <w:vMerge/>
            <w:shd w:val="clear" w:color="auto" w:fill="E0E0E0"/>
            <w:tcMar>
              <w:top w:w="0" w:type="dxa"/>
              <w:left w:w="108" w:type="dxa"/>
              <w:bottom w:w="0" w:type="dxa"/>
              <w:right w:w="108" w:type="dxa"/>
            </w:tcMar>
          </w:tcPr>
          <w:p w14:paraId="76809969"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A"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6B"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cs="Courier, 'Courier New'"/>
                <w:b/>
                <w:bCs/>
                <w:sz w:val="16"/>
                <w:szCs w:val="16"/>
              </w:rPr>
              <w:t>'EUMR'</w:t>
            </w:r>
          </w:p>
        </w:tc>
        <w:tc>
          <w:tcPr>
            <w:tcW w:w="1701" w:type="dxa"/>
            <w:shd w:val="clear" w:color="auto" w:fill="F3F3F3"/>
            <w:tcMar>
              <w:top w:w="0" w:type="dxa"/>
              <w:left w:w="108" w:type="dxa"/>
              <w:bottom w:w="0" w:type="dxa"/>
              <w:right w:w="108" w:type="dxa"/>
            </w:tcMar>
          </w:tcPr>
          <w:p w14:paraId="7680996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9"/>
            </w:r>
          </w:p>
        </w:tc>
        <w:tc>
          <w:tcPr>
            <w:tcW w:w="994" w:type="dxa"/>
            <w:shd w:val="clear" w:color="auto" w:fill="F3F3F3"/>
            <w:tcMar>
              <w:top w:w="0" w:type="dxa"/>
              <w:left w:w="108" w:type="dxa"/>
              <w:bottom w:w="0" w:type="dxa"/>
              <w:right w:w="108" w:type="dxa"/>
            </w:tcMar>
          </w:tcPr>
          <w:p w14:paraId="7680996D"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74" w14:textId="77777777">
        <w:tc>
          <w:tcPr>
            <w:tcW w:w="980" w:type="dxa"/>
            <w:shd w:val="clear" w:color="auto" w:fill="E0E0E0"/>
            <w:tcMar>
              <w:top w:w="0" w:type="dxa"/>
              <w:left w:w="108" w:type="dxa"/>
              <w:bottom w:w="0" w:type="dxa"/>
              <w:right w:w="108" w:type="dxa"/>
            </w:tcMar>
          </w:tcPr>
          <w:p w14:paraId="7680996F"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0"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1" w14:textId="77777777" w:rsidR="00086DB9" w:rsidRDefault="00986FBA">
            <w:pPr>
              <w:pStyle w:val="Standard"/>
              <w:tabs>
                <w:tab w:val="left" w:pos="1526"/>
                <w:tab w:val="left" w:pos="8522"/>
              </w:tabs>
              <w:snapToGrid w:val="0"/>
              <w:spacing w:before="40" w:after="40"/>
              <w:jc w:val="center"/>
              <w:rPr>
                <w:rFonts w:ascii="Courier New" w:hAnsi="Courier New"/>
                <w:sz w:val="16"/>
                <w:szCs w:val="16"/>
              </w:rPr>
            </w:pPr>
            <w:r>
              <w:rPr>
                <w:rFonts w:ascii="Courier New" w:hAnsi="Courier New" w:cs="Courier, 'Courier New'"/>
                <w:b/>
                <w:bCs/>
                <w:sz w:val="16"/>
                <w:szCs w:val="16"/>
              </w:rPr>
              <w:t>'KNES'</w:t>
            </w:r>
          </w:p>
        </w:tc>
        <w:tc>
          <w:tcPr>
            <w:tcW w:w="1701" w:type="dxa"/>
            <w:shd w:val="clear" w:color="auto" w:fill="E6E6E6"/>
            <w:tcMar>
              <w:top w:w="0" w:type="dxa"/>
              <w:left w:w="108" w:type="dxa"/>
              <w:bottom w:w="0" w:type="dxa"/>
              <w:right w:w="108" w:type="dxa"/>
            </w:tcMar>
          </w:tcPr>
          <w:p w14:paraId="7680997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Washington</w:t>
            </w:r>
            <w:r>
              <w:rPr>
                <w:rStyle w:val="FootnoteReference"/>
                <w:rFonts w:ascii="Arial" w:hAnsi="Arial"/>
                <w:sz w:val="16"/>
                <w:szCs w:val="16"/>
              </w:rPr>
              <w:footnoteReference w:id="20"/>
            </w:r>
          </w:p>
        </w:tc>
        <w:tc>
          <w:tcPr>
            <w:tcW w:w="994" w:type="dxa"/>
            <w:shd w:val="clear" w:color="auto" w:fill="E6E6E6"/>
            <w:tcMar>
              <w:top w:w="0" w:type="dxa"/>
              <w:left w:w="108" w:type="dxa"/>
              <w:bottom w:w="0" w:type="dxa"/>
              <w:right w:w="108" w:type="dxa"/>
            </w:tcMar>
          </w:tcPr>
          <w:p w14:paraId="76809973"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7A" w14:textId="77777777">
        <w:tc>
          <w:tcPr>
            <w:tcW w:w="980" w:type="dxa"/>
            <w:shd w:val="clear" w:color="auto" w:fill="E0E0E0"/>
            <w:tcMar>
              <w:top w:w="0" w:type="dxa"/>
              <w:left w:w="108" w:type="dxa"/>
              <w:bottom w:w="0" w:type="dxa"/>
              <w:right w:w="108" w:type="dxa"/>
            </w:tcMar>
          </w:tcPr>
          <w:p w14:paraId="76809975"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6" w14:textId="77777777" w:rsidR="00086DB9" w:rsidRDefault="00086DB9">
            <w:pPr>
              <w:pStyle w:val="Standard"/>
            </w:pPr>
          </w:p>
        </w:tc>
        <w:tc>
          <w:tcPr>
            <w:tcW w:w="1509" w:type="dxa"/>
            <w:shd w:val="clear" w:color="auto" w:fill="F3F3F3"/>
            <w:tcMar>
              <w:top w:w="0" w:type="dxa"/>
              <w:left w:w="108" w:type="dxa"/>
              <w:bottom w:w="0" w:type="dxa"/>
              <w:right w:w="108" w:type="dxa"/>
            </w:tcMar>
          </w:tcPr>
          <w:p w14:paraId="76809977"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'BAWX'</w:t>
            </w:r>
          </w:p>
        </w:tc>
        <w:tc>
          <w:tcPr>
            <w:tcW w:w="1701" w:type="dxa"/>
            <w:shd w:val="clear" w:color="auto" w:fill="F3F3F3"/>
            <w:tcMar>
              <w:top w:w="0" w:type="dxa"/>
              <w:left w:w="108" w:type="dxa"/>
              <w:bottom w:w="0" w:type="dxa"/>
              <w:right w:w="108" w:type="dxa"/>
            </w:tcMar>
          </w:tcPr>
          <w:p w14:paraId="7680997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Beijing</w:t>
            </w:r>
          </w:p>
        </w:tc>
        <w:tc>
          <w:tcPr>
            <w:tcW w:w="994" w:type="dxa"/>
            <w:shd w:val="clear" w:color="auto" w:fill="F3F3F3"/>
            <w:tcMar>
              <w:top w:w="0" w:type="dxa"/>
              <w:left w:w="108" w:type="dxa"/>
              <w:bottom w:w="0" w:type="dxa"/>
              <w:right w:w="108" w:type="dxa"/>
            </w:tcMar>
          </w:tcPr>
          <w:p w14:paraId="7680997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CN</w:t>
            </w:r>
          </w:p>
        </w:tc>
      </w:tr>
      <w:tr w:rsidR="00086DB9" w14:paraId="76809980" w14:textId="77777777">
        <w:tc>
          <w:tcPr>
            <w:tcW w:w="980" w:type="dxa"/>
            <w:shd w:val="clear" w:color="auto" w:fill="E0E0E0"/>
            <w:tcMar>
              <w:top w:w="0" w:type="dxa"/>
              <w:left w:w="108" w:type="dxa"/>
              <w:bottom w:w="0" w:type="dxa"/>
              <w:right w:w="108" w:type="dxa"/>
            </w:tcMar>
          </w:tcPr>
          <w:p w14:paraId="7680997B"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C"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D"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'DEMS'</w:t>
            </w:r>
          </w:p>
        </w:tc>
        <w:tc>
          <w:tcPr>
            <w:tcW w:w="1701" w:type="dxa"/>
            <w:shd w:val="clear" w:color="auto" w:fill="E6E6E6"/>
            <w:tcMar>
              <w:top w:w="0" w:type="dxa"/>
              <w:left w:w="108" w:type="dxa"/>
              <w:bottom w:w="0" w:type="dxa"/>
              <w:right w:w="108" w:type="dxa"/>
            </w:tcMar>
          </w:tcPr>
          <w:p w14:paraId="7680997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New Delhi</w:t>
            </w:r>
          </w:p>
        </w:tc>
        <w:tc>
          <w:tcPr>
            <w:tcW w:w="994" w:type="dxa"/>
            <w:shd w:val="clear" w:color="auto" w:fill="E6E6E6"/>
            <w:tcMar>
              <w:top w:w="0" w:type="dxa"/>
              <w:left w:w="108" w:type="dxa"/>
              <w:bottom w:w="0" w:type="dxa"/>
              <w:right w:w="108" w:type="dxa"/>
            </w:tcMar>
          </w:tcPr>
          <w:p w14:paraId="7680997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IN</w:t>
            </w:r>
          </w:p>
        </w:tc>
      </w:tr>
      <w:tr w:rsidR="00086DB9" w14:paraId="76809986" w14:textId="77777777">
        <w:tc>
          <w:tcPr>
            <w:tcW w:w="980" w:type="dxa"/>
            <w:shd w:val="clear" w:color="auto" w:fill="E0E0E0"/>
            <w:tcMar>
              <w:top w:w="0" w:type="dxa"/>
              <w:left w:w="108" w:type="dxa"/>
              <w:bottom w:w="0" w:type="dxa"/>
              <w:right w:w="108" w:type="dxa"/>
            </w:tcMar>
          </w:tcPr>
          <w:p w14:paraId="76809981"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82"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83" w14:textId="77777777" w:rsidR="00086DB9" w:rsidRDefault="00986FBA">
            <w:pPr>
              <w:pStyle w:val="Standard"/>
              <w:tabs>
                <w:tab w:val="left" w:pos="1526"/>
                <w:tab w:val="left" w:pos="8522"/>
              </w:tabs>
              <w:snapToGrid w:val="0"/>
              <w:spacing w:before="40" w:after="40"/>
              <w:jc w:val="center"/>
              <w:rPr>
                <w:rFonts w:ascii="Courier New" w:hAnsi="Courier New"/>
                <w:sz w:val="16"/>
                <w:szCs w:val="16"/>
                <w:shd w:val="clear" w:color="auto" w:fill="E6E6E6"/>
              </w:rPr>
            </w:pPr>
            <w:r>
              <w:rPr>
                <w:rFonts w:ascii="Courier New" w:hAnsi="Courier New" w:cs="Courier, 'Courier New'"/>
                <w:b/>
                <w:bCs/>
                <w:sz w:val="16"/>
                <w:szCs w:val="16"/>
                <w:shd w:val="clear" w:color="auto" w:fill="E6E6E6"/>
              </w:rPr>
              <w:t>'KWNO'</w:t>
            </w:r>
          </w:p>
        </w:tc>
        <w:tc>
          <w:tcPr>
            <w:tcW w:w="1701" w:type="dxa"/>
            <w:shd w:val="clear" w:color="auto" w:fill="E6E6E6"/>
            <w:tcMar>
              <w:top w:w="0" w:type="dxa"/>
              <w:left w:w="108" w:type="dxa"/>
              <w:bottom w:w="0" w:type="dxa"/>
              <w:right w:w="108" w:type="dxa"/>
            </w:tcMar>
          </w:tcPr>
          <w:p w14:paraId="76809984" w14:textId="77777777" w:rsidR="00086DB9" w:rsidRDefault="00986FBA">
            <w:pPr>
              <w:pStyle w:val="Standard"/>
              <w:tabs>
                <w:tab w:val="left" w:pos="1526"/>
                <w:tab w:val="left" w:pos="8522"/>
              </w:tabs>
              <w:snapToGrid w:val="0"/>
              <w:spacing w:before="40" w:after="40"/>
              <w:rPr>
                <w:rFonts w:ascii="Arial" w:hAnsi="Arial"/>
                <w:sz w:val="16"/>
                <w:szCs w:val="16"/>
                <w:shd w:val="clear" w:color="auto" w:fill="E6E6E6"/>
              </w:rPr>
            </w:pPr>
            <w:r>
              <w:rPr>
                <w:rFonts w:ascii="Arial" w:hAnsi="Arial"/>
                <w:sz w:val="16"/>
                <w:szCs w:val="16"/>
                <w:shd w:val="clear" w:color="auto" w:fill="E6E6E6"/>
              </w:rPr>
              <w:t>Washington</w:t>
            </w:r>
            <w:r>
              <w:rPr>
                <w:rFonts w:ascii="Arial" w:hAnsi="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76809985" w14:textId="77777777" w:rsidR="00086DB9" w:rsidRDefault="00986FBA">
            <w:pPr>
              <w:pStyle w:val="Standard"/>
              <w:tabs>
                <w:tab w:val="left" w:pos="1526"/>
                <w:tab w:val="left" w:pos="8522"/>
              </w:tabs>
              <w:snapToGrid w:val="0"/>
              <w:spacing w:before="40" w:after="40"/>
              <w:jc w:val="center"/>
              <w:rPr>
                <w:rFonts w:ascii="Arial" w:hAnsi="Arial"/>
                <w:sz w:val="16"/>
                <w:szCs w:val="16"/>
                <w:shd w:val="clear" w:color="auto" w:fill="E6E6E6"/>
              </w:rPr>
            </w:pPr>
            <w:r>
              <w:rPr>
                <w:rFonts w:ascii="Arial" w:hAnsi="Arial"/>
                <w:sz w:val="16"/>
                <w:szCs w:val="16"/>
                <w:shd w:val="clear" w:color="auto" w:fill="E6E6E6"/>
              </w:rPr>
              <w:t>US</w:t>
            </w:r>
          </w:p>
        </w:tc>
      </w:tr>
      <w:tr w:rsidR="00086DB9" w14:paraId="7680998B" w14:textId="77777777">
        <w:tc>
          <w:tcPr>
            <w:tcW w:w="980" w:type="dxa"/>
            <w:shd w:val="clear" w:color="auto" w:fill="F3F3F3"/>
            <w:tcMar>
              <w:top w:w="0" w:type="dxa"/>
              <w:left w:w="108" w:type="dxa"/>
              <w:bottom w:w="0" w:type="dxa"/>
              <w:right w:w="108" w:type="dxa"/>
            </w:tcMar>
          </w:tcPr>
          <w:p w14:paraId="76809987" w14:textId="77777777" w:rsidR="00086DB9" w:rsidRDefault="00986FBA">
            <w:pPr>
              <w:pStyle w:val="Standard"/>
              <w:tabs>
                <w:tab w:val="left" w:pos="1526"/>
                <w:tab w:val="left" w:pos="8522"/>
              </w:tabs>
              <w:snapToGrid w:val="0"/>
              <w:spacing w:before="40" w:after="40"/>
              <w:rPr>
                <w:rFonts w:ascii="Courier New" w:hAnsi="Courier New" w:cs="Courier New"/>
                <w:b/>
                <w:sz w:val="16"/>
                <w:szCs w:val="16"/>
              </w:rPr>
            </w:pPr>
            <w:proofErr w:type="spellStart"/>
            <w:r>
              <w:rPr>
                <w:rFonts w:ascii="Courier New" w:hAnsi="Courier New" w:cs="Courier New"/>
                <w:b/>
                <w:sz w:val="16"/>
                <w:szCs w:val="16"/>
              </w:rPr>
              <w:t>YYGGgg</w:t>
            </w:r>
            <w:proofErr w:type="spellEnd"/>
          </w:p>
        </w:tc>
        <w:tc>
          <w:tcPr>
            <w:tcW w:w="3875" w:type="dxa"/>
            <w:shd w:val="clear" w:color="auto" w:fill="F3F3F3"/>
            <w:tcMar>
              <w:top w:w="0" w:type="dxa"/>
              <w:left w:w="108" w:type="dxa"/>
              <w:bottom w:w="0" w:type="dxa"/>
              <w:right w:w="108" w:type="dxa"/>
            </w:tcMar>
          </w:tcPr>
          <w:p w14:paraId="76809988"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New"/>
                <w:sz w:val="16"/>
                <w:szCs w:val="16"/>
              </w:rPr>
              <w:t>Date/time</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observation</w:t>
            </w:r>
            <w:r>
              <w:rPr>
                <w:rFonts w:ascii="Arial" w:eastAsia="Courier New" w:hAnsi="Arial" w:cs="Courier New"/>
                <w:i/>
                <w:sz w:val="16"/>
                <w:szCs w:val="16"/>
              </w:rPr>
              <w:t xml:space="preserve"> </w:t>
            </w:r>
            <w:r>
              <w:rPr>
                <w:rFonts w:ascii="Arial" w:hAnsi="Arial" w:cs="Courier New"/>
                <w:sz w:val="16"/>
                <w:szCs w:val="16"/>
              </w:rPr>
              <w:t>where:-</w:t>
            </w:r>
          </w:p>
          <w:p w14:paraId="76809989" w14:textId="77777777" w:rsidR="00086DB9" w:rsidRDefault="00986FBA">
            <w:pPr>
              <w:pStyle w:val="Standard"/>
              <w:tabs>
                <w:tab w:val="left" w:pos="1526"/>
                <w:tab w:val="left" w:pos="8522"/>
              </w:tabs>
              <w:spacing w:before="40" w:after="40"/>
              <w:rPr>
                <w:rFonts w:ascii="Arial" w:hAnsi="Arial"/>
              </w:rPr>
            </w:pPr>
            <w:r>
              <w:rPr>
                <w:rFonts w:ascii="Courier New" w:hAnsi="Courier New" w:cs="Courier New"/>
                <w:b/>
                <w:bCs/>
                <w:sz w:val="16"/>
                <w:szCs w:val="16"/>
              </w:rPr>
              <w:t>YY</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d</w:t>
            </w:r>
            <w:r>
              <w:rPr>
                <w:rFonts w:ascii="Arial" w:hAnsi="Arial" w:cs="Courier New"/>
                <w:sz w:val="16"/>
                <w:szCs w:val="16"/>
              </w:rPr>
              <w:t>ay</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month</w:t>
            </w:r>
            <w:r>
              <w:rPr>
                <w:rFonts w:ascii="Arial" w:eastAsia="Courier New" w:hAnsi="Arial" w:cs="Courier New"/>
                <w:sz w:val="16"/>
                <w:szCs w:val="16"/>
              </w:rPr>
              <w:t xml:space="preserve"> </w:t>
            </w:r>
            <w:r>
              <w:rPr>
                <w:rFonts w:ascii="Arial" w:hAnsi="Arial" w:cs="Courier New"/>
                <w:sz w:val="16"/>
                <w:szCs w:val="16"/>
              </w:rPr>
              <w:t>(01-31)</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i/>
                <w:sz w:val="16"/>
                <w:szCs w:val="16"/>
              </w:rPr>
              <w:t xml:space="preserve"> </w:t>
            </w:r>
            <w:r>
              <w:rPr>
                <w:rFonts w:ascii="Arial" w:hAnsi="Arial" w:cs="Courier New"/>
                <w:sz w:val="16"/>
                <w:szCs w:val="16"/>
              </w:rPr>
              <w:t>hour</w:t>
            </w:r>
            <w:r>
              <w:rPr>
                <w:rFonts w:ascii="Arial" w:eastAsia="Courier New" w:hAnsi="Arial" w:cs="Courier New"/>
                <w:sz w:val="16"/>
                <w:szCs w:val="16"/>
              </w:rPr>
              <w:t xml:space="preserve"> </w:t>
            </w:r>
            <w:r>
              <w:rPr>
                <w:rFonts w:ascii="Arial" w:hAnsi="Arial" w:cs="Courier New"/>
                <w:sz w:val="16"/>
                <w:szCs w:val="16"/>
              </w:rPr>
              <w:t>(00-23)</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w:t>
            </w:r>
            <w:r>
              <w:rPr>
                <w:rFonts w:ascii="Arial" w:hAnsi="Arial" w:cs="Courier New"/>
                <w:sz w:val="16"/>
                <w:szCs w:val="16"/>
              </w:rPr>
              <w:t>minute</w:t>
            </w:r>
            <w:r>
              <w:rPr>
                <w:rFonts w:ascii="Arial" w:eastAsia="Courier New" w:hAnsi="Arial" w:cs="Courier New"/>
                <w:sz w:val="16"/>
                <w:szCs w:val="16"/>
              </w:rPr>
              <w:t xml:space="preserve"> </w:t>
            </w:r>
            <w:r>
              <w:rPr>
                <w:rFonts w:ascii="Arial" w:hAnsi="Arial" w:cs="Courier New"/>
                <w:sz w:val="16"/>
                <w:szCs w:val="16"/>
              </w:rPr>
              <w:t>(00-59)</w:t>
            </w:r>
          </w:p>
        </w:tc>
        <w:tc>
          <w:tcPr>
            <w:tcW w:w="4204" w:type="dxa"/>
            <w:gridSpan w:val="3"/>
            <w:shd w:val="clear" w:color="auto" w:fill="F3F3F3"/>
            <w:tcMar>
              <w:top w:w="0" w:type="dxa"/>
              <w:left w:w="108" w:type="dxa"/>
              <w:bottom w:w="0" w:type="dxa"/>
              <w:right w:w="108" w:type="dxa"/>
            </w:tcMar>
          </w:tcPr>
          <w:p w14:paraId="7680998A" w14:textId="77777777" w:rsidR="00086DB9" w:rsidRDefault="00986FBA">
            <w:pPr>
              <w:pStyle w:val="Standard"/>
              <w:tabs>
                <w:tab w:val="left" w:pos="1526"/>
                <w:tab w:val="left" w:pos="8522"/>
              </w:tabs>
              <w:snapToGrid w:val="0"/>
              <w:spacing w:before="40" w:after="40"/>
              <w:rPr>
                <w:rFonts w:ascii="Arial" w:hAnsi="Arial"/>
              </w:rPr>
            </w:pPr>
            <w:r>
              <w:rPr>
                <w:rFonts w:ascii="Arial" w:hAnsi="Arial" w:cs="Arial"/>
                <w:sz w:val="16"/>
                <w:szCs w:val="16"/>
              </w:rPr>
              <w:t>Day</w:t>
            </w:r>
            <w:r>
              <w:rPr>
                <w:rFonts w:ascii="Arial" w:hAnsi="Arial"/>
                <w:sz w:val="16"/>
                <w:szCs w:val="16"/>
              </w:rPr>
              <w:t xml:space="preserve"> &amp; Time of first observ</w:t>
            </w:r>
            <w:r>
              <w:rPr>
                <w:rFonts w:ascii="Arial" w:hAnsi="Arial" w:cs="Arial"/>
                <w:sz w:val="16"/>
                <w:szCs w:val="16"/>
              </w:rPr>
              <w:t>ation</w:t>
            </w:r>
            <w:r>
              <w:rPr>
                <w:rFonts w:ascii="Arial" w:hAnsi="Arial"/>
                <w:sz w:val="16"/>
                <w:szCs w:val="16"/>
              </w:rPr>
              <w:t xml:space="preserve"> in BUFR message</w:t>
            </w:r>
          </w:p>
        </w:tc>
      </w:tr>
    </w:tbl>
    <w:p w14:paraId="7680998C" w14:textId="77777777" w:rsidR="00086DB9" w:rsidRDefault="00086DB9">
      <w:pPr>
        <w:pStyle w:val="Heading2"/>
        <w:numPr>
          <w:ilvl w:val="0"/>
          <w:numId w:val="0"/>
        </w:numPr>
        <w:spacing w:before="0" w:after="120"/>
        <w:jc w:val="both"/>
        <w:rPr>
          <w:rFonts w:ascii="Arial" w:hAnsi="Arial" w:cs="Arial"/>
          <w:bCs/>
          <w:sz w:val="20"/>
        </w:rPr>
      </w:pPr>
      <w:bookmarkStart w:id="2992" w:name="_Ref192317722"/>
      <w:bookmarkStart w:id="2993" w:name="_Ref291056545"/>
    </w:p>
    <w:p w14:paraId="7680998D" w14:textId="77777777" w:rsidR="00086DB9" w:rsidRDefault="00086DB9">
      <w:pPr>
        <w:pStyle w:val="Standard"/>
        <w:rPr>
          <w:sz w:val="20"/>
        </w:rPr>
      </w:pPr>
    </w:p>
    <w:p w14:paraId="7680998E" w14:textId="77777777" w:rsidR="00086DB9" w:rsidRDefault="00986FBA">
      <w:pPr>
        <w:pStyle w:val="Caption"/>
        <w:jc w:val="center"/>
      </w:pPr>
      <w:bookmarkStart w:id="2994" w:name="_Ref364695172"/>
      <w:r>
        <w:rPr>
          <w:rFonts w:ascii="Arial" w:hAnsi="Arial" w:cs="Arial"/>
          <w:b/>
          <w:sz w:val="20"/>
        </w:rPr>
        <w:t>Table</w:t>
      </w:r>
      <w:r>
        <w:rPr>
          <w:rFonts w:ascii="Arial" w:eastAsia="Arial" w:hAnsi="Arial" w:cs="Arial"/>
          <w:b/>
          <w:sz w:val="20"/>
        </w:rPr>
        <w:t xml:space="preserve"> </w:t>
      </w:r>
      <w:r>
        <w:rPr>
          <w:rFonts w:ascii="Arial" w:hAnsi="Arial" w:cs="Arial"/>
          <w:b/>
          <w:sz w:val="20"/>
        </w:rPr>
        <w:t>13</w:t>
      </w:r>
      <w:bookmarkEnd w:id="2994"/>
      <w:r>
        <w:rPr>
          <w:rFonts w:ascii="Arial" w:hAnsi="Arial" w:cs="Arial"/>
          <w:b/>
          <w:sz w:val="20"/>
        </w:rPr>
        <w:t>.</w:t>
      </w:r>
      <w:r>
        <w:rPr>
          <w:rFonts w:ascii="Arial" w:eastAsia="Arial" w:hAnsi="Arial" w:cs="Arial"/>
          <w:b/>
          <w:sz w:val="20"/>
        </w:rPr>
        <w:t xml:space="preserve"> </w:t>
      </w:r>
      <w:r>
        <w:rPr>
          <w:rFonts w:ascii="Arial" w:hAnsi="Arial" w:cs="Arial"/>
          <w:b/>
          <w:sz w:val="20"/>
        </w:rPr>
        <w:t>Geographical</w:t>
      </w:r>
      <w:r>
        <w:rPr>
          <w:rFonts w:ascii="Arial" w:eastAsia="Arial" w:hAnsi="Arial" w:cs="Arial"/>
          <w:b/>
          <w:sz w:val="20"/>
        </w:rPr>
        <w:t xml:space="preserve"> </w:t>
      </w:r>
      <w:r>
        <w:rPr>
          <w:rFonts w:ascii="Arial" w:hAnsi="Arial" w:cs="Arial"/>
          <w:b/>
          <w:sz w:val="20"/>
        </w:rPr>
        <w:t>Area</w:t>
      </w:r>
      <w:r>
        <w:rPr>
          <w:rFonts w:ascii="Arial" w:eastAsia="Arial" w:hAnsi="Arial" w:cs="Arial"/>
          <w:b/>
          <w:sz w:val="20"/>
        </w:rPr>
        <w:t xml:space="preserve"> </w:t>
      </w:r>
      <w:r>
        <w:rPr>
          <w:rFonts w:ascii="Arial" w:hAnsi="Arial" w:cs="Arial"/>
          <w:b/>
          <w:sz w:val="20"/>
        </w:rPr>
        <w:t>Designator</w:t>
      </w:r>
      <w:r>
        <w:rPr>
          <w:rFonts w:ascii="Arial" w:eastAsia="Arial" w:hAnsi="Arial" w:cs="Arial"/>
          <w:b/>
          <w:sz w:val="20"/>
        </w:rPr>
        <w:t xml:space="preserve"> </w:t>
      </w:r>
      <w:r>
        <w:rPr>
          <w:rFonts w:ascii="Arial" w:hAnsi="Arial" w:cs="Arial"/>
          <w:b/>
          <w:sz w:val="20"/>
        </w:rPr>
        <w:t>(A2)</w:t>
      </w:r>
      <w:r>
        <w:rPr>
          <w:rFonts w:ascii="Arial" w:eastAsia="Arial" w:hAnsi="Arial" w:cs="Arial"/>
          <w:b/>
          <w:sz w:val="20"/>
        </w:rPr>
        <w:t xml:space="preserve"> </w:t>
      </w:r>
      <w:r>
        <w:rPr>
          <w:rFonts w:ascii="Arial" w:hAnsi="Arial" w:cs="Arial"/>
          <w:b/>
          <w:sz w:val="20"/>
        </w:rPr>
        <w:t>codes</w:t>
      </w:r>
    </w:p>
    <w:tbl>
      <w:tblPr>
        <w:tblW w:w="9062" w:type="dxa"/>
        <w:tblInd w:w="6" w:type="dxa"/>
        <w:tblLayout w:type="fixed"/>
        <w:tblCellMar>
          <w:left w:w="10" w:type="dxa"/>
          <w:right w:w="10" w:type="dxa"/>
        </w:tblCellMar>
        <w:tblLook w:val="0000" w:firstRow="0" w:lastRow="0" w:firstColumn="0" w:lastColumn="0" w:noHBand="0" w:noVBand="0"/>
      </w:tblPr>
      <w:tblGrid>
        <w:gridCol w:w="1694"/>
        <w:gridCol w:w="1316"/>
        <w:gridCol w:w="75"/>
        <w:gridCol w:w="1478"/>
        <w:gridCol w:w="1424"/>
        <w:gridCol w:w="54"/>
        <w:gridCol w:w="1424"/>
        <w:gridCol w:w="1597"/>
      </w:tblGrid>
      <w:tr w:rsidR="00086DB9" w14:paraId="76809995" w14:textId="77777777">
        <w:trPr>
          <w:cantSplit/>
        </w:trPr>
        <w:tc>
          <w:tcPr>
            <w:tcW w:w="1694" w:type="dxa"/>
            <w:shd w:val="clear" w:color="auto" w:fill="94BD5E"/>
            <w:tcMar>
              <w:top w:w="0" w:type="dxa"/>
              <w:left w:w="108" w:type="dxa"/>
              <w:bottom w:w="0" w:type="dxa"/>
              <w:right w:w="108" w:type="dxa"/>
            </w:tcMar>
            <w:vAlign w:val="center"/>
          </w:tcPr>
          <w:p w14:paraId="7680998F" w14:textId="77777777" w:rsidR="00086DB9" w:rsidRDefault="00086DB9">
            <w:pPr>
              <w:pStyle w:val="Standard"/>
              <w:snapToGrid w:val="0"/>
              <w:jc w:val="center"/>
              <w:rPr>
                <w:rFonts w:ascii="Arial" w:hAnsi="Arial" w:cs="Arial"/>
                <w:b/>
                <w:sz w:val="18"/>
                <w:szCs w:val="18"/>
              </w:rPr>
            </w:pPr>
          </w:p>
        </w:tc>
        <w:tc>
          <w:tcPr>
            <w:tcW w:w="1316" w:type="dxa"/>
            <w:shd w:val="clear" w:color="auto" w:fill="94BD5E"/>
            <w:tcMar>
              <w:top w:w="0" w:type="dxa"/>
              <w:left w:w="108" w:type="dxa"/>
              <w:bottom w:w="0" w:type="dxa"/>
              <w:right w:w="108" w:type="dxa"/>
            </w:tcMar>
            <w:vAlign w:val="center"/>
          </w:tcPr>
          <w:p w14:paraId="76809990" w14:textId="77777777" w:rsidR="00086DB9" w:rsidRDefault="00986FBA">
            <w:pPr>
              <w:pStyle w:val="Standard"/>
              <w:snapToGrid w:val="0"/>
              <w:jc w:val="center"/>
            </w:pPr>
            <w:r>
              <w:rPr>
                <w:rFonts w:ascii="Arial" w:hAnsi="Arial" w:cs="Arial"/>
                <w:b/>
                <w:sz w:val="18"/>
                <w:szCs w:val="18"/>
              </w:rPr>
              <w:t>0</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90</w:t>
            </w:r>
            <w:r>
              <w:rPr>
                <w:rFonts w:ascii="Calibri" w:hAnsi="Calibri" w:cs="Arial"/>
                <w:b/>
                <w:sz w:val="18"/>
                <w:szCs w:val="18"/>
              </w:rPr>
              <w:t>°</w:t>
            </w:r>
            <w:r>
              <w:rPr>
                <w:rFonts w:ascii="Arial" w:hAnsi="Arial" w:cs="Arial"/>
                <w:b/>
                <w:sz w:val="18"/>
                <w:szCs w:val="18"/>
              </w:rPr>
              <w:t>W</w:t>
            </w:r>
          </w:p>
        </w:tc>
        <w:tc>
          <w:tcPr>
            <w:tcW w:w="1553" w:type="dxa"/>
            <w:gridSpan w:val="2"/>
            <w:shd w:val="clear" w:color="auto" w:fill="94BD5E"/>
            <w:tcMar>
              <w:top w:w="0" w:type="dxa"/>
              <w:left w:w="108" w:type="dxa"/>
              <w:bottom w:w="0" w:type="dxa"/>
              <w:right w:w="108" w:type="dxa"/>
            </w:tcMar>
            <w:vAlign w:val="center"/>
          </w:tcPr>
          <w:p w14:paraId="76809991"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c>
          <w:tcPr>
            <w:tcW w:w="1424" w:type="dxa"/>
            <w:shd w:val="clear" w:color="auto" w:fill="94BD5E"/>
            <w:tcMar>
              <w:top w:w="0" w:type="dxa"/>
              <w:left w:w="108" w:type="dxa"/>
              <w:bottom w:w="0" w:type="dxa"/>
              <w:right w:w="108" w:type="dxa"/>
            </w:tcMar>
            <w:vAlign w:val="center"/>
          </w:tcPr>
          <w:p w14:paraId="76809992" w14:textId="77777777" w:rsidR="00086DB9" w:rsidRDefault="00986FBA">
            <w:pPr>
              <w:pStyle w:val="Standard"/>
              <w:snapToGrid w:val="0"/>
              <w:jc w:val="center"/>
            </w:pPr>
            <w:r>
              <w:rPr>
                <w:rFonts w:ascii="Arial" w:hAnsi="Arial" w:cs="Arial"/>
                <w:b/>
                <w:sz w:val="18"/>
                <w:szCs w:val="18"/>
              </w:rPr>
              <w:t>180</w:t>
            </w:r>
            <w:r>
              <w:rPr>
                <w:rFonts w:ascii="Calibri" w:hAnsi="Calibri" w:cs="Arial"/>
                <w:b/>
                <w:sz w:val="18"/>
                <w:szCs w:val="18"/>
              </w:rPr>
              <w:t>°</w:t>
            </w:r>
            <w:r>
              <w:rPr>
                <w:rFonts w:ascii="Arial" w:hAnsi="Arial" w:cs="Arial"/>
                <w:b/>
                <w:sz w:val="18"/>
                <w:szCs w:val="18"/>
              </w:rPr>
              <w:t>E</w:t>
            </w:r>
            <w:r>
              <w:rPr>
                <w:rFonts w:ascii="Arial" w:eastAsia="Arial" w:hAnsi="Arial" w:cs="Arial"/>
                <w:b/>
                <w:sz w:val="18"/>
                <w:szCs w:val="18"/>
              </w:rPr>
              <w:t xml:space="preserve">  – </w:t>
            </w:r>
            <w:r>
              <w:rPr>
                <w:rFonts w:ascii="Arial" w:hAnsi="Arial" w:cs="Arial"/>
                <w:b/>
                <w:sz w:val="18"/>
                <w:szCs w:val="18"/>
              </w:rPr>
              <w:t>90</w:t>
            </w:r>
            <w:r>
              <w:rPr>
                <w:rFonts w:ascii="Calibri" w:hAnsi="Calibri" w:cs="Arial"/>
                <w:b/>
                <w:sz w:val="18"/>
                <w:szCs w:val="18"/>
              </w:rPr>
              <w:t>°</w:t>
            </w:r>
            <w:r>
              <w:rPr>
                <w:rFonts w:ascii="Arial" w:hAnsi="Arial" w:cs="Arial"/>
                <w:b/>
                <w:sz w:val="18"/>
                <w:szCs w:val="18"/>
              </w:rPr>
              <w:t>E</w:t>
            </w:r>
          </w:p>
        </w:tc>
        <w:tc>
          <w:tcPr>
            <w:tcW w:w="1478" w:type="dxa"/>
            <w:gridSpan w:val="2"/>
            <w:shd w:val="clear" w:color="auto" w:fill="94BD5E"/>
            <w:tcMar>
              <w:top w:w="0" w:type="dxa"/>
              <w:left w:w="108" w:type="dxa"/>
              <w:bottom w:w="0" w:type="dxa"/>
              <w:right w:w="108" w:type="dxa"/>
            </w:tcMar>
            <w:vAlign w:val="center"/>
          </w:tcPr>
          <w:p w14:paraId="76809993"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r>
              <w:rPr>
                <w:rFonts w:ascii="Arial" w:hAnsi="Arial" w:cs="Arial"/>
                <w:b/>
                <w:sz w:val="18"/>
                <w:szCs w:val="18"/>
              </w:rPr>
              <w:t>E</w:t>
            </w:r>
            <w:r>
              <w:rPr>
                <w:rFonts w:ascii="Arial" w:eastAsia="Arial" w:hAnsi="Arial" w:cs="Arial"/>
                <w:b/>
                <w:sz w:val="18"/>
                <w:szCs w:val="18"/>
              </w:rPr>
              <w:t xml:space="preserve">  – </w:t>
            </w:r>
            <w:r>
              <w:rPr>
                <w:rFonts w:ascii="Arial" w:hAnsi="Arial" w:cs="Arial"/>
                <w:b/>
                <w:sz w:val="18"/>
                <w:szCs w:val="18"/>
              </w:rPr>
              <w:t>0</w:t>
            </w:r>
            <w:r>
              <w:rPr>
                <w:rFonts w:ascii="Calibri" w:hAnsi="Calibri" w:cs="Arial"/>
                <w:b/>
                <w:sz w:val="18"/>
                <w:szCs w:val="18"/>
              </w:rPr>
              <w:t>°</w:t>
            </w:r>
            <w:r>
              <w:rPr>
                <w:rFonts w:ascii="Arial" w:hAnsi="Arial" w:cs="Arial"/>
                <w:b/>
                <w:sz w:val="18"/>
                <w:szCs w:val="18"/>
              </w:rPr>
              <w:t>E</w:t>
            </w:r>
          </w:p>
        </w:tc>
        <w:tc>
          <w:tcPr>
            <w:tcW w:w="1597" w:type="dxa"/>
            <w:shd w:val="clear" w:color="auto" w:fill="94BD5E"/>
            <w:tcMar>
              <w:top w:w="0" w:type="dxa"/>
              <w:left w:w="108" w:type="dxa"/>
              <w:bottom w:w="0" w:type="dxa"/>
              <w:right w:w="108" w:type="dxa"/>
            </w:tcMar>
            <w:vAlign w:val="center"/>
          </w:tcPr>
          <w:p w14:paraId="76809994" w14:textId="77777777" w:rsidR="00086DB9" w:rsidRDefault="00986FBA">
            <w:pPr>
              <w:pStyle w:val="Standard"/>
              <w:snapToGrid w:val="0"/>
              <w:jc w:val="center"/>
            </w:pPr>
            <w:r>
              <w:rPr>
                <w:rFonts w:ascii="Arial" w:hAnsi="Arial" w:cs="Arial"/>
                <w:b/>
                <w:sz w:val="18"/>
                <w:szCs w:val="18"/>
              </w:rPr>
              <w:t>45</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r>
      <w:tr w:rsidR="00086DB9" w14:paraId="7680999C" w14:textId="77777777">
        <w:trPr>
          <w:cantSplit/>
        </w:trPr>
        <w:tc>
          <w:tcPr>
            <w:tcW w:w="1694" w:type="dxa"/>
            <w:shd w:val="clear" w:color="auto" w:fill="F3F3F3"/>
            <w:tcMar>
              <w:top w:w="0" w:type="dxa"/>
              <w:left w:w="108" w:type="dxa"/>
              <w:bottom w:w="0" w:type="dxa"/>
              <w:right w:w="108" w:type="dxa"/>
            </w:tcMar>
          </w:tcPr>
          <w:p w14:paraId="76809996"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9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A</w:t>
            </w:r>
          </w:p>
        </w:tc>
        <w:tc>
          <w:tcPr>
            <w:tcW w:w="1553" w:type="dxa"/>
            <w:gridSpan w:val="2"/>
            <w:shd w:val="clear" w:color="auto" w:fill="F3F3F3"/>
            <w:tcMar>
              <w:top w:w="0" w:type="dxa"/>
              <w:left w:w="108" w:type="dxa"/>
              <w:bottom w:w="0" w:type="dxa"/>
              <w:right w:w="108" w:type="dxa"/>
            </w:tcMar>
          </w:tcPr>
          <w:p w14:paraId="7680999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B</w:t>
            </w:r>
          </w:p>
        </w:tc>
        <w:tc>
          <w:tcPr>
            <w:tcW w:w="1424" w:type="dxa"/>
            <w:shd w:val="clear" w:color="auto" w:fill="F3F3F3"/>
            <w:tcMar>
              <w:top w:w="0" w:type="dxa"/>
              <w:left w:w="108" w:type="dxa"/>
              <w:bottom w:w="0" w:type="dxa"/>
              <w:right w:w="108" w:type="dxa"/>
            </w:tcMar>
          </w:tcPr>
          <w:p w14:paraId="76809999"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C</w:t>
            </w:r>
          </w:p>
        </w:tc>
        <w:tc>
          <w:tcPr>
            <w:tcW w:w="1478" w:type="dxa"/>
            <w:gridSpan w:val="2"/>
            <w:shd w:val="clear" w:color="auto" w:fill="F3F3F3"/>
            <w:tcMar>
              <w:top w:w="0" w:type="dxa"/>
              <w:left w:w="108" w:type="dxa"/>
              <w:bottom w:w="0" w:type="dxa"/>
              <w:right w:w="108" w:type="dxa"/>
            </w:tcMar>
          </w:tcPr>
          <w:p w14:paraId="7680999A"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D</w:t>
            </w:r>
          </w:p>
        </w:tc>
        <w:tc>
          <w:tcPr>
            <w:tcW w:w="1597" w:type="dxa"/>
            <w:shd w:val="clear" w:color="auto" w:fill="F3F3F3"/>
            <w:tcMar>
              <w:top w:w="0" w:type="dxa"/>
              <w:left w:w="108" w:type="dxa"/>
              <w:bottom w:w="0" w:type="dxa"/>
              <w:right w:w="108" w:type="dxa"/>
            </w:tcMar>
          </w:tcPr>
          <w:p w14:paraId="7680999B" w14:textId="77777777" w:rsidR="00086DB9" w:rsidRDefault="00086DB9">
            <w:pPr>
              <w:pStyle w:val="Standard"/>
              <w:snapToGrid w:val="0"/>
              <w:jc w:val="center"/>
              <w:rPr>
                <w:rFonts w:ascii="Courier, 'Courier New'" w:hAnsi="Courier, 'Courier New'" w:cs="Arial"/>
                <w:b/>
                <w:sz w:val="18"/>
                <w:szCs w:val="18"/>
              </w:rPr>
            </w:pPr>
          </w:p>
        </w:tc>
      </w:tr>
      <w:tr w:rsidR="00086DB9" w14:paraId="768099A3" w14:textId="77777777">
        <w:trPr>
          <w:cantSplit/>
        </w:trPr>
        <w:tc>
          <w:tcPr>
            <w:tcW w:w="1694" w:type="dxa"/>
            <w:shd w:val="clear" w:color="auto" w:fill="E0E0E0"/>
            <w:tcMar>
              <w:top w:w="0" w:type="dxa"/>
              <w:left w:w="108" w:type="dxa"/>
              <w:bottom w:w="0" w:type="dxa"/>
              <w:right w:w="108" w:type="dxa"/>
            </w:tcMar>
          </w:tcPr>
          <w:p w14:paraId="7680999D" w14:textId="77777777" w:rsidR="00086DB9" w:rsidRDefault="00986FBA">
            <w:pPr>
              <w:pStyle w:val="Standard"/>
              <w:snapToGrid w:val="0"/>
              <w:jc w:val="center"/>
            </w:pPr>
            <w:r>
              <w:rPr>
                <w:rFonts w:ascii="Arial" w:hAnsi="Arial" w:cs="Arial"/>
                <w:b/>
                <w:i/>
                <w:sz w:val="18"/>
                <w:szCs w:val="18"/>
              </w:rPr>
              <w:t>Tropics</w:t>
            </w:r>
            <w:r>
              <w:rPr>
                <w:rStyle w:val="FootnoteReference"/>
                <w:rFonts w:ascii="Arial" w:hAnsi="Arial" w:cs="Arial"/>
                <w:b/>
                <w:i/>
                <w:sz w:val="18"/>
                <w:szCs w:val="18"/>
              </w:rPr>
              <w:footnoteReference w:id="21"/>
            </w:r>
          </w:p>
        </w:tc>
        <w:tc>
          <w:tcPr>
            <w:tcW w:w="1316" w:type="dxa"/>
            <w:shd w:val="clear" w:color="auto" w:fill="E0E0E0"/>
            <w:tcMar>
              <w:top w:w="0" w:type="dxa"/>
              <w:left w:w="108" w:type="dxa"/>
              <w:bottom w:w="0" w:type="dxa"/>
              <w:right w:w="108" w:type="dxa"/>
            </w:tcMar>
          </w:tcPr>
          <w:p w14:paraId="7680999E"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E</w:t>
            </w:r>
          </w:p>
        </w:tc>
        <w:tc>
          <w:tcPr>
            <w:tcW w:w="1553" w:type="dxa"/>
            <w:gridSpan w:val="2"/>
            <w:shd w:val="clear" w:color="auto" w:fill="E0E0E0"/>
            <w:tcMar>
              <w:top w:w="0" w:type="dxa"/>
              <w:left w:w="108" w:type="dxa"/>
              <w:bottom w:w="0" w:type="dxa"/>
              <w:right w:w="108" w:type="dxa"/>
            </w:tcMar>
          </w:tcPr>
          <w:p w14:paraId="7680999F"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F</w:t>
            </w:r>
          </w:p>
        </w:tc>
        <w:tc>
          <w:tcPr>
            <w:tcW w:w="1424" w:type="dxa"/>
            <w:shd w:val="clear" w:color="auto" w:fill="E0E0E0"/>
            <w:tcMar>
              <w:top w:w="0" w:type="dxa"/>
              <w:left w:w="108" w:type="dxa"/>
              <w:bottom w:w="0" w:type="dxa"/>
              <w:right w:w="108" w:type="dxa"/>
            </w:tcMar>
          </w:tcPr>
          <w:p w14:paraId="768099A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G</w:t>
            </w:r>
          </w:p>
        </w:tc>
        <w:tc>
          <w:tcPr>
            <w:tcW w:w="1478" w:type="dxa"/>
            <w:gridSpan w:val="2"/>
            <w:shd w:val="clear" w:color="auto" w:fill="E0E0E0"/>
            <w:tcMar>
              <w:top w:w="0" w:type="dxa"/>
              <w:left w:w="108" w:type="dxa"/>
              <w:bottom w:w="0" w:type="dxa"/>
              <w:right w:w="108" w:type="dxa"/>
            </w:tcMar>
          </w:tcPr>
          <w:p w14:paraId="768099A1"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H</w:t>
            </w:r>
          </w:p>
        </w:tc>
        <w:tc>
          <w:tcPr>
            <w:tcW w:w="1597" w:type="dxa"/>
            <w:shd w:val="clear" w:color="auto" w:fill="E0E0E0"/>
            <w:tcMar>
              <w:top w:w="0" w:type="dxa"/>
              <w:left w:w="108" w:type="dxa"/>
              <w:bottom w:w="0" w:type="dxa"/>
              <w:right w:w="108" w:type="dxa"/>
            </w:tcMar>
          </w:tcPr>
          <w:p w14:paraId="768099A2" w14:textId="77777777" w:rsidR="00086DB9" w:rsidRDefault="00086DB9">
            <w:pPr>
              <w:pStyle w:val="Standard"/>
              <w:snapToGrid w:val="0"/>
              <w:jc w:val="center"/>
              <w:rPr>
                <w:rFonts w:ascii="Courier, 'Courier New'" w:hAnsi="Courier, 'Courier New'" w:cs="Arial"/>
                <w:b/>
                <w:sz w:val="18"/>
                <w:szCs w:val="18"/>
              </w:rPr>
            </w:pPr>
          </w:p>
        </w:tc>
      </w:tr>
      <w:tr w:rsidR="00086DB9" w14:paraId="768099AA" w14:textId="77777777">
        <w:trPr>
          <w:cantSplit/>
        </w:trPr>
        <w:tc>
          <w:tcPr>
            <w:tcW w:w="1694" w:type="dxa"/>
            <w:shd w:val="clear" w:color="auto" w:fill="F3F3F3"/>
            <w:tcMar>
              <w:top w:w="0" w:type="dxa"/>
              <w:left w:w="108" w:type="dxa"/>
              <w:bottom w:w="0" w:type="dxa"/>
              <w:right w:w="108" w:type="dxa"/>
            </w:tcMar>
          </w:tcPr>
          <w:p w14:paraId="768099A4"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A5"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I</w:t>
            </w:r>
          </w:p>
        </w:tc>
        <w:tc>
          <w:tcPr>
            <w:tcW w:w="1553" w:type="dxa"/>
            <w:gridSpan w:val="2"/>
            <w:shd w:val="clear" w:color="auto" w:fill="F3F3F3"/>
            <w:tcMar>
              <w:top w:w="0" w:type="dxa"/>
              <w:left w:w="108" w:type="dxa"/>
              <w:bottom w:w="0" w:type="dxa"/>
              <w:right w:w="108" w:type="dxa"/>
            </w:tcMar>
          </w:tcPr>
          <w:p w14:paraId="768099A6"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J</w:t>
            </w:r>
          </w:p>
        </w:tc>
        <w:tc>
          <w:tcPr>
            <w:tcW w:w="1424" w:type="dxa"/>
            <w:shd w:val="clear" w:color="auto" w:fill="F3F3F3"/>
            <w:tcMar>
              <w:top w:w="0" w:type="dxa"/>
              <w:left w:w="108" w:type="dxa"/>
              <w:bottom w:w="0" w:type="dxa"/>
              <w:right w:w="108" w:type="dxa"/>
            </w:tcMar>
          </w:tcPr>
          <w:p w14:paraId="768099A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K</w:t>
            </w:r>
          </w:p>
        </w:tc>
        <w:tc>
          <w:tcPr>
            <w:tcW w:w="1478" w:type="dxa"/>
            <w:gridSpan w:val="2"/>
            <w:shd w:val="clear" w:color="auto" w:fill="F3F3F3"/>
            <w:tcMar>
              <w:top w:w="0" w:type="dxa"/>
              <w:left w:w="108" w:type="dxa"/>
              <w:bottom w:w="0" w:type="dxa"/>
              <w:right w:w="108" w:type="dxa"/>
            </w:tcMar>
          </w:tcPr>
          <w:p w14:paraId="768099A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w:t>
            </w:r>
          </w:p>
        </w:tc>
        <w:tc>
          <w:tcPr>
            <w:tcW w:w="1597" w:type="dxa"/>
            <w:shd w:val="clear" w:color="auto" w:fill="F3F3F3"/>
            <w:tcMar>
              <w:top w:w="0" w:type="dxa"/>
              <w:left w:w="108" w:type="dxa"/>
              <w:bottom w:w="0" w:type="dxa"/>
              <w:right w:w="108" w:type="dxa"/>
            </w:tcMar>
          </w:tcPr>
          <w:p w14:paraId="768099A9" w14:textId="77777777" w:rsidR="00086DB9" w:rsidRDefault="00086DB9">
            <w:pPr>
              <w:pStyle w:val="Standard"/>
              <w:snapToGrid w:val="0"/>
              <w:jc w:val="center"/>
              <w:rPr>
                <w:rFonts w:ascii="Courier, 'Courier New'" w:hAnsi="Courier, 'Courier New'" w:cs="Arial"/>
                <w:b/>
                <w:sz w:val="18"/>
                <w:szCs w:val="18"/>
              </w:rPr>
            </w:pPr>
          </w:p>
        </w:tc>
      </w:tr>
      <w:tr w:rsidR="00086DB9" w14:paraId="768099AE" w14:textId="77777777">
        <w:trPr>
          <w:cantSplit/>
        </w:trPr>
        <w:tc>
          <w:tcPr>
            <w:tcW w:w="1694" w:type="dxa"/>
            <w:shd w:val="clear" w:color="auto" w:fill="E0E0E0"/>
            <w:tcMar>
              <w:top w:w="0" w:type="dxa"/>
              <w:left w:w="108" w:type="dxa"/>
              <w:bottom w:w="0" w:type="dxa"/>
              <w:right w:w="108" w:type="dxa"/>
            </w:tcMar>
          </w:tcPr>
          <w:p w14:paraId="768099AB"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Style w:val="FootnoteReference"/>
                <w:rFonts w:ascii="Arial" w:hAnsi="Arial" w:cs="Arial"/>
                <w:b/>
                <w:i/>
                <w:sz w:val="18"/>
                <w:szCs w:val="18"/>
              </w:rPr>
              <w:footnoteReference w:id="22"/>
            </w:r>
          </w:p>
        </w:tc>
        <w:tc>
          <w:tcPr>
            <w:tcW w:w="5771" w:type="dxa"/>
            <w:gridSpan w:val="6"/>
            <w:shd w:val="clear" w:color="auto" w:fill="E0E0E0"/>
            <w:tcMar>
              <w:top w:w="0" w:type="dxa"/>
              <w:left w:w="108" w:type="dxa"/>
              <w:bottom w:w="0" w:type="dxa"/>
              <w:right w:w="108" w:type="dxa"/>
            </w:tcMar>
          </w:tcPr>
          <w:p w14:paraId="768099AC"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N  -----------------&gt;</w:t>
            </w:r>
          </w:p>
        </w:tc>
        <w:tc>
          <w:tcPr>
            <w:tcW w:w="1597" w:type="dxa"/>
            <w:shd w:val="clear" w:color="auto" w:fill="E0E0E0"/>
            <w:tcMar>
              <w:top w:w="0" w:type="dxa"/>
              <w:left w:w="108" w:type="dxa"/>
              <w:bottom w:w="0" w:type="dxa"/>
              <w:right w:w="108" w:type="dxa"/>
            </w:tcMar>
          </w:tcPr>
          <w:p w14:paraId="768099AD" w14:textId="77777777" w:rsidR="00086DB9" w:rsidRDefault="00086DB9">
            <w:pPr>
              <w:pStyle w:val="Standard"/>
              <w:snapToGrid w:val="0"/>
              <w:jc w:val="center"/>
              <w:rPr>
                <w:rFonts w:ascii="Courier, 'Courier New'" w:hAnsi="Courier, 'Courier New'" w:cs="Arial"/>
                <w:b/>
                <w:sz w:val="18"/>
                <w:szCs w:val="18"/>
              </w:rPr>
            </w:pPr>
          </w:p>
        </w:tc>
      </w:tr>
      <w:tr w:rsidR="00086DB9" w14:paraId="768099B2" w14:textId="77777777">
        <w:trPr>
          <w:cantSplit/>
        </w:trPr>
        <w:tc>
          <w:tcPr>
            <w:tcW w:w="1694" w:type="dxa"/>
            <w:shd w:val="clear" w:color="auto" w:fill="F3F3F3"/>
            <w:tcMar>
              <w:top w:w="0" w:type="dxa"/>
              <w:left w:w="108" w:type="dxa"/>
              <w:bottom w:w="0" w:type="dxa"/>
              <w:right w:w="108" w:type="dxa"/>
            </w:tcMar>
          </w:tcPr>
          <w:p w14:paraId="768099A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S  -----------------&gt;</w:t>
            </w:r>
          </w:p>
        </w:tc>
        <w:tc>
          <w:tcPr>
            <w:tcW w:w="1597" w:type="dxa"/>
            <w:shd w:val="clear" w:color="auto" w:fill="F3F3F3"/>
            <w:tcMar>
              <w:top w:w="0" w:type="dxa"/>
              <w:left w:w="108" w:type="dxa"/>
              <w:bottom w:w="0" w:type="dxa"/>
              <w:right w:w="108" w:type="dxa"/>
            </w:tcMar>
          </w:tcPr>
          <w:p w14:paraId="768099B1" w14:textId="77777777" w:rsidR="00086DB9" w:rsidRDefault="00086DB9">
            <w:pPr>
              <w:pStyle w:val="Standard"/>
              <w:snapToGrid w:val="0"/>
              <w:jc w:val="center"/>
              <w:rPr>
                <w:rFonts w:ascii="Courier, 'Courier New'" w:hAnsi="Courier, 'Courier New'" w:cs="Arial"/>
                <w:b/>
                <w:sz w:val="18"/>
                <w:szCs w:val="18"/>
              </w:rPr>
            </w:pPr>
          </w:p>
        </w:tc>
      </w:tr>
      <w:tr w:rsidR="00086DB9" w14:paraId="768099B9" w14:textId="77777777">
        <w:trPr>
          <w:cantSplit/>
        </w:trPr>
        <w:tc>
          <w:tcPr>
            <w:tcW w:w="1694" w:type="dxa"/>
            <w:shd w:val="clear" w:color="auto" w:fill="E0E0E0"/>
            <w:tcMar>
              <w:top w:w="0" w:type="dxa"/>
              <w:left w:w="108" w:type="dxa"/>
              <w:bottom w:w="0" w:type="dxa"/>
              <w:right w:w="108" w:type="dxa"/>
            </w:tcMar>
          </w:tcPr>
          <w:p w14:paraId="768099B3"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lastRenderedPageBreak/>
              <w:t>NH</w:t>
            </w:r>
            <w:r>
              <w:rPr>
                <w:rFonts w:ascii="Arial" w:hAnsi="Arial" w:cs="Arial"/>
                <w:b/>
                <w:i/>
                <w:sz w:val="18"/>
                <w:szCs w:val="18"/>
                <w:vertAlign w:val="superscript"/>
              </w:rPr>
              <w:t>22</w:t>
            </w:r>
          </w:p>
        </w:tc>
        <w:tc>
          <w:tcPr>
            <w:tcW w:w="1391" w:type="dxa"/>
            <w:gridSpan w:val="2"/>
            <w:shd w:val="clear" w:color="auto" w:fill="E0E0E0"/>
            <w:tcMar>
              <w:top w:w="0" w:type="dxa"/>
              <w:left w:w="108" w:type="dxa"/>
              <w:bottom w:w="0" w:type="dxa"/>
              <w:right w:w="108" w:type="dxa"/>
            </w:tcMar>
          </w:tcPr>
          <w:p w14:paraId="768099B4" w14:textId="77777777" w:rsidR="00086DB9" w:rsidRDefault="00086DB9">
            <w:pPr>
              <w:pStyle w:val="Standard"/>
              <w:snapToGrid w:val="0"/>
              <w:jc w:val="center"/>
              <w:rPr>
                <w:rFonts w:ascii="Courier, 'Courier New'" w:hAnsi="Courier, 'Courier New'" w:cs="Arial"/>
                <w:b/>
                <w:sz w:val="18"/>
                <w:szCs w:val="18"/>
              </w:rPr>
            </w:pPr>
          </w:p>
        </w:tc>
        <w:tc>
          <w:tcPr>
            <w:tcW w:w="1478" w:type="dxa"/>
            <w:shd w:val="clear" w:color="auto" w:fill="E0E0E0"/>
            <w:tcMar>
              <w:top w:w="0" w:type="dxa"/>
              <w:left w:w="108" w:type="dxa"/>
              <w:bottom w:w="0" w:type="dxa"/>
              <w:right w:w="108" w:type="dxa"/>
            </w:tcMar>
          </w:tcPr>
          <w:p w14:paraId="768099B5" w14:textId="77777777" w:rsidR="00086DB9" w:rsidRDefault="00086DB9">
            <w:pPr>
              <w:pStyle w:val="Standard"/>
              <w:snapToGrid w:val="0"/>
              <w:jc w:val="center"/>
              <w:rPr>
                <w:rFonts w:ascii="Courier, 'Courier New'" w:hAnsi="Courier, 'Courier New'" w:cs="Arial"/>
                <w:b/>
                <w:sz w:val="18"/>
                <w:szCs w:val="18"/>
              </w:rPr>
            </w:pPr>
          </w:p>
        </w:tc>
        <w:tc>
          <w:tcPr>
            <w:tcW w:w="1478" w:type="dxa"/>
            <w:gridSpan w:val="2"/>
            <w:shd w:val="clear" w:color="auto" w:fill="E0E0E0"/>
            <w:tcMar>
              <w:top w:w="0" w:type="dxa"/>
              <w:left w:w="108" w:type="dxa"/>
              <w:bottom w:w="0" w:type="dxa"/>
              <w:right w:w="108" w:type="dxa"/>
            </w:tcMar>
          </w:tcPr>
          <w:p w14:paraId="768099B6" w14:textId="77777777" w:rsidR="00086DB9" w:rsidRDefault="00086DB9">
            <w:pPr>
              <w:pStyle w:val="Standard"/>
              <w:snapToGrid w:val="0"/>
              <w:jc w:val="center"/>
              <w:rPr>
                <w:rFonts w:ascii="Courier, 'Courier New'" w:hAnsi="Courier, 'Courier New'" w:cs="Arial"/>
                <w:b/>
                <w:sz w:val="18"/>
                <w:szCs w:val="18"/>
              </w:rPr>
            </w:pPr>
          </w:p>
        </w:tc>
        <w:tc>
          <w:tcPr>
            <w:tcW w:w="1424" w:type="dxa"/>
            <w:shd w:val="clear" w:color="auto" w:fill="E0E0E0"/>
            <w:tcMar>
              <w:top w:w="0" w:type="dxa"/>
              <w:left w:w="108" w:type="dxa"/>
              <w:bottom w:w="0" w:type="dxa"/>
              <w:right w:w="108" w:type="dxa"/>
            </w:tcMar>
          </w:tcPr>
          <w:p w14:paraId="768099B7" w14:textId="77777777" w:rsidR="00086DB9" w:rsidRDefault="00086DB9">
            <w:pPr>
              <w:pStyle w:val="Standard"/>
              <w:snapToGrid w:val="0"/>
              <w:jc w:val="center"/>
              <w:rPr>
                <w:rFonts w:ascii="Courier, 'Courier New'" w:hAnsi="Courier, 'Courier New'" w:cs="Arial"/>
                <w:b/>
                <w:sz w:val="18"/>
                <w:szCs w:val="18"/>
              </w:rPr>
            </w:pPr>
          </w:p>
        </w:tc>
        <w:tc>
          <w:tcPr>
            <w:tcW w:w="1597" w:type="dxa"/>
            <w:shd w:val="clear" w:color="auto" w:fill="E0E0E0"/>
            <w:tcMar>
              <w:top w:w="0" w:type="dxa"/>
              <w:left w:w="108" w:type="dxa"/>
              <w:bottom w:w="0" w:type="dxa"/>
              <w:right w:w="108" w:type="dxa"/>
            </w:tcMar>
          </w:tcPr>
          <w:p w14:paraId="768099B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T</w:t>
            </w:r>
          </w:p>
        </w:tc>
      </w:tr>
      <w:tr w:rsidR="00086DB9" w14:paraId="768099BD" w14:textId="77777777">
        <w:trPr>
          <w:cantSplit/>
        </w:trPr>
        <w:tc>
          <w:tcPr>
            <w:tcW w:w="1694" w:type="dxa"/>
            <w:shd w:val="clear" w:color="auto" w:fill="F3F3F3"/>
            <w:tcMar>
              <w:top w:w="0" w:type="dxa"/>
              <w:left w:w="108" w:type="dxa"/>
              <w:bottom w:w="0" w:type="dxa"/>
              <w:right w:w="108" w:type="dxa"/>
            </w:tcMar>
          </w:tcPr>
          <w:p w14:paraId="768099BA"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Global</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B"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X  -----------------&gt;</w:t>
            </w:r>
          </w:p>
        </w:tc>
        <w:tc>
          <w:tcPr>
            <w:tcW w:w="1597" w:type="dxa"/>
            <w:shd w:val="clear" w:color="auto" w:fill="F3F3F3"/>
            <w:tcMar>
              <w:top w:w="0" w:type="dxa"/>
              <w:left w:w="108" w:type="dxa"/>
              <w:bottom w:w="0" w:type="dxa"/>
              <w:right w:w="108" w:type="dxa"/>
            </w:tcMar>
          </w:tcPr>
          <w:p w14:paraId="768099BC" w14:textId="77777777" w:rsidR="00086DB9" w:rsidRDefault="00086DB9">
            <w:pPr>
              <w:pStyle w:val="Standard"/>
              <w:snapToGrid w:val="0"/>
              <w:jc w:val="center"/>
              <w:rPr>
                <w:rFonts w:ascii="Courier, 'Courier New'" w:hAnsi="Courier, 'Courier New'" w:cs="Arial"/>
                <w:b/>
                <w:sz w:val="18"/>
                <w:szCs w:val="18"/>
              </w:rPr>
            </w:pPr>
          </w:p>
        </w:tc>
      </w:tr>
    </w:tbl>
    <w:p w14:paraId="768099BE" w14:textId="77777777" w:rsidR="00086DB9" w:rsidRDefault="00086DB9">
      <w:pPr>
        <w:pStyle w:val="Heading2"/>
        <w:numPr>
          <w:ilvl w:val="0"/>
          <w:numId w:val="0"/>
        </w:numPr>
        <w:spacing w:before="0" w:after="120"/>
        <w:jc w:val="both"/>
      </w:pPr>
    </w:p>
    <w:p w14:paraId="768099BF" w14:textId="77777777" w:rsidR="00086DB9" w:rsidRDefault="00986FBA">
      <w:pPr>
        <w:pStyle w:val="Heading2"/>
      </w:pPr>
      <w:bookmarkStart w:id="2995" w:name="__RefHeading__99_1229796929"/>
      <w:r>
        <w:t>ICAO</w:t>
      </w:r>
      <w:r>
        <w:rPr>
          <w:rFonts w:eastAsia="Arial"/>
        </w:rPr>
        <w:t xml:space="preserve"> </w:t>
      </w:r>
      <w:r>
        <w:t>Location</w:t>
      </w:r>
      <w:r>
        <w:rPr>
          <w:rFonts w:eastAsia="Arial"/>
        </w:rPr>
        <w:t xml:space="preserve"> </w:t>
      </w:r>
      <w:r>
        <w:t>Indicator</w:t>
      </w:r>
      <w:bookmarkEnd w:id="2995"/>
    </w:p>
    <w:p w14:paraId="768099C0"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proofErr w:type="spellStart"/>
      <w:r>
        <w:rPr>
          <w:rFonts w:ascii="Courier New" w:hAnsi="Courier New" w:cs="Arial"/>
          <w:b/>
          <w:bCs/>
          <w:sz w:val="20"/>
        </w:rPr>
        <w:t>cccc</w:t>
      </w:r>
      <w:proofErr w:type="spellEnd"/>
      <w:r>
        <w:rPr>
          <w:rFonts w:ascii="Arial" w:eastAsia="Arial" w:hAnsi="Arial" w:cs="Arial"/>
          <w:sz w:val="20"/>
        </w:rPr>
        <w:t xml:space="preserve"> </w:t>
      </w:r>
      <w:r>
        <w:rPr>
          <w:rFonts w:ascii="Arial" w:hAnsi="Arial" w:cs="Arial"/>
          <w:sz w:val="20"/>
        </w:rPr>
        <w:t>field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[RD.12]</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_Ref364695088 </w:instrText>
      </w:r>
      <w:r>
        <w:rPr>
          <w:rFonts w:ascii="Arial" w:eastAsia="Arial" w:hAnsi="Arial" w:cs="Arial"/>
          <w:sz w:val="20"/>
        </w:rPr>
        <w:fldChar w:fldCharType="separate"/>
      </w:r>
      <w:r>
        <w:rPr>
          <w:rFonts w:ascii="Arial" w:eastAsia="Arial" w:hAnsi="Arial" w:cs="Arial"/>
          <w:sz w:val="20"/>
        </w:rPr>
        <w:t>Table 12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9C1" w14:textId="77777777" w:rsidR="00086DB9" w:rsidRDefault="00086DB9">
      <w:pPr>
        <w:pStyle w:val="Textbody"/>
        <w:spacing w:before="0"/>
        <w:rPr>
          <w:rFonts w:ascii="Arial" w:hAnsi="Arial" w:cs="Arial"/>
          <w:sz w:val="20"/>
        </w:rPr>
      </w:pPr>
    </w:p>
    <w:p w14:paraId="768099C2" w14:textId="77777777" w:rsidR="00086DB9" w:rsidRDefault="00986FBA">
      <w:pPr>
        <w:pStyle w:val="Heading2"/>
      </w:pPr>
      <w:bookmarkStart w:id="2996" w:name="__RefHeading__101_1229796929"/>
      <w:r>
        <w:t>Date</w:t>
      </w:r>
      <w:r>
        <w:rPr>
          <w:rFonts w:eastAsia="Arial"/>
        </w:rPr>
        <w:t xml:space="preserve"> </w:t>
      </w:r>
      <w:r>
        <w:t>and</w:t>
      </w:r>
      <w:r>
        <w:rPr>
          <w:rFonts w:eastAsia="Arial"/>
        </w:rPr>
        <w:t xml:space="preserve"> </w:t>
      </w:r>
      <w:r>
        <w:t>Time</w:t>
      </w:r>
      <w:bookmarkEnd w:id="2996"/>
    </w:p>
    <w:p w14:paraId="768099C3" w14:textId="77777777" w:rsidR="00086DB9" w:rsidRDefault="00986FBA">
      <w:pPr>
        <w:pStyle w:val="Standard"/>
        <w:jc w:val="both"/>
      </w:pPr>
      <w:r>
        <w:rPr>
          <w:rFonts w:ascii="Arial" w:hAnsi="Arial" w:cs="Arial"/>
          <w:sz w:val="20"/>
        </w:rPr>
        <w:t>For</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must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blocked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rejected.</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24</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10</w:t>
      </w:r>
      <w:r>
        <w:rPr>
          <w:rFonts w:ascii="Arial" w:eastAsia="Arial" w:hAnsi="Arial" w:cs="Arial"/>
          <w:sz w:val="20"/>
        </w:rPr>
        <w:t xml:space="preserve"> </w:t>
      </w:r>
      <w:r>
        <w:rPr>
          <w:rFonts w:ascii="Arial" w:hAnsi="Arial" w:cs="Arial"/>
          <w:sz w:val="20"/>
        </w:rPr>
        <w:t>minutes.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proofErr w:type="spellStart"/>
      <w:r>
        <w:rPr>
          <w:rFonts w:ascii="Courier New" w:hAnsi="Courier New" w:cs="Courier New"/>
          <w:b/>
          <w:bCs/>
          <w:sz w:val="20"/>
        </w:rPr>
        <w:t>YYGGgg</w:t>
      </w:r>
      <w:proofErr w:type="spellEnd"/>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start</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same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encoding.</w:t>
      </w:r>
    </w:p>
    <w:p w14:paraId="768099C4" w14:textId="77777777" w:rsidR="00086DB9" w:rsidRDefault="00086DB9">
      <w:pPr>
        <w:pStyle w:val="Standard"/>
      </w:pPr>
    </w:p>
    <w:p w14:paraId="768099C5" w14:textId="77777777" w:rsidR="00086DB9" w:rsidRDefault="00986FBA">
      <w:pPr>
        <w:pStyle w:val="Heading2"/>
      </w:pPr>
      <w:bookmarkStart w:id="2997" w:name="__RefHeading__103_1229796929"/>
      <w:r>
        <w:t>Current</w:t>
      </w:r>
      <w:r>
        <w:rPr>
          <w:rFonts w:eastAsia="Arial"/>
        </w:rPr>
        <w:t xml:space="preserve"> </w:t>
      </w:r>
      <w:r>
        <w:t>routing</w:t>
      </w:r>
      <w:r>
        <w:rPr>
          <w:rFonts w:eastAsia="Arial"/>
        </w:rPr>
        <w:t xml:space="preserve"> </w:t>
      </w:r>
      <w:r>
        <w:t>headers</w:t>
      </w:r>
      <w:bookmarkEnd w:id="2997"/>
    </w:p>
    <w:p w14:paraId="768099C6" w14:textId="77777777" w:rsidR="00086DB9" w:rsidRDefault="00986FBA">
      <w:pPr>
        <w:pStyle w:val="Standard"/>
      </w:pPr>
      <w:r>
        <w:rPr>
          <w:rFonts w:ascii="Arial" w:eastAsia="Arial" w:hAnsi="Arial" w:cs="Arial"/>
          <w:sz w:val="20"/>
        </w:rPr>
        <w:fldChar w:fldCharType="begin"/>
      </w:r>
      <w:r>
        <w:rPr>
          <w:rFonts w:ascii="Arial" w:eastAsia="Arial" w:hAnsi="Arial" w:cs="Arial"/>
          <w:sz w:val="20"/>
        </w:rPr>
        <w:instrText xml:space="preserve"> REF _Ref364689334 </w:instrText>
      </w:r>
      <w:r>
        <w:rPr>
          <w:rFonts w:ascii="Arial" w:eastAsia="Arial" w:hAnsi="Arial" w:cs="Arial"/>
          <w:sz w:val="20"/>
        </w:rPr>
        <w:fldChar w:fldCharType="separate"/>
      </w:r>
      <w:r>
        <w:rPr>
          <w:rFonts w:ascii="Arial" w:eastAsia="Arial" w:hAnsi="Arial" w:cs="Arial"/>
          <w:sz w:val="20"/>
        </w:rPr>
        <w:t>Table 14</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wanting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collect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contact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them.</w:t>
      </w:r>
    </w:p>
    <w:p w14:paraId="768099C7" w14:textId="77777777" w:rsidR="00086DB9" w:rsidRDefault="00086DB9">
      <w:pPr>
        <w:pStyle w:val="Standard"/>
        <w:rPr>
          <w:rFonts w:ascii="Arial" w:hAnsi="Arial" w:cs="Arial"/>
          <w:sz w:val="20"/>
        </w:rPr>
      </w:pPr>
    </w:p>
    <w:p w14:paraId="768099C8" w14:textId="77777777" w:rsidR="00086DB9" w:rsidRDefault="00986FBA">
      <w:pPr>
        <w:pStyle w:val="Standard"/>
      </w:pPr>
      <w:r>
        <w:rPr>
          <w:rFonts w:ascii="Arial" w:hAnsi="Arial" w:cs="Arial"/>
          <w:sz w:val="20"/>
        </w:rPr>
        <w:t>Note</w:t>
      </w:r>
      <w:r>
        <w:rPr>
          <w:rFonts w:ascii="Arial" w:eastAsia="Arial" w:hAnsi="Arial" w:cs="Arial"/>
          <w:sz w:val="20"/>
        </w:rPr>
        <w:t xml:space="preserve"> </w:t>
      </w:r>
      <w:r>
        <w:rPr>
          <w:rFonts w:ascii="Arial" w:hAnsi="Arial" w:cs="Arial"/>
          <w:sz w:val="20"/>
        </w:rPr>
        <w:t xml:space="preserve">that (apart from </w:t>
      </w:r>
      <w:proofErr w:type="spellStart"/>
      <w:r>
        <w:rPr>
          <w:rFonts w:ascii="Arial" w:hAnsi="Arial" w:cs="Arial"/>
          <w:sz w:val="20"/>
        </w:rPr>
        <w:t>Metop</w:t>
      </w:r>
      <w:proofErr w:type="spellEnd"/>
      <w:r>
        <w:rPr>
          <w:rFonts w:ascii="Arial" w:hAnsi="Arial" w:cs="Arial"/>
          <w:sz w:val="20"/>
        </w:rPr>
        <w:t xml:space="preserve"> data generated by EUMETSAT) 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distinction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p>
    <w:p w14:paraId="768099C9" w14:textId="77777777" w:rsidR="00086DB9" w:rsidRDefault="00086DB9">
      <w:pPr>
        <w:pStyle w:val="Standard"/>
      </w:pPr>
    </w:p>
    <w:p w14:paraId="768099CA" w14:textId="77777777" w:rsidR="00086DB9" w:rsidRDefault="00986FBA">
      <w:pPr>
        <w:pStyle w:val="Caption"/>
        <w:jc w:val="center"/>
      </w:pPr>
      <w:bookmarkStart w:id="2998" w:name="_Ref364689334"/>
      <w:bookmarkEnd w:id="2992"/>
      <w:bookmarkEnd w:id="2993"/>
      <w:r>
        <w:rPr>
          <w:rFonts w:ascii="Arial" w:hAnsi="Arial" w:cs="Arial"/>
          <w:b/>
          <w:i w:val="0"/>
          <w:sz w:val="20"/>
        </w:rPr>
        <w:t>Table</w:t>
      </w:r>
      <w:r>
        <w:rPr>
          <w:rFonts w:ascii="Arial" w:eastAsia="Arial" w:hAnsi="Arial" w:cs="Arial"/>
          <w:b/>
          <w:i w:val="0"/>
          <w:sz w:val="20"/>
        </w:rPr>
        <w:t xml:space="preserve"> </w:t>
      </w:r>
      <w:r>
        <w:rPr>
          <w:rFonts w:ascii="Arial" w:hAnsi="Arial" w:cs="Arial"/>
          <w:b/>
          <w:i w:val="0"/>
          <w:sz w:val="20"/>
        </w:rPr>
        <w:t>14</w:t>
      </w:r>
      <w:bookmarkEnd w:id="2998"/>
      <w:r>
        <w:rPr>
          <w:rFonts w:ascii="Arial" w:hAnsi="Arial" w:cs="Arial"/>
          <w:b/>
          <w:i w:val="0"/>
          <w:sz w:val="20"/>
        </w:rPr>
        <w:t>.</w:t>
      </w:r>
      <w:r>
        <w:rPr>
          <w:rFonts w:ascii="Arial" w:eastAsia="Arial" w:hAnsi="Arial" w:cs="Arial"/>
          <w:b/>
          <w:i w:val="0"/>
          <w:sz w:val="20"/>
        </w:rPr>
        <w:t xml:space="preserve"> </w:t>
      </w:r>
      <w:r>
        <w:rPr>
          <w:rFonts w:ascii="Arial" w:hAnsi="Arial" w:cs="Arial"/>
          <w:b/>
          <w:i w:val="0"/>
          <w:sz w:val="20"/>
        </w:rPr>
        <w:t>Summary</w:t>
      </w:r>
      <w:r>
        <w:rPr>
          <w:rFonts w:ascii="Arial" w:eastAsia="Arial" w:hAnsi="Arial" w:cs="Arial"/>
          <w:b/>
          <w:i w:val="0"/>
          <w:sz w:val="20"/>
        </w:rPr>
        <w:t xml:space="preserve"> </w:t>
      </w:r>
      <w:r>
        <w:rPr>
          <w:rFonts w:ascii="Arial" w:hAnsi="Arial" w:cs="Arial"/>
          <w:b/>
          <w:i w:val="0"/>
          <w:sz w:val="20"/>
        </w:rPr>
        <w:t>of</w:t>
      </w:r>
      <w:r>
        <w:rPr>
          <w:rFonts w:ascii="Arial" w:eastAsia="Arial" w:hAnsi="Arial" w:cs="Arial"/>
          <w:b/>
          <w:i w:val="0"/>
          <w:sz w:val="20"/>
        </w:rPr>
        <w:t xml:space="preserve"> </w:t>
      </w:r>
      <w:r>
        <w:rPr>
          <w:rFonts w:ascii="Arial" w:hAnsi="Arial" w:cs="Arial"/>
          <w:b/>
          <w:i w:val="0"/>
          <w:sz w:val="20"/>
        </w:rPr>
        <w:t>ARHs</w:t>
      </w:r>
      <w:r>
        <w:rPr>
          <w:rFonts w:ascii="Arial" w:eastAsia="Arial" w:hAnsi="Arial" w:cs="Arial"/>
          <w:b/>
          <w:i w:val="0"/>
          <w:sz w:val="20"/>
        </w:rPr>
        <w:t xml:space="preserve"> </w:t>
      </w:r>
      <w:r>
        <w:rPr>
          <w:rFonts w:ascii="Arial" w:hAnsi="Arial" w:cs="Arial"/>
          <w:b/>
          <w:i w:val="0"/>
          <w:sz w:val="20"/>
        </w:rPr>
        <w:t>for</w:t>
      </w:r>
      <w:r>
        <w:rPr>
          <w:rFonts w:ascii="Arial" w:eastAsia="Arial" w:hAnsi="Arial" w:cs="Arial"/>
          <w:b/>
          <w:i w:val="0"/>
          <w:sz w:val="20"/>
        </w:rPr>
        <w:t xml:space="preserve"> </w:t>
      </w:r>
      <w:r>
        <w:rPr>
          <w:rFonts w:ascii="Arial" w:hAnsi="Arial" w:cs="Arial"/>
          <w:b/>
          <w:i w:val="0"/>
          <w:sz w:val="20"/>
        </w:rPr>
        <w:t>RO</w:t>
      </w:r>
      <w:r>
        <w:rPr>
          <w:rFonts w:ascii="Arial" w:eastAsia="Arial" w:hAnsi="Arial" w:cs="Arial"/>
          <w:b/>
          <w:i w:val="0"/>
          <w:sz w:val="20"/>
        </w:rPr>
        <w:t xml:space="preserve"> </w:t>
      </w:r>
      <w:r>
        <w:rPr>
          <w:rFonts w:ascii="Arial" w:hAnsi="Arial" w:cs="Arial"/>
          <w:b/>
          <w:i w:val="0"/>
          <w:sz w:val="20"/>
        </w:rPr>
        <w:t>data</w:t>
      </w:r>
      <w:r>
        <w:rPr>
          <w:rFonts w:ascii="Arial" w:eastAsia="Arial" w:hAnsi="Arial" w:cs="Arial"/>
          <w:b/>
          <w:i w:val="0"/>
          <w:sz w:val="20"/>
        </w:rPr>
        <w:t xml:space="preserve"> </w:t>
      </w:r>
      <w:r>
        <w:rPr>
          <w:rFonts w:ascii="Arial" w:hAnsi="Arial" w:cs="Arial"/>
          <w:b/>
          <w:i w:val="0"/>
          <w:sz w:val="20"/>
        </w:rPr>
        <w:t>on</w:t>
      </w:r>
      <w:r>
        <w:rPr>
          <w:rFonts w:ascii="Arial" w:eastAsia="Arial" w:hAnsi="Arial" w:cs="Arial"/>
          <w:b/>
          <w:i w:val="0"/>
          <w:sz w:val="20"/>
        </w:rPr>
        <w:t xml:space="preserve"> </w:t>
      </w:r>
      <w:r>
        <w:rPr>
          <w:rFonts w:ascii="Arial" w:hAnsi="Arial" w:cs="Arial"/>
          <w:b/>
          <w:i w:val="0"/>
          <w:sz w:val="20"/>
        </w:rPr>
        <w:t>the</w:t>
      </w:r>
      <w:r>
        <w:rPr>
          <w:rFonts w:ascii="Arial" w:eastAsia="Arial" w:hAnsi="Arial" w:cs="Arial"/>
          <w:b/>
          <w:i w:val="0"/>
          <w:sz w:val="20"/>
        </w:rPr>
        <w:t xml:space="preserve"> </w:t>
      </w:r>
      <w:r>
        <w:rPr>
          <w:rFonts w:ascii="Arial" w:hAnsi="Arial" w:cs="Arial"/>
          <w:b/>
          <w:i w:val="0"/>
          <w:sz w:val="20"/>
        </w:rPr>
        <w:t>GTS</w:t>
      </w:r>
    </w:p>
    <w:tbl>
      <w:tblPr>
        <w:tblW w:w="9000" w:type="dxa"/>
        <w:tblInd w:w="13" w:type="dxa"/>
        <w:tblLayout w:type="fixed"/>
        <w:tblCellMar>
          <w:left w:w="10" w:type="dxa"/>
          <w:right w:w="10" w:type="dxa"/>
        </w:tblCellMar>
        <w:tblLook w:val="0000" w:firstRow="0" w:lastRow="0" w:firstColumn="0" w:lastColumn="0" w:noHBand="0" w:noVBand="0"/>
      </w:tblPr>
      <w:tblGrid>
        <w:gridCol w:w="2065"/>
        <w:gridCol w:w="2343"/>
        <w:gridCol w:w="4592"/>
      </w:tblGrid>
      <w:tr w:rsidR="00086DB9" w14:paraId="768099CE" w14:textId="77777777">
        <w:trPr>
          <w:cantSplit/>
        </w:trPr>
        <w:tc>
          <w:tcPr>
            <w:tcW w:w="2065"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ARH</w:t>
            </w:r>
          </w:p>
        </w:tc>
        <w:tc>
          <w:tcPr>
            <w:tcW w:w="2343"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C"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Mission</w:t>
            </w:r>
          </w:p>
        </w:tc>
        <w:tc>
          <w:tcPr>
            <w:tcW w:w="4592" w:type="dxa"/>
            <w:tcBorders>
              <w:top w:val="single" w:sz="2" w:space="0" w:color="000000"/>
              <w:left w:val="single" w:sz="2" w:space="0" w:color="000000"/>
              <w:bottom w:val="single" w:sz="2" w:space="0" w:color="000000"/>
              <w:right w:val="single" w:sz="2" w:space="0" w:color="000000"/>
            </w:tcBorders>
            <w:shd w:val="clear" w:color="auto" w:fill="94BD5E"/>
            <w:tcMar>
              <w:top w:w="0" w:type="dxa"/>
              <w:left w:w="108" w:type="dxa"/>
              <w:bottom w:w="0" w:type="dxa"/>
              <w:right w:w="108" w:type="dxa"/>
            </w:tcMar>
          </w:tcPr>
          <w:p w14:paraId="768099C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Source</w:t>
            </w:r>
          </w:p>
        </w:tc>
      </w:tr>
      <w:tr w:rsidR="00086DB9" w14:paraId="768099D4" w14:textId="77777777">
        <w:trPr>
          <w:cantSplit/>
          <w:trHeight w:val="274"/>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CF" w14:textId="77777777" w:rsidR="00086DB9" w:rsidRDefault="00086DB9">
            <w:pPr>
              <w:pStyle w:val="Standard"/>
              <w:snapToGrid w:val="0"/>
              <w:rPr>
                <w:rFonts w:ascii="Courier New" w:hAnsi="Courier New" w:cs="Courier New"/>
                <w:b/>
                <w:sz w:val="16"/>
                <w:szCs w:val="16"/>
              </w:rPr>
            </w:pPr>
          </w:p>
          <w:p w14:paraId="768099D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EKMI</w:t>
            </w:r>
          </w:p>
          <w:p w14:paraId="768099D1"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2" w14:textId="77777777" w:rsidR="00086DB9" w:rsidRDefault="00986FBA">
            <w:pPr>
              <w:pStyle w:val="Standard"/>
              <w:snapToGrid w:val="0"/>
            </w:pPr>
            <w:proofErr w:type="spellStart"/>
            <w:r>
              <w:rPr>
                <w:rFonts w:ascii="Arial" w:hAnsi="Arial" w:cs="Arial"/>
                <w:sz w:val="16"/>
                <w:szCs w:val="16"/>
              </w:rPr>
              <w:t>Metop</w:t>
            </w:r>
            <w:proofErr w:type="spellEnd"/>
            <w:r>
              <w:rPr>
                <w:rFonts w:ascii="Arial" w:hAnsi="Arial" w:cs="Arial"/>
                <w:sz w:val="16"/>
                <w:szCs w:val="16"/>
              </w:rPr>
              <w:t>-[A]/B</w:t>
            </w:r>
            <w:r>
              <w:rPr>
                <w:rFonts w:ascii="Arial" w:eastAsia="Arial" w:hAnsi="Arial" w:cs="Arial"/>
                <w:sz w:val="16"/>
                <w:szCs w:val="16"/>
              </w:rPr>
              <w:t xml:space="preserve">/C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GRAS</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D3" w14:textId="77777777" w:rsidR="00086DB9" w:rsidRDefault="00986FBA">
            <w:pPr>
              <w:pStyle w:val="Standard"/>
              <w:snapToGrid w:val="0"/>
            </w:pPr>
            <w:r>
              <w:rPr>
                <w:rFonts w:ascii="Arial" w:hAnsi="Arial" w:cs="Arial"/>
                <w:sz w:val="16"/>
                <w:szCs w:val="16"/>
              </w:rPr>
              <w:t>DMI</w:t>
            </w:r>
            <w:r>
              <w:rPr>
                <w:rFonts w:ascii="Arial" w:eastAsia="Arial" w:hAnsi="Arial" w:cs="Arial"/>
                <w:sz w:val="16"/>
                <w:szCs w:val="16"/>
              </w:rPr>
              <w:t xml:space="preserve"> </w:t>
            </w:r>
            <w:r>
              <w:rPr>
                <w:rFonts w:ascii="Arial" w:hAnsi="Arial" w:cs="Arial"/>
                <w:sz w:val="16"/>
                <w:szCs w:val="16"/>
              </w:rPr>
              <w:t>Copenhagen</w:t>
            </w:r>
            <w:r>
              <w:rPr>
                <w:rFonts w:ascii="Arial" w:eastAsia="Arial" w:hAnsi="Arial" w:cs="Arial"/>
                <w:sz w:val="16"/>
                <w:szCs w:val="16"/>
              </w:rPr>
              <w:t xml:space="preserve"> </w:t>
            </w:r>
            <w:r>
              <w:rPr>
                <w:rFonts w:ascii="Arial" w:hAnsi="Arial" w:cs="Arial"/>
                <w:sz w:val="16"/>
                <w:szCs w:val="16"/>
              </w:rPr>
              <w:t>(ROM</w:t>
            </w:r>
            <w:r>
              <w:rPr>
                <w:rFonts w:ascii="Arial" w:eastAsia="Arial" w:hAnsi="Arial" w:cs="Arial"/>
                <w:sz w:val="16"/>
                <w:szCs w:val="16"/>
              </w:rPr>
              <w:t xml:space="preserve"> </w:t>
            </w:r>
            <w:r>
              <w:rPr>
                <w:rFonts w:ascii="Arial" w:hAnsi="Arial" w:cs="Arial"/>
                <w:sz w:val="16"/>
                <w:szCs w:val="16"/>
              </w:rPr>
              <w:t>SAF)</w:t>
            </w:r>
          </w:p>
        </w:tc>
      </w:tr>
      <w:tr w:rsidR="00086DB9" w14:paraId="768099DC" w14:textId="77777777">
        <w:trPr>
          <w:cantSplit/>
          <w:trHeight w:val="268"/>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5" w14:textId="77777777" w:rsidR="00086DB9" w:rsidRDefault="00086DB9">
            <w:pPr>
              <w:pStyle w:val="Standard"/>
              <w:snapToGrid w:val="0"/>
              <w:rPr>
                <w:rFonts w:ascii="Courier New" w:hAnsi="Courier New" w:cs="Courier New"/>
                <w:b/>
                <w:sz w:val="16"/>
                <w:szCs w:val="16"/>
              </w:rPr>
            </w:pPr>
          </w:p>
          <w:p w14:paraId="768099D6"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EUMC</w:t>
            </w:r>
          </w:p>
          <w:p w14:paraId="768099D7"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8" w14:textId="77777777" w:rsidR="00086DB9" w:rsidRDefault="00086DB9">
            <w:pPr>
              <w:pStyle w:val="Standard"/>
              <w:snapToGrid w:val="0"/>
              <w:rPr>
                <w:rFonts w:ascii="Arial" w:hAnsi="Arial"/>
                <w:sz w:val="16"/>
                <w:szCs w:val="16"/>
              </w:rPr>
            </w:pPr>
          </w:p>
          <w:p w14:paraId="768099D9" w14:textId="77777777" w:rsidR="00086DB9" w:rsidRDefault="00986FBA">
            <w:pPr>
              <w:pStyle w:val="Standard"/>
              <w:snapToGrid w:val="0"/>
              <w:rPr>
                <w:rFonts w:ascii="Arial" w:hAnsi="Arial"/>
                <w:sz w:val="16"/>
                <w:szCs w:val="16"/>
              </w:rPr>
            </w:pPr>
            <w:r>
              <w:rPr>
                <w:rFonts w:ascii="Arial" w:hAnsi="Arial"/>
                <w:sz w:val="16"/>
                <w:szCs w:val="16"/>
              </w:rPr>
              <w:t>[</w:t>
            </w:r>
            <w:proofErr w:type="spellStart"/>
            <w:r>
              <w:rPr>
                <w:rFonts w:ascii="Arial" w:hAnsi="Arial"/>
                <w:sz w:val="16"/>
                <w:szCs w:val="16"/>
              </w:rPr>
              <w:t>Metop</w:t>
            </w:r>
            <w:proofErr w:type="spellEnd"/>
            <w:r>
              <w:rPr>
                <w:rFonts w:ascii="Arial" w:hAnsi="Arial"/>
                <w:sz w:val="16"/>
                <w:szCs w:val="16"/>
              </w:rPr>
              <w:t>-A / GRAS]</w:t>
            </w:r>
          </w:p>
          <w:p w14:paraId="768099DA"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9DB" w14:textId="77777777" w:rsidR="00086DB9" w:rsidRDefault="00986FBA">
            <w:pPr>
              <w:pStyle w:val="Standard"/>
              <w:snapToGrid w:val="0"/>
              <w:rPr>
                <w:rFonts w:ascii="Arial" w:hAnsi="Arial"/>
                <w:sz w:val="16"/>
                <w:szCs w:val="16"/>
              </w:rPr>
            </w:pPr>
            <w:r>
              <w:rPr>
                <w:rFonts w:ascii="Arial" w:hAnsi="Arial"/>
                <w:sz w:val="16"/>
                <w:szCs w:val="16"/>
              </w:rPr>
              <w:t>EUMETSAT HQ (Darmstadt)</w:t>
            </w:r>
          </w:p>
        </w:tc>
      </w:tr>
      <w:tr w:rsidR="00086DB9" w14:paraId="768099E6" w14:textId="77777777">
        <w:trPr>
          <w:cantSplit/>
          <w:trHeight w:val="268"/>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D" w14:textId="77777777" w:rsidR="00086DB9" w:rsidRDefault="00086DB9">
            <w:pPr>
              <w:pStyle w:val="Standard"/>
              <w:snapToGrid w:val="0"/>
              <w:rPr>
                <w:rFonts w:ascii="Courier New" w:hAnsi="Courier New" w:cs="Courier New"/>
                <w:b/>
                <w:sz w:val="16"/>
                <w:szCs w:val="16"/>
              </w:rPr>
            </w:pPr>
          </w:p>
          <w:p w14:paraId="768099DE"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EUMP</w:t>
            </w:r>
          </w:p>
          <w:p w14:paraId="768099DF"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E0" w14:textId="77777777" w:rsidR="00086DB9" w:rsidRDefault="00086DB9">
            <w:pPr>
              <w:pStyle w:val="Standard"/>
              <w:snapToGrid w:val="0"/>
              <w:rPr>
                <w:rFonts w:ascii="Arial" w:hAnsi="Arial"/>
                <w:sz w:val="16"/>
                <w:szCs w:val="16"/>
              </w:rPr>
            </w:pPr>
          </w:p>
          <w:p w14:paraId="768099E1" w14:textId="77777777" w:rsidR="00086DB9" w:rsidRDefault="00986FBA">
            <w:pPr>
              <w:pStyle w:val="Standard"/>
              <w:snapToGrid w:val="0"/>
              <w:rPr>
                <w:rFonts w:ascii="Arial" w:hAnsi="Arial"/>
                <w:sz w:val="16"/>
                <w:szCs w:val="16"/>
              </w:rPr>
            </w:pPr>
            <w:proofErr w:type="spellStart"/>
            <w:r>
              <w:rPr>
                <w:rFonts w:ascii="Arial" w:hAnsi="Arial"/>
                <w:sz w:val="16"/>
                <w:szCs w:val="16"/>
              </w:rPr>
              <w:t>Metop</w:t>
            </w:r>
            <w:proofErr w:type="spellEnd"/>
            <w:r>
              <w:rPr>
                <w:rFonts w:ascii="Arial" w:hAnsi="Arial"/>
                <w:sz w:val="16"/>
                <w:szCs w:val="16"/>
              </w:rPr>
              <w:t>-B / GRAS</w:t>
            </w:r>
          </w:p>
          <w:p w14:paraId="768099E2"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E3" w14:textId="77777777" w:rsidR="00086DB9" w:rsidRDefault="00086DB9">
            <w:pPr>
              <w:pStyle w:val="Standard"/>
              <w:snapToGrid w:val="0"/>
              <w:rPr>
                <w:rFonts w:ascii="Arial" w:hAnsi="Arial"/>
                <w:sz w:val="16"/>
                <w:szCs w:val="16"/>
              </w:rPr>
            </w:pPr>
          </w:p>
          <w:p w14:paraId="768099E4" w14:textId="77777777" w:rsidR="00086DB9" w:rsidRDefault="00986FBA">
            <w:pPr>
              <w:pStyle w:val="Standard"/>
              <w:snapToGrid w:val="0"/>
              <w:rPr>
                <w:rFonts w:ascii="Arial" w:hAnsi="Arial"/>
                <w:sz w:val="16"/>
                <w:szCs w:val="16"/>
              </w:rPr>
            </w:pPr>
            <w:r>
              <w:rPr>
                <w:rFonts w:ascii="Arial" w:hAnsi="Arial"/>
                <w:sz w:val="16"/>
                <w:szCs w:val="16"/>
              </w:rPr>
              <w:t>EUMETSAT HQ (Darmstadt)</w:t>
            </w:r>
          </w:p>
          <w:p w14:paraId="768099E5" w14:textId="77777777" w:rsidR="00086DB9" w:rsidRDefault="00086DB9">
            <w:pPr>
              <w:pStyle w:val="Standard"/>
              <w:snapToGrid w:val="0"/>
              <w:rPr>
                <w:rFonts w:ascii="Arial" w:hAnsi="Arial"/>
                <w:sz w:val="16"/>
                <w:szCs w:val="16"/>
              </w:rPr>
            </w:pPr>
          </w:p>
        </w:tc>
      </w:tr>
      <w:tr w:rsidR="00086DB9" w14:paraId="768099F0" w14:textId="77777777">
        <w:trPr>
          <w:cantSplit/>
          <w:trHeight w:val="472"/>
        </w:trPr>
        <w:tc>
          <w:tcPr>
            <w:tcW w:w="2065" w:type="dxa"/>
            <w:tcBorders>
              <w:left w:val="single" w:sz="2" w:space="0" w:color="000000"/>
              <w:bottom w:val="single" w:sz="2" w:space="0" w:color="000000"/>
            </w:tcBorders>
            <w:shd w:val="clear" w:color="auto" w:fill="E0E0E0"/>
            <w:tcMar>
              <w:top w:w="0" w:type="dxa"/>
              <w:left w:w="108" w:type="dxa"/>
              <w:bottom w:w="0" w:type="dxa"/>
              <w:right w:w="108" w:type="dxa"/>
            </w:tcMar>
          </w:tcPr>
          <w:p w14:paraId="768099E7" w14:textId="77777777" w:rsidR="00086DB9" w:rsidRDefault="00086DB9">
            <w:pPr>
              <w:pStyle w:val="Standard"/>
              <w:snapToGrid w:val="0"/>
              <w:rPr>
                <w:rFonts w:ascii="Courier New" w:hAnsi="Courier New" w:cs="Courier New"/>
                <w:b/>
                <w:sz w:val="16"/>
                <w:szCs w:val="16"/>
              </w:rPr>
            </w:pPr>
          </w:p>
          <w:p w14:paraId="768099E8"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EUMR</w:t>
            </w:r>
          </w:p>
          <w:p w14:paraId="768099E9"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0E0E0"/>
            <w:tcMar>
              <w:top w:w="0" w:type="dxa"/>
              <w:left w:w="108" w:type="dxa"/>
              <w:bottom w:w="0" w:type="dxa"/>
              <w:right w:w="108" w:type="dxa"/>
            </w:tcMar>
            <w:vAlign w:val="center"/>
          </w:tcPr>
          <w:p w14:paraId="768099EA" w14:textId="77777777" w:rsidR="00086DB9" w:rsidRDefault="00086DB9">
            <w:pPr>
              <w:pStyle w:val="Standard"/>
              <w:snapToGrid w:val="0"/>
              <w:rPr>
                <w:rFonts w:ascii="Arial" w:hAnsi="Arial" w:cs="Arial"/>
                <w:sz w:val="16"/>
                <w:szCs w:val="16"/>
              </w:rPr>
            </w:pPr>
          </w:p>
          <w:p w14:paraId="768099EB"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Metop</w:t>
            </w:r>
            <w:proofErr w:type="spellEnd"/>
            <w:r>
              <w:rPr>
                <w:rFonts w:ascii="Arial" w:hAnsi="Arial" w:cs="Arial"/>
                <w:sz w:val="16"/>
                <w:szCs w:val="16"/>
              </w:rPr>
              <w:t>-C / GRAS</w:t>
            </w:r>
          </w:p>
          <w:p w14:paraId="768099EC"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0E0E0"/>
            <w:tcMar>
              <w:top w:w="0" w:type="dxa"/>
              <w:left w:w="108" w:type="dxa"/>
              <w:bottom w:w="0" w:type="dxa"/>
              <w:right w:w="108" w:type="dxa"/>
            </w:tcMar>
            <w:vAlign w:val="center"/>
          </w:tcPr>
          <w:p w14:paraId="768099ED" w14:textId="77777777" w:rsidR="00086DB9" w:rsidRDefault="00086DB9">
            <w:pPr>
              <w:pStyle w:val="Standard"/>
              <w:snapToGrid w:val="0"/>
              <w:rPr>
                <w:rFonts w:ascii="Arial" w:hAnsi="Arial" w:cs="Arial"/>
                <w:sz w:val="16"/>
                <w:szCs w:val="16"/>
              </w:rPr>
            </w:pPr>
          </w:p>
          <w:p w14:paraId="768099EE" w14:textId="77777777" w:rsidR="00086DB9" w:rsidRDefault="00986FBA">
            <w:pPr>
              <w:pStyle w:val="Standard"/>
              <w:snapToGrid w:val="0"/>
              <w:rPr>
                <w:rFonts w:ascii="Arial" w:hAnsi="Arial"/>
                <w:sz w:val="16"/>
                <w:szCs w:val="16"/>
              </w:rPr>
            </w:pPr>
            <w:r>
              <w:rPr>
                <w:rFonts w:ascii="Arial" w:hAnsi="Arial" w:cs="Arial"/>
                <w:sz w:val="16"/>
                <w:szCs w:val="16"/>
              </w:rPr>
              <w:t>EUMETSAT HQ (Darmstadt)</w:t>
            </w:r>
          </w:p>
          <w:p w14:paraId="768099EF" w14:textId="77777777" w:rsidR="00086DB9" w:rsidRDefault="00086DB9">
            <w:pPr>
              <w:pStyle w:val="Standard"/>
              <w:snapToGrid w:val="0"/>
              <w:rPr>
                <w:rFonts w:ascii="Arial" w:hAnsi="Arial" w:cs="Arial"/>
                <w:sz w:val="16"/>
                <w:szCs w:val="16"/>
              </w:rPr>
            </w:pPr>
          </w:p>
        </w:tc>
      </w:tr>
      <w:tr w:rsidR="00086DB9" w14:paraId="768099FF"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9F1" w14:textId="77777777" w:rsidR="00086DB9" w:rsidRDefault="00086DB9">
            <w:pPr>
              <w:pStyle w:val="Standard"/>
              <w:snapToGrid w:val="0"/>
              <w:rPr>
                <w:rFonts w:ascii="Courier New" w:hAnsi="Courier New" w:cs="Courier New"/>
                <w:b/>
                <w:sz w:val="16"/>
                <w:szCs w:val="16"/>
              </w:rPr>
            </w:pPr>
          </w:p>
          <w:p w14:paraId="768099F2"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KWBC</w:t>
            </w:r>
          </w:p>
          <w:p w14:paraId="768099F3" w14:textId="77777777" w:rsidR="00086DB9" w:rsidRDefault="00086DB9">
            <w:pPr>
              <w:pStyle w:val="Standard"/>
              <w:snapToGrid w:val="0"/>
              <w:rPr>
                <w:rFonts w:ascii="Courier New" w:hAnsi="Courier New" w:cs="Courier New"/>
                <w:b/>
                <w:sz w:val="16"/>
                <w:szCs w:val="16"/>
              </w:rPr>
            </w:pPr>
          </w:p>
          <w:p w14:paraId="768099F4"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F5" w14:textId="77777777" w:rsidR="00086DB9" w:rsidRDefault="00086DB9">
            <w:pPr>
              <w:pStyle w:val="Standard"/>
              <w:snapToGrid w:val="0"/>
              <w:rPr>
                <w:rFonts w:ascii="Arial" w:hAnsi="Arial" w:cs="Arial"/>
                <w:sz w:val="16"/>
                <w:szCs w:val="16"/>
              </w:rPr>
            </w:pPr>
          </w:p>
          <w:p w14:paraId="768099F6" w14:textId="77777777" w:rsidR="00086DB9" w:rsidRDefault="00986FBA">
            <w:pPr>
              <w:pStyle w:val="Standard"/>
              <w:snapToGrid w:val="0"/>
            </w:pPr>
            <w:r>
              <w:rPr>
                <w:rFonts w:ascii="Arial" w:hAnsi="Arial" w:cs="Arial"/>
                <w:sz w:val="16"/>
                <w:szCs w:val="16"/>
              </w:rPr>
              <w:t>[COSMIC</w:t>
            </w:r>
            <w:r>
              <w:rPr>
                <w:rFonts w:ascii="Arial" w:eastAsia="Arial" w:hAnsi="Arial" w:cs="Arial"/>
                <w:sz w:val="16"/>
                <w:szCs w:val="16"/>
              </w:rPr>
              <w:t xml:space="preserve"> </w:t>
            </w:r>
            <w:r>
              <w:rPr>
                <w:rFonts w:ascii="Arial" w:hAnsi="Arial" w:cs="Arial"/>
                <w:sz w:val="16"/>
                <w:szCs w:val="16"/>
              </w:rPr>
              <w:t>(1-6)]</w:t>
            </w:r>
          </w:p>
          <w:p w14:paraId="768099F7" w14:textId="77777777" w:rsidR="00086DB9" w:rsidRDefault="00986FBA">
            <w:pPr>
              <w:pStyle w:val="Standard"/>
              <w:snapToGrid w:val="0"/>
            </w:pPr>
            <w:r>
              <w:rPr>
                <w:rFonts w:ascii="Arial" w:hAnsi="Arial" w:cs="Arial"/>
                <w:sz w:val="16"/>
                <w:szCs w:val="16"/>
              </w:rPr>
              <w:t>COSMIC-2 (E1-E6)</w:t>
            </w:r>
          </w:p>
          <w:p w14:paraId="768099F8" w14:textId="77777777" w:rsidR="00086DB9" w:rsidRDefault="00986FBA">
            <w:pPr>
              <w:pStyle w:val="Standard"/>
              <w:snapToGrid w:val="0"/>
              <w:rPr>
                <w:rFonts w:ascii="Arial" w:hAnsi="Arial" w:cs="Arial"/>
                <w:sz w:val="16"/>
                <w:szCs w:val="16"/>
              </w:rPr>
            </w:pPr>
            <w:r>
              <w:rPr>
                <w:rFonts w:ascii="Arial" w:hAnsi="Arial" w:cs="Arial"/>
                <w:sz w:val="16"/>
                <w:szCs w:val="16"/>
              </w:rPr>
              <w:t>[C/NOFS]</w:t>
            </w:r>
          </w:p>
          <w:p w14:paraId="768099F9" w14:textId="77777777" w:rsidR="00086DB9" w:rsidRDefault="00986FBA">
            <w:pPr>
              <w:pStyle w:val="Standard"/>
              <w:snapToGrid w:val="0"/>
              <w:rPr>
                <w:rFonts w:ascii="Arial" w:hAnsi="Arial" w:cs="Arial"/>
                <w:sz w:val="16"/>
                <w:szCs w:val="16"/>
              </w:rPr>
            </w:pPr>
            <w:r>
              <w:rPr>
                <w:rFonts w:ascii="Arial" w:hAnsi="Arial" w:cs="Arial"/>
                <w:sz w:val="16"/>
                <w:szCs w:val="16"/>
              </w:rPr>
              <w:t>[SAC-C]</w:t>
            </w:r>
          </w:p>
          <w:p w14:paraId="768099F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FB"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w:t>
            </w:r>
            <w:r>
              <w:rPr>
                <w:rFonts w:ascii="Arial" w:eastAsia="Arial" w:hAnsi="Arial" w:cs="Arial"/>
                <w:sz w:val="16"/>
                <w:szCs w:val="16"/>
              </w:rPr>
              <w:t xml:space="preserve"> </w:t>
            </w:r>
            <w:r>
              <w:rPr>
                <w:rFonts w:ascii="Arial" w:hAnsi="Arial" w:cs="Arial"/>
                <w:sz w:val="16"/>
                <w:szCs w:val="16"/>
              </w:rPr>
              <w:t>(via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p w14:paraId="768099FC" w14:textId="77777777" w:rsidR="00086DB9" w:rsidRDefault="00086DB9">
            <w:pPr>
              <w:pStyle w:val="Standard"/>
              <w:snapToGrid w:val="0"/>
              <w:rPr>
                <w:rFonts w:ascii="Arial" w:hAnsi="Arial" w:cs="Arial"/>
                <w:sz w:val="16"/>
                <w:szCs w:val="16"/>
              </w:rPr>
            </w:pPr>
          </w:p>
          <w:p w14:paraId="768099FD" w14:textId="77777777" w:rsidR="00086DB9" w:rsidRDefault="00086DB9">
            <w:pPr>
              <w:pStyle w:val="Standard"/>
              <w:snapToGrid w:val="0"/>
              <w:rPr>
                <w:rFonts w:ascii="Arial" w:hAnsi="Arial" w:cs="Arial"/>
                <w:sz w:val="16"/>
                <w:szCs w:val="16"/>
              </w:rPr>
            </w:pPr>
          </w:p>
          <w:p w14:paraId="768099FE" w14:textId="77777777" w:rsidR="00086DB9" w:rsidRDefault="00086DB9">
            <w:pPr>
              <w:pStyle w:val="Standard"/>
              <w:snapToGrid w:val="0"/>
              <w:rPr>
                <w:rFonts w:ascii="Arial" w:hAnsi="Arial" w:cs="Arial"/>
                <w:sz w:val="16"/>
                <w:szCs w:val="16"/>
              </w:rPr>
            </w:pPr>
          </w:p>
        </w:tc>
      </w:tr>
      <w:tr w:rsidR="00086DB9" w14:paraId="76809A05"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00" w14:textId="77777777" w:rsidR="00086DB9" w:rsidRDefault="00086DB9">
            <w:pPr>
              <w:pStyle w:val="Standard"/>
              <w:snapToGrid w:val="0"/>
              <w:rPr>
                <w:rFonts w:ascii="Courier New" w:hAnsi="Courier New" w:cs="Courier New"/>
                <w:b/>
                <w:sz w:val="16"/>
                <w:szCs w:val="16"/>
              </w:rPr>
            </w:pPr>
          </w:p>
          <w:p w14:paraId="76809A01"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KNES</w:t>
            </w:r>
          </w:p>
          <w:p w14:paraId="76809A02"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03" w14:textId="77777777" w:rsidR="00086DB9" w:rsidRDefault="00986FBA">
            <w:pPr>
              <w:pStyle w:val="Standard"/>
              <w:snapToGrid w:val="0"/>
              <w:rPr>
                <w:rFonts w:ascii="Arial" w:hAnsi="Arial" w:cs="Arial"/>
                <w:sz w:val="16"/>
                <w:szCs w:val="16"/>
              </w:rPr>
            </w:pPr>
            <w:r>
              <w:rPr>
                <w:rFonts w:ascii="Arial" w:hAnsi="Arial" w:cs="Arial"/>
                <w:sz w:val="16"/>
                <w:szCs w:val="16"/>
              </w:rPr>
              <w:t>KOMPSAT-5</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04"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rsidRPr="00FC4086" w14:paraId="76809A15"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06" w14:textId="77777777" w:rsidR="00086DB9" w:rsidRDefault="00086DB9">
            <w:pPr>
              <w:pStyle w:val="Standard"/>
              <w:snapToGrid w:val="0"/>
              <w:rPr>
                <w:rFonts w:ascii="Courier New" w:hAnsi="Courier New" w:cs="Courier New"/>
                <w:b/>
                <w:sz w:val="16"/>
                <w:szCs w:val="16"/>
              </w:rPr>
            </w:pPr>
          </w:p>
          <w:p w14:paraId="76809A0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EDZW</w:t>
            </w:r>
          </w:p>
          <w:p w14:paraId="76809A08"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09" w14:textId="77777777" w:rsidR="00086DB9" w:rsidRDefault="00086DB9">
            <w:pPr>
              <w:pStyle w:val="Standard"/>
              <w:snapToGrid w:val="0"/>
              <w:rPr>
                <w:rFonts w:ascii="Arial" w:hAnsi="Arial" w:cs="Arial"/>
                <w:sz w:val="16"/>
                <w:szCs w:val="16"/>
              </w:rPr>
            </w:pPr>
          </w:p>
          <w:p w14:paraId="76809A0A" w14:textId="77777777" w:rsidR="00086DB9" w:rsidRDefault="00986FBA">
            <w:pPr>
              <w:pStyle w:val="Standard"/>
              <w:snapToGrid w:val="0"/>
              <w:rPr>
                <w:rFonts w:ascii="Arial" w:hAnsi="Arial" w:cs="Arial"/>
                <w:sz w:val="16"/>
                <w:szCs w:val="16"/>
              </w:rPr>
            </w:pPr>
            <w:r>
              <w:rPr>
                <w:rFonts w:ascii="Arial" w:hAnsi="Arial" w:cs="Arial"/>
                <w:sz w:val="16"/>
                <w:szCs w:val="16"/>
              </w:rPr>
              <w:t>[CHAMP]</w:t>
            </w:r>
          </w:p>
          <w:p w14:paraId="76809A0B" w14:textId="77777777" w:rsidR="00086DB9" w:rsidRDefault="00986FBA">
            <w:pPr>
              <w:pStyle w:val="Standard"/>
              <w:snapToGrid w:val="0"/>
              <w:rPr>
                <w:rFonts w:ascii="Arial" w:hAnsi="Arial" w:cs="Arial"/>
                <w:sz w:val="16"/>
                <w:szCs w:val="16"/>
              </w:rPr>
            </w:pPr>
            <w:r>
              <w:rPr>
                <w:rFonts w:ascii="Arial" w:hAnsi="Arial" w:cs="Arial"/>
                <w:sz w:val="16"/>
                <w:szCs w:val="16"/>
              </w:rPr>
              <w:t>[GRACE-A/B]</w:t>
            </w:r>
          </w:p>
          <w:p w14:paraId="76809A0C" w14:textId="77777777" w:rsidR="00086DB9" w:rsidRDefault="00986FBA">
            <w:pPr>
              <w:pStyle w:val="Standard"/>
              <w:snapToGrid w:val="0"/>
              <w:rPr>
                <w:rFonts w:ascii="Arial" w:hAnsi="Arial" w:cs="Arial"/>
                <w:sz w:val="16"/>
                <w:szCs w:val="16"/>
              </w:rPr>
            </w:pPr>
            <w:r>
              <w:rPr>
                <w:rFonts w:ascii="Arial" w:hAnsi="Arial" w:cs="Arial"/>
                <w:sz w:val="16"/>
                <w:szCs w:val="16"/>
              </w:rPr>
              <w:t>GRACE-C/D (GRACE-FO)</w:t>
            </w:r>
          </w:p>
          <w:p w14:paraId="76809A0D"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TerraSAR</w:t>
            </w:r>
            <w:proofErr w:type="spellEnd"/>
            <w:r>
              <w:rPr>
                <w:rFonts w:ascii="Arial" w:hAnsi="Arial" w:cs="Arial"/>
                <w:sz w:val="16"/>
                <w:szCs w:val="16"/>
              </w:rPr>
              <w:t>-X</w:t>
            </w:r>
          </w:p>
          <w:p w14:paraId="76809A0E"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TanDEM</w:t>
            </w:r>
            <w:proofErr w:type="spellEnd"/>
            <w:r>
              <w:rPr>
                <w:rFonts w:ascii="Arial" w:hAnsi="Arial" w:cs="Arial"/>
                <w:sz w:val="16"/>
                <w:szCs w:val="16"/>
              </w:rPr>
              <w:t>-X</w:t>
            </w:r>
          </w:p>
          <w:p w14:paraId="76809A0F"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10" w14:textId="77777777" w:rsidR="00086DB9" w:rsidRPr="00107262" w:rsidRDefault="00986FBA">
            <w:pPr>
              <w:pStyle w:val="Standard"/>
              <w:snapToGrid w:val="0"/>
              <w:rPr>
                <w:rFonts w:ascii="Arial" w:hAnsi="Arial"/>
                <w:sz w:val="16"/>
                <w:szCs w:val="16"/>
                <w:lang w:val="da-DK"/>
                <w:rPrChange w:id="2999" w:author="Stig Syndergaard" w:date="2022-10-24T18:01:00Z">
                  <w:rPr>
                    <w:rFonts w:ascii="Arial" w:hAnsi="Arial"/>
                    <w:sz w:val="16"/>
                    <w:szCs w:val="16"/>
                  </w:rPr>
                </w:rPrChange>
              </w:rPr>
            </w:pPr>
            <w:r w:rsidRPr="00107262">
              <w:rPr>
                <w:rFonts w:ascii="Arial" w:hAnsi="Arial" w:cs="Arial"/>
                <w:sz w:val="16"/>
                <w:szCs w:val="16"/>
                <w:lang w:val="da-DK"/>
                <w:rPrChange w:id="3000" w:author="Stig Syndergaard" w:date="2022-10-24T18:01:00Z">
                  <w:rPr>
                    <w:rFonts w:ascii="Arial" w:hAnsi="Arial" w:cs="Arial"/>
                    <w:sz w:val="16"/>
                    <w:szCs w:val="16"/>
                  </w:rPr>
                </w:rPrChange>
              </w:rPr>
              <w:t>GFZ</w:t>
            </w:r>
            <w:r w:rsidRPr="00107262">
              <w:rPr>
                <w:rFonts w:ascii="Arial" w:eastAsia="Arial" w:hAnsi="Arial" w:cs="Arial"/>
                <w:sz w:val="16"/>
                <w:szCs w:val="16"/>
                <w:lang w:val="da-DK"/>
                <w:rPrChange w:id="3001"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02" w:author="Stig Syndergaard" w:date="2022-10-24T18:01:00Z">
                  <w:rPr>
                    <w:rFonts w:ascii="Arial" w:hAnsi="Arial" w:cs="Arial"/>
                    <w:sz w:val="16"/>
                    <w:szCs w:val="16"/>
                  </w:rPr>
                </w:rPrChange>
              </w:rPr>
              <w:t>Potsdam</w:t>
            </w:r>
            <w:r w:rsidRPr="00107262">
              <w:rPr>
                <w:rFonts w:ascii="Arial" w:eastAsia="Arial" w:hAnsi="Arial" w:cs="Arial"/>
                <w:sz w:val="16"/>
                <w:szCs w:val="16"/>
                <w:lang w:val="da-DK"/>
                <w:rPrChange w:id="3003"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04" w:author="Stig Syndergaard" w:date="2022-10-24T18:01:00Z">
                  <w:rPr>
                    <w:rFonts w:ascii="Arial" w:hAnsi="Arial" w:cs="Arial"/>
                    <w:sz w:val="16"/>
                    <w:szCs w:val="16"/>
                  </w:rPr>
                </w:rPrChange>
              </w:rPr>
              <w:t>(via</w:t>
            </w:r>
            <w:r w:rsidRPr="00107262">
              <w:rPr>
                <w:rFonts w:ascii="Arial" w:eastAsia="Arial" w:hAnsi="Arial" w:cs="Arial"/>
                <w:sz w:val="16"/>
                <w:szCs w:val="16"/>
                <w:lang w:val="da-DK"/>
                <w:rPrChange w:id="3005"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06" w:author="Stig Syndergaard" w:date="2022-10-24T18:01:00Z">
                  <w:rPr>
                    <w:rFonts w:ascii="Arial" w:hAnsi="Arial" w:cs="Arial"/>
                    <w:sz w:val="16"/>
                    <w:szCs w:val="16"/>
                  </w:rPr>
                </w:rPrChange>
              </w:rPr>
              <w:t>GTS</w:t>
            </w:r>
            <w:r w:rsidRPr="00107262">
              <w:rPr>
                <w:rFonts w:ascii="Arial" w:eastAsia="Arial" w:hAnsi="Arial" w:cs="Arial"/>
                <w:sz w:val="16"/>
                <w:szCs w:val="16"/>
                <w:lang w:val="da-DK"/>
                <w:rPrChange w:id="3007"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08" w:author="Stig Syndergaard" w:date="2022-10-24T18:01:00Z">
                  <w:rPr>
                    <w:rFonts w:ascii="Arial" w:hAnsi="Arial" w:cs="Arial"/>
                    <w:sz w:val="16"/>
                    <w:szCs w:val="16"/>
                  </w:rPr>
                </w:rPrChange>
              </w:rPr>
              <w:t>node</w:t>
            </w:r>
            <w:r w:rsidRPr="00107262">
              <w:rPr>
                <w:rFonts w:ascii="Arial" w:eastAsia="Arial" w:hAnsi="Arial" w:cs="Arial"/>
                <w:sz w:val="16"/>
                <w:szCs w:val="16"/>
                <w:lang w:val="da-DK"/>
                <w:rPrChange w:id="3009"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10" w:author="Stig Syndergaard" w:date="2022-10-24T18:01:00Z">
                  <w:rPr>
                    <w:rFonts w:ascii="Arial" w:hAnsi="Arial" w:cs="Arial"/>
                    <w:sz w:val="16"/>
                    <w:szCs w:val="16"/>
                  </w:rPr>
                </w:rPrChange>
              </w:rPr>
              <w:t>DWD,</w:t>
            </w:r>
            <w:r w:rsidRPr="00107262">
              <w:rPr>
                <w:rFonts w:ascii="Arial" w:eastAsia="Arial" w:hAnsi="Arial" w:cs="Arial"/>
                <w:sz w:val="16"/>
                <w:szCs w:val="16"/>
                <w:lang w:val="da-DK"/>
                <w:rPrChange w:id="3011" w:author="Stig Syndergaard" w:date="2022-10-24T18:01:00Z">
                  <w:rPr>
                    <w:rFonts w:ascii="Arial" w:eastAsia="Arial" w:hAnsi="Arial" w:cs="Arial"/>
                    <w:sz w:val="16"/>
                    <w:szCs w:val="16"/>
                  </w:rPr>
                </w:rPrChange>
              </w:rPr>
              <w:t xml:space="preserve"> </w:t>
            </w:r>
            <w:r w:rsidRPr="00107262">
              <w:rPr>
                <w:rFonts w:ascii="Arial" w:hAnsi="Arial" w:cs="Arial"/>
                <w:sz w:val="16"/>
                <w:szCs w:val="16"/>
                <w:lang w:val="da-DK"/>
                <w:rPrChange w:id="3012" w:author="Stig Syndergaard" w:date="2022-10-24T18:01:00Z">
                  <w:rPr>
                    <w:rFonts w:ascii="Arial" w:hAnsi="Arial" w:cs="Arial"/>
                    <w:sz w:val="16"/>
                    <w:szCs w:val="16"/>
                  </w:rPr>
                </w:rPrChange>
              </w:rPr>
              <w:t>Offenbach)</w:t>
            </w:r>
          </w:p>
          <w:p w14:paraId="76809A11" w14:textId="77777777" w:rsidR="00086DB9" w:rsidRPr="00107262" w:rsidRDefault="00086DB9">
            <w:pPr>
              <w:pStyle w:val="Standard"/>
              <w:snapToGrid w:val="0"/>
              <w:rPr>
                <w:rFonts w:ascii="Arial" w:hAnsi="Arial" w:cs="Arial"/>
                <w:sz w:val="16"/>
                <w:szCs w:val="16"/>
                <w:lang w:val="da-DK"/>
                <w:rPrChange w:id="3013" w:author="Stig Syndergaard" w:date="2022-10-24T18:01:00Z">
                  <w:rPr>
                    <w:rFonts w:ascii="Arial" w:hAnsi="Arial" w:cs="Arial"/>
                    <w:sz w:val="16"/>
                    <w:szCs w:val="16"/>
                  </w:rPr>
                </w:rPrChange>
              </w:rPr>
            </w:pPr>
          </w:p>
          <w:p w14:paraId="76809A12" w14:textId="77777777" w:rsidR="00086DB9" w:rsidRPr="00107262" w:rsidRDefault="00086DB9">
            <w:pPr>
              <w:pStyle w:val="Standard"/>
              <w:snapToGrid w:val="0"/>
              <w:rPr>
                <w:rFonts w:ascii="Arial" w:hAnsi="Arial" w:cs="Arial"/>
                <w:sz w:val="16"/>
                <w:szCs w:val="16"/>
                <w:lang w:val="da-DK"/>
                <w:rPrChange w:id="3014" w:author="Stig Syndergaard" w:date="2022-10-24T18:01:00Z">
                  <w:rPr>
                    <w:rFonts w:ascii="Arial" w:hAnsi="Arial" w:cs="Arial"/>
                    <w:sz w:val="16"/>
                    <w:szCs w:val="16"/>
                  </w:rPr>
                </w:rPrChange>
              </w:rPr>
            </w:pPr>
          </w:p>
          <w:p w14:paraId="76809A13" w14:textId="77777777" w:rsidR="00086DB9" w:rsidRPr="00107262" w:rsidRDefault="00086DB9">
            <w:pPr>
              <w:pStyle w:val="Standard"/>
              <w:snapToGrid w:val="0"/>
              <w:rPr>
                <w:rFonts w:ascii="Arial" w:hAnsi="Arial" w:cs="Arial"/>
                <w:sz w:val="16"/>
                <w:szCs w:val="16"/>
                <w:lang w:val="da-DK"/>
                <w:rPrChange w:id="3015" w:author="Stig Syndergaard" w:date="2022-10-24T18:01:00Z">
                  <w:rPr>
                    <w:rFonts w:ascii="Arial" w:hAnsi="Arial" w:cs="Arial"/>
                    <w:sz w:val="16"/>
                    <w:szCs w:val="16"/>
                  </w:rPr>
                </w:rPrChange>
              </w:rPr>
            </w:pPr>
          </w:p>
          <w:p w14:paraId="76809A14" w14:textId="77777777" w:rsidR="00086DB9" w:rsidRPr="00107262" w:rsidRDefault="00086DB9">
            <w:pPr>
              <w:pStyle w:val="Standard"/>
              <w:snapToGrid w:val="0"/>
              <w:rPr>
                <w:rFonts w:ascii="Arial" w:hAnsi="Arial" w:cs="Arial"/>
                <w:sz w:val="16"/>
                <w:szCs w:val="16"/>
                <w:lang w:val="da-DK"/>
                <w:rPrChange w:id="3016" w:author="Stig Syndergaard" w:date="2022-10-24T18:01:00Z">
                  <w:rPr>
                    <w:rFonts w:ascii="Arial" w:hAnsi="Arial" w:cs="Arial"/>
                    <w:sz w:val="16"/>
                    <w:szCs w:val="16"/>
                  </w:rPr>
                </w:rPrChange>
              </w:rPr>
            </w:pPr>
          </w:p>
        </w:tc>
      </w:tr>
      <w:tr w:rsidR="00086DB9" w14:paraId="76809A1E"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16" w14:textId="77777777" w:rsidR="00086DB9" w:rsidRPr="00107262" w:rsidRDefault="00086DB9">
            <w:pPr>
              <w:pStyle w:val="Standard"/>
              <w:snapToGrid w:val="0"/>
              <w:rPr>
                <w:rFonts w:ascii="Courier New" w:hAnsi="Courier New" w:cs="Courier New"/>
                <w:b/>
                <w:sz w:val="16"/>
                <w:szCs w:val="16"/>
                <w:lang w:val="da-DK"/>
                <w:rPrChange w:id="3017" w:author="Stig Syndergaard" w:date="2022-10-24T18:01:00Z">
                  <w:rPr>
                    <w:rFonts w:ascii="Courier New" w:hAnsi="Courier New" w:cs="Courier New"/>
                    <w:b/>
                    <w:sz w:val="16"/>
                    <w:szCs w:val="16"/>
                  </w:rPr>
                </w:rPrChange>
              </w:rPr>
            </w:pPr>
          </w:p>
          <w:p w14:paraId="76809A1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BAWX</w:t>
            </w: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18" w14:textId="77777777" w:rsidR="00086DB9" w:rsidRDefault="00086DB9">
            <w:pPr>
              <w:pStyle w:val="Standard"/>
              <w:snapToGrid w:val="0"/>
              <w:rPr>
                <w:rFonts w:ascii="Arial" w:hAnsi="Arial" w:cs="Arial"/>
                <w:sz w:val="16"/>
                <w:szCs w:val="16"/>
              </w:rPr>
            </w:pPr>
          </w:p>
          <w:p w14:paraId="76809A19" w14:textId="77777777" w:rsidR="00086DB9" w:rsidRDefault="00986FBA">
            <w:pPr>
              <w:pStyle w:val="Standard"/>
              <w:snapToGrid w:val="0"/>
              <w:rPr>
                <w:rFonts w:ascii="Arial" w:hAnsi="Arial" w:cs="Arial"/>
                <w:sz w:val="16"/>
                <w:szCs w:val="16"/>
              </w:rPr>
            </w:pPr>
            <w:r>
              <w:rPr>
                <w:rFonts w:ascii="Arial" w:hAnsi="Arial" w:cs="Arial"/>
                <w:sz w:val="16"/>
                <w:szCs w:val="16"/>
              </w:rPr>
              <w:t>FY-3C/D / GNOS</w:t>
            </w:r>
          </w:p>
          <w:p w14:paraId="76809A1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1B" w14:textId="77777777" w:rsidR="00086DB9" w:rsidRDefault="00086DB9">
            <w:pPr>
              <w:pStyle w:val="Standard"/>
              <w:snapToGrid w:val="0"/>
              <w:rPr>
                <w:rFonts w:ascii="Arial" w:hAnsi="Arial" w:cs="Arial"/>
                <w:sz w:val="16"/>
                <w:szCs w:val="16"/>
              </w:rPr>
            </w:pPr>
          </w:p>
          <w:p w14:paraId="76809A1C" w14:textId="77777777" w:rsidR="00086DB9" w:rsidRDefault="00986FBA">
            <w:pPr>
              <w:pStyle w:val="Standard"/>
              <w:snapToGrid w:val="0"/>
              <w:rPr>
                <w:rFonts w:ascii="Arial" w:hAnsi="Arial" w:cs="Arial"/>
                <w:sz w:val="16"/>
                <w:szCs w:val="16"/>
              </w:rPr>
            </w:pPr>
            <w:r>
              <w:rPr>
                <w:rFonts w:ascii="Arial" w:hAnsi="Arial" w:cs="Arial"/>
                <w:sz w:val="16"/>
                <w:szCs w:val="16"/>
              </w:rPr>
              <w:t>CMA Beijing</w:t>
            </w:r>
          </w:p>
          <w:p w14:paraId="76809A1D" w14:textId="77777777" w:rsidR="00086DB9" w:rsidRDefault="00086DB9">
            <w:pPr>
              <w:pStyle w:val="Standard"/>
              <w:snapToGrid w:val="0"/>
              <w:rPr>
                <w:rFonts w:ascii="Arial" w:hAnsi="Arial" w:cs="Arial"/>
                <w:sz w:val="16"/>
                <w:szCs w:val="16"/>
              </w:rPr>
            </w:pPr>
          </w:p>
        </w:tc>
      </w:tr>
      <w:tr w:rsidR="00086DB9" w14:paraId="76809A27"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1F" w14:textId="77777777" w:rsidR="00086DB9" w:rsidRDefault="00086DB9">
            <w:pPr>
              <w:pStyle w:val="Standard"/>
              <w:snapToGrid w:val="0"/>
              <w:rPr>
                <w:rFonts w:ascii="Courier New" w:hAnsi="Courier New" w:cs="Courier New"/>
                <w:b/>
                <w:sz w:val="16"/>
                <w:szCs w:val="16"/>
              </w:rPr>
            </w:pPr>
          </w:p>
          <w:p w14:paraId="76809A2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DEMS</w:t>
            </w: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21" w14:textId="77777777" w:rsidR="00086DB9" w:rsidRDefault="00086DB9">
            <w:pPr>
              <w:pStyle w:val="Standard"/>
              <w:snapToGrid w:val="0"/>
              <w:rPr>
                <w:rFonts w:ascii="Arial" w:hAnsi="Arial" w:cs="Arial"/>
                <w:sz w:val="16"/>
                <w:szCs w:val="16"/>
              </w:rPr>
            </w:pPr>
          </w:p>
          <w:p w14:paraId="76809A22" w14:textId="77777777" w:rsidR="00086DB9" w:rsidRDefault="00986FBA">
            <w:pPr>
              <w:pStyle w:val="Standard"/>
              <w:snapToGrid w:val="0"/>
              <w:rPr>
                <w:rFonts w:ascii="Arial" w:hAnsi="Arial" w:cs="Arial"/>
                <w:sz w:val="16"/>
                <w:szCs w:val="16"/>
              </w:rPr>
            </w:pPr>
            <w:proofErr w:type="spellStart"/>
            <w:r>
              <w:rPr>
                <w:rFonts w:ascii="Arial" w:hAnsi="Arial" w:cs="Arial"/>
                <w:sz w:val="16"/>
                <w:szCs w:val="16"/>
              </w:rPr>
              <w:t>Megha-Tropiques</w:t>
            </w:r>
            <w:proofErr w:type="spellEnd"/>
            <w:r>
              <w:rPr>
                <w:rFonts w:ascii="Arial" w:hAnsi="Arial" w:cs="Arial"/>
                <w:sz w:val="16"/>
                <w:szCs w:val="16"/>
              </w:rPr>
              <w:t xml:space="preserve"> / ROSA</w:t>
            </w:r>
          </w:p>
          <w:p w14:paraId="76809A23"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24" w14:textId="77777777" w:rsidR="00086DB9" w:rsidRDefault="00086DB9">
            <w:pPr>
              <w:pStyle w:val="Standard"/>
              <w:snapToGrid w:val="0"/>
              <w:rPr>
                <w:rFonts w:ascii="Arial" w:hAnsi="Arial"/>
                <w:sz w:val="16"/>
                <w:szCs w:val="16"/>
              </w:rPr>
            </w:pPr>
          </w:p>
          <w:p w14:paraId="76809A25" w14:textId="77777777" w:rsidR="00086DB9" w:rsidRDefault="00986FBA">
            <w:pPr>
              <w:pStyle w:val="Standard"/>
              <w:snapToGrid w:val="0"/>
              <w:rPr>
                <w:rFonts w:ascii="Arial" w:hAnsi="Arial"/>
                <w:sz w:val="16"/>
                <w:szCs w:val="16"/>
              </w:rPr>
            </w:pPr>
            <w:r>
              <w:rPr>
                <w:rFonts w:ascii="Arial" w:hAnsi="Arial"/>
                <w:sz w:val="16"/>
                <w:szCs w:val="16"/>
              </w:rPr>
              <w:t>ISRO New Delhi</w:t>
            </w:r>
          </w:p>
          <w:p w14:paraId="76809A26" w14:textId="77777777" w:rsidR="00086DB9" w:rsidRDefault="00086DB9">
            <w:pPr>
              <w:pStyle w:val="Standard"/>
              <w:snapToGrid w:val="0"/>
              <w:rPr>
                <w:rFonts w:ascii="Arial" w:hAnsi="Arial"/>
                <w:sz w:val="16"/>
                <w:szCs w:val="16"/>
              </w:rPr>
            </w:pPr>
          </w:p>
        </w:tc>
      </w:tr>
      <w:tr w:rsidR="00086DB9" w14:paraId="76809A2D"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28" w14:textId="77777777" w:rsidR="00086DB9" w:rsidRDefault="00086DB9">
            <w:pPr>
              <w:pStyle w:val="Standard"/>
              <w:snapToGrid w:val="0"/>
              <w:rPr>
                <w:rFonts w:ascii="Courier New" w:hAnsi="Courier New" w:cs="Courier New"/>
                <w:b/>
                <w:sz w:val="16"/>
                <w:szCs w:val="16"/>
              </w:rPr>
            </w:pPr>
          </w:p>
          <w:p w14:paraId="76809A29"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KWNO</w:t>
            </w:r>
          </w:p>
          <w:p w14:paraId="76809A2A"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2B" w14:textId="77777777" w:rsidR="00086DB9" w:rsidRDefault="00986FBA">
            <w:pPr>
              <w:pStyle w:val="Standard"/>
              <w:snapToGrid w:val="0"/>
              <w:rPr>
                <w:rFonts w:ascii="Arial" w:hAnsi="Arial" w:cs="Arial"/>
                <w:sz w:val="16"/>
                <w:szCs w:val="16"/>
              </w:rPr>
            </w:pPr>
            <w:r>
              <w:rPr>
                <w:rFonts w:ascii="Arial" w:hAnsi="Arial" w:cs="Arial"/>
                <w:sz w:val="16"/>
                <w:szCs w:val="16"/>
              </w:rPr>
              <w:t>PAZ / ROHPP</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2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14:paraId="76809A33"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2E" w14:textId="77777777" w:rsidR="00086DB9" w:rsidRDefault="00086DB9">
            <w:pPr>
              <w:pStyle w:val="Standard"/>
              <w:snapToGrid w:val="0"/>
              <w:rPr>
                <w:rFonts w:ascii="Courier New" w:hAnsi="Courier New" w:cs="Courier New"/>
                <w:b/>
                <w:sz w:val="16"/>
                <w:szCs w:val="16"/>
              </w:rPr>
            </w:pPr>
          </w:p>
          <w:p w14:paraId="76809A2F"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IPX[A-B]0[1-2] KWBC</w:t>
            </w:r>
          </w:p>
          <w:p w14:paraId="76809A30"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31" w14:textId="77777777" w:rsidR="00086DB9" w:rsidRDefault="00986FBA">
            <w:pPr>
              <w:pStyle w:val="Standard"/>
              <w:snapToGrid w:val="0"/>
              <w:rPr>
                <w:rFonts w:ascii="Arial" w:hAnsi="Arial" w:cs="Arial"/>
                <w:sz w:val="16"/>
                <w:szCs w:val="16"/>
              </w:rPr>
            </w:pPr>
            <w:r>
              <w:rPr>
                <w:rFonts w:ascii="Arial" w:hAnsi="Arial" w:cs="Arial"/>
                <w:sz w:val="16"/>
                <w:szCs w:val="16"/>
              </w:rPr>
              <w:t>Sentinel-6A/B from primary (1) or backup (2) processor</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eastAsia="Arial" w:hAnsi="Arial" w:cs="Arial"/>
                <w:sz w:val="16"/>
                <w:szCs w:val="16"/>
              </w:rPr>
              <w:t xml:space="preserve">NASA/JPL </w:t>
            </w:r>
            <w:r>
              <w:rPr>
                <w:rFonts w:ascii="Arial" w:hAnsi="Arial" w:cs="Arial"/>
                <w:sz w:val="16"/>
                <w:szCs w:val="16"/>
              </w:rPr>
              <w:t>(via</w:t>
            </w:r>
            <w:r>
              <w:rPr>
                <w:rFonts w:ascii="Arial" w:eastAsia="Arial" w:hAnsi="Arial" w:cs="Arial"/>
                <w:sz w:val="16"/>
                <w:szCs w:val="16"/>
              </w:rPr>
              <w:t xml:space="preserve"> NOAA)</w:t>
            </w:r>
          </w:p>
        </w:tc>
      </w:tr>
    </w:tbl>
    <w:p w14:paraId="76809A34" w14:textId="77777777" w:rsidR="00086DB9" w:rsidRDefault="00086DB9">
      <w:pPr>
        <w:pStyle w:val="Standard"/>
        <w:rPr>
          <w:rFonts w:ascii="Arial" w:hAnsi="Arial"/>
          <w:i/>
          <w:iCs/>
          <w:sz w:val="16"/>
          <w:szCs w:val="16"/>
        </w:rPr>
      </w:pPr>
    </w:p>
    <w:p w14:paraId="76809A35" w14:textId="77777777" w:rsidR="00086DB9" w:rsidRDefault="00986FBA">
      <w:pPr>
        <w:pStyle w:val="Standard"/>
        <w:rPr>
          <w:rFonts w:ascii="Arial" w:hAnsi="Arial"/>
          <w:i/>
          <w:iCs/>
          <w:sz w:val="16"/>
          <w:szCs w:val="16"/>
        </w:rPr>
      </w:pPr>
      <w:r>
        <w:rPr>
          <w:rFonts w:ascii="Arial" w:hAnsi="Arial"/>
          <w:i/>
          <w:iCs/>
          <w:sz w:val="16"/>
          <w:szCs w:val="16"/>
        </w:rPr>
        <w:t>[Missions in square brackets are no longer active]</w:t>
      </w:r>
    </w:p>
    <w:p w14:paraId="76809A36" w14:textId="77777777" w:rsidR="00086DB9" w:rsidRDefault="00986FBA">
      <w:pPr>
        <w:pStyle w:val="Heading1"/>
      </w:pPr>
      <w:bookmarkStart w:id="3018" w:name="__RefHeading__105_1229796929"/>
      <w:r>
        <w:lastRenderedPageBreak/>
        <w:t>Software</w:t>
      </w:r>
      <w:r>
        <w:rPr>
          <w:rFonts w:eastAsia="Arial"/>
        </w:rPr>
        <w:t xml:space="preserve"> </w:t>
      </w:r>
      <w:r>
        <w:t>Applications</w:t>
      </w:r>
      <w:bookmarkEnd w:id="3018"/>
    </w:p>
    <w:p w14:paraId="76809A37" w14:textId="77777777" w:rsidR="00086DB9" w:rsidRDefault="00986FBA">
      <w:pPr>
        <w:pStyle w:val="Textbody"/>
        <w:spacing w:before="0"/>
        <w:jc w:val="both"/>
      </w:pPr>
      <w:r>
        <w:rPr>
          <w:rFonts w:ascii="Arial" w:hAnsi="Arial" w:cs="Arial"/>
          <w:sz w:val="20"/>
        </w:rPr>
        <w:t>Software</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of </w:t>
      </w:r>
      <w:r>
        <w:rPr>
          <w:rFonts w:ascii="Arial" w:hAnsi="Arial" w:cs="Arial"/>
          <w:sz w:val="20"/>
        </w:rPr>
        <w:t>this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deliverable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[RD.7]).</w:t>
      </w:r>
    </w:p>
    <w:p w14:paraId="76809A38"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ropp2bufr</w:t>
      </w:r>
      <w:r>
        <w:rPr>
          <w:rFonts w:ascii="Arial" w:hAnsi="Arial" w:cs="Arial"/>
          <w:sz w:val="20"/>
        </w:rPr>
        <w:t>:</w:t>
      </w:r>
    </w:p>
    <w:p w14:paraId="76809A39" w14:textId="77777777" w:rsidR="00086DB9" w:rsidRDefault="00986FBA">
      <w:pPr>
        <w:pStyle w:val="Textbody"/>
        <w:numPr>
          <w:ilvl w:val="0"/>
          <w:numId w:val="32"/>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proofErr w:type="spellStart"/>
      <w:r>
        <w:rPr>
          <w:rFonts w:ascii="Arial" w:hAnsi="Arial" w:cs="Arial"/>
          <w:sz w:val="20"/>
        </w:rPr>
        <w:t>netCDF</w:t>
      </w:r>
      <w:proofErr w:type="spellEnd"/>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profiles,</w:t>
      </w:r>
    </w:p>
    <w:p w14:paraId="76809A3A"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pre-processes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standards,</w:t>
      </w:r>
    </w:p>
    <w:p w14:paraId="76809A3B"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library</w:t>
      </w:r>
    </w:p>
    <w:p w14:paraId="76809A3C"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string(s),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optional</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file</w:t>
      </w:r>
    </w:p>
    <w:p w14:paraId="76809A3D"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bufr2ropp</w:t>
      </w:r>
      <w:r>
        <w:rPr>
          <w:rFonts w:ascii="Arial" w:hAnsi="Arial" w:cs="Arial"/>
          <w:sz w:val="20"/>
        </w:rPr>
        <w:t>:</w:t>
      </w:r>
    </w:p>
    <w:p w14:paraId="76809A3E" w14:textId="77777777" w:rsidR="00086DB9" w:rsidRDefault="00986FBA">
      <w:pPr>
        <w:pStyle w:val="Textbody"/>
        <w:numPr>
          <w:ilvl w:val="0"/>
          <w:numId w:val="8"/>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arbitrary</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bulletins,</w:t>
      </w:r>
    </w:p>
    <w:p w14:paraId="76809A3F"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rejects</w:t>
      </w:r>
      <w:r>
        <w:rPr>
          <w:rFonts w:ascii="Arial" w:eastAsia="Arial" w:hAnsi="Arial" w:cs="Arial"/>
          <w:sz w:val="20"/>
        </w:rPr>
        <w:t xml:space="preserve"> </w:t>
      </w:r>
      <w:r>
        <w:rPr>
          <w:rFonts w:ascii="Arial" w:hAnsi="Arial" w:cs="Arial"/>
          <w:sz w:val="20"/>
        </w:rPr>
        <w:t>non-RO</w:t>
      </w:r>
      <w:r>
        <w:rPr>
          <w:rFonts w:ascii="Arial" w:eastAsia="Arial" w:hAnsi="Arial" w:cs="Arial"/>
          <w:sz w:val="20"/>
        </w:rPr>
        <w:t xml:space="preserve"> </w:t>
      </w:r>
      <w:r>
        <w:rPr>
          <w:rFonts w:ascii="Arial" w:hAnsi="Arial" w:cs="Arial"/>
          <w:sz w:val="20"/>
        </w:rPr>
        <w:t>messages</w:t>
      </w:r>
    </w:p>
    <w:p w14:paraId="76809A40" w14:textId="77777777" w:rsidR="00086DB9" w:rsidRDefault="00986FBA">
      <w:pPr>
        <w:pStyle w:val="Textbody"/>
        <w:numPr>
          <w:ilvl w:val="0"/>
          <w:numId w:val="8"/>
        </w:numPr>
        <w:spacing w:before="0"/>
        <w:jc w:val="both"/>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library</w:t>
      </w:r>
    </w:p>
    <w:p w14:paraId="76809A41" w14:textId="77777777" w:rsidR="00086DB9" w:rsidRDefault="00986FBA">
      <w:pPr>
        <w:pStyle w:val="Textbody"/>
        <w:numPr>
          <w:ilvl w:val="0"/>
          <w:numId w:val="8"/>
        </w:numPr>
        <w:spacing w:before="0"/>
        <w:jc w:val="both"/>
      </w:pPr>
      <w:r>
        <w:rPr>
          <w:rFonts w:ascii="Arial" w:hAnsi="Arial" w:cs="Arial"/>
          <w:sz w:val="20"/>
        </w:rPr>
        <w:t>post-processes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standards,</w:t>
      </w:r>
    </w:p>
    <w:p w14:paraId="76809A42"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proofErr w:type="spellStart"/>
      <w:r>
        <w:rPr>
          <w:rFonts w:ascii="Arial" w:hAnsi="Arial" w:cs="Arial"/>
          <w:sz w:val="20"/>
        </w:rPr>
        <w:t>netCDF</w:t>
      </w:r>
      <w:proofErr w:type="spellEnd"/>
      <w:r>
        <w:rPr>
          <w:rFonts w:ascii="Arial" w:eastAsia="Arial" w:hAnsi="Arial" w:cs="Arial"/>
          <w:sz w:val="20"/>
        </w:rPr>
        <w:t xml:space="preserve"> </w:t>
      </w:r>
      <w:r>
        <w:rPr>
          <w:rFonts w:ascii="Arial" w:hAnsi="Arial" w:cs="Arial"/>
          <w:sz w:val="20"/>
        </w:rPr>
        <w:t>files</w:t>
      </w:r>
    </w:p>
    <w:p w14:paraId="76809A43" w14:textId="77777777" w:rsidR="00086DB9" w:rsidRDefault="00986FBA">
      <w:pPr>
        <w:pStyle w:val="Textbody"/>
        <w:jc w:val="both"/>
      </w:pPr>
      <w:r>
        <w:rPr>
          <w:rFonts w:ascii="Arial" w:hAnsi="Arial" w:cs="Arial"/>
          <w:sz w:val="20"/>
        </w:rPr>
        <w:t>These</w:t>
      </w:r>
      <w:r>
        <w:rPr>
          <w:rFonts w:ascii="Arial" w:eastAsia="Arial" w:hAnsi="Arial" w:cs="Arial"/>
          <w:sz w:val="20"/>
        </w:rPr>
        <w:t xml:space="preserve"> </w:t>
      </w:r>
      <w:r>
        <w:rPr>
          <w:rFonts w:ascii="Arial" w:hAnsi="Arial" w:cs="Arial"/>
          <w:sz w:val="20"/>
        </w:rPr>
        <w:t>tools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command-line</w:t>
      </w:r>
      <w:r>
        <w:rPr>
          <w:rFonts w:ascii="Arial" w:eastAsia="Arial" w:hAnsi="Arial" w:cs="Arial"/>
          <w:sz w:val="20"/>
        </w:rPr>
        <w:t xml:space="preserve"> </w:t>
      </w:r>
      <w:r>
        <w:rPr>
          <w:rFonts w:ascii="Arial" w:hAnsi="Arial" w:cs="Arial"/>
          <w:sz w:val="20"/>
        </w:rPr>
        <w:t>options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Fortran 95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libraries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third-party</w:t>
      </w:r>
      <w:r>
        <w:rPr>
          <w:rFonts w:ascii="Arial" w:eastAsia="Arial" w:hAnsi="Arial" w:cs="Arial"/>
          <w:sz w:val="20"/>
        </w:rPr>
        <w:t xml:space="preserve"> </w:t>
      </w:r>
      <w:r>
        <w:rPr>
          <w:rFonts w:ascii="Arial" w:hAnsi="Arial" w:cs="Arial"/>
          <w:sz w:val="20"/>
        </w:rPr>
        <w:t>packages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proofErr w:type="spellStart"/>
      <w:r>
        <w:rPr>
          <w:rFonts w:ascii="Arial" w:hAnsi="Arial" w:cs="Arial"/>
          <w:sz w:val="20"/>
        </w:rPr>
        <w:t>netCDF</w:t>
      </w:r>
      <w:proofErr w:type="spellEnd"/>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proofErr w:type="spellStart"/>
      <w:r>
        <w:rPr>
          <w:rFonts w:ascii="Arial" w:hAnsi="Arial" w:cs="Arial"/>
          <w:sz w:val="20"/>
        </w:rPr>
        <w:t>Unidata</w:t>
      </w:r>
      <w:proofErr w:type="spellEnd"/>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ECMWF).</w:t>
      </w:r>
    </w:p>
    <w:p w14:paraId="76809A44" w14:textId="77777777" w:rsidR="00086DB9" w:rsidRDefault="00086DB9">
      <w:pPr>
        <w:pStyle w:val="Textbody"/>
        <w:spacing w:before="0"/>
        <w:jc w:val="both"/>
        <w:rPr>
          <w:rFonts w:ascii="Arial" w:hAnsi="Arial" w:cs="Arial"/>
          <w:sz w:val="20"/>
        </w:rPr>
      </w:pPr>
    </w:p>
    <w:p w14:paraId="76809A45"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companion</w:t>
      </w:r>
      <w:r>
        <w:rPr>
          <w:rFonts w:ascii="Arial" w:eastAsia="Arial" w:hAnsi="Arial" w:cs="Arial"/>
          <w:sz w:val="20"/>
        </w:rPr>
        <w:t xml:space="preserve"> </w:t>
      </w:r>
      <w:r>
        <w:rPr>
          <w:rFonts w:ascii="Arial" w:hAnsi="Arial" w:cs="Arial"/>
          <w:sz w:val="20"/>
        </w:rPr>
        <w:t>decoder 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validated</w:t>
      </w:r>
      <w:r>
        <w:rPr>
          <w:rFonts w:ascii="Arial" w:eastAsia="Arial" w:hAnsi="Arial" w:cs="Arial"/>
          <w:sz w:val="20"/>
        </w:rPr>
        <w:t xml:space="preserve"> on a range of compilers and platforms, using a variety of operational RO data streams.  For more details see [RD.7] and [RD.14].</w:t>
      </w:r>
    </w:p>
    <w:p w14:paraId="76809A46" w14:textId="77777777" w:rsidR="00086DB9" w:rsidRDefault="00086DB9">
      <w:pPr>
        <w:pStyle w:val="Textbody"/>
        <w:spacing w:before="0"/>
        <w:jc w:val="both"/>
        <w:rPr>
          <w:rFonts w:ascii="Arial" w:hAnsi="Arial" w:cs="Arial"/>
          <w:sz w:val="20"/>
        </w:rPr>
      </w:pPr>
    </w:p>
    <w:p w14:paraId="76809A47"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 to generate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2</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proofErr w:type="spellStart"/>
      <w:r>
        <w:rPr>
          <w:rFonts w:ascii="Arial" w:hAnsi="Arial" w:cs="Arial"/>
          <w:sz w:val="20"/>
        </w:rPr>
        <w:t>TerraSAR</w:t>
      </w:r>
      <w:proofErr w:type="spellEnd"/>
      <w:r>
        <w:rPr>
          <w:rFonts w:ascii="Arial" w:hAnsi="Arial" w:cs="Arial"/>
          <w:sz w:val="20"/>
        </w:rPr>
        <w:t>-X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proofErr w:type="spellStart"/>
      <w:r>
        <w:rPr>
          <w:rFonts w:ascii="Arial" w:hAnsi="Arial" w:cs="Arial"/>
          <w:sz w:val="20"/>
        </w:rPr>
        <w:t>TanDEM</w:t>
      </w:r>
      <w:proofErr w:type="spellEnd"/>
      <w:r>
        <w:rPr>
          <w:rFonts w:ascii="Arial" w:hAnsi="Arial" w:cs="Arial"/>
          <w:sz w:val="20"/>
        </w:rPr>
        <w:t>-X</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w:t>
      </w:r>
      <w:r>
        <w:rPr>
          <w:rFonts w:ascii="Arial" w:hAnsi="Arial" w:cs="Arial"/>
          <w:sz w:val="20"/>
        </w:rPr>
        <w:t>e</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SAC-C</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 </w:t>
      </w:r>
      <w:r>
        <w:rPr>
          <w:rFonts w:ascii="Arial" w:hAnsi="Arial" w:cs="Arial"/>
          <w:sz w:val="20"/>
        </w:rPr>
        <w:t>now</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terminated</w:t>
      </w:r>
      <w:r>
        <w:rPr>
          <w:rFonts w:ascii="Arial" w:eastAsia="Arial" w:hAnsi="Arial" w:cs="Arial"/>
          <w:sz w:val="20"/>
        </w:rPr>
        <w:t xml:space="preserve"> – </w:t>
      </w:r>
      <w:r>
        <w:rPr>
          <w:rFonts w:ascii="Arial" w:hAnsi="Arial" w:cs="Arial"/>
          <w:sz w:val="20"/>
        </w:rPr>
        <w:t>were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software.</w:t>
      </w:r>
    </w:p>
    <w:p w14:paraId="76809A48" w14:textId="77777777" w:rsidR="00086DB9" w:rsidRDefault="00986FBA">
      <w:pPr>
        <w:pStyle w:val="Textbody"/>
        <w:jc w:val="both"/>
      </w:pP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encouraged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implement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locally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disseminate</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own</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proofErr w:type="spellStart"/>
      <w:r>
        <w:rPr>
          <w:rFonts w:ascii="Arial" w:hAnsi="Arial" w:cs="Arial"/>
          <w:sz w:val="20"/>
        </w:rPr>
        <w:t>netCDF</w:t>
      </w:r>
      <w:proofErr w:type="spellEnd"/>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parallel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A49"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[RD.13].</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cost-free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fully</w:t>
      </w:r>
      <w:r>
        <w:rPr>
          <w:rFonts w:ascii="Arial" w:eastAsia="Arial" w:hAnsi="Arial" w:cs="Arial"/>
          <w:sz w:val="20"/>
        </w:rPr>
        <w:t xml:space="preserve"> </w:t>
      </w:r>
      <w:r>
        <w:rPr>
          <w:rFonts w:ascii="Arial" w:hAnsi="Arial" w:cs="Arial"/>
          <w:sz w:val="20"/>
        </w:rPr>
        <w:t>supported,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register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agree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license</w:t>
      </w:r>
      <w:r>
        <w:rPr>
          <w:rFonts w:ascii="Arial" w:eastAsia="Arial" w:hAnsi="Arial" w:cs="Arial"/>
          <w:sz w:val="20"/>
        </w:rPr>
        <w:t xml:space="preserve"> </w:t>
      </w:r>
      <w:r>
        <w:rPr>
          <w:rFonts w:ascii="Arial" w:hAnsi="Arial" w:cs="Arial"/>
          <w:sz w:val="20"/>
        </w:rPr>
        <w:t>under</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Policy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deliverables.</w:t>
      </w:r>
    </w:p>
    <w:p w14:paraId="76809A4A" w14:textId="77777777" w:rsidR="00086DB9" w:rsidRDefault="00086DB9">
      <w:pPr>
        <w:pStyle w:val="Standard"/>
        <w:jc w:val="both"/>
        <w:rPr>
          <w:shd w:val="clear" w:color="auto" w:fill="FFFF00"/>
        </w:rPr>
      </w:pPr>
    </w:p>
    <w:sectPr w:rsidR="00086DB9">
      <w:headerReference w:type="default" r:id="rId19"/>
      <w:footerReference w:type="default" r:id="rId20"/>
      <w:headerReference w:type="first" r:id="rId21"/>
      <w:footerReference w:type="first" r:id="rId22"/>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3" w:author="Bowler, Neill" w:date="2022-11-01T10:40:00Z" w:initials="BN">
    <w:p w14:paraId="47D1447C" w14:textId="3B0CBB68" w:rsidR="0010200C" w:rsidRDefault="0010200C">
      <w:pPr>
        <w:pStyle w:val="CommentText"/>
      </w:pPr>
      <w:r>
        <w:rPr>
          <w:rStyle w:val="CommentReference"/>
        </w:rPr>
        <w:annotationRef/>
      </w:r>
      <w:r>
        <w:t>For ARO or others this would have to be 2</w:t>
      </w:r>
      <w:r w:rsidR="00C96F3D">
        <w:t>: vertical soundings (other than satellite).</w:t>
      </w:r>
    </w:p>
  </w:comment>
  <w:comment w:id="76" w:author="Stig Syndergaard" w:date="2022-10-24T18:01:00Z" w:initials="SS">
    <w:p w14:paraId="111A9BCD" w14:textId="1F7A337F" w:rsidR="00107262" w:rsidRDefault="00107262">
      <w:pPr>
        <w:pStyle w:val="CommentText"/>
      </w:pPr>
      <w:r>
        <w:rPr>
          <w:rStyle w:val="CommentReference"/>
        </w:rPr>
        <w:annotationRef/>
      </w:r>
      <w:r>
        <w:t>Should this be removed if we allow &gt; 1 in the new template?</w:t>
      </w:r>
    </w:p>
  </w:comment>
  <w:comment w:id="78" w:author="Stig Syndergaard" w:date="2022-10-24T18:02:00Z" w:initials="SS">
    <w:p w14:paraId="7569F51A" w14:textId="269EF41D" w:rsidR="00107262" w:rsidRDefault="00107262">
      <w:pPr>
        <w:pStyle w:val="CommentText"/>
      </w:pPr>
      <w:r>
        <w:rPr>
          <w:rStyle w:val="CommentReference"/>
        </w:rPr>
        <w:annotationRef/>
      </w:r>
      <w:r>
        <w:t>Should we write the upper limit (is it 65535</w:t>
      </w:r>
      <w:r w:rsidR="00DB41C4">
        <w:t>?</w:t>
      </w:r>
      <w:r w:rsidR="006C28E0">
        <w:t>).</w:t>
      </w:r>
    </w:p>
  </w:comment>
  <w:comment w:id="81" w:author="Stig Syndergaard" w:date="2022-10-24T18:04:00Z" w:initials="SS">
    <w:p w14:paraId="57EAA7CD" w14:textId="05682C25" w:rsidR="00107262" w:rsidRDefault="00107262">
      <w:pPr>
        <w:pStyle w:val="CommentText"/>
      </w:pPr>
      <w:r>
        <w:rPr>
          <w:rStyle w:val="CommentReference"/>
        </w:rPr>
        <w:annotationRef/>
      </w:r>
      <w:r>
        <w:t>Should this now be allow</w:t>
      </w:r>
      <w:r w:rsidR="006C28E0">
        <w:t>ed</w:t>
      </w:r>
      <w:r>
        <w:t xml:space="preserve"> to be also 3 (Observed, Compressed)?</w:t>
      </w:r>
    </w:p>
  </w:comment>
  <w:comment w:id="1394" w:author="Stig Syndergaard" w:date="2022-10-28T17:27:00Z" w:initials="SS">
    <w:p w14:paraId="4420F502" w14:textId="6E6371A7" w:rsidR="009B0C63" w:rsidRDefault="009B0C63">
      <w:pPr>
        <w:pStyle w:val="CommentText"/>
      </w:pPr>
      <w:r>
        <w:rPr>
          <w:rStyle w:val="CommentReference"/>
        </w:rPr>
        <w:annotationRef/>
      </w:r>
      <w:r>
        <w:t>We should allow for negative values.</w:t>
      </w:r>
    </w:p>
  </w:comment>
  <w:comment w:id="1544" w:author="Stig Syndergaard" w:date="2022-10-28T17:30:00Z" w:initials="SS">
    <w:p w14:paraId="71C1DBE6" w14:textId="4BFB8293" w:rsidR="009B0C63" w:rsidRDefault="009B0C63">
      <w:pPr>
        <w:pStyle w:val="CommentText"/>
      </w:pPr>
      <w:r>
        <w:rPr>
          <w:rStyle w:val="CommentReference"/>
        </w:rPr>
        <w:annotationRef/>
      </w:r>
      <w:r>
        <w:t>I don’t think we can just change the width on an existing descriptor. However, there is another descriptor:</w:t>
      </w:r>
    </w:p>
    <w:p w14:paraId="730DB36E" w14:textId="77777777" w:rsidR="009B0C63" w:rsidRDefault="009B0C63">
      <w:pPr>
        <w:pStyle w:val="CommentText"/>
      </w:pPr>
      <w:r>
        <w:t>0 02 153 (satellite channel centre frequency)</w:t>
      </w:r>
    </w:p>
    <w:p w14:paraId="250D926C" w14:textId="301FCF73" w:rsidR="009B0C63" w:rsidRDefault="009B0C63">
      <w:pPr>
        <w:pStyle w:val="CommentText"/>
      </w:pPr>
      <w:r>
        <w:t>This has a width of 26, and seems to be what we want.</w:t>
      </w:r>
    </w:p>
  </w:comment>
  <w:comment w:id="1603" w:author="Stig Syndergaard" w:date="2022-10-26T15:48:00Z" w:initials="SS">
    <w:p w14:paraId="11E5A1A8" w14:textId="11CC2D14" w:rsidR="009B0C63" w:rsidRDefault="009B0C63">
      <w:pPr>
        <w:pStyle w:val="CommentText"/>
      </w:pPr>
      <w:r>
        <w:rPr>
          <w:rStyle w:val="CommentReference"/>
        </w:rPr>
        <w:annotationRef/>
      </w:r>
      <w:r>
        <w:t>I wonder if this could/should be replaced by Descriptor 0 08 093 (Measurement uncertainty significance), which takes the values 0 (total uncertainty), 1 (systematic component of uncertainty), 2 (random component of uncertainty, or 3 (missing value). But maybe it is not needed at all if we define a new descriptor (see next comment).</w:t>
      </w:r>
    </w:p>
  </w:comment>
  <w:comment w:id="1633" w:author="Stig Syndergaard" w:date="2022-10-28T17:54:00Z" w:initials="SS">
    <w:p w14:paraId="08B9797F" w14:textId="0BE6066C" w:rsidR="009B0C63" w:rsidRDefault="009B0C63">
      <w:pPr>
        <w:pStyle w:val="CommentText"/>
      </w:pPr>
      <w:r>
        <w:rPr>
          <w:rStyle w:val="CommentReference"/>
        </w:rPr>
        <w:annotationRef/>
      </w:r>
      <w:r>
        <w:t>We could maybe define a new descriptor here called ‘estimated error in bending angle’</w:t>
      </w:r>
    </w:p>
    <w:p w14:paraId="58851F6A" w14:textId="324C8C71" w:rsidR="009B0C63" w:rsidRDefault="009B0C63">
      <w:pPr>
        <w:pStyle w:val="CommentText"/>
      </w:pPr>
      <w:r>
        <w:t>(there are other existing descriptors called ‘estimated error in …)’</w:t>
      </w:r>
    </w:p>
  </w:comment>
  <w:comment w:id="2338" w:author="Stig Syndergaard" w:date="2022-10-28T18:07:00Z" w:initials="SS">
    <w:p w14:paraId="2AD11106" w14:textId="37870059" w:rsidR="009B0C63" w:rsidRDefault="009B0C63">
      <w:pPr>
        <w:pStyle w:val="CommentText"/>
      </w:pPr>
      <w:r>
        <w:rPr>
          <w:rStyle w:val="CommentReference"/>
        </w:rPr>
        <w:annotationRef/>
      </w:r>
      <w:r>
        <w:t>I would be okay with %, but I think we should allow for negative values. In the ROM SAF CDOP 4 we have WPs to include errors in products and this could include estimated systematic errors.</w:t>
      </w:r>
    </w:p>
    <w:p w14:paraId="1F81F307" w14:textId="77777777" w:rsidR="009B0C63" w:rsidRDefault="009B0C63">
      <w:pPr>
        <w:pStyle w:val="CommentText"/>
      </w:pPr>
    </w:p>
    <w:p w14:paraId="345BC8AD" w14:textId="544A245C" w:rsidR="009B0C63" w:rsidRDefault="009B0C63">
      <w:pPr>
        <w:pStyle w:val="CommentText"/>
      </w:pPr>
      <w:r>
        <w:t>I suggest exactly the same for refractivity, we could even use the same code table.</w:t>
      </w:r>
    </w:p>
  </w:comment>
  <w:comment w:id="2576" w:author="Stig Syndergaard" w:date="2022-10-28T18:03:00Z" w:initials="SS">
    <w:p w14:paraId="28E78BE4" w14:textId="23BB14D6" w:rsidR="009B0C63" w:rsidRDefault="009B0C63" w:rsidP="00D14136">
      <w:pPr>
        <w:pStyle w:val="CommentText"/>
      </w:pPr>
      <w:r>
        <w:rPr>
          <w:rStyle w:val="CommentReference"/>
        </w:rPr>
        <w:annotationRef/>
      </w:r>
      <w:r>
        <w:t>We could maybe define a new descriptor here called ‘estimated error in refractivity’</w:t>
      </w:r>
    </w:p>
    <w:p w14:paraId="55EE8517" w14:textId="67D3F3D6" w:rsidR="009B0C63" w:rsidRDefault="009B0C63" w:rsidP="00D14136">
      <w:pPr>
        <w:pStyle w:val="CommentText"/>
      </w:pPr>
      <w:r>
        <w:t>(there are other existing descriptors called ‘estimated error in …)’</w:t>
      </w:r>
    </w:p>
    <w:p w14:paraId="4DD6B3CE" w14:textId="3A74A656" w:rsidR="009B0C63" w:rsidRDefault="009B0C63">
      <w:pPr>
        <w:pStyle w:val="CommentText"/>
      </w:pPr>
    </w:p>
  </w:comment>
  <w:comment w:id="2757" w:author="Stig Syndergaard" w:date="2022-10-31T13:56:00Z" w:initials="SS">
    <w:p w14:paraId="0AED2195" w14:textId="77777777" w:rsidR="009B0C63" w:rsidRDefault="009B0C63">
      <w:pPr>
        <w:pStyle w:val="CommentText"/>
      </w:pPr>
      <w:r>
        <w:rPr>
          <w:rStyle w:val="CommentReference"/>
        </w:rPr>
        <w:annotationRef/>
      </w:r>
      <w:r>
        <w:t>We could perhaps use 0 12 051 (standard deviation temperature).</w:t>
      </w:r>
    </w:p>
    <w:p w14:paraId="7005EDDF" w14:textId="77777777" w:rsidR="009B0C63" w:rsidRDefault="009B0C63">
      <w:pPr>
        <w:pStyle w:val="CommentText"/>
      </w:pPr>
    </w:p>
    <w:p w14:paraId="6D04060E" w14:textId="068E71A7" w:rsidR="009B0C63" w:rsidRDefault="009B0C63">
      <w:pPr>
        <w:pStyle w:val="CommentText"/>
      </w:pPr>
      <w:r>
        <w:t>Unfortunately there does not seem to be similar ones for pressure and humidity, so we might have to define new ones.</w:t>
      </w:r>
    </w:p>
  </w:comment>
  <w:comment w:id="2974" w:author="Bowler, Neill" w:date="2022-09-30T16:25:00Z" w:initials="BN">
    <w:p w14:paraId="7E614726" w14:textId="3D41872D" w:rsidR="004E67B7" w:rsidRDefault="004E67B7">
      <w:pPr>
        <w:pStyle w:val="CommentText"/>
      </w:pPr>
      <w:r>
        <w:rPr>
          <w:rStyle w:val="CommentReference"/>
        </w:rPr>
        <w:annotationRef/>
      </w:r>
      <w:r>
        <w:t>Values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1447C" w15:done="0"/>
  <w15:commentEx w15:paraId="111A9BCD" w15:done="0"/>
  <w15:commentEx w15:paraId="7569F51A" w15:done="0"/>
  <w15:commentEx w15:paraId="57EAA7CD" w15:done="0"/>
  <w15:commentEx w15:paraId="4420F502" w15:done="0"/>
  <w15:commentEx w15:paraId="250D926C" w15:done="0"/>
  <w15:commentEx w15:paraId="11E5A1A8" w15:done="0"/>
  <w15:commentEx w15:paraId="58851F6A" w15:done="0"/>
  <w15:commentEx w15:paraId="345BC8AD" w15:done="0"/>
  <w15:commentEx w15:paraId="4DD6B3CE" w15:done="0"/>
  <w15:commentEx w15:paraId="6D04060E" w15:done="0"/>
  <w15:commentEx w15:paraId="7E614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B7632" w16cex:dateUtc="2022-11-01T10:40:00Z"/>
  <w16cex:commentExtensible w16cex:durableId="27015179" w16cex:dateUtc="2022-10-24T16:01:00Z"/>
  <w16cex:commentExtensible w16cex:durableId="270151C3" w16cex:dateUtc="2022-10-24T16:02:00Z"/>
  <w16cex:commentExtensible w16cex:durableId="2701521E" w16cex:dateUtc="2022-10-24T16:04:00Z"/>
  <w16cex:commentExtensible w16cex:durableId="27068F80" w16cex:dateUtc="2022-10-28T15:27:00Z"/>
  <w16cex:commentExtensible w16cex:durableId="27069028" w16cex:dateUtc="2022-10-28T15:30:00Z"/>
  <w16cex:commentExtensible w16cex:durableId="2703D548" w16cex:dateUtc="2022-10-26T13:48:00Z"/>
  <w16cex:commentExtensible w16cex:durableId="270695C4" w16cex:dateUtc="2022-10-28T15:54:00Z"/>
  <w16cex:commentExtensible w16cex:durableId="270698E1" w16cex:dateUtc="2022-10-28T16:07:00Z"/>
  <w16cex:commentExtensible w16cex:durableId="270697EB" w16cex:dateUtc="2022-10-28T16:03:00Z"/>
  <w16cex:commentExtensible w16cex:durableId="270A5295" w16cex:dateUtc="2022-10-31T12:56:00Z"/>
  <w16cex:commentExtensible w16cex:durableId="26E196EA" w16cex:dateUtc="2022-09-3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1447C" w16cid:durableId="270B7632"/>
  <w16cid:commentId w16cid:paraId="111A9BCD" w16cid:durableId="27015179"/>
  <w16cid:commentId w16cid:paraId="7569F51A" w16cid:durableId="270151C3"/>
  <w16cid:commentId w16cid:paraId="57EAA7CD" w16cid:durableId="2701521E"/>
  <w16cid:commentId w16cid:paraId="4420F502" w16cid:durableId="27068F80"/>
  <w16cid:commentId w16cid:paraId="250D926C" w16cid:durableId="27069028"/>
  <w16cid:commentId w16cid:paraId="11E5A1A8" w16cid:durableId="2703D548"/>
  <w16cid:commentId w16cid:paraId="58851F6A" w16cid:durableId="270695C4"/>
  <w16cid:commentId w16cid:paraId="345BC8AD" w16cid:durableId="270698E1"/>
  <w16cid:commentId w16cid:paraId="4DD6B3CE" w16cid:durableId="270697EB"/>
  <w16cid:commentId w16cid:paraId="6D04060E" w16cid:durableId="270A5295"/>
  <w16cid:commentId w16cid:paraId="7E614726" w16cid:durableId="26E19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97739" w14:textId="77777777" w:rsidR="00911D2D" w:rsidRDefault="00911D2D">
      <w:pPr>
        <w:spacing w:line="240" w:lineRule="auto"/>
      </w:pPr>
      <w:r>
        <w:separator/>
      </w:r>
    </w:p>
  </w:endnote>
  <w:endnote w:type="continuationSeparator" w:id="0">
    <w:p w14:paraId="445A8733" w14:textId="77777777" w:rsidR="00911D2D" w:rsidRDefault="00911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tarSymbol">
    <w:altName w:val="Segoe UI Symbol"/>
    <w:panose1 w:val="020B0604020202020204"/>
    <w:charset w:val="02"/>
    <w:family w:val="auto"/>
    <w:pitch w:val="default"/>
  </w:font>
  <w:font w:name="OpenSymbol">
    <w:altName w:val="Calibri"/>
    <w:panose1 w:val="020B0604020202020204"/>
    <w:charset w:val="00"/>
    <w:family w:val="auto"/>
    <w:pitch w:val="default"/>
  </w:font>
  <w:font w:name="DejaVu Sans">
    <w:altName w:val="Arial Unicode MS"/>
    <w:panose1 w:val="020B0604020202020204"/>
    <w:charset w:val="00"/>
    <w:family w:val="auto"/>
    <w:pitch w:val="variable"/>
  </w:font>
  <w:font w:name="Lohit Devanagari">
    <w:altName w:val="Calibri"/>
    <w:panose1 w:val="020B0604020202020204"/>
    <w:charset w:val="00"/>
    <w:family w:val="auto"/>
    <w:pitch w:val="variable"/>
  </w:font>
  <w:font w:name="Courier, 'Courier New'">
    <w:altName w:val="Courier New"/>
    <w:panose1 w:val="020B0604020202020204"/>
    <w:charset w:val="00"/>
    <w:family w:val="moder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Times">
    <w:panose1 w:val="0200050000000000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imbus Roman No9 L">
    <w:panose1 w:val="020B0604020202020204"/>
    <w:charset w:val="00"/>
    <w:family w:val="roman"/>
    <w:pitch w:val="variable"/>
  </w:font>
  <w:font w:name="Bitstream Vera Sans">
    <w:panose1 w:val="020B0604020202020204"/>
    <w:charset w:val="00"/>
    <w:family w:val="auto"/>
    <w:pitch w:val="variable"/>
  </w:font>
  <w:font w:name="Lucidasans, 'Times New Roman'">
    <w:panose1 w:val="020B0604020202020204"/>
    <w:charset w:val="00"/>
    <w:family w:val="auto"/>
    <w:pitch w:val="variable"/>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roid Sans Mono">
    <w:altName w:val="Segoe U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4D" w14:textId="77777777" w:rsidR="001E55C7" w:rsidRDefault="00986FBA">
    <w:pPr>
      <w:pStyle w:val="Footer"/>
      <w:tabs>
        <w:tab w:val="clear" w:pos="4819"/>
        <w:tab w:val="clear" w:pos="9638"/>
        <w:tab w:val="center" w:pos="4536"/>
        <w:tab w:val="right" w:pos="9072"/>
      </w:tabs>
      <w:rPr>
        <w:rFonts w:ascii="Arial" w:hAnsi="Arial" w:cs="Arial"/>
        <w:sz w:val="16"/>
        <w:szCs w:val="16"/>
      </w:rPr>
    </w:pPr>
    <w:r>
      <w:rPr>
        <w:rFonts w:ascii="Arial" w:hAnsi="Arial" w:cs="Arial"/>
        <w:sz w:val="16"/>
        <w:szCs w:val="16"/>
      </w:rPr>
      <w:tab/>
    </w:r>
  </w:p>
  <w:p w14:paraId="76808F4E" w14:textId="77777777" w:rsidR="001E55C7" w:rsidRDefault="00986FBA">
    <w:pPr>
      <w:pStyle w:val="Footer"/>
      <w:tabs>
        <w:tab w:val="clear" w:pos="4819"/>
        <w:tab w:val="clear" w:pos="9638"/>
        <w:tab w:val="center" w:pos="4536"/>
        <w:tab w:val="right" w:pos="9072"/>
      </w:tabs>
    </w:pPr>
    <w:r>
      <w:rPr>
        <w:rFonts w:ascii="Arial" w:hAnsi="Arial" w:cs="Arial"/>
        <w:sz w:val="16"/>
        <w:szCs w:val="16"/>
      </w:rPr>
      <w:tab/>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sz w:val="20"/>
      </w:rPr>
      <w:t>2</w:t>
    </w:r>
    <w:r>
      <w:rPr>
        <w:rStyle w:val="PageNumbe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2" w14:textId="77777777" w:rsidR="001E55C7" w:rsidRPr="00107262" w:rsidRDefault="00986FBA">
    <w:pPr>
      <w:pStyle w:val="Header"/>
      <w:rPr>
        <w:lang w:val="da-DK"/>
        <w:rPrChange w:id="3019" w:author="Stig Syndergaard" w:date="2022-10-24T18:01:00Z">
          <w:rPr/>
        </w:rPrChange>
      </w:rPr>
    </w:pPr>
    <w:proofErr w:type="spellStart"/>
    <w:r>
      <w:rPr>
        <w:rFonts w:ascii="Arial" w:hAnsi="Arial" w:cs="Arial"/>
        <w:sz w:val="20"/>
        <w:lang w:val="fr-FR" w:eastAsia="en-US"/>
      </w:rPr>
      <w:t>Ref</w:t>
    </w:r>
    <w:proofErr w:type="spellEnd"/>
    <w:r>
      <w:rPr>
        <w:rFonts w:ascii="Arial" w:hAnsi="Arial" w:cs="Arial"/>
        <w:sz w:val="20"/>
        <w:lang w:val="fr-FR" w:eastAsia="en-US"/>
      </w:rPr>
      <w:t>:</w:t>
    </w:r>
    <w:r>
      <w:rPr>
        <w:rFonts w:ascii="Arial" w:eastAsia="Arial" w:hAnsi="Arial" w:cs="Arial"/>
        <w:sz w:val="20"/>
        <w:lang w:val="fr-FR" w:eastAsia="en-US"/>
      </w:rPr>
      <w:t xml:space="preserve"> </w:t>
    </w:r>
    <w:r>
      <w:rPr>
        <w:rFonts w:ascii="Arial" w:hAnsi="Arial" w:cs="Arial"/>
        <w:sz w:val="20"/>
        <w:lang w:val="fr-FR" w:eastAsia="en-US"/>
      </w:rPr>
      <w:t>SAF/ROM/METO/FMT/BUFR/001</w:t>
    </w:r>
  </w:p>
  <w:p w14:paraId="76808F53" w14:textId="77777777" w:rsidR="001E55C7" w:rsidRDefault="00000000">
    <w:pPr>
      <w:pStyle w:val="Standard"/>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2AF6" w14:textId="77777777" w:rsidR="00911D2D" w:rsidRDefault="00911D2D">
      <w:pPr>
        <w:spacing w:line="240" w:lineRule="auto"/>
      </w:pPr>
      <w:r>
        <w:separator/>
      </w:r>
    </w:p>
  </w:footnote>
  <w:footnote w:type="continuationSeparator" w:id="0">
    <w:p w14:paraId="38935722" w14:textId="77777777" w:rsidR="00911D2D" w:rsidRDefault="00911D2D">
      <w:pPr>
        <w:spacing w:line="240" w:lineRule="auto"/>
      </w:pPr>
      <w:r>
        <w:continuationSeparator/>
      </w:r>
    </w:p>
  </w:footnote>
  <w:footnote w:id="1">
    <w:p w14:paraId="76808F3B" w14:textId="77777777" w:rsidR="00086DB9" w:rsidRDefault="00986FBA">
      <w:pPr>
        <w:pStyle w:val="Footnote"/>
      </w:pPr>
      <w:r>
        <w:rPr>
          <w:rStyle w:val="FootnoteReference"/>
        </w:rPr>
        <w:footnoteRef/>
      </w:r>
      <w:r>
        <w:rPr>
          <w:sz w:val="18"/>
          <w:szCs w:val="18"/>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p>
  </w:footnote>
  <w:footnote w:id="2">
    <w:p w14:paraId="76808F3C" w14:textId="77777777" w:rsidR="00086DB9" w:rsidRDefault="00986FBA">
      <w:pPr>
        <w:pStyle w:val="Footnote"/>
        <w:rPr>
          <w:sz w:val="18"/>
          <w:szCs w:val="18"/>
        </w:rPr>
      </w:pPr>
      <w:r>
        <w:rPr>
          <w:rStyle w:val="FootnoteReference"/>
        </w:rPr>
        <w:footnoteRef/>
      </w:r>
      <w:r>
        <w:rPr>
          <w:sz w:val="18"/>
          <w:szCs w:val="18"/>
        </w:rPr>
        <w:t xml:space="preserve"> Note that the level definitions differ partly from the WMO definitions: </w:t>
      </w:r>
      <w:hyperlink r:id="rId1" w:history="1">
        <w:r>
          <w:rPr>
            <w:sz w:val="18"/>
            <w:szCs w:val="18"/>
          </w:rPr>
          <w:t>http://www.wmo.int/pages/prog/sat/dataandproducts_en.php</w:t>
        </w:r>
      </w:hyperlink>
    </w:p>
  </w:footnote>
  <w:footnote w:id="3">
    <w:p w14:paraId="76808F3D" w14:textId="77777777" w:rsidR="00086DB9" w:rsidRDefault="00986FBA">
      <w:pPr>
        <w:pStyle w:val="Footnote"/>
      </w:pPr>
      <w:r>
        <w:rPr>
          <w:rStyle w:val="FootnoteReference"/>
        </w:rPr>
        <w:footnoteRef/>
      </w:r>
      <w:r>
        <w:t xml:space="preserve"> </w:t>
      </w:r>
      <w:r>
        <w:rPr>
          <w:sz w:val="18"/>
          <w:szCs w:val="18"/>
        </w:rPr>
        <w:t xml:space="preserve">(i) GCOS 2016 Implementation Plan; (ii) </w:t>
      </w:r>
      <w:hyperlink r:id="rId2" w:history="1">
        <w:r>
          <w:rPr>
            <w:sz w:val="18"/>
            <w:szCs w:val="18"/>
          </w:rPr>
          <w:t>http://climatemonitoring.info/home/terminology/</w:t>
        </w:r>
      </w:hyperlink>
    </w:p>
  </w:footnote>
  <w:footnote w:id="4">
    <w:p w14:paraId="76808F3E" w14:textId="77777777" w:rsidR="00086DB9" w:rsidRDefault="00986FBA">
      <w:pPr>
        <w:pStyle w:val="Footnote"/>
      </w:pPr>
      <w:r>
        <w:rPr>
          <w:rStyle w:val="FootnoteReference"/>
        </w:rPr>
        <w:footnoteRef/>
      </w:r>
      <w:r>
        <w:t xml:space="preserve"> </w:t>
      </w:r>
      <w:bookmarkStart w:id="25" w:name="__DdeLink__46899_2218854111"/>
      <w:r>
        <w:fldChar w:fldCharType="begin"/>
      </w:r>
      <w:r>
        <w:instrText xml:space="preserve"> HYPERLINK  "http://climatemonitoring.info/home/terminology/" </w:instrText>
      </w:r>
      <w:r>
        <w:fldChar w:fldCharType="separate"/>
      </w:r>
      <w:r>
        <w:rPr>
          <w:sz w:val="18"/>
          <w:szCs w:val="18"/>
        </w:rPr>
        <w:t>http://climatemonitoring.info/home/terminology/</w:t>
      </w:r>
      <w:r>
        <w:rPr>
          <w:sz w:val="18"/>
          <w:szCs w:val="18"/>
        </w:rPr>
        <w:fldChar w:fldCharType="end"/>
      </w:r>
      <w:r>
        <w:rPr>
          <w:sz w:val="18"/>
          <w:szCs w:val="18"/>
        </w:rPr>
        <w:t xml:space="preserve"> (the ICDR definition was endorsed at the </w:t>
      </w:r>
      <w:hyperlink r:id="rId3" w:history="1">
        <w:r>
          <w:rPr>
            <w:sz w:val="18"/>
            <w:szCs w:val="18"/>
          </w:rPr>
          <w:t>9th session of the joint CEOS/CGMS Working Group Climate Meeting on 29 March 2018</w:t>
        </w:r>
      </w:hyperlink>
      <w:r>
        <w:rPr>
          <w:sz w:val="18"/>
          <w:szCs w:val="18"/>
        </w:rPr>
        <w:t>)</w:t>
      </w:r>
      <w:bookmarkEnd w:id="25"/>
    </w:p>
  </w:footnote>
  <w:footnote w:id="5">
    <w:p w14:paraId="76808F3F" w14:textId="77777777" w:rsidR="00086DB9" w:rsidRDefault="00986FBA">
      <w:pPr>
        <w:pStyle w:val="Footnote"/>
        <w:jc w:val="both"/>
      </w:pPr>
      <w:r>
        <w:rPr>
          <w:rStyle w:val="FootnoteReference"/>
        </w:rPr>
        <w:footnoteRef/>
      </w:r>
      <w:r>
        <w:rPr>
          <w:sz w:val="18"/>
          <w:szCs w:val="18"/>
        </w:rPr>
        <w:t xml:space="preserve"> The term 'interpreting' in this context means presenting decoded data in human-readable form. Interpretation is usually for diagnostic purposes and is not necessary to the decoding process itself.</w:t>
      </w:r>
    </w:p>
  </w:footnote>
  <w:footnote w:id="6">
    <w:p w14:paraId="76808F40"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invalid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still</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positional.</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accomplished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setting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defined</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implies</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valid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after</w:t>
      </w:r>
      <w:r>
        <w:rPr>
          <w:rFonts w:ascii="Arial" w:eastAsia="Arial" w:hAnsi="Arial" w:cs="Arial"/>
          <w:sz w:val="18"/>
          <w:szCs w:val="18"/>
        </w:rPr>
        <w:t xml:space="preserve"> </w:t>
      </w:r>
      <w:r>
        <w:rPr>
          <w:rFonts w:ascii="Arial" w:hAnsi="Arial" w:cs="Arial"/>
          <w:sz w:val="18"/>
          <w:szCs w:val="18"/>
        </w:rPr>
        <w:t>scaling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applying</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offset</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2</w:t>
      </w:r>
      <w:r>
        <w:rPr>
          <w:rFonts w:ascii="Arial" w:hAnsi="Arial" w:cs="Arial"/>
          <w:sz w:val="18"/>
          <w:szCs w:val="18"/>
          <w:vertAlign w:val="superscript"/>
        </w:rPr>
        <w:t>width</w:t>
      </w:r>
      <w:r>
        <w:rPr>
          <w:rFonts w:ascii="Arial" w:eastAsia="Arial" w:hAnsi="Arial" w:cs="Arial"/>
          <w:sz w:val="18"/>
          <w:szCs w:val="18"/>
        </w:rPr>
        <w:t>–</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decoding,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decoded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returned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indicator</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-32768,</w:t>
      </w:r>
      <w:r>
        <w:rPr>
          <w:rFonts w:ascii="Arial" w:eastAsia="Arial" w:hAnsi="Arial" w:cs="Arial"/>
          <w:sz w:val="18"/>
          <w:szCs w:val="18"/>
        </w:rPr>
        <w:t xml:space="preserve"> </w:t>
      </w:r>
      <w:r>
        <w:rPr>
          <w:rFonts w:ascii="Arial" w:hAnsi="Arial" w:cs="Arial"/>
          <w:sz w:val="18"/>
          <w:szCs w:val="18"/>
        </w:rPr>
        <w:t>-2147483647</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-9999999,</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implementation.</w:t>
      </w:r>
    </w:p>
  </w:footnote>
  <w:footnote w:id="7">
    <w:p w14:paraId="76808F41" w14:textId="77777777" w:rsidR="00086DB9" w:rsidRDefault="00986FBA">
      <w:pPr>
        <w:pStyle w:val="Footnote"/>
        <w:jc w:val="both"/>
      </w:pPr>
      <w:r>
        <w:rPr>
          <w:rStyle w:val="FootnoteReference"/>
        </w:rPr>
        <w:footnoteRef/>
      </w:r>
      <w:r>
        <w:rPr>
          <w:sz w:val="18"/>
          <w:szCs w:val="18"/>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p>
  </w:footnote>
  <w:footnote w:id="8">
    <w:p w14:paraId="76808F42"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deprecated</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only</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have been </w:t>
      </w:r>
      <w:r>
        <w:rPr>
          <w:rFonts w:ascii="Arial" w:hAnsi="Arial" w:cs="Arial"/>
          <w:i/>
          <w:sz w:val="18"/>
          <w:szCs w:val="18"/>
        </w:rPr>
        <w:t>permitted</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GTS</w:t>
      </w:r>
      <w:r>
        <w:rPr>
          <w:rFonts w:ascii="Arial" w:eastAsia="Arial" w:hAnsi="Arial" w:cs="Arial"/>
          <w:i/>
          <w:sz w:val="18"/>
          <w:szCs w:val="18"/>
        </w:rPr>
        <w:t xml:space="preserve"> </w:t>
      </w:r>
      <w:r>
        <w:rPr>
          <w:rFonts w:ascii="Arial" w:hAnsi="Arial" w:cs="Arial"/>
          <w:i/>
          <w:sz w:val="18"/>
          <w:szCs w:val="18"/>
        </w:rPr>
        <w:t>since</w:t>
      </w:r>
      <w:r>
        <w:rPr>
          <w:rFonts w:ascii="Arial" w:eastAsia="Arial" w:hAnsi="Arial" w:cs="Arial"/>
          <w:i/>
          <w:sz w:val="18"/>
          <w:szCs w:val="18"/>
        </w:rPr>
        <w:t xml:space="preserve"> </w:t>
      </w:r>
      <w:r>
        <w:rPr>
          <w:rFonts w:ascii="Arial" w:hAnsi="Arial" w:cs="Arial"/>
          <w:i/>
          <w:sz w:val="18"/>
          <w:szCs w:val="18"/>
        </w:rPr>
        <w:t>6</w:t>
      </w:r>
      <w:r>
        <w:rPr>
          <w:rFonts w:ascii="Arial" w:hAnsi="Arial" w:cs="Arial"/>
          <w:i/>
          <w:sz w:val="18"/>
          <w:szCs w:val="18"/>
          <w:vertAlign w:val="superscript"/>
        </w:rPr>
        <w:t>th</w:t>
      </w:r>
      <w:r>
        <w:rPr>
          <w:rFonts w:ascii="Arial" w:eastAsia="Arial" w:hAnsi="Arial" w:cs="Arial"/>
          <w:i/>
          <w:sz w:val="18"/>
          <w:szCs w:val="18"/>
        </w:rPr>
        <w:t xml:space="preserve"> </w:t>
      </w:r>
      <w:r>
        <w:rPr>
          <w:rFonts w:ascii="Arial" w:hAnsi="Arial" w:cs="Arial"/>
          <w:i/>
          <w:sz w:val="18"/>
          <w:szCs w:val="18"/>
        </w:rPr>
        <w:t>November</w:t>
      </w:r>
      <w:r>
        <w:rPr>
          <w:rFonts w:ascii="Arial" w:eastAsia="Arial" w:hAnsi="Arial" w:cs="Arial"/>
          <w:i/>
          <w:sz w:val="18"/>
          <w:szCs w:val="18"/>
        </w:rPr>
        <w:t xml:space="preserve"> </w:t>
      </w:r>
      <w:r>
        <w:rPr>
          <w:rFonts w:ascii="Arial" w:hAnsi="Arial" w:cs="Arial"/>
          <w:i/>
          <w:sz w:val="18"/>
          <w:szCs w:val="18"/>
        </w:rPr>
        <w:t>2012.</w:t>
      </w:r>
      <w:r>
        <w:rPr>
          <w:rFonts w:ascii="Arial" w:eastAsia="Arial" w:hAnsi="Arial" w:cs="Arial"/>
          <w:i/>
          <w:sz w:val="18"/>
          <w:szCs w:val="18"/>
        </w:rPr>
        <w:t xml:space="preserve"> </w:t>
      </w:r>
      <w:r>
        <w:rPr>
          <w:rFonts w:ascii="Arial" w:hAnsi="Arial" w:cs="Arial"/>
          <w:i/>
          <w:sz w:val="18"/>
          <w:szCs w:val="18"/>
        </w:rPr>
        <w:t>RO</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currently</w:t>
      </w:r>
      <w:r>
        <w:rPr>
          <w:rFonts w:ascii="Arial" w:eastAsia="Arial" w:hAnsi="Arial" w:cs="Arial"/>
          <w:i/>
          <w:sz w:val="18"/>
          <w:szCs w:val="18"/>
        </w:rPr>
        <w:t xml:space="preserve"> </w:t>
      </w:r>
      <w:r>
        <w:rPr>
          <w:rFonts w:ascii="Arial" w:hAnsi="Arial" w:cs="Arial"/>
          <w:i/>
          <w:sz w:val="18"/>
          <w:szCs w:val="18"/>
        </w:rPr>
        <w:t>encoded</w:t>
      </w:r>
      <w:r>
        <w:rPr>
          <w:rFonts w:ascii="Arial" w:eastAsia="Arial" w:hAnsi="Arial" w:cs="Arial"/>
          <w:i/>
          <w:sz w:val="18"/>
          <w:szCs w:val="18"/>
        </w:rPr>
        <w:t xml:space="preserve"> </w:t>
      </w:r>
      <w:r>
        <w:rPr>
          <w:rFonts w:ascii="Arial" w:hAnsi="Arial" w:cs="Arial"/>
          <w:i/>
          <w:sz w:val="18"/>
          <w:szCs w:val="18"/>
        </w:rPr>
        <w:t>in</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we</w:t>
      </w:r>
      <w:r>
        <w:rPr>
          <w:rFonts w:ascii="Arial" w:eastAsia="Arial" w:hAnsi="Arial" w:cs="Arial"/>
          <w:i/>
          <w:sz w:val="18"/>
          <w:szCs w:val="18"/>
        </w:rPr>
        <w:t xml:space="preserve"> </w:t>
      </w:r>
      <w:r>
        <w:rPr>
          <w:rFonts w:ascii="Arial" w:hAnsi="Arial" w:cs="Arial"/>
          <w:i/>
          <w:sz w:val="18"/>
          <w:szCs w:val="18"/>
        </w:rPr>
        <w:t>include</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details</w:t>
      </w:r>
      <w:r>
        <w:rPr>
          <w:rFonts w:ascii="Arial" w:eastAsia="Arial" w:hAnsi="Arial" w:cs="Arial"/>
          <w:i/>
          <w:sz w:val="18"/>
          <w:szCs w:val="18"/>
        </w:rPr>
        <w:t xml:space="preserve"> </w:t>
      </w:r>
      <w:r>
        <w:rPr>
          <w:rFonts w:ascii="Arial" w:hAnsi="Arial" w:cs="Arial"/>
          <w:i/>
          <w:sz w:val="18"/>
          <w:szCs w:val="18"/>
        </w:rPr>
        <w:t>here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document</w:t>
      </w:r>
      <w:r>
        <w:rPr>
          <w:rFonts w:ascii="Arial" w:eastAsia="Arial" w:hAnsi="Arial" w:cs="Arial"/>
          <w:i/>
          <w:sz w:val="18"/>
          <w:szCs w:val="18"/>
        </w:rPr>
        <w:t xml:space="preserve"> </w:t>
      </w:r>
      <w:r>
        <w:rPr>
          <w:rFonts w:ascii="Arial" w:hAnsi="Arial" w:cs="Arial"/>
          <w:i/>
          <w:sz w:val="18"/>
          <w:szCs w:val="18"/>
        </w:rPr>
        <w:t>older</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w:t>
      </w:r>
      <w:r>
        <w:rPr>
          <w:rFonts w:ascii="Arial" w:hAnsi="Arial" w:cs="Arial"/>
          <w:i/>
          <w:sz w:val="18"/>
          <w:szCs w:val="18"/>
        </w:rPr>
        <w:t>that</w:t>
      </w:r>
      <w:r>
        <w:rPr>
          <w:rFonts w:ascii="Arial" w:eastAsia="Arial" w:hAnsi="Arial" w:cs="Arial"/>
          <w:i/>
          <w:sz w:val="18"/>
          <w:szCs w:val="18"/>
        </w:rPr>
        <w:t xml:space="preserve"> </w:t>
      </w:r>
      <w:r>
        <w:rPr>
          <w:rFonts w:ascii="Arial" w:hAnsi="Arial" w:cs="Arial"/>
          <w:i/>
          <w:sz w:val="18"/>
          <w:szCs w:val="18"/>
        </w:rPr>
        <w:t>may</w:t>
      </w:r>
      <w:r>
        <w:rPr>
          <w:rFonts w:ascii="Arial" w:eastAsia="Arial" w:hAnsi="Arial" w:cs="Arial"/>
          <w:i/>
          <w:sz w:val="18"/>
          <w:szCs w:val="18"/>
        </w:rPr>
        <w:t xml:space="preserve"> </w:t>
      </w:r>
      <w:r>
        <w:rPr>
          <w:rFonts w:ascii="Arial" w:hAnsi="Arial" w:cs="Arial"/>
          <w:i/>
          <w:sz w:val="18"/>
          <w:szCs w:val="18"/>
        </w:rPr>
        <w:t>be</w:t>
      </w:r>
      <w:r>
        <w:rPr>
          <w:rFonts w:ascii="Arial" w:eastAsia="Arial" w:hAnsi="Arial" w:cs="Arial"/>
          <w:i/>
          <w:sz w:val="18"/>
          <w:szCs w:val="18"/>
        </w:rPr>
        <w:t xml:space="preserve"> </w:t>
      </w:r>
      <w:r>
        <w:rPr>
          <w:rFonts w:ascii="Arial" w:hAnsi="Arial" w:cs="Arial"/>
          <w:i/>
          <w:sz w:val="18"/>
          <w:szCs w:val="18"/>
        </w:rPr>
        <w:t>archived.</w:t>
      </w:r>
    </w:p>
  </w:footnote>
  <w:footnote w:id="9">
    <w:p w14:paraId="76808F43" w14:textId="77777777" w:rsidR="00086DB9" w:rsidRDefault="00986FBA">
      <w:pPr>
        <w:pStyle w:val="Footnote"/>
        <w:jc w:val="both"/>
      </w:pPr>
      <w:r>
        <w:rPr>
          <w:rStyle w:val="FootnoteReference"/>
        </w:rPr>
        <w:footnoteRef/>
      </w:r>
      <w:r>
        <w:t xml:space="preserve"> </w:t>
      </w:r>
      <w:r>
        <w:rPr>
          <w:sz w:val="18"/>
          <w:szCs w:val="18"/>
        </w:rPr>
        <w:t>The Master Table Version number in which the template was first published. The encoded version number should not be changed to the current Version unless a change to Table B or Table D directly affects this data type.</w:t>
      </w:r>
    </w:p>
  </w:footnote>
  <w:footnote w:id="10">
    <w:p w14:paraId="76808F44" w14:textId="77777777" w:rsidR="00086DB9" w:rsidRDefault="00986FBA">
      <w:pPr>
        <w:pStyle w:val="Footnote"/>
      </w:pPr>
      <w:r>
        <w:rPr>
          <w:rStyle w:val="FootnoteReference"/>
        </w:rPr>
        <w:footnoteRef/>
      </w:r>
      <w:r>
        <w:rPr>
          <w:sz w:val="18"/>
          <w:szCs w:val="18"/>
        </w:rPr>
        <w:t xml:space="preserve"> Depends on the BUFR encoder implementation as to whether an optional Edition 4 even pad byte is inserted or not; e.g. the MetDB encoder inserts this byte and the ECMWF encoder doesn’t. Edition 3 required this pad byte.</w:t>
      </w:r>
    </w:p>
  </w:footnote>
  <w:footnote w:id="11">
    <w:p w14:paraId="76808F45" w14:textId="77777777" w:rsidR="00086DB9" w:rsidRDefault="00986FBA">
      <w:pPr>
        <w:pStyle w:val="Footnote"/>
      </w:pPr>
      <w:r>
        <w:rPr>
          <w:rStyle w:val="FootnoteReference"/>
        </w:rPr>
        <w:footnoteRef/>
      </w:r>
      <w:r>
        <w:rPr>
          <w:sz w:val="18"/>
          <w:szCs w:val="18"/>
        </w:rPr>
        <w:t xml:space="preserve"> Maximum bulletin length on GTS up to 4 November 2007 was 15,000 bytes. It is now 500,000 bytes so in principle, higher resolution profiles can be transmitted.</w:t>
      </w:r>
    </w:p>
  </w:footnote>
  <w:footnote w:id="12">
    <w:p w14:paraId="76808F46" w14:textId="77777777" w:rsidR="00086DB9" w:rsidRDefault="00986FBA">
      <w:pPr>
        <w:pStyle w:val="Footnote"/>
      </w:pPr>
      <w:r>
        <w:rPr>
          <w:rStyle w:val="FootnoteReference"/>
        </w:rPr>
        <w:footnoteRef/>
      </w:r>
      <w:r>
        <w:rPr>
          <w:sz w:val="18"/>
          <w:szCs w:val="18"/>
        </w:rPr>
        <w:t xml:space="preserve"> Nominal ROM SAF NRT product (e.g. Metop-B)</w:t>
      </w:r>
    </w:p>
  </w:footnote>
  <w:footnote w:id="13">
    <w:p w14:paraId="76808F47" w14:textId="77777777" w:rsidR="00086DB9" w:rsidRDefault="00986FBA">
      <w:pPr>
        <w:pStyle w:val="Footnote"/>
      </w:pPr>
      <w:r>
        <w:rPr>
          <w:rStyle w:val="FootnoteReference"/>
        </w:rPr>
        <w:footnoteRef/>
      </w:r>
      <w:r>
        <w:rPr>
          <w:sz w:val="18"/>
          <w:szCs w:val="18"/>
        </w:rPr>
        <w:t xml:space="preserve"> Nominal UCAR NRT product (e.g. COSMIC-2)</w:t>
      </w:r>
    </w:p>
  </w:footnote>
  <w:footnote w:id="14">
    <w:p w14:paraId="76808F48" w14:textId="77777777" w:rsidR="00086DB9" w:rsidRDefault="00986FBA">
      <w:pPr>
        <w:pStyle w:val="Footnote"/>
      </w:pPr>
      <w:r>
        <w:rPr>
          <w:rStyle w:val="FootnoteReference"/>
        </w:rPr>
        <w:footnoteRef/>
      </w:r>
      <w:r>
        <w:rPr>
          <w:sz w:val="18"/>
          <w:szCs w:val="18"/>
        </w:rPr>
        <w:t xml:space="preserve"> Nominal GFZ NRT product (e.g. TerraSAR-X, TanDEM-X)</w:t>
      </w:r>
    </w:p>
  </w:footnote>
  <w:footnote w:id="15">
    <w:p w14:paraId="76808F49" w14:textId="77777777" w:rsidR="00086DB9" w:rsidRDefault="00986FBA">
      <w:pPr>
        <w:pStyle w:val="Textbody"/>
      </w:pPr>
      <w:r>
        <w:rPr>
          <w:rStyle w:val="FootnoteReference"/>
        </w:rPr>
        <w:footnoteRef/>
      </w:r>
      <w:r>
        <w:rPr>
          <w:sz w:val="18"/>
          <w:szCs w:val="18"/>
        </w:rPr>
        <w:t xml:space="preserve"> </w:t>
      </w:r>
      <w:r>
        <w:rPr>
          <w:rFonts w:ascii="Courier, 'Courier New'" w:hAnsi="Courier, 'Courier New'" w:cs="Arial"/>
          <w:b/>
          <w:bCs/>
          <w:i/>
          <w:sz w:val="18"/>
          <w:szCs w:val="18"/>
        </w:rPr>
        <w:t>ii=14</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also</w:t>
      </w:r>
      <w:r>
        <w:rPr>
          <w:rFonts w:ascii="Arial" w:eastAsia="Arial" w:hAnsi="Arial" w:cs="Arial"/>
          <w:i/>
          <w:sz w:val="18"/>
          <w:szCs w:val="18"/>
        </w:rPr>
        <w:t xml:space="preserve"> </w:t>
      </w:r>
      <w:r>
        <w:rPr>
          <w:rFonts w:ascii="Arial" w:hAnsi="Arial" w:cs="Arial"/>
          <w:i/>
          <w:sz w:val="18"/>
          <w:szCs w:val="18"/>
        </w:rPr>
        <w:t>used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ground-based</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bulletins,</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Courier, 'Courier New'" w:hAnsi="Courier, 'Courier New'" w:cs="Arial"/>
          <w:b/>
          <w:bCs/>
          <w:i/>
          <w:sz w:val="18"/>
          <w:szCs w:val="18"/>
        </w:rPr>
        <w:t>T</w:t>
      </w:r>
      <w:r>
        <w:rPr>
          <w:rFonts w:ascii="Courier, 'Courier New'" w:hAnsi="Courier, 'Courier New'" w:cs="Arial"/>
          <w:b/>
          <w:bCs/>
          <w:i/>
          <w:sz w:val="18"/>
          <w:szCs w:val="18"/>
          <w:vertAlign w:val="subscript"/>
        </w:rPr>
        <w:t>1</w:t>
      </w:r>
      <w:r>
        <w:rPr>
          <w:rFonts w:ascii="Courier, 'Courier New'" w:hAnsi="Courier, 'Courier New'" w:cs="Arial"/>
          <w:b/>
          <w:bCs/>
          <w:i/>
          <w:sz w:val="18"/>
          <w:szCs w:val="18"/>
        </w:rPr>
        <w:t>T</w:t>
      </w:r>
      <w:r>
        <w:rPr>
          <w:rFonts w:ascii="Courier, 'Courier New'" w:hAnsi="Courier, 'Courier New'" w:cs="Arial"/>
          <w:b/>
          <w:bCs/>
          <w:i/>
          <w:sz w:val="18"/>
          <w:szCs w:val="18"/>
          <w:vertAlign w:val="subscript"/>
        </w:rPr>
        <w:t>2</w:t>
      </w:r>
      <w:r>
        <w:rPr>
          <w:rFonts w:ascii="Courier, 'Courier New'" w:hAnsi="Courier, 'Courier New'" w:cs="Arial"/>
          <w:b/>
          <w:bCs/>
          <w:i/>
          <w:sz w:val="18"/>
          <w:szCs w:val="18"/>
        </w:rPr>
        <w:t>A</w:t>
      </w:r>
      <w:r>
        <w:rPr>
          <w:rFonts w:ascii="Courier, 'Courier New'" w:hAnsi="Courier, 'Courier New'" w:cs="Arial"/>
          <w:b/>
          <w:bCs/>
          <w:i/>
          <w:sz w:val="18"/>
          <w:szCs w:val="18"/>
          <w:vertAlign w:val="subscript"/>
        </w:rPr>
        <w:t>1</w:t>
      </w:r>
      <w:r>
        <w:rPr>
          <w:rFonts w:ascii="Courier, 'Courier New'" w:hAnsi="Courier, 'Courier New'" w:cs="Arial"/>
          <w:b/>
          <w:bCs/>
          <w:i/>
          <w:sz w:val="18"/>
          <w:szCs w:val="18"/>
        </w:rPr>
        <w:t>=ISX</w:t>
      </w:r>
      <w:r>
        <w:rPr>
          <w:rFonts w:ascii="Courier, 'Courier New'" w:hAnsi="Courier, 'Courier New'" w:cs="Arial"/>
          <w:i/>
          <w:sz w:val="18"/>
          <w:szCs w:val="18"/>
        </w:rPr>
        <w:t>.</w:t>
      </w:r>
      <w:r>
        <w:rPr>
          <w:rFonts w:ascii="Arial" w:hAnsi="Arial" w:cs="Arial"/>
          <w:i/>
          <w:sz w:val="18"/>
          <w:szCs w:val="18"/>
        </w:rPr>
        <w:t>However,</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not</w:t>
      </w:r>
      <w:r>
        <w:rPr>
          <w:rFonts w:ascii="Arial" w:eastAsia="Arial" w:hAnsi="Arial" w:cs="Arial"/>
          <w:i/>
          <w:sz w:val="18"/>
          <w:szCs w:val="18"/>
        </w:rPr>
        <w:t xml:space="preserve"> </w:t>
      </w:r>
      <w:r>
        <w:rPr>
          <w:rFonts w:ascii="Arial" w:hAnsi="Arial" w:cs="Arial"/>
          <w:i/>
          <w:sz w:val="18"/>
          <w:szCs w:val="18"/>
        </w:rPr>
        <w:t>reserved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or</w:t>
      </w:r>
      <w:r>
        <w:rPr>
          <w:rFonts w:ascii="Arial" w:eastAsia="Arial" w:hAnsi="Arial" w:cs="Arial"/>
          <w:i/>
          <w:sz w:val="18"/>
          <w:szCs w:val="18"/>
        </w:rPr>
        <w:t xml:space="preserve"> </w:t>
      </w:r>
      <w:r>
        <w:rPr>
          <w:rFonts w:ascii="Arial" w:hAnsi="Arial" w:cs="Arial"/>
          <w:i/>
          <w:sz w:val="18"/>
          <w:szCs w:val="18"/>
        </w:rPr>
        <w:t>unique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origins</w:t>
      </w:r>
      <w:r>
        <w:rPr>
          <w:rFonts w:ascii="Arial" w:eastAsia="Arial" w:hAnsi="Arial" w:cs="Arial"/>
          <w:i/>
          <w:sz w:val="18"/>
          <w:szCs w:val="18"/>
        </w:rPr>
        <w:t xml:space="preserve"> </w:t>
      </w:r>
      <w:r>
        <w:rPr>
          <w:rFonts w:ascii="Arial" w:hAnsi="Arial" w:cs="Arial"/>
          <w:i/>
          <w:sz w:val="18"/>
          <w:szCs w:val="18"/>
        </w:rPr>
        <w:t>of</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derive</w:t>
      </w:r>
      <w:r>
        <w:rPr>
          <w:rFonts w:ascii="Arial" w:eastAsia="Arial" w:hAnsi="Arial" w:cs="Arial"/>
          <w:i/>
          <w:sz w:val="18"/>
          <w:szCs w:val="18"/>
        </w:rPr>
        <w:t xml:space="preserve"> </w:t>
      </w:r>
      <w:r>
        <w:rPr>
          <w:rFonts w:ascii="Arial" w:hAnsi="Arial" w:cs="Arial"/>
          <w:i/>
          <w:sz w:val="18"/>
          <w:szCs w:val="18"/>
        </w:rPr>
        <w:t>from</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EU</w:t>
      </w:r>
      <w:r>
        <w:rPr>
          <w:rFonts w:ascii="Arial" w:eastAsia="Arial" w:hAnsi="Arial" w:cs="Arial"/>
          <w:i/>
          <w:sz w:val="18"/>
          <w:szCs w:val="18"/>
        </w:rPr>
        <w:t xml:space="preserve"> </w:t>
      </w:r>
      <w:r>
        <w:rPr>
          <w:rFonts w:ascii="Arial" w:hAnsi="Arial" w:cs="Arial"/>
          <w:i/>
          <w:sz w:val="18"/>
          <w:szCs w:val="18"/>
        </w:rPr>
        <w:t>COST</w:t>
      </w:r>
      <w:r>
        <w:rPr>
          <w:rFonts w:ascii="Arial" w:eastAsia="Arial" w:hAnsi="Arial" w:cs="Arial"/>
          <w:i/>
          <w:sz w:val="18"/>
          <w:szCs w:val="18"/>
        </w:rPr>
        <w:t xml:space="preserve"> </w:t>
      </w:r>
      <w:r>
        <w:rPr>
          <w:rFonts w:ascii="Arial" w:hAnsi="Arial" w:cs="Arial"/>
          <w:i/>
          <w:sz w:val="18"/>
          <w:szCs w:val="18"/>
        </w:rPr>
        <w:t>Action</w:t>
      </w:r>
      <w:r>
        <w:rPr>
          <w:rFonts w:ascii="Arial" w:eastAsia="Arial" w:hAnsi="Arial" w:cs="Arial"/>
          <w:i/>
          <w:sz w:val="18"/>
          <w:szCs w:val="18"/>
        </w:rPr>
        <w:t xml:space="preserve"> </w:t>
      </w:r>
      <w:r>
        <w:rPr>
          <w:rFonts w:ascii="Arial" w:hAnsi="Arial" w:cs="Arial"/>
          <w:i/>
          <w:sz w:val="18"/>
          <w:szCs w:val="18"/>
        </w:rPr>
        <w:t>716</w:t>
      </w:r>
      <w:r>
        <w:rPr>
          <w:rFonts w:ascii="Courier New" w:hAnsi="Courier New" w:cs="Courier New"/>
          <w:i/>
          <w:sz w:val="18"/>
          <w:szCs w:val="18"/>
        </w:rPr>
        <w:t>:</w:t>
      </w:r>
      <w:r>
        <w:rPr>
          <w:rFonts w:ascii="Courier New" w:eastAsia="Courier New" w:hAnsi="Courier New" w:cs="Courier New"/>
          <w:i/>
          <w:sz w:val="18"/>
          <w:szCs w:val="18"/>
        </w:rPr>
        <w:t xml:space="preserve"> </w:t>
      </w:r>
      <w:r>
        <w:rPr>
          <w:rFonts w:ascii="Courier New" w:hAnsi="Courier New" w:cs="Courier New"/>
          <w:b/>
          <w:bCs/>
          <w:i/>
          <w:sz w:val="18"/>
          <w:szCs w:val="18"/>
        </w:rPr>
        <w:t>7+1+6=14</w:t>
      </w:r>
      <w:r>
        <w:rPr>
          <w:rFonts w:ascii="Arial" w:hAnsi="Arial" w:cs="Arial"/>
          <w:i/>
          <w:sz w:val="18"/>
          <w:szCs w:val="18"/>
        </w:rPr>
        <w:t>).</w:t>
      </w:r>
    </w:p>
  </w:footnote>
  <w:footnote w:id="16">
    <w:p w14:paraId="76808F4A" w14:textId="77777777" w:rsidR="00086DB9" w:rsidRDefault="00986FBA">
      <w:pPr>
        <w:pStyle w:val="Footnote"/>
      </w:pPr>
      <w:r>
        <w:rPr>
          <w:rStyle w:val="FootnoteReference"/>
        </w:rPr>
        <w:footnoteRef/>
      </w:r>
      <w:r>
        <w:rPr>
          <w:sz w:val="18"/>
          <w:szCs w:val="18"/>
        </w:rPr>
        <w:t xml:space="preserve"> In reality UCAR/CDAAC, Boulder, CO via NOAA/NWS</w:t>
      </w:r>
    </w:p>
  </w:footnote>
  <w:footnote w:id="17">
    <w:p w14:paraId="76808F4B" w14:textId="77777777" w:rsidR="00086DB9" w:rsidRDefault="00986FBA">
      <w:pPr>
        <w:pStyle w:val="Footnote"/>
        <w:rPr>
          <w:sz w:val="18"/>
          <w:szCs w:val="18"/>
        </w:rPr>
      </w:pPr>
      <w:r>
        <w:rPr>
          <w:rStyle w:val="FootnoteReference"/>
        </w:rPr>
        <w:footnoteRef/>
      </w:r>
      <w:r>
        <w:rPr>
          <w:sz w:val="18"/>
          <w:szCs w:val="18"/>
        </w:rPr>
        <w:t xml:space="preserve"> EUMETSAT, Metop-A – BUFR contains only Level 1b (Bending Angle) profiles</w:t>
      </w:r>
    </w:p>
  </w:footnote>
  <w:footnote w:id="18">
    <w:p w14:paraId="76808F4C" w14:textId="77777777" w:rsidR="00086DB9" w:rsidRDefault="00986FBA">
      <w:pPr>
        <w:pStyle w:val="Footnote"/>
        <w:rPr>
          <w:sz w:val="18"/>
          <w:szCs w:val="18"/>
        </w:rPr>
      </w:pPr>
      <w:r>
        <w:rPr>
          <w:rStyle w:val="FootnoteReference"/>
        </w:rPr>
        <w:footnoteRef/>
      </w:r>
      <w:r>
        <w:rPr>
          <w:sz w:val="18"/>
          <w:szCs w:val="18"/>
        </w:rPr>
        <w:t xml:space="preserve"> EUMETSAT, Metop-B – BUFR contains only Level 1b (Bending Angle) profiles</w:t>
      </w:r>
    </w:p>
  </w:footnote>
  <w:footnote w:id="19">
    <w:p w14:paraId="76808F4D" w14:textId="77777777" w:rsidR="00086DB9" w:rsidRDefault="00986FBA">
      <w:pPr>
        <w:pStyle w:val="Footnote"/>
        <w:rPr>
          <w:sz w:val="18"/>
          <w:szCs w:val="18"/>
        </w:rPr>
      </w:pPr>
      <w:r>
        <w:rPr>
          <w:rStyle w:val="FootnoteReference"/>
        </w:rPr>
        <w:footnoteRef/>
      </w:r>
      <w:r>
        <w:rPr>
          <w:sz w:val="18"/>
          <w:szCs w:val="18"/>
        </w:rPr>
        <w:t xml:space="preserve"> EUMETSAT, Metop-C – BUFR contains only Level 1b (Bending Angle) profiles</w:t>
      </w:r>
    </w:p>
  </w:footnote>
  <w:footnote w:id="20">
    <w:p w14:paraId="76808F4E" w14:textId="77777777" w:rsidR="00086DB9" w:rsidRDefault="00986FBA">
      <w:pPr>
        <w:pStyle w:val="Footnote"/>
      </w:pPr>
      <w:r>
        <w:rPr>
          <w:rStyle w:val="FootnoteReference"/>
        </w:rPr>
        <w:footnoteRef/>
      </w:r>
      <w:r>
        <w:rPr>
          <w:sz w:val="18"/>
          <w:szCs w:val="18"/>
        </w:rPr>
        <w:t xml:space="preserve"> NESDIS</w:t>
      </w:r>
    </w:p>
  </w:footnote>
  <w:footnote w:id="21">
    <w:p w14:paraId="76808F4F" w14:textId="77777777" w:rsidR="00086DB9" w:rsidRDefault="00986FBA">
      <w:pPr>
        <w:pStyle w:val="Footnote"/>
      </w:pPr>
      <w:r>
        <w:rPr>
          <w:rStyle w:val="FootnoteReference"/>
        </w:rPr>
        <w:footnoteRef/>
      </w:r>
      <w:r>
        <w:rPr>
          <w:sz w:val="18"/>
          <w:szCs w:val="18"/>
        </w:rPr>
        <w:t xml:space="preserve"> Here, NH means north of 30°N, SH means south of 30°S and Tropics means everywhere else.</w:t>
      </w:r>
    </w:p>
  </w:footnote>
  <w:footnote w:id="22">
    <w:p w14:paraId="76808F50" w14:textId="77777777" w:rsidR="00086DB9" w:rsidRDefault="00986FBA">
      <w:pPr>
        <w:pStyle w:val="Footnote"/>
      </w:pPr>
      <w:r>
        <w:rPr>
          <w:rStyle w:val="FootnoteReference"/>
        </w:rPr>
        <w:footnoteRef/>
      </w:r>
      <w:r>
        <w:t xml:space="preserve"> </w:t>
      </w:r>
      <w:r>
        <w:rPr>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82" w:type="dxa"/>
      <w:tblLayout w:type="fixed"/>
      <w:tblCellMar>
        <w:left w:w="10" w:type="dxa"/>
        <w:right w:w="10" w:type="dxa"/>
      </w:tblCellMar>
      <w:tblLook w:val="0000" w:firstRow="0" w:lastRow="0" w:firstColumn="0" w:lastColumn="0" w:noHBand="0" w:noVBand="0"/>
    </w:tblPr>
    <w:tblGrid>
      <w:gridCol w:w="3402"/>
      <w:gridCol w:w="2835"/>
      <w:gridCol w:w="2845"/>
    </w:tblGrid>
    <w:tr w:rsidR="001E55C7" w14:paraId="76808F4A"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6808F41" w14:textId="77777777" w:rsidR="001E55C7" w:rsidRDefault="00000000">
          <w:pPr>
            <w:pStyle w:val="Header"/>
            <w:snapToGrid w:val="0"/>
            <w:rPr>
              <w:rFonts w:ascii="Arial" w:hAnsi="Arial" w:cs="Arial"/>
              <w:sz w:val="12"/>
              <w:szCs w:val="12"/>
              <w:lang w:val="da-DK"/>
            </w:rPr>
          </w:pPr>
        </w:p>
        <w:p w14:paraId="76808F42" w14:textId="77777777" w:rsidR="001E55C7" w:rsidRDefault="00986FBA">
          <w:pPr>
            <w:pStyle w:val="Header"/>
            <w:snapToGrid w:val="0"/>
            <w:rPr>
              <w:rFonts w:ascii="Arial" w:hAnsi="Arial" w:cs="Arial"/>
              <w:sz w:val="18"/>
              <w:szCs w:val="18"/>
              <w:lang w:val="da-DK"/>
            </w:rPr>
          </w:pPr>
          <w:proofErr w:type="spellStart"/>
          <w:r>
            <w:rPr>
              <w:rFonts w:ascii="Arial" w:hAnsi="Arial" w:cs="Arial"/>
              <w:sz w:val="18"/>
              <w:szCs w:val="18"/>
              <w:lang w:val="da-DK"/>
            </w:rPr>
            <w:t>Ref</w:t>
          </w:r>
          <w:proofErr w:type="spellEnd"/>
          <w:r>
            <w:rPr>
              <w:rFonts w:ascii="Arial" w:hAnsi="Arial" w:cs="Arial"/>
              <w:sz w:val="18"/>
              <w:szCs w:val="18"/>
              <w:lang w:val="da-DK"/>
            </w:rPr>
            <w:t>:</w:t>
          </w:r>
          <w:r>
            <w:rPr>
              <w:rFonts w:ascii="Arial" w:eastAsia="Arial" w:hAnsi="Arial" w:cs="Arial"/>
              <w:sz w:val="18"/>
              <w:szCs w:val="18"/>
              <w:lang w:val="da-DK"/>
            </w:rPr>
            <w:t xml:space="preserve"> </w:t>
          </w:r>
          <w:r>
            <w:rPr>
              <w:rFonts w:ascii="Arial" w:hAnsi="Arial" w:cs="Arial"/>
              <w:sz w:val="18"/>
              <w:szCs w:val="18"/>
              <w:lang w:val="da-DK"/>
            </w:rPr>
            <w:t>SAF/ROM/METO/FMT/BUFR/001</w:t>
          </w:r>
        </w:p>
        <w:p w14:paraId="76808F43" w14:textId="77777777" w:rsidR="001E55C7" w:rsidRDefault="00986FBA">
          <w:pPr>
            <w:pStyle w:val="Header"/>
            <w:rPr>
              <w:rFonts w:ascii="Arial" w:hAnsi="Arial" w:cs="Arial"/>
              <w:sz w:val="18"/>
              <w:szCs w:val="18"/>
              <w:lang w:val="en-US"/>
            </w:rPr>
          </w:pPr>
          <w:r>
            <w:rPr>
              <w:rFonts w:ascii="Arial" w:hAnsi="Arial" w:cs="Arial"/>
              <w:sz w:val="18"/>
              <w:szCs w:val="18"/>
              <w:lang w:val="en-US"/>
            </w:rPr>
            <w:t>Version:</w:t>
          </w:r>
          <w:r>
            <w:rPr>
              <w:rFonts w:ascii="Arial" w:eastAsia="Arial" w:hAnsi="Arial" w:cs="Arial"/>
              <w:sz w:val="18"/>
              <w:szCs w:val="18"/>
              <w:lang w:val="en-US"/>
            </w:rPr>
            <w:t xml:space="preserve"> </w:t>
          </w:r>
          <w:r>
            <w:rPr>
              <w:rFonts w:ascii="Arial" w:hAnsi="Arial" w:cs="Arial"/>
              <w:sz w:val="18"/>
              <w:szCs w:val="18"/>
              <w:lang w:val="en-US"/>
            </w:rPr>
            <w:t>2.7</w:t>
          </w:r>
        </w:p>
        <w:p w14:paraId="76808F44" w14:textId="77777777" w:rsidR="001E55C7" w:rsidRDefault="00986FBA">
          <w:pPr>
            <w:pStyle w:val="Header"/>
          </w:pPr>
          <w:r>
            <w:rPr>
              <w:rFonts w:ascii="Arial" w:hAnsi="Arial" w:cs="Arial"/>
              <w:sz w:val="18"/>
              <w:szCs w:val="18"/>
              <w:lang w:val="en-US"/>
            </w:rPr>
            <w:t>Date:</w:t>
          </w:r>
          <w:r>
            <w:rPr>
              <w:rFonts w:ascii="Arial" w:eastAsia="Arial" w:hAnsi="Arial" w:cs="Arial"/>
              <w:sz w:val="18"/>
              <w:szCs w:val="18"/>
              <w:lang w:val="en-US"/>
            </w:rPr>
            <w:t xml:space="preserve"> 31 December </w:t>
          </w:r>
          <w:r>
            <w:rPr>
              <w:rFonts w:ascii="Arial" w:hAnsi="Arial" w:cs="Arial"/>
              <w:sz w:val="18"/>
              <w:szCs w:val="18"/>
              <w:lang w:val="en-US"/>
            </w:rPr>
            <w:t>2021</w:t>
          </w:r>
        </w:p>
        <w:p w14:paraId="76808F45" w14:textId="77777777" w:rsidR="001E55C7" w:rsidRDefault="00000000">
          <w:pPr>
            <w:pStyle w:val="Header"/>
            <w:rPr>
              <w:rFonts w:ascii="Arial" w:hAnsi="Arial" w:cs="Arial"/>
              <w:sz w:val="12"/>
              <w:szCs w:val="12"/>
              <w:lang w:val="en-US"/>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76808F46" w14:textId="77777777" w:rsidR="001E55C7" w:rsidRDefault="00000000">
          <w:pPr>
            <w:pStyle w:val="Header"/>
            <w:snapToGrid w:val="0"/>
            <w:jc w:val="center"/>
            <w:rPr>
              <w:rFonts w:ascii="Arial" w:hAnsi="Arial" w:cs="Arial"/>
              <w:sz w:val="12"/>
              <w:szCs w:val="12"/>
            </w:rPr>
          </w:pPr>
        </w:p>
        <w:p w14:paraId="76808F47" w14:textId="77777777" w:rsidR="001E55C7" w:rsidRDefault="00986FBA">
          <w:pPr>
            <w:pStyle w:val="Header"/>
            <w:tabs>
              <w:tab w:val="left" w:pos="525"/>
              <w:tab w:val="center" w:pos="1380"/>
            </w:tabs>
            <w:jc w:val="center"/>
            <w:rPr>
              <w:rFonts w:ascii="Arial" w:hAnsi="Arial" w:cs="Arial"/>
              <w:sz w:val="20"/>
            </w:rPr>
          </w:pP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p>
        <w:p w14:paraId="76808F48" w14:textId="77777777" w:rsidR="001E55C7" w:rsidRDefault="00986FBA">
          <w:pPr>
            <w:pStyle w:val="Header"/>
            <w:tabs>
              <w:tab w:val="left" w:pos="525"/>
              <w:tab w:val="center" w:pos="1380"/>
            </w:tabs>
            <w:jc w:val="center"/>
          </w:pP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br/>
            <w:t>Occultation</w:t>
          </w:r>
          <w:r>
            <w:rPr>
              <w:rFonts w:ascii="Arial" w:eastAsia="Arial" w:hAnsi="Arial" w:cs="Arial"/>
              <w:sz w:val="20"/>
            </w:rPr>
            <w:t xml:space="preserve"> </w:t>
          </w:r>
          <w:r>
            <w:rPr>
              <w:rFonts w:ascii="Arial" w:hAnsi="Arial" w:cs="Arial"/>
              <w:sz w:val="20"/>
            </w:rPr>
            <w:t>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08F49" w14:textId="77777777" w:rsidR="001E55C7" w:rsidRDefault="00986FBA">
          <w:pPr>
            <w:pStyle w:val="Header"/>
            <w:snapToGrid w:val="0"/>
            <w:jc w:val="center"/>
            <w:rPr>
              <w:rFonts w:ascii="Arial" w:hAnsi="Arial" w:cs="Arial"/>
              <w:sz w:val="12"/>
              <w:szCs w:val="12"/>
            </w:rPr>
          </w:pPr>
          <w:r>
            <w:rPr>
              <w:rFonts w:ascii="Arial" w:hAnsi="Arial" w:cs="Arial"/>
              <w:noProof/>
              <w:sz w:val="12"/>
              <w:szCs w:val="12"/>
            </w:rPr>
            <w:drawing>
              <wp:anchor distT="0" distB="0" distL="114300" distR="114300" simplePos="0" relativeHeight="251659264" behindDoc="0" locked="0" layoutInCell="1" allowOverlap="1" wp14:anchorId="76808F39" wp14:editId="76808F3A">
                <wp:simplePos x="0" y="0"/>
                <wp:positionH relativeFrom="column">
                  <wp:posOffset>164500</wp:posOffset>
                </wp:positionH>
                <wp:positionV relativeFrom="paragraph">
                  <wp:posOffset>36758</wp:posOffset>
                </wp:positionV>
                <wp:extent cx="1341699" cy="495330"/>
                <wp:effectExtent l="0" t="0" r="0" b="0"/>
                <wp:wrapTopAndBottom/>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341699" cy="495330"/>
                        </a:xfrm>
                        <a:prstGeom prst="rect">
                          <a:avLst/>
                        </a:prstGeom>
                      </pic:spPr>
                    </pic:pic>
                  </a:graphicData>
                </a:graphic>
              </wp:anchor>
            </w:drawing>
          </w:r>
        </w:p>
      </w:tc>
    </w:tr>
  </w:tbl>
  <w:p w14:paraId="76808F4B" w14:textId="77777777" w:rsidR="001E55C7" w:rsidRDefault="00000000">
    <w:pPr>
      <w:pStyle w:val="Header"/>
      <w:tabs>
        <w:tab w:val="clear" w:pos="9638"/>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0" w14:textId="77777777" w:rsidR="001E55C7"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31FC"/>
    <w:multiLevelType w:val="multilevel"/>
    <w:tmpl w:val="94667840"/>
    <w:styleLink w:val="WW8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0C75CFB"/>
    <w:multiLevelType w:val="multilevel"/>
    <w:tmpl w:val="82464B9C"/>
    <w:styleLink w:val="WW8Num6"/>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A2653FC"/>
    <w:multiLevelType w:val="multilevel"/>
    <w:tmpl w:val="5598408E"/>
    <w:styleLink w:val="WW8Num7"/>
    <w:lvl w:ilvl="0">
      <w:numFmt w:val="bullet"/>
      <w:lvlText w:val=""/>
      <w:lvlJc w:val="left"/>
      <w:pPr>
        <w:ind w:left="720" w:hanging="360"/>
      </w:pPr>
      <w:rPr>
        <w:rFonts w:ascii="Wingdings" w:hAnsi="Wingdings" w:cs="Wingding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3A5537"/>
    <w:multiLevelType w:val="multilevel"/>
    <w:tmpl w:val="A9AA8D82"/>
    <w:styleLink w:val="WW8Num5"/>
    <w:lvl w:ilvl="0">
      <w:numFmt w:val="bullet"/>
      <w:lvlText w:val=""/>
      <w:lvlJc w:val="left"/>
      <w:pPr>
        <w:ind w:left="862" w:hanging="360"/>
      </w:pPr>
      <w:rPr>
        <w:rFonts w:ascii="Wingdings" w:hAnsi="Wingdings" w:cs="Wingdings"/>
        <w:color w:val="000000"/>
      </w:rPr>
    </w:lvl>
    <w:lvl w:ilvl="1">
      <w:numFmt w:val="bullet"/>
      <w:lvlText w:val="o"/>
      <w:lvlJc w:val="left"/>
      <w:pPr>
        <w:ind w:left="1582" w:hanging="360"/>
      </w:pPr>
      <w:rPr>
        <w:rFonts w:ascii="Courier New" w:hAnsi="Courier New" w:cs="Courier New"/>
      </w:rPr>
    </w:lvl>
    <w:lvl w:ilvl="2">
      <w:numFmt w:val="bullet"/>
      <w:lvlText w:val=""/>
      <w:lvlJc w:val="left"/>
      <w:pPr>
        <w:ind w:left="2302" w:hanging="360"/>
      </w:pPr>
      <w:rPr>
        <w:rFonts w:ascii="Wingdings" w:hAnsi="Wingdings" w:cs="Wingdings"/>
      </w:rPr>
    </w:lvl>
    <w:lvl w:ilvl="3">
      <w:numFmt w:val="bullet"/>
      <w:lvlText w:val=""/>
      <w:lvlJc w:val="left"/>
      <w:pPr>
        <w:ind w:left="3022" w:hanging="360"/>
      </w:pPr>
      <w:rPr>
        <w:rFonts w:ascii="Symbol" w:hAnsi="Symbol" w:cs="Symbol"/>
      </w:rPr>
    </w:lvl>
    <w:lvl w:ilvl="4">
      <w:numFmt w:val="bullet"/>
      <w:lvlText w:val="o"/>
      <w:lvlJc w:val="left"/>
      <w:pPr>
        <w:ind w:left="3742" w:hanging="360"/>
      </w:pPr>
      <w:rPr>
        <w:rFonts w:ascii="Courier New" w:hAnsi="Courier New" w:cs="Courier New"/>
      </w:rPr>
    </w:lvl>
    <w:lvl w:ilvl="5">
      <w:numFmt w:val="bullet"/>
      <w:lvlText w:val=""/>
      <w:lvlJc w:val="left"/>
      <w:pPr>
        <w:ind w:left="4462" w:hanging="360"/>
      </w:pPr>
      <w:rPr>
        <w:rFonts w:ascii="Wingdings" w:hAnsi="Wingdings" w:cs="Wingdings"/>
      </w:rPr>
    </w:lvl>
    <w:lvl w:ilvl="6">
      <w:numFmt w:val="bullet"/>
      <w:lvlText w:val=""/>
      <w:lvlJc w:val="left"/>
      <w:pPr>
        <w:ind w:left="5182" w:hanging="360"/>
      </w:pPr>
      <w:rPr>
        <w:rFonts w:ascii="Symbol" w:hAnsi="Symbol" w:cs="Symbol"/>
      </w:rPr>
    </w:lvl>
    <w:lvl w:ilvl="7">
      <w:numFmt w:val="bullet"/>
      <w:lvlText w:val="o"/>
      <w:lvlJc w:val="left"/>
      <w:pPr>
        <w:ind w:left="5902" w:hanging="360"/>
      </w:pPr>
      <w:rPr>
        <w:rFonts w:ascii="Courier New" w:hAnsi="Courier New" w:cs="Courier New"/>
      </w:rPr>
    </w:lvl>
    <w:lvl w:ilvl="8">
      <w:numFmt w:val="bullet"/>
      <w:lvlText w:val=""/>
      <w:lvlJc w:val="left"/>
      <w:pPr>
        <w:ind w:left="6622" w:hanging="360"/>
      </w:pPr>
      <w:rPr>
        <w:rFonts w:ascii="Wingdings" w:hAnsi="Wingdings" w:cs="Wingdings"/>
      </w:rPr>
    </w:lvl>
  </w:abstractNum>
  <w:abstractNum w:abstractNumId="4" w15:restartNumberingAfterBreak="0">
    <w:nsid w:val="1B053B9C"/>
    <w:multiLevelType w:val="multilevel"/>
    <w:tmpl w:val="42949294"/>
    <w:styleLink w:val="WW8Num15"/>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B2E7591"/>
    <w:multiLevelType w:val="multilevel"/>
    <w:tmpl w:val="40102ABA"/>
    <w:styleLink w:val="WW8Num10"/>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DB26FA7"/>
    <w:multiLevelType w:val="multilevel"/>
    <w:tmpl w:val="310618D0"/>
    <w:styleLink w:val="WW8Num9"/>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23A35191"/>
    <w:multiLevelType w:val="multilevel"/>
    <w:tmpl w:val="EA2401A8"/>
    <w:styleLink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5F40A2"/>
    <w:multiLevelType w:val="hybridMultilevel"/>
    <w:tmpl w:val="576AD838"/>
    <w:lvl w:ilvl="0" w:tplc="90C4285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00467B"/>
    <w:multiLevelType w:val="multilevel"/>
    <w:tmpl w:val="1F4CE890"/>
    <w:styleLink w:val="WW8Num11"/>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0" w15:restartNumberingAfterBreak="0">
    <w:nsid w:val="3A0877D2"/>
    <w:multiLevelType w:val="multilevel"/>
    <w:tmpl w:val="151E6CDE"/>
    <w:styleLink w:val="WW8StyleNum"/>
    <w:lvl w:ilvl="0">
      <w:start w:val="1"/>
      <w:numFmt w:val="none"/>
      <w:pStyle w:val="ListBullet"/>
      <w:lvlText w:val="%1"/>
      <w:lvlJc w:val="left"/>
      <w:pPr>
        <w:ind w:left="283" w:hanging="283"/>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022A2F"/>
    <w:multiLevelType w:val="multilevel"/>
    <w:tmpl w:val="0FC0C0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2" w15:restartNumberingAfterBreak="0">
    <w:nsid w:val="3EF61F63"/>
    <w:multiLevelType w:val="hybridMultilevel"/>
    <w:tmpl w:val="E356DA40"/>
    <w:lvl w:ilvl="0" w:tplc="81FE8B6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906964"/>
    <w:multiLevelType w:val="multilevel"/>
    <w:tmpl w:val="CB98FE84"/>
    <w:styleLink w:val="WW8Num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ED91C1B"/>
    <w:multiLevelType w:val="multilevel"/>
    <w:tmpl w:val="DD521572"/>
    <w:styleLink w:val="WW8Num1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5" w15:restartNumberingAfterBreak="0">
    <w:nsid w:val="53216576"/>
    <w:multiLevelType w:val="multilevel"/>
    <w:tmpl w:val="64B4AFAE"/>
    <w:styleLink w:val="WW8Num2"/>
    <w:lvl w:ilvl="0">
      <w:start w:val="1"/>
      <w:numFmt w:val="decimal"/>
      <w:pStyle w:val="Figurtek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5858CD"/>
    <w:multiLevelType w:val="multilevel"/>
    <w:tmpl w:val="108E71E4"/>
    <w:styleLink w:val="WW8Num13"/>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5E053465"/>
    <w:multiLevelType w:val="multilevel"/>
    <w:tmpl w:val="9D1CE3C2"/>
    <w:styleLink w:val="WW8Num14"/>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6C012C58"/>
    <w:multiLevelType w:val="multilevel"/>
    <w:tmpl w:val="F02A3B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74273FBA"/>
    <w:multiLevelType w:val="multilevel"/>
    <w:tmpl w:val="25B01BF0"/>
    <w:lvl w:ilvl="0">
      <w:numFmt w:val="bullet"/>
      <w:lvlText w:val="•"/>
      <w:lvlJc w:val="left"/>
      <w:pPr>
        <w:ind w:left="792" w:hanging="360"/>
      </w:pPr>
      <w:rPr>
        <w:rFonts w:ascii="StarSymbol" w:eastAsia="OpenSymbol" w:hAnsi="StarSymbol" w:cs="OpenSymbol"/>
      </w:rPr>
    </w:lvl>
    <w:lvl w:ilvl="1">
      <w:numFmt w:val="bullet"/>
      <w:lvlText w:val="◦"/>
      <w:lvlJc w:val="left"/>
      <w:pPr>
        <w:ind w:left="1152" w:hanging="360"/>
      </w:pPr>
      <w:rPr>
        <w:rFonts w:ascii="OpenSymbol" w:eastAsia="OpenSymbol" w:hAnsi="OpenSymbol" w:cs="OpenSymbol"/>
      </w:rPr>
    </w:lvl>
    <w:lvl w:ilvl="2">
      <w:numFmt w:val="bullet"/>
      <w:lvlText w:val="▪"/>
      <w:lvlJc w:val="left"/>
      <w:pPr>
        <w:ind w:left="1512" w:hanging="360"/>
      </w:pPr>
      <w:rPr>
        <w:rFonts w:ascii="OpenSymbol" w:eastAsia="OpenSymbol" w:hAnsi="OpenSymbol" w:cs="OpenSymbol"/>
      </w:rPr>
    </w:lvl>
    <w:lvl w:ilvl="3">
      <w:numFmt w:val="bullet"/>
      <w:lvlText w:val="•"/>
      <w:lvlJc w:val="left"/>
      <w:pPr>
        <w:ind w:left="1872" w:hanging="360"/>
      </w:pPr>
      <w:rPr>
        <w:rFonts w:ascii="OpenSymbol" w:eastAsia="OpenSymbol" w:hAnsi="OpenSymbol" w:cs="OpenSymbol"/>
      </w:rPr>
    </w:lvl>
    <w:lvl w:ilvl="4">
      <w:numFmt w:val="bullet"/>
      <w:lvlText w:val="◦"/>
      <w:lvlJc w:val="left"/>
      <w:pPr>
        <w:ind w:left="2232" w:hanging="360"/>
      </w:pPr>
      <w:rPr>
        <w:rFonts w:ascii="OpenSymbol" w:eastAsia="OpenSymbol" w:hAnsi="OpenSymbol" w:cs="OpenSymbol"/>
      </w:rPr>
    </w:lvl>
    <w:lvl w:ilvl="5">
      <w:numFmt w:val="bullet"/>
      <w:lvlText w:val="▪"/>
      <w:lvlJc w:val="left"/>
      <w:pPr>
        <w:ind w:left="2592" w:hanging="360"/>
      </w:pPr>
      <w:rPr>
        <w:rFonts w:ascii="OpenSymbol" w:eastAsia="OpenSymbol" w:hAnsi="OpenSymbol" w:cs="OpenSymbol"/>
      </w:rPr>
    </w:lvl>
    <w:lvl w:ilvl="6">
      <w:numFmt w:val="bullet"/>
      <w:lvlText w:val="•"/>
      <w:lvlJc w:val="left"/>
      <w:pPr>
        <w:ind w:left="2952" w:hanging="360"/>
      </w:pPr>
      <w:rPr>
        <w:rFonts w:ascii="OpenSymbol" w:eastAsia="OpenSymbol" w:hAnsi="OpenSymbol" w:cs="OpenSymbol"/>
      </w:rPr>
    </w:lvl>
    <w:lvl w:ilvl="7">
      <w:numFmt w:val="bullet"/>
      <w:lvlText w:val="◦"/>
      <w:lvlJc w:val="left"/>
      <w:pPr>
        <w:ind w:left="3312" w:hanging="360"/>
      </w:pPr>
      <w:rPr>
        <w:rFonts w:ascii="OpenSymbol" w:eastAsia="OpenSymbol" w:hAnsi="OpenSymbol" w:cs="OpenSymbol"/>
      </w:rPr>
    </w:lvl>
    <w:lvl w:ilvl="8">
      <w:numFmt w:val="bullet"/>
      <w:lvlText w:val="▪"/>
      <w:lvlJc w:val="left"/>
      <w:pPr>
        <w:ind w:left="3672" w:hanging="360"/>
      </w:pPr>
      <w:rPr>
        <w:rFonts w:ascii="OpenSymbol" w:eastAsia="OpenSymbol" w:hAnsi="OpenSymbol" w:cs="OpenSymbol"/>
      </w:rPr>
    </w:lvl>
  </w:abstractNum>
  <w:abstractNum w:abstractNumId="20" w15:restartNumberingAfterBreak="0">
    <w:nsid w:val="76CC52E3"/>
    <w:multiLevelType w:val="multilevel"/>
    <w:tmpl w:val="2FAAED4C"/>
    <w:styleLink w:val="WW8Num8"/>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77136A7D"/>
    <w:multiLevelType w:val="multilevel"/>
    <w:tmpl w:val="1654F930"/>
    <w:styleLink w:val="WW8Num4"/>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78D676A9"/>
    <w:multiLevelType w:val="multilevel"/>
    <w:tmpl w:val="00286CEE"/>
    <w:styleLink w:val="WW8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A5C75C7"/>
    <w:multiLevelType w:val="multilevel"/>
    <w:tmpl w:val="3A40FE42"/>
    <w:styleLink w:val="WW8Num17"/>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104885376">
    <w:abstractNumId w:val="11"/>
  </w:num>
  <w:num w:numId="2" w16cid:durableId="1828354376">
    <w:abstractNumId w:val="0"/>
  </w:num>
  <w:num w:numId="3" w16cid:durableId="1403066166">
    <w:abstractNumId w:val="15"/>
  </w:num>
  <w:num w:numId="4" w16cid:durableId="1760173898">
    <w:abstractNumId w:val="7"/>
  </w:num>
  <w:num w:numId="5" w16cid:durableId="1576742588">
    <w:abstractNumId w:val="21"/>
  </w:num>
  <w:num w:numId="6" w16cid:durableId="1846171120">
    <w:abstractNumId w:val="3"/>
  </w:num>
  <w:num w:numId="7" w16cid:durableId="572932937">
    <w:abstractNumId w:val="1"/>
  </w:num>
  <w:num w:numId="8" w16cid:durableId="1729113292">
    <w:abstractNumId w:val="2"/>
  </w:num>
  <w:num w:numId="9" w16cid:durableId="1740135215">
    <w:abstractNumId w:val="20"/>
  </w:num>
  <w:num w:numId="10" w16cid:durableId="6106399">
    <w:abstractNumId w:val="6"/>
  </w:num>
  <w:num w:numId="11" w16cid:durableId="589891002">
    <w:abstractNumId w:val="5"/>
  </w:num>
  <w:num w:numId="12" w16cid:durableId="1241787862">
    <w:abstractNumId w:val="9"/>
  </w:num>
  <w:num w:numId="13" w16cid:durableId="2047676395">
    <w:abstractNumId w:val="13"/>
  </w:num>
  <w:num w:numId="14" w16cid:durableId="2023893073">
    <w:abstractNumId w:val="16"/>
  </w:num>
  <w:num w:numId="15" w16cid:durableId="138964557">
    <w:abstractNumId w:val="17"/>
  </w:num>
  <w:num w:numId="16" w16cid:durableId="1412310210">
    <w:abstractNumId w:val="4"/>
  </w:num>
  <w:num w:numId="17" w16cid:durableId="391344560">
    <w:abstractNumId w:val="14"/>
  </w:num>
  <w:num w:numId="18" w16cid:durableId="771241245">
    <w:abstractNumId w:val="23"/>
  </w:num>
  <w:num w:numId="19" w16cid:durableId="331178231">
    <w:abstractNumId w:val="22"/>
  </w:num>
  <w:num w:numId="20" w16cid:durableId="1951234667">
    <w:abstractNumId w:val="10"/>
  </w:num>
  <w:num w:numId="21" w16cid:durableId="1169364293">
    <w:abstractNumId w:val="6"/>
  </w:num>
  <w:num w:numId="22" w16cid:durableId="200289450">
    <w:abstractNumId w:val="19"/>
  </w:num>
  <w:num w:numId="23" w16cid:durableId="518157481">
    <w:abstractNumId w:val="19"/>
    <w:lvlOverride w:ilvl="0">
      <w:startOverride w:val="1"/>
    </w:lvlOverride>
  </w:num>
  <w:num w:numId="24" w16cid:durableId="1773361105">
    <w:abstractNumId w:val="16"/>
  </w:num>
  <w:num w:numId="25" w16cid:durableId="1020551876">
    <w:abstractNumId w:val="16"/>
    <w:lvlOverride w:ilvl="0">
      <w:startOverride w:val="1"/>
    </w:lvlOverride>
  </w:num>
  <w:num w:numId="26" w16cid:durableId="4284296">
    <w:abstractNumId w:val="3"/>
  </w:num>
  <w:num w:numId="27" w16cid:durableId="1208953602">
    <w:abstractNumId w:val="21"/>
  </w:num>
  <w:num w:numId="28" w16cid:durableId="298918226">
    <w:abstractNumId w:val="1"/>
  </w:num>
  <w:num w:numId="29" w16cid:durableId="196625652">
    <w:abstractNumId w:val="18"/>
  </w:num>
  <w:num w:numId="30" w16cid:durableId="963536768">
    <w:abstractNumId w:val="13"/>
    <w:lvlOverride w:ilvl="0">
      <w:startOverride w:val="1"/>
    </w:lvlOverride>
  </w:num>
  <w:num w:numId="31" w16cid:durableId="1960380078">
    <w:abstractNumId w:val="22"/>
    <w:lvlOverride w:ilvl="0">
      <w:startOverride w:val="1"/>
    </w:lvlOverride>
  </w:num>
  <w:num w:numId="32" w16cid:durableId="824662333">
    <w:abstractNumId w:val="2"/>
  </w:num>
  <w:num w:numId="33" w16cid:durableId="1572109019">
    <w:abstractNumId w:val="8"/>
  </w:num>
  <w:num w:numId="34" w16cid:durableId="12554315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g Syndergaard">
    <w15:presenceInfo w15:providerId="Windows Live" w15:userId="aefbacfa7d63dd1b"/>
  </w15:person>
  <w15:person w15:author="Bowler, Neill">
    <w15:presenceInfo w15:providerId="AD" w15:userId="S::neill.bowler@metoffice.gov.uk::25fda8e4-4fe5-466a-837f-b88bd8946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B9"/>
    <w:rsid w:val="0001716B"/>
    <w:rsid w:val="00017C09"/>
    <w:rsid w:val="000316E5"/>
    <w:rsid w:val="000453D2"/>
    <w:rsid w:val="0006110A"/>
    <w:rsid w:val="00070EAC"/>
    <w:rsid w:val="00086DB9"/>
    <w:rsid w:val="00091FCF"/>
    <w:rsid w:val="000A7E8E"/>
    <w:rsid w:val="000B147C"/>
    <w:rsid w:val="000F7E68"/>
    <w:rsid w:val="0010200C"/>
    <w:rsid w:val="00105966"/>
    <w:rsid w:val="0010600F"/>
    <w:rsid w:val="00107262"/>
    <w:rsid w:val="001279BD"/>
    <w:rsid w:val="00140540"/>
    <w:rsid w:val="00154AF8"/>
    <w:rsid w:val="00162066"/>
    <w:rsid w:val="00166BE3"/>
    <w:rsid w:val="00167067"/>
    <w:rsid w:val="0019497F"/>
    <w:rsid w:val="001B5280"/>
    <w:rsid w:val="001E5089"/>
    <w:rsid w:val="002117EB"/>
    <w:rsid w:val="00221758"/>
    <w:rsid w:val="00242140"/>
    <w:rsid w:val="00285A00"/>
    <w:rsid w:val="002B25D1"/>
    <w:rsid w:val="002B4A52"/>
    <w:rsid w:val="002D2F89"/>
    <w:rsid w:val="0030790C"/>
    <w:rsid w:val="0031448F"/>
    <w:rsid w:val="00327639"/>
    <w:rsid w:val="003311F2"/>
    <w:rsid w:val="00360F5B"/>
    <w:rsid w:val="00367F84"/>
    <w:rsid w:val="003719A4"/>
    <w:rsid w:val="003719CB"/>
    <w:rsid w:val="0038120B"/>
    <w:rsid w:val="00384908"/>
    <w:rsid w:val="003D0846"/>
    <w:rsid w:val="003D4B59"/>
    <w:rsid w:val="003D749E"/>
    <w:rsid w:val="003E0D65"/>
    <w:rsid w:val="003E6779"/>
    <w:rsid w:val="003F5EB9"/>
    <w:rsid w:val="00415016"/>
    <w:rsid w:val="004225C0"/>
    <w:rsid w:val="00426E65"/>
    <w:rsid w:val="00435B3A"/>
    <w:rsid w:val="00436DCA"/>
    <w:rsid w:val="00446C8C"/>
    <w:rsid w:val="00452FF2"/>
    <w:rsid w:val="0046477A"/>
    <w:rsid w:val="004665B2"/>
    <w:rsid w:val="004671D2"/>
    <w:rsid w:val="0048208A"/>
    <w:rsid w:val="00495546"/>
    <w:rsid w:val="004A0996"/>
    <w:rsid w:val="004A57AE"/>
    <w:rsid w:val="004C5687"/>
    <w:rsid w:val="004D1E43"/>
    <w:rsid w:val="004E089A"/>
    <w:rsid w:val="004E67B7"/>
    <w:rsid w:val="00506C66"/>
    <w:rsid w:val="005108B2"/>
    <w:rsid w:val="00526F78"/>
    <w:rsid w:val="00530E46"/>
    <w:rsid w:val="00541E05"/>
    <w:rsid w:val="00561F73"/>
    <w:rsid w:val="00577B8B"/>
    <w:rsid w:val="005C6428"/>
    <w:rsid w:val="005D06A8"/>
    <w:rsid w:val="005E0B8C"/>
    <w:rsid w:val="00606CC6"/>
    <w:rsid w:val="00614852"/>
    <w:rsid w:val="006235A2"/>
    <w:rsid w:val="0063109C"/>
    <w:rsid w:val="00642BAC"/>
    <w:rsid w:val="006502AF"/>
    <w:rsid w:val="0065199B"/>
    <w:rsid w:val="006865C7"/>
    <w:rsid w:val="00690E3D"/>
    <w:rsid w:val="006A0BD6"/>
    <w:rsid w:val="006B32E9"/>
    <w:rsid w:val="006C28E0"/>
    <w:rsid w:val="006C2C16"/>
    <w:rsid w:val="006F2E6C"/>
    <w:rsid w:val="0070366D"/>
    <w:rsid w:val="00705E67"/>
    <w:rsid w:val="00720482"/>
    <w:rsid w:val="007246ED"/>
    <w:rsid w:val="007820FF"/>
    <w:rsid w:val="00792480"/>
    <w:rsid w:val="0079369D"/>
    <w:rsid w:val="00797AAA"/>
    <w:rsid w:val="007B445F"/>
    <w:rsid w:val="007B7A53"/>
    <w:rsid w:val="007C6322"/>
    <w:rsid w:val="007C690C"/>
    <w:rsid w:val="007D425D"/>
    <w:rsid w:val="007E4486"/>
    <w:rsid w:val="007E5032"/>
    <w:rsid w:val="007F05D4"/>
    <w:rsid w:val="007F5DF2"/>
    <w:rsid w:val="008029AD"/>
    <w:rsid w:val="00804177"/>
    <w:rsid w:val="00807198"/>
    <w:rsid w:val="008110E6"/>
    <w:rsid w:val="00816258"/>
    <w:rsid w:val="008169F8"/>
    <w:rsid w:val="00840D48"/>
    <w:rsid w:val="00842044"/>
    <w:rsid w:val="00863799"/>
    <w:rsid w:val="00884F29"/>
    <w:rsid w:val="008A141D"/>
    <w:rsid w:val="008B12B0"/>
    <w:rsid w:val="008B21CF"/>
    <w:rsid w:val="008C2C75"/>
    <w:rsid w:val="008C3095"/>
    <w:rsid w:val="00911D2D"/>
    <w:rsid w:val="00934635"/>
    <w:rsid w:val="00936630"/>
    <w:rsid w:val="00942624"/>
    <w:rsid w:val="0095376E"/>
    <w:rsid w:val="0098249C"/>
    <w:rsid w:val="0098448C"/>
    <w:rsid w:val="00986FBA"/>
    <w:rsid w:val="009B0C63"/>
    <w:rsid w:val="009B6545"/>
    <w:rsid w:val="009C1DF5"/>
    <w:rsid w:val="009D5880"/>
    <w:rsid w:val="009E723F"/>
    <w:rsid w:val="009F0C2A"/>
    <w:rsid w:val="009F1436"/>
    <w:rsid w:val="00A051BF"/>
    <w:rsid w:val="00A17A27"/>
    <w:rsid w:val="00A37CF3"/>
    <w:rsid w:val="00A56366"/>
    <w:rsid w:val="00A57A14"/>
    <w:rsid w:val="00A65075"/>
    <w:rsid w:val="00A650EB"/>
    <w:rsid w:val="00A660F9"/>
    <w:rsid w:val="00A927F3"/>
    <w:rsid w:val="00A930D3"/>
    <w:rsid w:val="00A96147"/>
    <w:rsid w:val="00AB495A"/>
    <w:rsid w:val="00B10230"/>
    <w:rsid w:val="00B1158C"/>
    <w:rsid w:val="00B2708C"/>
    <w:rsid w:val="00B33794"/>
    <w:rsid w:val="00B35A83"/>
    <w:rsid w:val="00B6091D"/>
    <w:rsid w:val="00B70AE6"/>
    <w:rsid w:val="00B715AE"/>
    <w:rsid w:val="00B77AC6"/>
    <w:rsid w:val="00B810F6"/>
    <w:rsid w:val="00B90825"/>
    <w:rsid w:val="00B90BF3"/>
    <w:rsid w:val="00BA29F1"/>
    <w:rsid w:val="00BB6AE3"/>
    <w:rsid w:val="00BB7473"/>
    <w:rsid w:val="00BC1D04"/>
    <w:rsid w:val="00BC41E4"/>
    <w:rsid w:val="00BD0C9E"/>
    <w:rsid w:val="00BD548D"/>
    <w:rsid w:val="00BE5B3B"/>
    <w:rsid w:val="00C240AB"/>
    <w:rsid w:val="00C252F7"/>
    <w:rsid w:val="00C31135"/>
    <w:rsid w:val="00C45D89"/>
    <w:rsid w:val="00C57981"/>
    <w:rsid w:val="00C6403D"/>
    <w:rsid w:val="00C66D96"/>
    <w:rsid w:val="00C96F3D"/>
    <w:rsid w:val="00CB5539"/>
    <w:rsid w:val="00CD5EF2"/>
    <w:rsid w:val="00CF407E"/>
    <w:rsid w:val="00D02467"/>
    <w:rsid w:val="00D14136"/>
    <w:rsid w:val="00D15E49"/>
    <w:rsid w:val="00D23458"/>
    <w:rsid w:val="00D33088"/>
    <w:rsid w:val="00D338BE"/>
    <w:rsid w:val="00D7424C"/>
    <w:rsid w:val="00D875CA"/>
    <w:rsid w:val="00DA6E9C"/>
    <w:rsid w:val="00DB41C4"/>
    <w:rsid w:val="00DD59EE"/>
    <w:rsid w:val="00DD7501"/>
    <w:rsid w:val="00DF5799"/>
    <w:rsid w:val="00E02E9E"/>
    <w:rsid w:val="00E0380C"/>
    <w:rsid w:val="00E33573"/>
    <w:rsid w:val="00E3630F"/>
    <w:rsid w:val="00E54291"/>
    <w:rsid w:val="00E614FF"/>
    <w:rsid w:val="00E678DD"/>
    <w:rsid w:val="00E73263"/>
    <w:rsid w:val="00E87EB3"/>
    <w:rsid w:val="00EF6299"/>
    <w:rsid w:val="00F005B2"/>
    <w:rsid w:val="00F120F9"/>
    <w:rsid w:val="00F24FAC"/>
    <w:rsid w:val="00F32585"/>
    <w:rsid w:val="00F42325"/>
    <w:rsid w:val="00F6145B"/>
    <w:rsid w:val="00F7353B"/>
    <w:rsid w:val="00F7721D"/>
    <w:rsid w:val="00FA2A23"/>
    <w:rsid w:val="00FA77A1"/>
    <w:rsid w:val="00FC4086"/>
    <w:rsid w:val="00FC7CA1"/>
    <w:rsid w:val="00FD5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8F34"/>
  <w15:docId w15:val="{8BD20BF4-6099-45D3-B794-69D6346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sz w:val="2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sz w:val="20"/>
    </w:rPr>
  </w:style>
  <w:style w:type="paragraph" w:styleId="Heading8">
    <w:name w:val="heading 8"/>
    <w:basedOn w:val="Standard"/>
    <w:next w:val="Standard"/>
    <w:pPr>
      <w:numPr>
        <w:ilvl w:val="7"/>
        <w:numId w:val="1"/>
      </w:numPr>
      <w:spacing w:before="240" w:after="60"/>
      <w:outlineLvl w:val="7"/>
    </w:pPr>
    <w:rPr>
      <w:rFonts w:ascii="Arial" w:eastAsia="Arial" w:hAnsi="Arial" w:cs="Arial"/>
      <w:i/>
      <w:sz w:val="20"/>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uppressAutoHyphens w:val="0"/>
    </w:pPr>
    <w:rPr>
      <w:rFonts w:eastAsia="Times New Roman" w:cs="Times New Roman"/>
      <w:szCs w:val="20"/>
      <w:lang w:bidi="ar-SA"/>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sz w:val="20"/>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sz w:val="20"/>
    </w:rPr>
  </w:style>
  <w:style w:type="paragraph" w:customStyle="1" w:styleId="Footnote">
    <w:name w:val="Footnote"/>
    <w:basedOn w:val="Standard"/>
    <w:rPr>
      <w:rFonts w:ascii="Arial" w:eastAsia="Arial" w:hAnsi="Arial" w:cs="Arial"/>
      <w:i/>
      <w:sz w:val="20"/>
    </w:rPr>
  </w:style>
  <w:style w:type="paragraph" w:customStyle="1" w:styleId="Contents1">
    <w:name w:val="Contents 1"/>
    <w:basedOn w:val="Standard"/>
    <w:next w:val="Standard"/>
    <w:autoRedefine/>
    <w:rPr>
      <w:rFonts w:ascii="Arial" w:eastAsia="Arial" w:hAnsi="Arial" w:cs="Arial"/>
      <w:b/>
      <w:sz w:val="20"/>
    </w:rPr>
  </w:style>
  <w:style w:type="paragraph" w:customStyle="1" w:styleId="Contents3">
    <w:name w:val="Contents 3"/>
    <w:basedOn w:val="Standard"/>
    <w:next w:val="Standard"/>
    <w:pPr>
      <w:ind w:left="480"/>
    </w:pPr>
    <w:rPr>
      <w:rFonts w:ascii="Arial" w:eastAsia="Arial" w:hAnsi="Arial" w:cs="Arial"/>
      <w:i/>
      <w:sz w:val="20"/>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eastAsia="Arial" w:hAnsi="Arial" w:cs="Arial"/>
      <w:sz w:val="20"/>
    </w:rPr>
  </w:style>
  <w:style w:type="paragraph" w:styleId="BodyText3">
    <w:name w:val="Body Text 3"/>
    <w:basedOn w:val="Standard"/>
    <w:rPr>
      <w:rFonts w:ascii="Arial" w:eastAsia="Arial" w:hAnsi="Arial" w:cs="Arial"/>
      <w:sz w:val="20"/>
      <w:lang w:val="en-US"/>
    </w:rPr>
  </w:style>
  <w:style w:type="paragraph" w:styleId="PlainText">
    <w:name w:val="Plain Text"/>
    <w:basedOn w:val="Standard"/>
    <w:rPr>
      <w:rFonts w:ascii="Courier New" w:eastAsia="Courier New" w:hAnsi="Courier New" w:cs="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styleId="Date">
    <w:name w:val="Date"/>
    <w:basedOn w:val="Standard"/>
    <w:next w:val="Standard"/>
    <w:rPr>
      <w:sz w:val="20"/>
    </w:rPr>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sz w:val="2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sz w:val="20"/>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sz w:val="20"/>
    </w:rPr>
  </w:style>
  <w:style w:type="paragraph" w:styleId="BodyTextIndent2">
    <w:name w:val="Body Text Indent 2"/>
    <w:basedOn w:val="Standard"/>
    <w:pPr>
      <w:spacing w:after="120" w:line="480" w:lineRule="auto"/>
      <w:ind w:left="283"/>
      <w:jc w:val="both"/>
    </w:pPr>
    <w:rPr>
      <w:rFonts w:ascii="Arial" w:eastAsia="Arial" w:hAnsi="Arial" w:cs="Arial"/>
      <w:sz w:val="20"/>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sz w:val="20"/>
    </w:rPr>
  </w:style>
  <w:style w:type="paragraph" w:styleId="EmailSignature">
    <w:name w:val="E-mail Signature"/>
    <w:basedOn w:val="Standard"/>
    <w:pPr>
      <w:jc w:val="both"/>
    </w:pPr>
    <w:rPr>
      <w:rFonts w:ascii="Arial" w:eastAsia="Arial" w:hAnsi="Arial" w:cs="Arial"/>
      <w:sz w:val="20"/>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sz w:val="20"/>
    </w:rPr>
  </w:style>
  <w:style w:type="paragraph" w:styleId="HTMLAddress">
    <w:name w:val="HTML Address"/>
    <w:basedOn w:val="Standard"/>
    <w:pPr>
      <w:jc w:val="both"/>
    </w:pPr>
    <w:rPr>
      <w:rFonts w:ascii="Arial" w:eastAsia="Arial" w:hAnsi="Arial" w:cs="Arial"/>
      <w:i/>
      <w:iCs/>
      <w:sz w:val="20"/>
    </w:rPr>
  </w:style>
  <w:style w:type="paragraph" w:styleId="List2">
    <w:name w:val="List 2"/>
    <w:basedOn w:val="Standard"/>
    <w:pPr>
      <w:ind w:left="566" w:hanging="283"/>
      <w:jc w:val="both"/>
    </w:pPr>
    <w:rPr>
      <w:rFonts w:ascii="Arial" w:eastAsia="Arial" w:hAnsi="Arial" w:cs="Arial"/>
      <w:sz w:val="20"/>
    </w:rPr>
  </w:style>
  <w:style w:type="paragraph" w:styleId="List3">
    <w:name w:val="List 3"/>
    <w:basedOn w:val="Standard"/>
    <w:pPr>
      <w:ind w:left="849" w:hanging="283"/>
      <w:jc w:val="both"/>
    </w:pPr>
    <w:rPr>
      <w:rFonts w:ascii="Arial" w:eastAsia="Arial" w:hAnsi="Arial" w:cs="Arial"/>
      <w:sz w:val="20"/>
    </w:rPr>
  </w:style>
  <w:style w:type="paragraph" w:styleId="List4">
    <w:name w:val="List 4"/>
    <w:basedOn w:val="Standard"/>
    <w:pPr>
      <w:ind w:left="1132" w:hanging="283"/>
      <w:jc w:val="both"/>
    </w:pPr>
    <w:rPr>
      <w:rFonts w:ascii="Arial" w:eastAsia="Arial" w:hAnsi="Arial" w:cs="Arial"/>
      <w:sz w:val="20"/>
    </w:rPr>
  </w:style>
  <w:style w:type="paragraph" w:styleId="List5">
    <w:name w:val="List 5"/>
    <w:basedOn w:val="Standard"/>
    <w:pPr>
      <w:ind w:left="1415" w:hanging="283"/>
      <w:jc w:val="both"/>
    </w:pPr>
    <w:rPr>
      <w:rFonts w:ascii="Arial" w:eastAsia="Arial" w:hAnsi="Arial" w:cs="Arial"/>
      <w:sz w:val="20"/>
    </w:rPr>
  </w:style>
  <w:style w:type="paragraph" w:styleId="ListBullet2">
    <w:name w:val="List Bullet 2"/>
    <w:basedOn w:val="Standard"/>
    <w:pPr>
      <w:tabs>
        <w:tab w:val="left" w:pos="1286"/>
      </w:tabs>
      <w:ind w:left="643" w:hanging="360"/>
      <w:jc w:val="both"/>
    </w:pPr>
    <w:rPr>
      <w:rFonts w:ascii="Arial" w:eastAsia="Arial" w:hAnsi="Arial" w:cs="Arial"/>
      <w:sz w:val="20"/>
    </w:rPr>
  </w:style>
  <w:style w:type="paragraph" w:styleId="ListBullet3">
    <w:name w:val="List Bullet 3"/>
    <w:basedOn w:val="Standard"/>
    <w:pPr>
      <w:tabs>
        <w:tab w:val="left" w:pos="1852"/>
      </w:tabs>
      <w:ind w:left="926" w:hanging="360"/>
      <w:jc w:val="both"/>
    </w:pPr>
    <w:rPr>
      <w:rFonts w:ascii="Arial" w:eastAsia="Arial" w:hAnsi="Arial" w:cs="Arial"/>
      <w:sz w:val="20"/>
    </w:rPr>
  </w:style>
  <w:style w:type="paragraph" w:styleId="ListBullet4">
    <w:name w:val="List Bullet 4"/>
    <w:basedOn w:val="Standard"/>
    <w:pPr>
      <w:tabs>
        <w:tab w:val="left" w:pos="2418"/>
      </w:tabs>
      <w:ind w:left="1209" w:hanging="360"/>
      <w:jc w:val="both"/>
    </w:pPr>
    <w:rPr>
      <w:rFonts w:ascii="Arial" w:eastAsia="Arial" w:hAnsi="Arial" w:cs="Arial"/>
      <w:sz w:val="20"/>
    </w:rPr>
  </w:style>
  <w:style w:type="paragraph" w:styleId="ListBullet5">
    <w:name w:val="List Bullet 5"/>
    <w:basedOn w:val="Standard"/>
    <w:pPr>
      <w:tabs>
        <w:tab w:val="left" w:pos="2984"/>
      </w:tabs>
      <w:ind w:left="1492" w:hanging="360"/>
      <w:jc w:val="both"/>
    </w:pPr>
    <w:rPr>
      <w:rFonts w:ascii="Arial" w:eastAsia="Arial" w:hAnsi="Arial" w:cs="Arial"/>
      <w:sz w:val="20"/>
    </w:rPr>
  </w:style>
  <w:style w:type="paragraph" w:styleId="ListContinue">
    <w:name w:val="List Continue"/>
    <w:basedOn w:val="Standard"/>
    <w:pPr>
      <w:spacing w:after="120"/>
      <w:ind w:left="283"/>
      <w:jc w:val="both"/>
    </w:pPr>
    <w:rPr>
      <w:rFonts w:ascii="Arial" w:eastAsia="Arial" w:hAnsi="Arial" w:cs="Arial"/>
      <w:sz w:val="20"/>
    </w:rPr>
  </w:style>
  <w:style w:type="paragraph" w:styleId="ListContinue2">
    <w:name w:val="List Continue 2"/>
    <w:basedOn w:val="Standard"/>
    <w:pPr>
      <w:spacing w:after="120"/>
      <w:ind w:left="566"/>
      <w:jc w:val="both"/>
    </w:pPr>
    <w:rPr>
      <w:rFonts w:ascii="Arial" w:eastAsia="Arial" w:hAnsi="Arial" w:cs="Arial"/>
      <w:sz w:val="20"/>
    </w:rPr>
  </w:style>
  <w:style w:type="paragraph" w:styleId="ListContinue3">
    <w:name w:val="List Continue 3"/>
    <w:basedOn w:val="Standard"/>
    <w:pPr>
      <w:spacing w:after="120"/>
      <w:ind w:left="849"/>
      <w:jc w:val="both"/>
    </w:pPr>
    <w:rPr>
      <w:rFonts w:ascii="Arial" w:eastAsia="Arial" w:hAnsi="Arial" w:cs="Arial"/>
      <w:sz w:val="20"/>
    </w:rPr>
  </w:style>
  <w:style w:type="paragraph" w:styleId="ListContinue4">
    <w:name w:val="List Continue 4"/>
    <w:basedOn w:val="Standard"/>
    <w:pPr>
      <w:spacing w:after="120"/>
      <w:ind w:left="1132"/>
      <w:jc w:val="both"/>
    </w:pPr>
    <w:rPr>
      <w:rFonts w:ascii="Arial" w:eastAsia="Arial" w:hAnsi="Arial" w:cs="Arial"/>
      <w:sz w:val="20"/>
    </w:rPr>
  </w:style>
  <w:style w:type="paragraph" w:styleId="ListContinue5">
    <w:name w:val="List Continue 5"/>
    <w:basedOn w:val="Standard"/>
    <w:pPr>
      <w:spacing w:after="120"/>
      <w:ind w:left="1415"/>
      <w:jc w:val="both"/>
    </w:pPr>
    <w:rPr>
      <w:rFonts w:ascii="Arial" w:eastAsia="Arial" w:hAnsi="Arial" w:cs="Arial"/>
      <w:sz w:val="20"/>
    </w:rPr>
  </w:style>
  <w:style w:type="paragraph" w:styleId="ListNumber">
    <w:name w:val="List Number"/>
    <w:basedOn w:val="Standard"/>
    <w:pPr>
      <w:tabs>
        <w:tab w:val="left" w:pos="720"/>
      </w:tabs>
      <w:ind w:left="360" w:hanging="360"/>
      <w:jc w:val="both"/>
    </w:pPr>
    <w:rPr>
      <w:rFonts w:ascii="Arial" w:eastAsia="Arial" w:hAnsi="Arial" w:cs="Arial"/>
      <w:sz w:val="20"/>
    </w:rPr>
  </w:style>
  <w:style w:type="paragraph" w:styleId="ListNumber2">
    <w:name w:val="List Number 2"/>
    <w:basedOn w:val="Standard"/>
    <w:pPr>
      <w:tabs>
        <w:tab w:val="left" w:pos="1286"/>
      </w:tabs>
      <w:ind w:left="643" w:hanging="360"/>
      <w:jc w:val="both"/>
    </w:pPr>
    <w:rPr>
      <w:rFonts w:ascii="Arial" w:eastAsia="Arial" w:hAnsi="Arial" w:cs="Arial"/>
      <w:sz w:val="20"/>
    </w:rPr>
  </w:style>
  <w:style w:type="paragraph" w:styleId="ListNumber3">
    <w:name w:val="List Number 3"/>
    <w:basedOn w:val="Standard"/>
    <w:pPr>
      <w:tabs>
        <w:tab w:val="left" w:pos="1852"/>
      </w:tabs>
      <w:ind w:left="926" w:hanging="360"/>
      <w:jc w:val="both"/>
    </w:pPr>
    <w:rPr>
      <w:rFonts w:ascii="Arial" w:eastAsia="Arial" w:hAnsi="Arial" w:cs="Arial"/>
      <w:sz w:val="20"/>
    </w:rPr>
  </w:style>
  <w:style w:type="paragraph" w:styleId="ListNumber4">
    <w:name w:val="List Number 4"/>
    <w:basedOn w:val="Standard"/>
    <w:pPr>
      <w:tabs>
        <w:tab w:val="left" w:pos="2418"/>
      </w:tabs>
      <w:ind w:left="1209" w:hanging="360"/>
      <w:jc w:val="both"/>
    </w:pPr>
    <w:rPr>
      <w:rFonts w:ascii="Arial" w:eastAsia="Arial" w:hAnsi="Arial" w:cs="Arial"/>
      <w:sz w:val="20"/>
    </w:rPr>
  </w:style>
  <w:style w:type="paragraph" w:styleId="ListNumber5">
    <w:name w:val="List Number 5"/>
    <w:basedOn w:val="Standard"/>
    <w:pPr>
      <w:tabs>
        <w:tab w:val="left" w:pos="2984"/>
      </w:tabs>
      <w:ind w:left="1492" w:hanging="360"/>
      <w:jc w:val="both"/>
    </w:pPr>
    <w:rPr>
      <w:rFonts w:ascii="Arial" w:eastAsia="Arial" w:hAnsi="Arial" w:cs="Arial"/>
      <w:sz w:val="20"/>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pPr>
      <w:jc w:val="both"/>
    </w:pPr>
    <w:rPr>
      <w:szCs w:val="24"/>
    </w:rPr>
  </w:style>
  <w:style w:type="paragraph" w:styleId="NoteHeading">
    <w:name w:val="Note Heading"/>
    <w:basedOn w:val="Standard"/>
    <w:next w:val="Standard"/>
    <w:pPr>
      <w:jc w:val="both"/>
    </w:pPr>
    <w:rPr>
      <w:rFonts w:ascii="Arial" w:eastAsia="Arial" w:hAnsi="Arial" w:cs="Arial"/>
      <w:sz w:val="20"/>
    </w:rPr>
  </w:style>
  <w:style w:type="paragraph" w:customStyle="1" w:styleId="Salutationuser">
    <w:name w:val="Salutation (user)"/>
    <w:basedOn w:val="Standard"/>
    <w:next w:val="Standard"/>
    <w:pPr>
      <w:jc w:val="both"/>
    </w:pPr>
    <w:rPr>
      <w:rFonts w:ascii="Arial" w:eastAsia="Arial" w:hAnsi="Arial" w:cs="Arial"/>
      <w:sz w:val="20"/>
    </w:rPr>
  </w:style>
  <w:style w:type="paragraph" w:styleId="Signature">
    <w:name w:val="Signature"/>
    <w:basedOn w:val="Standard"/>
    <w:pPr>
      <w:ind w:left="4252"/>
      <w:jc w:val="both"/>
    </w:pPr>
    <w:rPr>
      <w:rFonts w:ascii="Arial" w:eastAsia="Arial" w:hAnsi="Arial" w:cs="Arial"/>
      <w:sz w:val="20"/>
    </w:rPr>
  </w:style>
  <w:style w:type="paragraph" w:styleId="Subtitle">
    <w:name w:val="Subtitle"/>
    <w:basedOn w:val="Standard"/>
    <w:next w:val="Textbody"/>
    <w:uiPriority w:val="11"/>
    <w:qFormat/>
    <w:pPr>
      <w:spacing w:after="60"/>
      <w:jc w:val="center"/>
    </w:pPr>
    <w:rPr>
      <w:rFonts w:ascii="Arial" w:eastAsia="Arial" w:hAnsi="Arial" w:cs="Arial"/>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sz w:val="2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rPr>
      <w:sz w:val="20"/>
    </w:r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StyleNum">
    <w:name w:val="WW8StyleNum"/>
    <w:basedOn w:val="NoList"/>
    <w:pPr>
      <w:numPr>
        <w:numId w:val="20"/>
      </w:numPr>
    </w:p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suppressAutoHyphens w:val="0"/>
      <w:autoSpaceDN/>
      <w:textAlignment w:val="auto"/>
    </w:pPr>
    <w:rPr>
      <w:rFonts w:ascii="Courier, 'Courier New'" w:eastAsia="Courier, 'Courier New'" w:hAnsi="Courier, 'Courier New'" w:cs="Mangal"/>
      <w:color w:val="000000"/>
      <w:sz w:val="20"/>
    </w:rPr>
  </w:style>
  <w:style w:type="paragraph" w:styleId="ListParagraph">
    <w:name w:val="List Paragraph"/>
    <w:basedOn w:val="Normal"/>
    <w:uiPriority w:val="34"/>
    <w:qFormat/>
    <w:rsid w:val="000B147C"/>
    <w:pPr>
      <w:ind w:left="720"/>
      <w:contextualSpacing/>
    </w:pPr>
    <w:rPr>
      <w:rFonts w:cs="Mangal"/>
    </w:rPr>
  </w:style>
  <w:style w:type="character" w:styleId="PlaceholderText">
    <w:name w:val="Placeholder Text"/>
    <w:basedOn w:val="DefaultParagraphFont"/>
    <w:uiPriority w:val="99"/>
    <w:semiHidden/>
    <w:rsid w:val="004647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5860">
      <w:bodyDiv w:val="1"/>
      <w:marLeft w:val="0"/>
      <w:marRight w:val="0"/>
      <w:marTop w:val="0"/>
      <w:marBottom w:val="0"/>
      <w:divBdr>
        <w:top w:val="none" w:sz="0" w:space="0" w:color="auto"/>
        <w:left w:val="none" w:sz="0" w:space="0" w:color="auto"/>
        <w:bottom w:val="none" w:sz="0" w:space="0" w:color="auto"/>
        <w:right w:val="none" w:sz="0" w:space="0" w:color="auto"/>
      </w:divBdr>
    </w:div>
    <w:div w:id="161044520">
      <w:bodyDiv w:val="1"/>
      <w:marLeft w:val="0"/>
      <w:marRight w:val="0"/>
      <w:marTop w:val="0"/>
      <w:marBottom w:val="0"/>
      <w:divBdr>
        <w:top w:val="none" w:sz="0" w:space="0" w:color="auto"/>
        <w:left w:val="none" w:sz="0" w:space="0" w:color="auto"/>
        <w:bottom w:val="none" w:sz="0" w:space="0" w:color="auto"/>
        <w:right w:val="none" w:sz="0" w:space="0" w:color="auto"/>
      </w:divBdr>
    </w:div>
    <w:div w:id="942955217">
      <w:bodyDiv w:val="1"/>
      <w:marLeft w:val="0"/>
      <w:marRight w:val="0"/>
      <w:marTop w:val="0"/>
      <w:marBottom w:val="0"/>
      <w:divBdr>
        <w:top w:val="none" w:sz="0" w:space="0" w:color="auto"/>
        <w:left w:val="none" w:sz="0" w:space="0" w:color="auto"/>
        <w:bottom w:val="none" w:sz="0" w:space="0" w:color="auto"/>
        <w:right w:val="none" w:sz="0" w:space="0" w:color="auto"/>
      </w:divBdr>
    </w:div>
    <w:div w:id="1215890419">
      <w:bodyDiv w:val="1"/>
      <w:marLeft w:val="0"/>
      <w:marRight w:val="0"/>
      <w:marTop w:val="0"/>
      <w:marBottom w:val="0"/>
      <w:divBdr>
        <w:top w:val="none" w:sz="0" w:space="0" w:color="auto"/>
        <w:left w:val="none" w:sz="0" w:space="0" w:color="auto"/>
        <w:bottom w:val="none" w:sz="0" w:space="0" w:color="auto"/>
        <w:right w:val="none" w:sz="0" w:space="0" w:color="auto"/>
      </w:divBdr>
    </w:div>
    <w:div w:id="1926259321">
      <w:bodyDiv w:val="1"/>
      <w:marLeft w:val="0"/>
      <w:marRight w:val="0"/>
      <w:marTop w:val="0"/>
      <w:marBottom w:val="0"/>
      <w:divBdr>
        <w:top w:val="none" w:sz="0" w:space="0" w:color="auto"/>
        <w:left w:val="none" w:sz="0" w:space="0" w:color="auto"/>
        <w:bottom w:val="none" w:sz="0" w:space="0" w:color="auto"/>
        <w:right w:val="none" w:sz="0" w:space="0" w:color="auto"/>
      </w:divBdr>
    </w:div>
    <w:div w:id="2113088093">
      <w:bodyDiv w:val="1"/>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 w:id="1178446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msaf.org/" TargetMode="External"/><Relationship Id="rId13" Type="http://schemas.openxmlformats.org/officeDocument/2006/relationships/hyperlink" Target="http://www.unidata.ucar.edu/packages/netcdf/"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www.wmo.int/e-catalog/detail_en.php?PUB_ID=498&amp;SORT=N&amp;q" TargetMode="Externa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mo.int/pages/prog/www/WMOCodes/WMO306_vI2/LatestVERSION/LatestVERSION.html"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www.wmo.int/pages/prog/www/WMOCodes/WMO306_vI2/VolumeI.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mo.int/pages/prog/www/WMOCodes.html" TargetMode="External"/><Relationship Id="rId14" Type="http://schemas.openxmlformats.org/officeDocument/2006/relationships/image" Target="media/image2.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ceos.org/meetings/wgclimate-9"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39</Pages>
  <Words>12574</Words>
  <Characters>71673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WMO FM-94 (BUFR) Specification of Radio Occulation Data</vt:lpstr>
    </vt:vector>
  </TitlesOfParts>
  <Company/>
  <LinksUpToDate>false</LinksUpToDate>
  <CharactersWithSpaces>84079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FM-94 (BUFR) Specification of Radio Occulation Data</dc:title>
  <dc:subject>BUFR template for RO</dc:subject>
  <dc:creator>Kent B. Lauritsen</dc:creator>
  <cp:keywords>BUFR,Radio Occultation,ROM SAF,CDOP-2</cp:keywords>
  <dc:description>Ref: SAF/ROM/METO/FMT/BUFR/001</dc:description>
  <cp:lastModifiedBy>Stig Syndergaard</cp:lastModifiedBy>
  <cp:revision>61</cp:revision>
  <cp:lastPrinted>2013-08-19T17:11:00Z</cp:lastPrinted>
  <dcterms:created xsi:type="dcterms:W3CDTF">2023-01-20T10:30:00Z</dcterms:created>
  <dcterms:modified xsi:type="dcterms:W3CDTF">2023-04-14T11:10:00Z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